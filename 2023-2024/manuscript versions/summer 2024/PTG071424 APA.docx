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7363A224" w:rsidR="00F6578E" w:rsidRPr="001B4A37" w:rsidRDefault="787B6D6B" w:rsidP="00F6578E">
      <w:pPr>
        <w:spacing w:after="0" w:line="240" w:lineRule="auto"/>
        <w:rPr>
          <w:rFonts w:ascii="Times New Roman" w:hAnsi="Times New Roman" w:cs="Times New Roman"/>
          <w:sz w:val="24"/>
          <w:szCs w:val="24"/>
        </w:rPr>
      </w:pPr>
      <w:r w:rsidRPr="3F7078E8">
        <w:rPr>
          <w:rFonts w:ascii="Times New Roman" w:hAnsi="Times New Roman" w:cs="Times New Roman"/>
          <w:sz w:val="24"/>
          <w:szCs w:val="24"/>
        </w:rPr>
        <w:t>Ju</w:t>
      </w:r>
      <w:r w:rsidR="1A5B47A8" w:rsidRPr="3F7078E8">
        <w:rPr>
          <w:rFonts w:ascii="Times New Roman" w:hAnsi="Times New Roman" w:cs="Times New Roman"/>
          <w:sz w:val="24"/>
          <w:szCs w:val="24"/>
        </w:rPr>
        <w:t>ly 4</w:t>
      </w:r>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proofErr w:type="spellStart"/>
      <w:r w:rsidRPr="00BF2773">
        <w:rPr>
          <w:rFonts w:ascii="Times New Roman" w:hAnsi="Times New Roman" w:cs="Times New Roman"/>
          <w:sz w:val="24"/>
          <w:szCs w:val="24"/>
          <w:lang w:val="it-IT"/>
        </w:rPr>
        <w:t>Qizhou</w:t>
      </w:r>
      <w:proofErr w:type="spellEnd"/>
      <w:r w:rsidRPr="00BF2773">
        <w:rPr>
          <w:rFonts w:ascii="Times New Roman" w:hAnsi="Times New Roman" w:cs="Times New Roman"/>
          <w:sz w:val="24"/>
          <w:szCs w:val="24"/>
          <w:lang w:val="it-IT"/>
        </w:rPr>
        <w:t xml:space="preserve"> </w:t>
      </w:r>
      <w:proofErr w:type="spellStart"/>
      <w:r w:rsidRPr="00BF2773">
        <w:rPr>
          <w:rFonts w:ascii="Times New Roman" w:hAnsi="Times New Roman" w:cs="Times New Roman"/>
          <w:sz w:val="24"/>
          <w:szCs w:val="24"/>
          <w:lang w:val="it-IT"/>
        </w:rPr>
        <w:t>Duan</w:t>
      </w:r>
      <w:proofErr w:type="spellEnd"/>
      <w:r w:rsidRPr="00BF2773">
        <w:rPr>
          <w:rFonts w:ascii="Times New Roman" w:hAnsi="Times New Roman" w:cs="Times New Roman"/>
          <w:sz w:val="24"/>
          <w:szCs w:val="24"/>
          <w:lang w:val="it-IT"/>
        </w:rPr>
        <w:t>,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Henry </w:t>
      </w:r>
      <w:proofErr w:type="spellStart"/>
      <w:r w:rsidRPr="00BF2773">
        <w:rPr>
          <w:rFonts w:ascii="Times New Roman" w:hAnsi="Times New Roman" w:cs="Times New Roman"/>
          <w:sz w:val="24"/>
          <w:szCs w:val="24"/>
        </w:rPr>
        <w:t>Carretta</w:t>
      </w:r>
      <w:proofErr w:type="spellEnd"/>
      <w:r w:rsidRPr="00BF2773">
        <w:rPr>
          <w:rFonts w:ascii="Times New Roman" w:hAnsi="Times New Roman" w:cs="Times New Roman"/>
          <w:sz w:val="24"/>
          <w:szCs w:val="24"/>
        </w:rPr>
        <w:t>,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proofErr w:type="spellStart"/>
      <w:r>
        <w:rPr>
          <w:rFonts w:ascii="Times New Roman" w:hAnsi="Times New Roman" w:cs="Times New Roman"/>
          <w:sz w:val="24"/>
          <w:szCs w:val="24"/>
        </w:rPr>
        <w:t>Qizhou</w:t>
      </w:r>
      <w:proofErr w:type="spellEnd"/>
      <w:r>
        <w:rPr>
          <w:rFonts w:ascii="Times New Roman" w:hAnsi="Times New Roman" w:cs="Times New Roman"/>
          <w:sz w:val="24"/>
          <w:szCs w:val="24"/>
        </w:rPr>
        <w:t xml:space="preserve">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—Ai,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—NA</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 C</w:t>
      </w:r>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—Ai, Q</w:t>
      </w:r>
    </w:p>
    <w:p w14:paraId="35C65D4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2792E670" w14:textId="0CBF8530" w:rsidR="007F3DB7" w:rsidRDefault="00F6578E" w:rsidP="00DC0B4B">
      <w:pPr>
        <w:spacing w:after="0" w:line="480" w:lineRule="auto"/>
        <w:jc w:val="center"/>
        <w:rPr>
          <w:rFonts w:ascii="Times New Roman" w:hAnsi="Times New Roman" w:cs="Times New Roman"/>
          <w:b/>
          <w:bCs/>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3AA54432" w14:textId="77777777" w:rsidR="00180DD9" w:rsidRDefault="00180DD9" w:rsidP="00F6578E">
      <w:pPr>
        <w:spacing w:after="0" w:line="480" w:lineRule="auto"/>
        <w:rPr>
          <w:rFonts w:ascii="Times New Roman" w:hAnsi="Times New Roman" w:cs="Times New Roman"/>
          <w:b/>
          <w:bCs/>
          <w:sz w:val="24"/>
          <w:szCs w:val="24"/>
        </w:rPr>
        <w:sectPr w:rsidR="00180DD9" w:rsidSect="007F3DB7">
          <w:headerReference w:type="default" r:id="rId21"/>
          <w:pgSz w:w="12240" w:h="15840"/>
          <w:pgMar w:top="1440" w:right="1440" w:bottom="1440" w:left="1440" w:header="720" w:footer="0" w:gutter="0"/>
          <w:pgNumType w:start="1"/>
          <w:cols w:space="720"/>
          <w:formProt w:val="0"/>
          <w:docGrid w:linePitch="360" w:charSpace="4096"/>
        </w:sectPr>
      </w:pPr>
    </w:p>
    <w:p w14:paraId="7337BB67" w14:textId="77777777" w:rsidR="00DB0182" w:rsidRDefault="00DB0182" w:rsidP="00DB0182">
      <w:pPr>
        <w:spacing w:after="0" w:line="480" w:lineRule="auto"/>
        <w:jc w:val="center"/>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739B763E" w14:textId="628CD274" w:rsidR="00F6578E" w:rsidRPr="00514384" w:rsidRDefault="0B4226B1" w:rsidP="00F6578E">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w:t>
      </w:r>
      <w:r w:rsidR="1A5B47A8">
        <w:rPr>
          <w:rFonts w:ascii="Times New Roman" w:hAnsi="Times New Roman" w:cs="Times New Roman"/>
          <w:sz w:val="24"/>
          <w:szCs w:val="24"/>
        </w:rPr>
        <w:t>0</w:t>
      </w:r>
      <w:r w:rsidR="78030F2F">
        <w:rPr>
          <w:rFonts w:ascii="Times New Roman" w:hAnsi="Times New Roman" w:cs="Times New Roman"/>
          <w:sz w:val="24"/>
          <w:szCs w:val="24"/>
        </w:rPr>
        <w:t>5/</w:t>
      </w:r>
      <w:r w:rsidR="6096F038"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sidR="2E6B93D3">
        <w:rPr>
          <w:rFonts w:ascii="Times New Roman" w:hAnsi="Times New Roman" w:cs="Times New Roman"/>
          <w:sz w:val="24"/>
          <w:szCs w:val="24"/>
        </w:rPr>
        <w:t xml:space="preserve"> </w:t>
      </w:r>
      <w:r w:rsidR="1A5B47A8" w:rsidRPr="004A5B4F">
        <w:rPr>
          <w:rFonts w:ascii="Times New Roman" w:hAnsi="Times New Roman" w:cs="Times New Roman"/>
          <w:sz w:val="24"/>
          <w:szCs w:val="24"/>
          <w:highlight w:val="yellow"/>
        </w:rPr>
        <w:t>7</w:t>
      </w:r>
      <w:r w:rsidR="1A5B47A8" w:rsidRPr="00DA02CA">
        <w:rPr>
          <w:rFonts w:ascii="Times New Roman" w:hAnsi="Times New Roman" w:cs="Times New Roman"/>
          <w:sz w:val="24"/>
          <w:szCs w:val="24"/>
          <w:highlight w:val="yellow"/>
        </w:rPr>
        <w:t>5</w:t>
      </w:r>
      <w:r w:rsidR="1A5B47A8" w:rsidRPr="00514384">
        <w:rPr>
          <w:rFonts w:ascii="Times New Roman" w:hAnsi="Times New Roman" w:cs="Times New Roman"/>
          <w:sz w:val="24"/>
          <w:szCs w:val="24"/>
        </w:rPr>
        <w:t xml:space="preserve"> </w:t>
      </w:r>
      <w:r w:rsidRPr="00514384">
        <w:rPr>
          <w:rFonts w:ascii="Times New Roman" w:hAnsi="Times New Roman" w:cs="Times New Roman"/>
          <w:sz w:val="24"/>
          <w:szCs w:val="24"/>
        </w:rPr>
        <w:t xml:space="preserve">studies, </w:t>
      </w:r>
      <w:r w:rsidR="00E378F8"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00E378F8" w:rsidRPr="00DC0B4B">
        <w:rPr>
          <w:rFonts w:ascii="Times New Roman" w:hAnsi="Times New Roman" w:cs="Times New Roman"/>
          <w:i/>
          <w:iCs/>
          <w:sz w:val="24"/>
          <w:szCs w:val="24"/>
          <w:highlight w:val="yellow"/>
        </w:rPr>
        <w:t>g</w:t>
      </w:r>
      <w:r w:rsidR="00E378F8" w:rsidRPr="00DC0B4B">
        <w:rPr>
          <w:rFonts w:ascii="Times New Roman" w:hAnsi="Times New Roman" w:cs="Times New Roman"/>
          <w:sz w:val="24"/>
          <w:szCs w:val="24"/>
          <w:highlight w:val="yellow"/>
        </w:rPr>
        <w:t>=</w:t>
      </w:r>
      <w:r w:rsidR="00E378F8" w:rsidRPr="00DC0B4B">
        <w:rPr>
          <w:highlight w:val="yellow"/>
        </w:rPr>
        <w:t xml:space="preserve"> </w:t>
      </w:r>
      <w:proofErr w:type="gramStart"/>
      <w:r w:rsidR="00E378F8" w:rsidRPr="00DC0B4B">
        <w:rPr>
          <w:rFonts w:ascii="Times New Roman" w:hAnsi="Times New Roman" w:cs="Times New Roman"/>
          <w:sz w:val="24"/>
          <w:szCs w:val="24"/>
          <w:highlight w:val="yellow"/>
        </w:rPr>
        <w:t>1.9813</w:t>
      </w:r>
      <w:r w:rsidR="00E378F8" w:rsidRPr="00DC0B4B" w:rsidDel="00A12A2F">
        <w:rPr>
          <w:rFonts w:ascii="Times New Roman" w:hAnsi="Times New Roman" w:cs="Times New Roman"/>
          <w:sz w:val="24"/>
          <w:szCs w:val="24"/>
          <w:highlight w:val="yellow"/>
        </w:rPr>
        <w:t xml:space="preserve"> </w:t>
      </w:r>
      <w:r w:rsidR="00E378F8" w:rsidRPr="00DC0B4B">
        <w:rPr>
          <w:rFonts w:ascii="Times New Roman" w:hAnsi="Times New Roman" w:cs="Times New Roman"/>
          <w:sz w:val="24"/>
          <w:szCs w:val="24"/>
          <w:highlight w:val="yellow"/>
        </w:rPr>
        <w:t>;</w:t>
      </w:r>
      <w:proofErr w:type="gramEnd"/>
      <w:r w:rsidR="00E378F8" w:rsidRPr="00DC0B4B">
        <w:rPr>
          <w:rFonts w:ascii="Times New Roman" w:hAnsi="Times New Roman" w:cs="Times New Roman"/>
          <w:sz w:val="24"/>
          <w:szCs w:val="24"/>
          <w:highlight w:val="yellow"/>
        </w:rPr>
        <w:t xml:space="preserve"> 95%CI, 0.76-3.2; </w:t>
      </w:r>
      <w:r w:rsidR="00E378F8" w:rsidRPr="00DC0B4B">
        <w:rPr>
          <w:rFonts w:ascii="Times New Roman" w:hAnsi="Times New Roman" w:cs="Times New Roman"/>
          <w:i/>
          <w:iCs/>
          <w:sz w:val="24"/>
          <w:szCs w:val="24"/>
          <w:highlight w:val="yellow"/>
        </w:rPr>
        <w:t>p</w:t>
      </w:r>
      <w:r w:rsidR="00E378F8" w:rsidRPr="00DC0B4B">
        <w:rPr>
          <w:rFonts w:ascii="Times New Roman" w:hAnsi="Times New Roman" w:cs="Times New Roman"/>
          <w:sz w:val="24"/>
          <w:szCs w:val="24"/>
          <w:highlight w:val="yellow"/>
        </w:rPr>
        <w:t xml:space="preserve"> = 0.0015).</w:t>
      </w:r>
      <w:r w:rsidR="00E378F8"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2E141193" w14:textId="77777777" w:rsidR="00F6578E" w:rsidRPr="00514384" w:rsidRDefault="00F6578E" w:rsidP="00F6578E">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52F3015A" w14:textId="77777777" w:rsidR="00F6578E" w:rsidRPr="00514384" w:rsidRDefault="00F6578E" w:rsidP="00F6578E">
      <w:pPr>
        <w:spacing w:after="0" w:line="480" w:lineRule="auto"/>
        <w:rPr>
          <w:rFonts w:ascii="Times New Roman" w:eastAsia="Times New Roman" w:hAnsi="Times New Roman" w:cs="Times New Roman"/>
          <w:sz w:val="24"/>
          <w:szCs w:val="24"/>
        </w:rPr>
      </w:pPr>
    </w:p>
    <w:p w14:paraId="4BCFC955" w14:textId="77777777" w:rsidR="007F3DB7" w:rsidRDefault="007F3DB7" w:rsidP="00F6578E">
      <w:pPr>
        <w:spacing w:after="0" w:line="480" w:lineRule="auto"/>
        <w:rPr>
          <w:rFonts w:ascii="Times New Roman" w:hAnsi="Times New Roman" w:cs="Times New Roman"/>
          <w:b/>
          <w:bCs/>
          <w:sz w:val="24"/>
          <w:szCs w:val="24"/>
        </w:r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xml:space="preserve">, positive cognition, such as posttraumatic growth (PTG), can also emerge with struggles as trauma-related psychological gains (e.g., positive mindset changes in cognition and </w:t>
      </w:r>
      <w:proofErr w:type="gramStart"/>
      <w:r w:rsidR="00F6578E" w:rsidRPr="00BF2773">
        <w:rPr>
          <w:rFonts w:ascii="Times New Roman" w:hAnsi="Times New Roman" w:cs="Times New Roman"/>
          <w:sz w:val="24"/>
          <w:szCs w:val="24"/>
          <w:shd w:val="clear" w:color="auto" w:fill="FFFFFF"/>
        </w:rPr>
        <w:t>worldview)</w:t>
      </w:r>
      <w:r w:rsidR="00F6578E">
        <w:rPr>
          <w:rFonts w:ascii="Times New Roman" w:hAnsi="Times New Roman" w:cs="Times New Roman"/>
          <w:sz w:val="24"/>
          <w:szCs w:val="24"/>
          <w:shd w:val="clear" w:color="auto" w:fill="FFFFFF"/>
        </w:rPr>
        <w:t>(</w:t>
      </w:r>
      <w:proofErr w:type="gramEnd"/>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 xml:space="preserve">(Ma et al., 2022; Pieta &amp; </w:t>
      </w:r>
      <w:proofErr w:type="spellStart"/>
      <w:r w:rsidR="00F6578E">
        <w:rPr>
          <w:rFonts w:ascii="Times New Roman" w:hAnsi="Times New Roman" w:cs="Times New Roman"/>
          <w:sz w:val="24"/>
          <w:szCs w:val="24"/>
          <w:shd w:val="clear" w:color="auto" w:fill="FFFFFF"/>
        </w:rPr>
        <w:t>Rzeszutek</w:t>
      </w:r>
      <w:proofErr w:type="spellEnd"/>
      <w:r w:rsidR="00F6578E">
        <w:rPr>
          <w:rFonts w:ascii="Times New Roman" w:hAnsi="Times New Roman" w:cs="Times New Roman"/>
          <w:sz w:val="24"/>
          <w:szCs w:val="24"/>
          <w:shd w:val="clear" w:color="auto" w:fill="FFFFFF"/>
        </w:rPr>
        <w:t>,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 xml:space="preserve">life-threatening pandemic, has shown the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proofErr w:type="spellStart"/>
      <w:r w:rsidR="00F6578E" w:rsidRPr="00D1661B">
        <w:rPr>
          <w:rFonts w:ascii="Times New Roman" w:hAnsi="Times New Roman" w:cs="Times New Roman"/>
          <w:sz w:val="24"/>
          <w:szCs w:val="24"/>
          <w:shd w:val="clear" w:color="auto" w:fill="FFFFFF"/>
        </w:rPr>
        <w:t>Kocatürk</w:t>
      </w:r>
      <w:proofErr w:type="spellEnd"/>
      <w:r w:rsidR="00F6578E">
        <w:rPr>
          <w:rFonts w:ascii="Times New Roman" w:hAnsi="Times New Roman" w:cs="Times New Roman"/>
          <w:sz w:val="24"/>
          <w:szCs w:val="24"/>
          <w:shd w:val="clear" w:color="auto" w:fill="FFFFFF"/>
        </w:rPr>
        <w:t xml:space="preserve"> et al., 2021; </w:t>
      </w:r>
      <w:proofErr w:type="spellStart"/>
      <w:r w:rsidR="00F6578E">
        <w:rPr>
          <w:rFonts w:ascii="Times New Roman" w:hAnsi="Times New Roman" w:cs="Times New Roman"/>
          <w:sz w:val="24"/>
          <w:szCs w:val="24"/>
          <w:shd w:val="clear" w:color="auto" w:fill="FFFFFF"/>
        </w:rPr>
        <w:t>Parums</w:t>
      </w:r>
      <w:proofErr w:type="spellEnd"/>
      <w:r w:rsidR="00F6578E">
        <w:rPr>
          <w:rFonts w:ascii="Times New Roman" w:hAnsi="Times New Roman" w:cs="Times New Roman"/>
          <w:sz w:val="24"/>
          <w:szCs w:val="24"/>
          <w:shd w:val="clear" w:color="auto" w:fill="FFFFFF"/>
        </w:rPr>
        <w:t xml:space="preserve">,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0DDE4D4"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authors</w:t>
      </w:r>
      <w:r w:rsidR="47883AF1" w:rsidRPr="00DA02CA">
        <w:rPr>
          <w:rFonts w:ascii="Times New Roman" w:hAnsi="Times New Roman" w:cs="Times New Roman"/>
          <w:spacing w:val="-6"/>
          <w:sz w:val="24"/>
          <w:szCs w:val="24"/>
          <w:highlight w:val="cyan"/>
        </w:rPr>
        <w:t xml:space="preserve">. </w:t>
      </w:r>
      <w:r w:rsidR="3E4F5FF4" w:rsidRPr="00DA02CA">
        <w:rPr>
          <w:rFonts w:ascii="Times New Roman" w:hAnsi="Times New Roman" w:cs="Times New Roman"/>
          <w:sz w:val="24"/>
          <w:szCs w:val="24"/>
          <w:highlight w:val="cyan"/>
        </w:rPr>
        <w:t xml:space="preserve">All results were compiled in EndNote and imported into Covidence systematic review software (Veritas Health Innovation, n.d.) for screening (see the </w:t>
      </w:r>
      <w:r w:rsidR="3E4F5FF4" w:rsidRPr="001A26FC">
        <w:rPr>
          <w:rFonts w:ascii="Times New Roman" w:hAnsi="Times New Roman" w:cs="Times New Roman"/>
          <w:sz w:val="24"/>
          <w:szCs w:val="24"/>
          <w:highlight w:val="cyan"/>
        </w:rPr>
        <w:t>online supplemental materials for full search criteria</w:t>
      </w:r>
      <w:r w:rsidR="20AC9B08" w:rsidRPr="001A26FC">
        <w:rPr>
          <w:rFonts w:ascii="Times New Roman" w:hAnsi="Times New Roman" w:cs="Times New Roman"/>
          <w:sz w:val="24"/>
          <w:szCs w:val="24"/>
          <w:highlight w:val="cyan"/>
        </w:rPr>
        <w:t>)</w:t>
      </w:r>
      <w:r w:rsidR="3E4F5FF4" w:rsidRPr="001A26FC">
        <w:rPr>
          <w:rFonts w:ascii="Times New Roman" w:hAnsi="Times New Roman" w:cs="Times New Roman"/>
          <w:sz w:val="24"/>
          <w:szCs w:val="24"/>
          <w:highlight w:val="cyan"/>
        </w:rPr>
        <w:t xml:space="preserve">. </w:t>
      </w:r>
      <w:r w:rsidR="7DBAB6EC">
        <w:rPr>
          <w:rFonts w:ascii="Times New Roman" w:hAnsi="Times New Roman" w:cs="Times New Roman"/>
          <w:sz w:val="24"/>
          <w:szCs w:val="24"/>
        </w:rPr>
        <w:t>We did</w:t>
      </w:r>
      <w:r w:rsidR="7DBAB6EC" w:rsidRPr="00A66EA7">
        <w:rPr>
          <w:rFonts w:ascii="Times New Roman" w:hAnsi="Times New Roman" w:cs="Times New Roman"/>
          <w:sz w:val="24"/>
          <w:szCs w:val="24"/>
        </w:rPr>
        <w:t xml:space="preserve"> not preregister</w:t>
      </w:r>
      <w:r w:rsidR="7DBAB6EC">
        <w:rPr>
          <w:rFonts w:ascii="Times New Roman" w:hAnsi="Times New Roman" w:cs="Times New Roman"/>
          <w:sz w:val="24"/>
          <w:szCs w:val="24"/>
        </w:rPr>
        <w:t xml:space="preserve"> t</w:t>
      </w:r>
      <w:r w:rsidR="3E4F5FF4" w:rsidRPr="00E10C4F">
        <w:rPr>
          <w:rFonts w:ascii="Times New Roman" w:hAnsi="Times New Roman" w:cs="Times New Roman"/>
          <w:sz w:val="24"/>
          <w:szCs w:val="24"/>
        </w:rPr>
        <w:t>he protocol for this review.</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0C064E28" w:rsidR="00F6578E" w:rsidRPr="00DA02CA" w:rsidRDefault="512F6818" w:rsidP="3F7078E8">
      <w:pPr>
        <w:spacing w:after="0" w:line="480" w:lineRule="auto"/>
        <w:ind w:firstLine="720"/>
        <w:rPr>
          <w:rFonts w:ascii="Times New Roman" w:hAnsi="Times New Roman" w:cs="Times New Roman"/>
          <w:sz w:val="24"/>
          <w:szCs w:val="24"/>
        </w:rPr>
      </w:pPr>
      <w:r w:rsidRPr="0023460A">
        <w:rPr>
          <w:rFonts w:ascii="Times New Roman" w:hAnsi="Times New Roman" w:cs="Times New Roman"/>
          <w:sz w:val="24"/>
          <w:szCs w:val="24"/>
          <w:highlight w:val="cyan"/>
        </w:rPr>
        <w:t>Covidence software was used for the study review and selection procedure</w:t>
      </w:r>
      <w:r w:rsidR="54B8B59A" w:rsidRPr="00DA1A11">
        <w:rPr>
          <w:rFonts w:ascii="Times New Roman" w:hAnsi="Times New Roman" w:cs="Times New Roman"/>
          <w:sz w:val="24"/>
          <w:szCs w:val="24"/>
        </w:rPr>
        <w:t xml:space="preserve"> (</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w:t>
      </w:r>
      <w:r w:rsidR="0B4226B1">
        <w:rPr>
          <w:rFonts w:ascii="Times New Roman" w:hAnsi="Times New Roman" w:cs="Times New Roman"/>
          <w:sz w:val="24"/>
          <w:szCs w:val="24"/>
        </w:rPr>
        <w:lastRenderedPageBreak/>
        <w:t xml:space="preserve">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decided to adopt </w:t>
      </w:r>
      <w:proofErr w:type="gramStart"/>
      <w:r w:rsidR="0B4226B1" w:rsidRPr="00BF2773">
        <w:rPr>
          <w:rFonts w:ascii="Times New Roman" w:hAnsi="Times New Roman" w:cs="Times New Roman"/>
          <w:sz w:val="24"/>
          <w:szCs w:val="24"/>
        </w:rPr>
        <w:t>PTGI(</w:t>
      </w:r>
      <w:proofErr w:type="gramEnd"/>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w:t>
      </w:r>
      <w:r w:rsidRPr="75B9AA42">
        <w:rPr>
          <w:rFonts w:ascii="Times New Roman" w:hAnsi="Times New Roman" w:cs="Times New Roman"/>
          <w:sz w:val="24"/>
          <w:szCs w:val="24"/>
        </w:rPr>
        <w:lastRenderedPageBreak/>
        <w:t>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1"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1"/>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255A3542"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lastRenderedPageBreak/>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variability/heterogeneity in effect sizes into account in the analysis</w:t>
      </w:r>
      <w:r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Subgroup analyses for moderators were conducted with</w:t>
      </w:r>
      <w:r w:rsidR="004641BD" w:rsidRPr="00DA1A11">
        <w:rPr>
          <w:rFonts w:ascii="Times New Roman" w:hAnsi="Times New Roman" w:cs="Times New Roman"/>
          <w:sz w:val="24"/>
          <w:szCs w:val="24"/>
        </w:rPr>
        <w:t xml:space="preserve"> </w:t>
      </w:r>
      <w:r w:rsidR="004641BD" w:rsidRPr="00DA1A11">
        <w:rPr>
          <w:rFonts w:ascii="Times New Roman" w:hAnsi="Times New Roman" w:cs="Times New Roman"/>
          <w:sz w:val="24"/>
          <w:szCs w:val="24"/>
          <w:highlight w:val="yellow"/>
        </w:rPr>
        <w:t xml:space="preserve">PTSD, Anxiety, Depression, Social Support, Coping, religion.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bookmarkStart w:id="2" w:name="_Hlk171173092"/>
      <w:r w:rsidRPr="00BF2773">
        <w:rPr>
          <w:rFonts w:ascii="Times New Roman" w:hAnsi="Times New Roman" w:cs="Times New Roman"/>
          <w:b/>
          <w:bCs/>
          <w:spacing w:val="-2"/>
          <w:sz w:val="24"/>
          <w:szCs w:val="24"/>
        </w:rPr>
        <w:t>Study Characteristics</w:t>
      </w:r>
    </w:p>
    <w:p w14:paraId="57F6D1E9" w14:textId="52D5BF8E"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proofErr w:type="gramStart"/>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unique</w:t>
      </w:r>
      <w:proofErr w:type="gramEnd"/>
      <w:r w:rsidRPr="17ABC1BC">
        <w:rPr>
          <w:rFonts w:ascii="Times New Roman" w:hAnsi="Times New Roman" w:cs="Times New Roman"/>
          <w:sz w:val="24"/>
          <w:szCs w:val="24"/>
          <w:highlight w:val="yellow"/>
        </w:rPr>
        <w:t xml:space="preserv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635697">
        <w:rPr>
          <w:rFonts w:ascii="Times New Roman" w:hAnsi="Times New Roman" w:cs="Times New Roman"/>
          <w:sz w:val="24"/>
          <w:szCs w:val="24"/>
          <w:rPrChange w:id="3" w:author="Qizhou Duan" w:date="2024-07-14T16:00:00Z">
            <w:rPr>
              <w:rFonts w:ascii="Times New Roman" w:hAnsi="Times New Roman" w:cs="Times New Roman"/>
              <w:sz w:val="24"/>
              <w:szCs w:val="24"/>
              <w:highlight w:val="yellow"/>
            </w:rPr>
          </w:rPrChange>
        </w:rPr>
        <w:t>(</w:t>
      </w:r>
      <w:del w:id="4" w:author="Qizhou Duan" w:date="2024-07-14T16:00:00Z">
        <w:r w:rsidR="00B209C4" w:rsidRPr="00635697" w:rsidDel="001B0DB2">
          <w:rPr>
            <w:rFonts w:ascii="Times New Roman" w:hAnsi="Times New Roman" w:cs="Times New Roman"/>
            <w:sz w:val="24"/>
            <w:szCs w:val="24"/>
            <w:rPrChange w:id="5" w:author="Qizhou Duan" w:date="2024-07-14T16:00:00Z">
              <w:rPr>
                <w:rFonts w:ascii="Times New Roman" w:hAnsi="Times New Roman" w:cs="Times New Roman"/>
                <w:sz w:val="24"/>
                <w:szCs w:val="24"/>
                <w:highlight w:val="cyan"/>
              </w:rPr>
            </w:rPrChange>
          </w:rPr>
          <w:delText xml:space="preserve">Adjorlolo et al., 2022; </w:delText>
        </w:r>
        <w:r w:rsidR="00B209C4" w:rsidRPr="00635697" w:rsidDel="001B0DB2">
          <w:rPr>
            <w:rFonts w:ascii="Times New Roman" w:hAnsi="Times New Roman" w:cs="Times New Roman"/>
            <w:sz w:val="24"/>
            <w:szCs w:val="24"/>
            <w:rPrChange w:id="6" w:author="Qizhou Duan" w:date="2024-07-14T16:00:00Z">
              <w:rPr>
                <w:rFonts w:ascii="Times New Roman" w:hAnsi="Times New Roman" w:cs="Times New Roman"/>
                <w:sz w:val="24"/>
                <w:szCs w:val="24"/>
                <w:highlight w:val="yellow"/>
              </w:rPr>
            </w:rPrChange>
          </w:rPr>
          <w:delText>Aggar et al., 2022;</w:delText>
        </w:r>
        <w:r w:rsidR="00B209C4" w:rsidRPr="00635697" w:rsidDel="001B0DB2">
          <w:rPr>
            <w:rFonts w:ascii="Times New Roman" w:hAnsi="Times New Roman" w:cs="Times New Roman"/>
            <w:sz w:val="24"/>
            <w:szCs w:val="24"/>
            <w:rPrChange w:id="7" w:author="Qizhou Duan" w:date="2024-07-14T16:00:00Z">
              <w:rPr>
                <w:rFonts w:ascii="Times New Roman" w:hAnsi="Times New Roman" w:cs="Times New Roman"/>
                <w:sz w:val="24"/>
                <w:szCs w:val="24"/>
                <w:highlight w:val="cyan"/>
              </w:rPr>
            </w:rPrChange>
          </w:rPr>
          <w:delText xml:space="preserve"> </w:delText>
        </w:r>
        <w:r w:rsidR="00B209C4" w:rsidRPr="00635697" w:rsidDel="001B0DB2">
          <w:rPr>
            <w:rFonts w:ascii="Times New Roman" w:hAnsi="Times New Roman" w:cs="Times New Roman"/>
            <w:sz w:val="24"/>
            <w:szCs w:val="24"/>
            <w:rPrChange w:id="8" w:author="Qizhou Duan" w:date="2024-07-14T16:00:00Z">
              <w:rPr>
                <w:rFonts w:ascii="Times New Roman" w:hAnsi="Times New Roman" w:cs="Times New Roman"/>
                <w:sz w:val="24"/>
                <w:szCs w:val="24"/>
                <w:highlight w:val="yellow"/>
              </w:rPr>
            </w:rPrChange>
          </w:rPr>
          <w:delText>Akdag et al., 2023</w:delText>
        </w:r>
        <w:r w:rsidR="00B209C4" w:rsidRPr="00635697" w:rsidDel="001B0DB2">
          <w:rPr>
            <w:rFonts w:ascii="Times New Roman" w:hAnsi="Times New Roman" w:cs="Times New Roman"/>
            <w:sz w:val="24"/>
            <w:szCs w:val="24"/>
            <w:rPrChange w:id="9" w:author="Qizhou Duan" w:date="2024-07-14T16:00:00Z">
              <w:rPr>
                <w:rFonts w:ascii="Times New Roman" w:hAnsi="Times New Roman" w:cs="Times New Roman"/>
                <w:sz w:val="24"/>
                <w:szCs w:val="24"/>
                <w:highlight w:val="cyan"/>
              </w:rPr>
            </w:rPrChange>
          </w:rPr>
          <w:delText xml:space="preserve">; Arnout &amp; Al-Sufyani, 2021; </w:delText>
        </w:r>
        <w:r w:rsidR="00B209C4" w:rsidRPr="00635697" w:rsidDel="001B0DB2">
          <w:rPr>
            <w:rFonts w:ascii="Times New Roman" w:hAnsi="Times New Roman" w:cs="Times New Roman"/>
            <w:sz w:val="24"/>
            <w:szCs w:val="24"/>
            <w:rPrChange w:id="10" w:author="Qizhou Duan" w:date="2024-07-14T16:00:00Z">
              <w:rPr>
                <w:rFonts w:ascii="Times New Roman" w:hAnsi="Times New Roman" w:cs="Times New Roman"/>
                <w:sz w:val="24"/>
                <w:szCs w:val="24"/>
                <w:highlight w:val="yellow"/>
              </w:rPr>
            </w:rPrChange>
          </w:rPr>
          <w:delText>Atay et al., 2023; Azman et al., 2023</w:delText>
        </w:r>
        <w:r w:rsidR="00B209C4" w:rsidRPr="00635697" w:rsidDel="001B0DB2">
          <w:rPr>
            <w:rFonts w:ascii="Times New Roman" w:hAnsi="Times New Roman" w:cs="Times New Roman"/>
            <w:sz w:val="24"/>
            <w:szCs w:val="24"/>
            <w:rPrChange w:id="11" w:author="Qizhou Duan" w:date="2024-07-14T16:00:00Z">
              <w:rPr>
                <w:rFonts w:ascii="Times New Roman" w:hAnsi="Times New Roman" w:cs="Times New Roman"/>
                <w:sz w:val="24"/>
                <w:szCs w:val="24"/>
                <w:highlight w:val="cyan"/>
              </w:rPr>
            </w:rPrChange>
          </w:rPr>
          <w:delText xml:space="preserve">; Bai et al., 2023; </w:delText>
        </w:r>
        <w:r w:rsidR="00B209C4" w:rsidRPr="00635697" w:rsidDel="001B0DB2">
          <w:rPr>
            <w:rFonts w:ascii="Times New Roman" w:hAnsi="Times New Roman" w:cs="Times New Roman"/>
            <w:sz w:val="24"/>
            <w:szCs w:val="24"/>
            <w:rPrChange w:id="12" w:author="Qizhou Duan" w:date="2024-07-14T16:00:00Z">
              <w:rPr>
                <w:rFonts w:ascii="Times New Roman" w:hAnsi="Times New Roman" w:cs="Times New Roman"/>
                <w:sz w:val="24"/>
                <w:szCs w:val="24"/>
                <w:highlight w:val="yellow"/>
              </w:rPr>
            </w:rPrChange>
          </w:rPr>
          <w:delText>Bai &amp; Bai, 2024</w:delText>
        </w:r>
        <w:r w:rsidR="00B209C4" w:rsidRPr="00635697" w:rsidDel="001B0DB2">
          <w:rPr>
            <w:rFonts w:ascii="Times New Roman" w:hAnsi="Times New Roman" w:cs="Times New Roman"/>
            <w:sz w:val="24"/>
            <w:szCs w:val="24"/>
            <w:rPrChange w:id="13" w:author="Qizhou Duan" w:date="2024-07-14T16:00:00Z">
              <w:rPr>
                <w:rFonts w:ascii="Times New Roman" w:hAnsi="Times New Roman" w:cs="Times New Roman"/>
                <w:sz w:val="24"/>
                <w:szCs w:val="24"/>
                <w:highlight w:val="cyan"/>
              </w:rPr>
            </w:rPrChange>
          </w:rPr>
          <w:delText xml:space="preserve">; Barnicot et al., 2023; </w:delText>
        </w:r>
        <w:r w:rsidR="00B209C4" w:rsidRPr="00635697" w:rsidDel="001B0DB2">
          <w:rPr>
            <w:rFonts w:ascii="Times New Roman" w:hAnsi="Times New Roman" w:cs="Times New Roman"/>
            <w:sz w:val="24"/>
            <w:szCs w:val="24"/>
            <w:rPrChange w:id="14" w:author="Qizhou Duan" w:date="2024-07-14T16:00:00Z">
              <w:rPr>
                <w:rFonts w:ascii="Times New Roman" w:hAnsi="Times New Roman" w:cs="Times New Roman"/>
                <w:sz w:val="24"/>
                <w:szCs w:val="24"/>
                <w:highlight w:val="yellow"/>
              </w:rPr>
            </w:rPrChange>
          </w:rPr>
          <w:delText>Cardinali et al., 2024; Carola et al., 2022</w:delText>
        </w:r>
        <w:r w:rsidR="00B209C4" w:rsidRPr="00635697" w:rsidDel="001B0DB2">
          <w:rPr>
            <w:rFonts w:ascii="Times New Roman" w:hAnsi="Times New Roman" w:cs="Times New Roman"/>
            <w:sz w:val="24"/>
            <w:szCs w:val="24"/>
            <w:rPrChange w:id="15" w:author="Qizhou Duan" w:date="2024-07-14T16:00:00Z">
              <w:rPr>
                <w:rFonts w:ascii="Times New Roman" w:hAnsi="Times New Roman" w:cs="Times New Roman"/>
                <w:sz w:val="24"/>
                <w:szCs w:val="24"/>
                <w:highlight w:val="cyan"/>
              </w:rPr>
            </w:rPrChange>
          </w:rPr>
          <w:delText xml:space="preserve">; Castiglioni et al., 2023; Chasson et al., 2022; Chen &amp; Tang, 2021; Chen et al., 2020; Cui et al., 2021; </w:delText>
        </w:r>
        <w:r w:rsidR="00B209C4" w:rsidRPr="00635697" w:rsidDel="001B0DB2">
          <w:rPr>
            <w:rFonts w:ascii="Times New Roman" w:hAnsi="Times New Roman" w:cs="Times New Roman"/>
            <w:sz w:val="24"/>
            <w:szCs w:val="24"/>
            <w:rPrChange w:id="16" w:author="Qizhou Duan" w:date="2024-07-14T16:00:00Z">
              <w:rPr>
                <w:rFonts w:ascii="Times New Roman" w:hAnsi="Times New Roman" w:cs="Times New Roman"/>
                <w:sz w:val="24"/>
                <w:szCs w:val="24"/>
                <w:highlight w:val="yellow"/>
              </w:rPr>
            </w:rPrChange>
          </w:rPr>
          <w:delText>Dahan et al., 2022;</w:delText>
        </w:r>
        <w:r w:rsidR="00B209C4" w:rsidRPr="00635697" w:rsidDel="001B0DB2">
          <w:rPr>
            <w:rFonts w:ascii="Times New Roman" w:hAnsi="Times New Roman" w:cs="Times New Roman"/>
            <w:sz w:val="24"/>
            <w:szCs w:val="24"/>
            <w:rPrChange w:id="17" w:author="Qizhou Duan" w:date="2024-07-14T16:00:00Z">
              <w:rPr>
                <w:rFonts w:ascii="Times New Roman" w:hAnsi="Times New Roman" w:cs="Times New Roman"/>
                <w:sz w:val="24"/>
                <w:szCs w:val="24"/>
                <w:highlight w:val="cyan"/>
              </w:rPr>
            </w:rPrChange>
          </w:rPr>
          <w:delText xml:space="preserve"> Das et al., 2023; </w:delText>
        </w:r>
        <w:r w:rsidR="00B209C4" w:rsidRPr="00635697" w:rsidDel="001B0DB2">
          <w:rPr>
            <w:rFonts w:ascii="Times New Roman" w:hAnsi="Times New Roman" w:cs="Times New Roman"/>
            <w:sz w:val="24"/>
            <w:szCs w:val="24"/>
            <w:rPrChange w:id="18" w:author="Qizhou Duan" w:date="2024-07-14T16:00:00Z">
              <w:rPr>
                <w:rFonts w:ascii="Times New Roman" w:hAnsi="Times New Roman" w:cs="Times New Roman"/>
                <w:sz w:val="24"/>
                <w:szCs w:val="24"/>
                <w:highlight w:val="yellow"/>
              </w:rPr>
            </w:rPrChange>
          </w:rPr>
          <w:delText>Deitz, 2024</w:delText>
        </w:r>
        <w:r w:rsidR="00B209C4" w:rsidRPr="00635697" w:rsidDel="001B0DB2">
          <w:rPr>
            <w:rFonts w:ascii="Times New Roman" w:hAnsi="Times New Roman" w:cs="Times New Roman"/>
            <w:sz w:val="24"/>
            <w:szCs w:val="24"/>
            <w:rPrChange w:id="19" w:author="Qizhou Duan" w:date="2024-07-14T16:00:00Z">
              <w:rPr>
                <w:rFonts w:ascii="Times New Roman" w:hAnsi="Times New Roman" w:cs="Times New Roman"/>
                <w:sz w:val="24"/>
                <w:szCs w:val="24"/>
                <w:highlight w:val="cyan"/>
              </w:rPr>
            </w:rPrChange>
          </w:rPr>
          <w:delText xml:space="preserve">;  El-Khoury Malhame et al., 2023; </w:delText>
        </w:r>
        <w:r w:rsidR="00B209C4" w:rsidRPr="00635697" w:rsidDel="001B0DB2">
          <w:rPr>
            <w:rFonts w:ascii="Times New Roman" w:hAnsi="Times New Roman" w:cs="Times New Roman"/>
            <w:sz w:val="24"/>
            <w:szCs w:val="24"/>
            <w:rPrChange w:id="20" w:author="Qizhou Duan" w:date="2024-07-14T16:00:00Z">
              <w:rPr>
                <w:rFonts w:ascii="Times New Roman" w:hAnsi="Times New Roman" w:cs="Times New Roman"/>
                <w:sz w:val="24"/>
                <w:szCs w:val="24"/>
                <w:highlight w:val="yellow"/>
              </w:rPr>
            </w:rPrChange>
          </w:rPr>
          <w:delText>Fino et al., 2023; Foster et al., 2024; Gaboardi et al., 2024; Gesi et al., 2024;</w:delText>
        </w:r>
        <w:r w:rsidR="00B209C4" w:rsidRPr="00635697" w:rsidDel="001B0DB2">
          <w:rPr>
            <w:rFonts w:ascii="Times New Roman" w:hAnsi="Times New Roman" w:cs="Times New Roman"/>
            <w:sz w:val="24"/>
            <w:szCs w:val="24"/>
            <w:rPrChange w:id="21" w:author="Qizhou Duan" w:date="2024-07-14T16:00:00Z">
              <w:rPr>
                <w:rFonts w:ascii="Times New Roman" w:hAnsi="Times New Roman" w:cs="Times New Roman"/>
                <w:sz w:val="24"/>
                <w:szCs w:val="24"/>
                <w:highlight w:val="cyan"/>
              </w:rPr>
            </w:rPrChange>
          </w:rPr>
          <w:delText xml:space="preserve"> Gul et al., 2023; </w:delText>
        </w:r>
        <w:r w:rsidR="00B209C4" w:rsidRPr="00635697" w:rsidDel="001B0DB2">
          <w:rPr>
            <w:rFonts w:ascii="Times New Roman" w:hAnsi="Times New Roman" w:cs="Times New Roman"/>
            <w:sz w:val="24"/>
            <w:szCs w:val="24"/>
            <w:rPrChange w:id="22" w:author="Qizhou Duan" w:date="2024-07-14T16:00:00Z">
              <w:rPr>
                <w:rFonts w:ascii="Times New Roman" w:hAnsi="Times New Roman" w:cs="Times New Roman"/>
                <w:sz w:val="24"/>
                <w:szCs w:val="24"/>
                <w:highlight w:val="yellow"/>
              </w:rPr>
            </w:rPrChange>
          </w:rPr>
          <w:delText>Jiang et al., 2022; Kalaitzaki et al., 2021</w:delText>
        </w:r>
        <w:r w:rsidR="00B209C4" w:rsidRPr="00635697" w:rsidDel="001B0DB2">
          <w:rPr>
            <w:rFonts w:ascii="Times New Roman" w:hAnsi="Times New Roman" w:cs="Times New Roman"/>
            <w:sz w:val="24"/>
            <w:szCs w:val="24"/>
            <w:rPrChange w:id="23" w:author="Qizhou Duan" w:date="2024-07-14T16:00:00Z">
              <w:rPr>
                <w:rFonts w:ascii="Times New Roman" w:hAnsi="Times New Roman" w:cs="Times New Roman"/>
                <w:sz w:val="24"/>
                <w:szCs w:val="24"/>
                <w:highlight w:val="cyan"/>
              </w:rPr>
            </w:rPrChange>
          </w:rPr>
          <w:delText xml:space="preserve">; Kalaitzaki et al., 2022; Kalaitzaki et al., 2023; </w:delText>
        </w:r>
        <w:r w:rsidR="00B209C4" w:rsidRPr="00635697" w:rsidDel="001B0DB2">
          <w:rPr>
            <w:rFonts w:ascii="Times New Roman" w:hAnsi="Times New Roman" w:cs="Times New Roman"/>
            <w:sz w:val="24"/>
            <w:szCs w:val="24"/>
            <w:rPrChange w:id="24" w:author="Qizhou Duan" w:date="2024-07-14T16:00:00Z">
              <w:rPr>
                <w:rFonts w:ascii="Times New Roman" w:hAnsi="Times New Roman" w:cs="Times New Roman"/>
                <w:sz w:val="24"/>
                <w:szCs w:val="24"/>
                <w:highlight w:val="yellow"/>
              </w:rPr>
            </w:rPrChange>
          </w:rPr>
          <w:delText>Kalaitzaki et al., 2024; Kowalski et al., 2021; Lafuenti et al., 2023;</w:delText>
        </w:r>
        <w:r w:rsidR="00B209C4" w:rsidRPr="00635697" w:rsidDel="001B0DB2">
          <w:rPr>
            <w:rFonts w:ascii="Times New Roman" w:hAnsi="Times New Roman" w:cs="Times New Roman"/>
            <w:sz w:val="24"/>
            <w:szCs w:val="24"/>
            <w:rPrChange w:id="25" w:author="Qizhou Duan" w:date="2024-07-14T16:00:00Z">
              <w:rPr>
                <w:rFonts w:ascii="Times New Roman" w:hAnsi="Times New Roman" w:cs="Times New Roman"/>
                <w:sz w:val="24"/>
                <w:szCs w:val="24"/>
                <w:highlight w:val="cyan"/>
              </w:rPr>
            </w:rPrChange>
          </w:rPr>
          <w:delText xml:space="preserve">  Lan et al., 2023; Lau et al., 2021; </w:delText>
        </w:r>
        <w:r w:rsidR="00B209C4" w:rsidRPr="00635697" w:rsidDel="001B0DB2">
          <w:rPr>
            <w:rFonts w:ascii="Times New Roman" w:hAnsi="Times New Roman" w:cs="Times New Roman"/>
            <w:sz w:val="24"/>
            <w:szCs w:val="24"/>
            <w:rPrChange w:id="26" w:author="Qizhou Duan" w:date="2024-07-14T16:00:00Z">
              <w:rPr>
                <w:rFonts w:ascii="Times New Roman" w:hAnsi="Times New Roman" w:cs="Times New Roman"/>
                <w:sz w:val="24"/>
                <w:szCs w:val="24"/>
                <w:highlight w:val="yellow"/>
              </w:rPr>
            </w:rPrChange>
          </w:rPr>
          <w:delText>Levinsky et al., 2024;</w:delText>
        </w:r>
        <w:r w:rsidR="00B209C4" w:rsidRPr="00635697" w:rsidDel="001B0DB2">
          <w:rPr>
            <w:rFonts w:ascii="Times New Roman" w:hAnsi="Times New Roman" w:cs="Times New Roman"/>
            <w:sz w:val="24"/>
            <w:szCs w:val="24"/>
            <w:rPrChange w:id="27" w:author="Qizhou Duan" w:date="2024-07-14T16:00:00Z">
              <w:rPr>
                <w:rFonts w:ascii="Times New Roman" w:hAnsi="Times New Roman" w:cs="Times New Roman"/>
                <w:sz w:val="24"/>
                <w:szCs w:val="24"/>
                <w:highlight w:val="cyan"/>
              </w:rPr>
            </w:rPrChange>
          </w:rPr>
          <w:delText xml:space="preserve"> Lewis et al., 2022; </w:delText>
        </w:r>
        <w:r w:rsidR="00B209C4" w:rsidRPr="00635697" w:rsidDel="001B0DB2">
          <w:rPr>
            <w:rFonts w:ascii="Times New Roman" w:hAnsi="Times New Roman" w:cs="Times New Roman"/>
            <w:sz w:val="24"/>
            <w:szCs w:val="24"/>
            <w:rPrChange w:id="28" w:author="Qizhou Duan" w:date="2024-07-14T16:00:00Z">
              <w:rPr>
                <w:rFonts w:ascii="Times New Roman" w:hAnsi="Times New Roman" w:cs="Times New Roman"/>
                <w:sz w:val="24"/>
                <w:szCs w:val="24"/>
                <w:highlight w:val="yellow"/>
              </w:rPr>
            </w:rPrChange>
          </w:rPr>
          <w:delText>Li et al., 2021; Liu et al., 2024; Liu et al., 2024; Liu et al., 2021;</w:delText>
        </w:r>
        <w:r w:rsidR="00B209C4" w:rsidRPr="00635697" w:rsidDel="001B0DB2">
          <w:rPr>
            <w:rFonts w:ascii="Times New Roman" w:hAnsi="Times New Roman" w:cs="Times New Roman"/>
            <w:sz w:val="24"/>
            <w:szCs w:val="24"/>
            <w:rPrChange w:id="29" w:author="Qizhou Duan" w:date="2024-07-14T16:00:00Z">
              <w:rPr>
                <w:rFonts w:ascii="Times New Roman" w:hAnsi="Times New Roman" w:cs="Times New Roman"/>
                <w:sz w:val="24"/>
                <w:szCs w:val="24"/>
                <w:highlight w:val="cyan"/>
              </w:rPr>
            </w:rPrChange>
          </w:rPr>
          <w:delText xml:space="preserve"> Lyu et al., 2021; Mo et al., 2022; Morales et al., 2023; </w:delText>
        </w:r>
        <w:r w:rsidR="00B209C4" w:rsidRPr="00635697" w:rsidDel="001B0DB2">
          <w:rPr>
            <w:rFonts w:ascii="Times New Roman" w:hAnsi="Times New Roman" w:cs="Times New Roman"/>
            <w:sz w:val="24"/>
            <w:szCs w:val="24"/>
            <w:rPrChange w:id="30" w:author="Qizhou Duan" w:date="2024-07-14T16:00:00Z">
              <w:rPr>
                <w:rFonts w:ascii="Times New Roman" w:hAnsi="Times New Roman" w:cs="Times New Roman"/>
                <w:sz w:val="24"/>
                <w:szCs w:val="24"/>
                <w:highlight w:val="yellow"/>
              </w:rPr>
            </w:rPrChange>
          </w:rPr>
          <w:delText>Moreno-Jimenez et al., 2021; Nie et al., 2021;</w:delText>
        </w:r>
        <w:r w:rsidR="00B209C4" w:rsidRPr="00635697" w:rsidDel="001B0DB2">
          <w:rPr>
            <w:rFonts w:ascii="Times New Roman" w:hAnsi="Times New Roman" w:cs="Times New Roman"/>
            <w:sz w:val="24"/>
            <w:szCs w:val="24"/>
            <w:rPrChange w:id="31" w:author="Qizhou Duan" w:date="2024-07-14T16:00:00Z">
              <w:rPr>
                <w:rFonts w:ascii="Times New Roman" w:hAnsi="Times New Roman" w:cs="Times New Roman"/>
                <w:sz w:val="24"/>
                <w:szCs w:val="24"/>
                <w:highlight w:val="cyan"/>
              </w:rPr>
            </w:rPrChange>
          </w:rPr>
          <w:delText xml:space="preserve"> Northfield &amp; Johnston, 2021; </w:delText>
        </w:r>
        <w:r w:rsidR="00B209C4" w:rsidRPr="00635697" w:rsidDel="001B0DB2">
          <w:rPr>
            <w:rFonts w:ascii="Times New Roman" w:hAnsi="Times New Roman" w:cs="Times New Roman"/>
            <w:sz w:val="24"/>
            <w:szCs w:val="24"/>
            <w:rPrChange w:id="32" w:author="Qizhou Duan" w:date="2024-07-14T16:00:00Z">
              <w:rPr>
                <w:rFonts w:ascii="Times New Roman" w:hAnsi="Times New Roman" w:cs="Times New Roman"/>
                <w:sz w:val="24"/>
                <w:szCs w:val="24"/>
                <w:highlight w:val="yellow"/>
              </w:rPr>
            </w:rPrChange>
          </w:rPr>
          <w:delText>Nowicki et al., 2024; Ottaviani et al., 2024; Ozonder et al., 2023; Paeizi et al., 2024; Peng et al., 2021; Petrocchi et al., 2023; Pfeiffer et al., 2023; Read et al., 2023; Sarialioglu et al., 2022; Song et al., 2024; Sun et al., 2022;</w:delText>
        </w:r>
        <w:r w:rsidR="00B209C4" w:rsidRPr="00635697" w:rsidDel="001B0DB2">
          <w:rPr>
            <w:rFonts w:ascii="Times New Roman" w:hAnsi="Times New Roman" w:cs="Times New Roman"/>
            <w:sz w:val="24"/>
            <w:szCs w:val="24"/>
            <w:rPrChange w:id="33" w:author="Qizhou Duan" w:date="2024-07-14T16:00:00Z">
              <w:rPr>
                <w:rFonts w:ascii="Times New Roman" w:hAnsi="Times New Roman" w:cs="Times New Roman"/>
                <w:sz w:val="24"/>
                <w:szCs w:val="24"/>
                <w:highlight w:val="cyan"/>
              </w:rPr>
            </w:rPrChange>
          </w:rPr>
          <w:delText xml:space="preserve"> Tu et al., 2023; Ulset &amp; von Soest, 2022; </w:delText>
        </w:r>
        <w:r w:rsidR="00B209C4" w:rsidRPr="00635697" w:rsidDel="001B0DB2">
          <w:rPr>
            <w:rFonts w:ascii="Times New Roman" w:hAnsi="Times New Roman" w:cs="Times New Roman"/>
            <w:sz w:val="24"/>
            <w:szCs w:val="24"/>
            <w:rPrChange w:id="34" w:author="Qizhou Duan" w:date="2024-07-14T16:00:00Z">
              <w:rPr>
                <w:rFonts w:ascii="Times New Roman" w:hAnsi="Times New Roman" w:cs="Times New Roman"/>
                <w:sz w:val="24"/>
                <w:szCs w:val="24"/>
                <w:highlight w:val="yellow"/>
              </w:rPr>
            </w:rPrChange>
          </w:rPr>
          <w:delText>Uziel et al., 2021;</w:delText>
        </w:r>
        <w:r w:rsidR="00B209C4" w:rsidRPr="00635697" w:rsidDel="001B0DB2">
          <w:rPr>
            <w:rFonts w:ascii="Times New Roman" w:hAnsi="Times New Roman" w:cs="Times New Roman"/>
            <w:sz w:val="24"/>
            <w:szCs w:val="24"/>
            <w:rPrChange w:id="35" w:author="Qizhou Duan" w:date="2024-07-14T16:00:00Z">
              <w:rPr>
                <w:rFonts w:ascii="Times New Roman" w:hAnsi="Times New Roman" w:cs="Times New Roman"/>
                <w:sz w:val="24"/>
                <w:szCs w:val="24"/>
                <w:highlight w:val="cyan"/>
              </w:rPr>
            </w:rPrChange>
          </w:rPr>
          <w:delText xml:space="preserve"> Vazquez et al., 2021; </w:delText>
        </w:r>
        <w:r w:rsidR="00B209C4" w:rsidRPr="00635697" w:rsidDel="001B0DB2">
          <w:rPr>
            <w:rFonts w:ascii="Times New Roman" w:hAnsi="Times New Roman" w:cs="Times New Roman"/>
            <w:sz w:val="24"/>
            <w:szCs w:val="24"/>
            <w:rPrChange w:id="36" w:author="Qizhou Duan" w:date="2024-07-14T16:00:00Z">
              <w:rPr>
                <w:rFonts w:ascii="Times New Roman" w:hAnsi="Times New Roman" w:cs="Times New Roman"/>
                <w:sz w:val="24"/>
                <w:szCs w:val="24"/>
                <w:highlight w:val="yellow"/>
              </w:rPr>
            </w:rPrChange>
          </w:rPr>
          <w:delText>Veronese et al., 2022;</w:delText>
        </w:r>
        <w:r w:rsidR="00B209C4" w:rsidRPr="00635697" w:rsidDel="001B0DB2">
          <w:rPr>
            <w:rFonts w:ascii="Times New Roman" w:hAnsi="Times New Roman" w:cs="Times New Roman"/>
            <w:sz w:val="24"/>
            <w:szCs w:val="24"/>
            <w:rPrChange w:id="37" w:author="Qizhou Duan" w:date="2024-07-14T16:00:00Z">
              <w:rPr>
                <w:rFonts w:ascii="Times New Roman" w:hAnsi="Times New Roman" w:cs="Times New Roman"/>
                <w:sz w:val="24"/>
                <w:szCs w:val="24"/>
                <w:highlight w:val="cyan"/>
              </w:rPr>
            </w:rPrChange>
          </w:rPr>
          <w:delText xml:space="preserve">  Wang et al., 2023; Willey et al., 2022; </w:delText>
        </w:r>
        <w:r w:rsidR="00B209C4" w:rsidRPr="00635697" w:rsidDel="001B0DB2">
          <w:rPr>
            <w:rFonts w:ascii="Times New Roman" w:hAnsi="Times New Roman" w:cs="Times New Roman"/>
            <w:sz w:val="24"/>
            <w:szCs w:val="24"/>
            <w:rPrChange w:id="38" w:author="Qizhou Duan" w:date="2024-07-14T16:00:00Z">
              <w:rPr>
                <w:rFonts w:ascii="Times New Roman" w:hAnsi="Times New Roman" w:cs="Times New Roman"/>
                <w:sz w:val="24"/>
                <w:szCs w:val="24"/>
                <w:highlight w:val="yellow"/>
              </w:rPr>
            </w:rPrChange>
          </w:rPr>
          <w:delText>Wu, 2024;</w:delText>
        </w:r>
        <w:r w:rsidR="00B209C4" w:rsidRPr="00635697" w:rsidDel="001B0DB2">
          <w:rPr>
            <w:rFonts w:ascii="Times New Roman" w:hAnsi="Times New Roman" w:cs="Times New Roman"/>
            <w:sz w:val="24"/>
            <w:szCs w:val="24"/>
            <w:rPrChange w:id="39" w:author="Qizhou Duan" w:date="2024-07-14T16:00:00Z">
              <w:rPr>
                <w:rFonts w:ascii="Times New Roman" w:hAnsi="Times New Roman" w:cs="Times New Roman"/>
                <w:sz w:val="24"/>
                <w:szCs w:val="24"/>
                <w:highlight w:val="cyan"/>
              </w:rPr>
            </w:rPrChange>
          </w:rPr>
          <w:delText xml:space="preserve"> Yao et al., 2023; Yeung et al., 2022; Yildiz, 2021; </w:delText>
        </w:r>
        <w:r w:rsidR="00B209C4" w:rsidRPr="00635697" w:rsidDel="001B0DB2">
          <w:rPr>
            <w:rFonts w:ascii="Times New Roman" w:hAnsi="Times New Roman" w:cs="Times New Roman"/>
            <w:sz w:val="24"/>
            <w:szCs w:val="24"/>
            <w:rPrChange w:id="40" w:author="Qizhou Duan" w:date="2024-07-14T16:00:00Z">
              <w:rPr>
                <w:rFonts w:ascii="Times New Roman" w:hAnsi="Times New Roman" w:cs="Times New Roman"/>
                <w:sz w:val="24"/>
                <w:szCs w:val="24"/>
                <w:highlight w:val="yellow"/>
              </w:rPr>
            </w:rPrChange>
          </w:rPr>
          <w:delText>Yilmaz-Karaman et al., 2023; Yim &amp; Kim, 2022;</w:delText>
        </w:r>
        <w:r w:rsidR="00B209C4" w:rsidRPr="00635697" w:rsidDel="001B0DB2">
          <w:rPr>
            <w:rFonts w:ascii="Times New Roman" w:hAnsi="Times New Roman" w:cs="Times New Roman"/>
            <w:sz w:val="24"/>
            <w:szCs w:val="24"/>
            <w:rPrChange w:id="41" w:author="Qizhou Duan" w:date="2024-07-14T16:00:00Z">
              <w:rPr>
                <w:rFonts w:ascii="Times New Roman" w:hAnsi="Times New Roman" w:cs="Times New Roman"/>
                <w:sz w:val="24"/>
                <w:szCs w:val="24"/>
                <w:highlight w:val="cyan"/>
              </w:rPr>
            </w:rPrChange>
          </w:rPr>
          <w:delText xml:space="preserve"> Zhang et al., 2021; </w:delText>
        </w:r>
        <w:r w:rsidR="00B209C4" w:rsidRPr="00635697" w:rsidDel="001B0DB2">
          <w:rPr>
            <w:rFonts w:ascii="Times New Roman" w:hAnsi="Times New Roman" w:cs="Times New Roman"/>
            <w:sz w:val="24"/>
            <w:szCs w:val="24"/>
            <w:rPrChange w:id="42" w:author="Qizhou Duan" w:date="2024-07-14T16:00:00Z">
              <w:rPr>
                <w:rFonts w:ascii="Times New Roman" w:hAnsi="Times New Roman" w:cs="Times New Roman"/>
                <w:sz w:val="24"/>
                <w:szCs w:val="24"/>
                <w:highlight w:val="yellow"/>
              </w:rPr>
            </w:rPrChange>
          </w:rPr>
          <w:delText>Zhang et al., 2023; Zeng et al., 2023;</w:delText>
        </w:r>
        <w:r w:rsidR="00B209C4" w:rsidRPr="00635697" w:rsidDel="001B0DB2">
          <w:rPr>
            <w:rFonts w:ascii="Times New Roman" w:hAnsi="Times New Roman" w:cs="Times New Roman"/>
            <w:sz w:val="24"/>
            <w:szCs w:val="24"/>
            <w:rPrChange w:id="43" w:author="Qizhou Duan" w:date="2024-07-14T16:00:00Z">
              <w:rPr>
                <w:rFonts w:ascii="Times New Roman" w:hAnsi="Times New Roman" w:cs="Times New Roman"/>
                <w:sz w:val="24"/>
                <w:szCs w:val="24"/>
                <w:highlight w:val="cyan"/>
              </w:rPr>
            </w:rPrChange>
          </w:rPr>
          <w:delText xml:space="preserve"> Zhou et al., 2020; </w:delText>
        </w:r>
        <w:r w:rsidR="00B209C4" w:rsidRPr="00635697" w:rsidDel="001B0DB2">
          <w:rPr>
            <w:rFonts w:ascii="Times New Roman" w:hAnsi="Times New Roman" w:cs="Times New Roman"/>
            <w:sz w:val="24"/>
            <w:szCs w:val="24"/>
            <w:rPrChange w:id="44" w:author="Qizhou Duan" w:date="2024-07-14T16:00:00Z">
              <w:rPr>
                <w:rFonts w:ascii="Times New Roman" w:hAnsi="Times New Roman" w:cs="Times New Roman"/>
                <w:sz w:val="24"/>
                <w:szCs w:val="24"/>
                <w:highlight w:val="yellow"/>
              </w:rPr>
            </w:rPrChange>
          </w:rPr>
          <w:delText>Zurko et al., 2022</w:delText>
        </w:r>
        <w:r w:rsidR="004A62A6" w:rsidRPr="00635697" w:rsidDel="001B0DB2">
          <w:rPr>
            <w:rFonts w:ascii="Times New Roman" w:hAnsi="Times New Roman" w:cs="Times New Roman"/>
            <w:sz w:val="24"/>
            <w:szCs w:val="24"/>
            <w:rPrChange w:id="45" w:author="Qizhou Duan" w:date="2024-07-14T16:00:00Z">
              <w:rPr>
                <w:rFonts w:ascii="Times New Roman" w:hAnsi="Times New Roman" w:cs="Times New Roman"/>
                <w:sz w:val="24"/>
                <w:szCs w:val="24"/>
                <w:highlight w:val="yellow"/>
              </w:rPr>
            </w:rPrChange>
          </w:rPr>
          <w:delText xml:space="preserve"> </w:delText>
        </w:r>
        <w:bookmarkEnd w:id="2"/>
        <w:r w:rsidR="007B0D9C" w:rsidRPr="00635697" w:rsidDel="001B0DB2">
          <w:rPr>
            <w:rFonts w:ascii="Times New Roman" w:hAnsi="Times New Roman" w:cs="Times New Roman"/>
            <w:sz w:val="24"/>
            <w:szCs w:val="24"/>
            <w:rPrChange w:id="46" w:author="Qizhou Duan" w:date="2024-07-14T16:00:00Z">
              <w:rPr>
                <w:rFonts w:ascii="Times New Roman" w:hAnsi="Times New Roman" w:cs="Times New Roman"/>
                <w:sz w:val="24"/>
                <w:szCs w:val="24"/>
                <w:highlight w:val="cyan"/>
              </w:rPr>
            </w:rPrChange>
          </w:rPr>
          <w:delText>met the inclusion criteria for the main analysis</w:delText>
        </w:r>
        <w:r w:rsidR="007B0D9C" w:rsidRPr="00635697" w:rsidDel="001B0DB2">
          <w:rPr>
            <w:rFonts w:ascii="Times New Roman" w:hAnsi="Times New Roman" w:cs="Times New Roman"/>
            <w:sz w:val="24"/>
            <w:szCs w:val="24"/>
            <w:rPrChange w:id="47" w:author="Qizhou Duan" w:date="2024-07-14T16:00:00Z">
              <w:rPr>
                <w:rFonts w:ascii="Times New Roman" w:hAnsi="Times New Roman" w:cs="Times New Roman"/>
                <w:sz w:val="24"/>
                <w:szCs w:val="24"/>
                <w:highlight w:val="yellow"/>
              </w:rPr>
            </w:rPrChange>
          </w:rPr>
          <w:delText xml:space="preserve"> Tables 1 and 3)</w:delText>
        </w:r>
        <w:r w:rsidR="007B0D9C" w:rsidRPr="00635697" w:rsidDel="001B0DB2">
          <w:rPr>
            <w:rFonts w:ascii="Times New Roman" w:hAnsi="Times New Roman" w:cs="Times New Roman"/>
            <w:sz w:val="24"/>
            <w:szCs w:val="24"/>
            <w:rPrChange w:id="48" w:author="Qizhou Duan" w:date="2024-07-14T16:00:00Z">
              <w:rPr>
                <w:rFonts w:ascii="Times New Roman" w:hAnsi="Times New Roman" w:cs="Times New Roman"/>
                <w:sz w:val="24"/>
                <w:szCs w:val="24"/>
                <w:highlight w:val="cyan"/>
              </w:rPr>
            </w:rPrChange>
          </w:rPr>
          <w:delText xml:space="preserve">. </w:delText>
        </w:r>
        <w:r w:rsidR="007B0D9C" w:rsidRPr="00635697" w:rsidDel="001B0DB2">
          <w:rPr>
            <w:rFonts w:ascii="Times New Roman" w:hAnsi="Times New Roman" w:cs="Times New Roman"/>
            <w:sz w:val="24"/>
            <w:szCs w:val="24"/>
          </w:rPr>
          <w:delText xml:space="preserve">12 studies were selected for subgroup analyses on PTSD citations of them </w:delText>
        </w:r>
        <w:r w:rsidR="007B0D9C" w:rsidRPr="00635697" w:rsidDel="001B0DB2">
          <w:rPr>
            <w:rFonts w:ascii="Times New Roman" w:hAnsi="Times New Roman" w:cs="Times New Roman"/>
            <w:sz w:val="24"/>
            <w:szCs w:val="24"/>
            <w:rPrChange w:id="49" w:author="Qizhou Duan" w:date="2024-07-14T16:00:00Z">
              <w:rPr>
                <w:rFonts w:ascii="Times New Roman" w:hAnsi="Times New Roman" w:cs="Times New Roman"/>
                <w:sz w:val="24"/>
                <w:szCs w:val="24"/>
                <w:highlight w:val="cyan"/>
              </w:rPr>
            </w:rPrChange>
          </w:rPr>
          <w:delText>(Arnout &amp; Al-Sufyani, 2021; Chen &amp; Tang, 2021; Chen et al., 2020; Das et al., 2023; El-Khoury Malhame et al., 2023; Lan et al., 2023; Lau et al., 2021; Lewis et al., 2022; Mo et al., 2022; Vazquez et al., 2021; Wang et al., 2023; Zhang et al., 2021.</w:delText>
        </w:r>
        <w:r w:rsidR="001F6029" w:rsidRPr="00635697" w:rsidDel="001B0DB2">
          <w:rPr>
            <w:rFonts w:ascii="Times New Roman" w:hAnsi="Times New Roman" w:cs="Times New Roman"/>
            <w:sz w:val="24"/>
            <w:szCs w:val="24"/>
            <w:rPrChange w:id="50" w:author="Qizhou Duan" w:date="2024-07-14T16:00:00Z">
              <w:rPr>
                <w:rFonts w:ascii="Times New Roman" w:hAnsi="Times New Roman" w:cs="Times New Roman"/>
                <w:sz w:val="24"/>
                <w:szCs w:val="24"/>
                <w:highlight w:val="cyan"/>
              </w:rPr>
            </w:rPrChange>
          </w:rPr>
          <w:delText xml:space="preserve"> Tabke 3 check with Marg</w:delText>
        </w:r>
      </w:del>
      <w:ins w:id="51" w:author="Qizhou Duan" w:date="2024-07-14T16:00:00Z">
        <w:r w:rsidR="001B0DB2" w:rsidRPr="00635697">
          <w:rPr>
            <w:rFonts w:ascii="Times New Roman" w:hAnsi="Times New Roman" w:cs="Times New Roman"/>
            <w:sz w:val="24"/>
            <w:szCs w:val="24"/>
            <w:rPrChange w:id="52" w:author="Qizhou Duan" w:date="2024-07-14T16:00:00Z">
              <w:rPr>
                <w:rFonts w:ascii="Times New Roman" w:hAnsi="Times New Roman" w:cs="Times New Roman"/>
                <w:sz w:val="24"/>
                <w:szCs w:val="24"/>
                <w:highlight w:val="cyan"/>
              </w:rPr>
            </w:rPrChange>
          </w:rPr>
          <w:t>See Table 1</w:t>
        </w:r>
      </w:ins>
      <w:r w:rsidR="007B0D9C" w:rsidRPr="00635697">
        <w:rPr>
          <w:rFonts w:ascii="Times New Roman" w:hAnsi="Times New Roman" w:cs="Times New Roman"/>
          <w:sz w:val="24"/>
          <w:szCs w:val="24"/>
          <w:rPrChange w:id="53" w:author="Qizhou Duan" w:date="2024-07-14T16:00:00Z">
            <w:rPr>
              <w:rFonts w:ascii="Times New Roman" w:hAnsi="Times New Roman" w:cs="Times New Roman"/>
              <w:sz w:val="24"/>
              <w:szCs w:val="24"/>
              <w:highlight w:val="cyan"/>
            </w:rPr>
          </w:rPrChange>
        </w:rPr>
        <w:t>)</w:t>
      </w:r>
      <w:ins w:id="54" w:author="Qizhou Duan" w:date="2024-07-14T16:00:00Z">
        <w:r w:rsidR="009E3EAA">
          <w:rPr>
            <w:rFonts w:ascii="Times New Roman" w:hAnsi="Times New Roman" w:cs="Times New Roman"/>
            <w:sz w:val="24"/>
            <w:szCs w:val="24"/>
          </w:rPr>
          <w:t>.</w:t>
        </w:r>
      </w:ins>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50DD4D4" w:rsidR="00F6578E" w:rsidRPr="00BF2773" w:rsidRDefault="153DF561" w:rsidP="00B209C4">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in Australia (</w:t>
      </w:r>
      <w:proofErr w:type="spellStart"/>
      <w:r w:rsidR="002C4016" w:rsidRPr="0023460A">
        <w:rPr>
          <w:rFonts w:ascii="Times New Roman" w:hAnsi="Times New Roman" w:cs="Times New Roman"/>
          <w:sz w:val="24"/>
          <w:szCs w:val="24"/>
          <w:highlight w:val="cyan"/>
        </w:rPr>
        <w:t>Aggar</w:t>
      </w:r>
      <w:proofErr w:type="spellEnd"/>
      <w:r w:rsidR="002C4016" w:rsidRPr="0023460A">
        <w:rPr>
          <w:rFonts w:ascii="Times New Roman" w:hAnsi="Times New Roman" w:cs="Times New Roman"/>
          <w:sz w:val="24"/>
          <w:szCs w:val="24"/>
          <w:highlight w:val="cyan"/>
        </w:rPr>
        <w:t xml:space="preserve"> et al., 2022; Foster et al., 2024</w:t>
      </w:r>
      <w:r w:rsidR="002C4016" w:rsidRPr="0871E881">
        <w:rPr>
          <w:rFonts w:ascii="Times New Roman" w:hAnsi="Times New Roman" w:cs="Times New Roman"/>
          <w:sz w:val="24"/>
          <w:szCs w:val="24"/>
          <w:highlight w:val="yellow"/>
        </w:rPr>
        <w:t xml:space="preserve">), </w:t>
      </w:r>
      <w:r w:rsidR="00E81310" w:rsidRPr="0871E881">
        <w:rPr>
          <w:rFonts w:ascii="Times New Roman" w:hAnsi="Times New Roman" w:cs="Times New Roman"/>
          <w:sz w:val="24"/>
          <w:szCs w:val="24"/>
          <w:highlight w:val="yellow"/>
        </w:rPr>
        <w:t>four in Greece (</w:t>
      </w:r>
      <w:proofErr w:type="spellStart"/>
      <w:r w:rsidR="00E81310" w:rsidRPr="0023460A">
        <w:rPr>
          <w:rFonts w:ascii="Times New Roman" w:hAnsi="Times New Roman" w:cs="Times New Roman"/>
          <w:sz w:val="24"/>
          <w:szCs w:val="24"/>
          <w:highlight w:val="cyan"/>
        </w:rPr>
        <w:t>Kalaitzaki</w:t>
      </w:r>
      <w:proofErr w:type="spellEnd"/>
      <w:r w:rsidR="00E81310" w:rsidRPr="0023460A">
        <w:rPr>
          <w:rFonts w:ascii="Times New Roman" w:hAnsi="Times New Roman" w:cs="Times New Roman"/>
          <w:sz w:val="24"/>
          <w:szCs w:val="24"/>
          <w:highlight w:val="cyan"/>
        </w:rPr>
        <w:t xml:space="preserve"> et al., 2021; </w:t>
      </w:r>
      <w:proofErr w:type="spellStart"/>
      <w:r w:rsidR="00E81310" w:rsidRPr="0023460A">
        <w:rPr>
          <w:rFonts w:ascii="Times New Roman" w:hAnsi="Times New Roman" w:cs="Times New Roman"/>
          <w:sz w:val="24"/>
          <w:szCs w:val="24"/>
          <w:highlight w:val="cyan"/>
        </w:rPr>
        <w:t>Kalaitzaki</w:t>
      </w:r>
      <w:proofErr w:type="spellEnd"/>
      <w:r w:rsidR="00E81310" w:rsidRPr="0023460A">
        <w:rPr>
          <w:rFonts w:ascii="Times New Roman" w:hAnsi="Times New Roman" w:cs="Times New Roman"/>
          <w:sz w:val="24"/>
          <w:szCs w:val="24"/>
          <w:highlight w:val="cyan"/>
        </w:rPr>
        <w:t xml:space="preserve"> et al., 2022; </w:t>
      </w:r>
      <w:proofErr w:type="spellStart"/>
      <w:r w:rsidR="00E81310" w:rsidRPr="0023460A">
        <w:rPr>
          <w:rFonts w:ascii="Times New Roman" w:hAnsi="Times New Roman" w:cs="Times New Roman"/>
          <w:sz w:val="24"/>
          <w:szCs w:val="24"/>
          <w:highlight w:val="cyan"/>
        </w:rPr>
        <w:t>Kalaitzaki</w:t>
      </w:r>
      <w:proofErr w:type="spellEnd"/>
      <w:r w:rsidR="00E81310" w:rsidRPr="0023460A">
        <w:rPr>
          <w:rFonts w:ascii="Times New Roman" w:hAnsi="Times New Roman" w:cs="Times New Roman"/>
          <w:sz w:val="24"/>
          <w:szCs w:val="24"/>
          <w:highlight w:val="cyan"/>
        </w:rPr>
        <w:t xml:space="preserve"> et al., 2023; </w:t>
      </w:r>
      <w:proofErr w:type="spellStart"/>
      <w:r w:rsidR="00E81310" w:rsidRPr="0023460A">
        <w:rPr>
          <w:rFonts w:ascii="Times New Roman" w:hAnsi="Times New Roman" w:cs="Times New Roman"/>
          <w:sz w:val="24"/>
          <w:szCs w:val="24"/>
          <w:highlight w:val="cyan"/>
        </w:rPr>
        <w:t>Kalaitzaki</w:t>
      </w:r>
      <w:proofErr w:type="spellEnd"/>
      <w:r w:rsidR="00E81310" w:rsidRPr="0023460A">
        <w:rPr>
          <w:rFonts w:ascii="Times New Roman" w:hAnsi="Times New Roman" w:cs="Times New Roman"/>
          <w:sz w:val="24"/>
          <w:szCs w:val="24"/>
          <w:highlight w:val="cyan"/>
        </w:rPr>
        <w:t xml:space="preserve"> et al., 2024</w:t>
      </w:r>
      <w:r w:rsidR="00E81310" w:rsidRPr="0871E881">
        <w:rPr>
          <w:rFonts w:ascii="Times New Roman" w:hAnsi="Times New Roman" w:cs="Times New Roman"/>
          <w:sz w:val="24"/>
          <w:szCs w:val="24"/>
          <w:highlight w:val="yellow"/>
        </w:rPr>
        <w:t>), seven in Italy (</w:t>
      </w:r>
      <w:proofErr w:type="spellStart"/>
      <w:r w:rsidR="00E81310" w:rsidRPr="0023460A">
        <w:rPr>
          <w:rFonts w:ascii="Times New Roman" w:hAnsi="Times New Roman" w:cs="Times New Roman"/>
          <w:sz w:val="24"/>
          <w:szCs w:val="24"/>
          <w:highlight w:val="cyan"/>
        </w:rPr>
        <w:t>Cardinali</w:t>
      </w:r>
      <w:proofErr w:type="spellEnd"/>
      <w:r w:rsidR="00E81310" w:rsidRPr="0023460A">
        <w:rPr>
          <w:rFonts w:ascii="Times New Roman" w:hAnsi="Times New Roman" w:cs="Times New Roman"/>
          <w:sz w:val="24"/>
          <w:szCs w:val="24"/>
          <w:highlight w:val="cyan"/>
        </w:rPr>
        <w:t xml:space="preserve"> et al., 2023; Carola et al., 2022; Castiglioni et al., 2023; Fino et al., 2023; </w:t>
      </w:r>
      <w:proofErr w:type="spellStart"/>
      <w:r w:rsidR="00E81310" w:rsidRPr="0023460A">
        <w:rPr>
          <w:rFonts w:ascii="Times New Roman" w:hAnsi="Times New Roman" w:cs="Times New Roman"/>
          <w:sz w:val="24"/>
          <w:szCs w:val="24"/>
          <w:highlight w:val="cyan"/>
        </w:rPr>
        <w:t>Gaboardi</w:t>
      </w:r>
      <w:proofErr w:type="spellEnd"/>
      <w:r w:rsidR="00E81310" w:rsidRPr="0023460A">
        <w:rPr>
          <w:rFonts w:ascii="Times New Roman" w:hAnsi="Times New Roman" w:cs="Times New Roman"/>
          <w:sz w:val="24"/>
          <w:szCs w:val="24"/>
          <w:highlight w:val="cyan"/>
        </w:rPr>
        <w:t xml:space="preserve"> et al., 2024; </w:t>
      </w:r>
      <w:proofErr w:type="spellStart"/>
      <w:r w:rsidR="00E81310" w:rsidRPr="0023460A">
        <w:rPr>
          <w:rFonts w:ascii="Times New Roman" w:hAnsi="Times New Roman" w:cs="Times New Roman"/>
          <w:sz w:val="24"/>
          <w:szCs w:val="24"/>
          <w:highlight w:val="cyan"/>
        </w:rPr>
        <w:t>Gesi</w:t>
      </w:r>
      <w:proofErr w:type="spellEnd"/>
      <w:r w:rsidR="00E81310" w:rsidRPr="0023460A">
        <w:rPr>
          <w:rFonts w:ascii="Times New Roman" w:hAnsi="Times New Roman" w:cs="Times New Roman"/>
          <w:sz w:val="24"/>
          <w:szCs w:val="24"/>
          <w:highlight w:val="cyan"/>
        </w:rPr>
        <w:t xml:space="preserve"> et al., 2024; </w:t>
      </w:r>
      <w:proofErr w:type="spellStart"/>
      <w:r w:rsidR="00E81310" w:rsidRPr="0023460A">
        <w:rPr>
          <w:rFonts w:ascii="Times New Roman" w:hAnsi="Times New Roman" w:cs="Times New Roman"/>
          <w:sz w:val="24"/>
          <w:szCs w:val="24"/>
          <w:highlight w:val="cyan"/>
        </w:rPr>
        <w:t>Lafuenti</w:t>
      </w:r>
      <w:proofErr w:type="spellEnd"/>
      <w:r w:rsidR="00E81310" w:rsidRPr="0023460A">
        <w:rPr>
          <w:rFonts w:ascii="Times New Roman" w:hAnsi="Times New Roman" w:cs="Times New Roman"/>
          <w:sz w:val="24"/>
          <w:szCs w:val="24"/>
          <w:highlight w:val="cyan"/>
        </w:rPr>
        <w:t xml:space="preserve"> et al., 2024; </w:t>
      </w:r>
      <w:proofErr w:type="spellStart"/>
      <w:r w:rsidR="00E81310" w:rsidRPr="0023460A">
        <w:rPr>
          <w:rFonts w:ascii="Times New Roman" w:hAnsi="Times New Roman" w:cs="Times New Roman"/>
          <w:sz w:val="24"/>
          <w:szCs w:val="24"/>
          <w:highlight w:val="cyan"/>
        </w:rPr>
        <w:t>Ottavani</w:t>
      </w:r>
      <w:proofErr w:type="spellEnd"/>
      <w:r w:rsidR="00E81310" w:rsidRPr="0023460A">
        <w:rPr>
          <w:rFonts w:ascii="Times New Roman" w:hAnsi="Times New Roman" w:cs="Times New Roman"/>
          <w:sz w:val="24"/>
          <w:szCs w:val="24"/>
          <w:highlight w:val="cyan"/>
        </w:rPr>
        <w:t xml:space="preserve"> et al., 2024</w:t>
      </w:r>
      <w:r w:rsidR="00E81310" w:rsidRPr="0871E881">
        <w:rPr>
          <w:rFonts w:ascii="Times New Roman" w:hAnsi="Times New Roman" w:cs="Times New Roman"/>
          <w:sz w:val="24"/>
          <w:szCs w:val="24"/>
          <w:highlight w:val="yellow"/>
        </w:rPr>
        <w:t>), two in Poland (</w:t>
      </w:r>
      <w:r w:rsidR="00E81310" w:rsidRPr="0023460A">
        <w:rPr>
          <w:rFonts w:ascii="Times New Roman" w:hAnsi="Times New Roman" w:cs="Times New Roman"/>
          <w:sz w:val="24"/>
          <w:szCs w:val="24"/>
          <w:highlight w:val="cyan"/>
        </w:rPr>
        <w:t>Nowicki et al., 2024; Zurko et al., 2022)</w:t>
      </w:r>
      <w:r w:rsidR="00B96C5B" w:rsidRPr="0023460A">
        <w:rPr>
          <w:rFonts w:ascii="Times New Roman" w:hAnsi="Times New Roman" w:cs="Times New Roman"/>
          <w:sz w:val="24"/>
          <w:szCs w:val="24"/>
          <w:highlight w:val="cyan"/>
        </w:rPr>
        <w:t xml:space="preserve">, </w:t>
      </w:r>
      <w:r w:rsidR="00472099" w:rsidRPr="0023460A">
        <w:rPr>
          <w:rFonts w:ascii="Times New Roman" w:hAnsi="Times New Roman" w:cs="Times New Roman"/>
          <w:sz w:val="24"/>
          <w:szCs w:val="24"/>
          <w:highlight w:val="cyan"/>
        </w:rPr>
        <w:t>two in Spain (Moreno-Jimenez et al., 2021; Vazquez et al., 2021</w:t>
      </w:r>
      <w:r w:rsidR="00472099" w:rsidRPr="0871E881">
        <w:rPr>
          <w:rFonts w:ascii="Times New Roman" w:hAnsi="Times New Roman" w:cs="Times New Roman"/>
          <w:sz w:val="24"/>
          <w:szCs w:val="24"/>
          <w:highlight w:val="yellow"/>
        </w:rPr>
        <w:t>), ten in the United States (</w:t>
      </w:r>
      <w:r w:rsidR="00472099" w:rsidRPr="0023460A">
        <w:rPr>
          <w:rFonts w:ascii="Times New Roman" w:hAnsi="Times New Roman" w:cs="Times New Roman"/>
          <w:sz w:val="24"/>
          <w:szCs w:val="24"/>
          <w:highlight w:val="cyan"/>
        </w:rPr>
        <w:t xml:space="preserve">Chen et al., 2021; </w:t>
      </w:r>
      <w:proofErr w:type="spellStart"/>
      <w:r w:rsidR="00472099" w:rsidRPr="0023460A">
        <w:rPr>
          <w:rFonts w:ascii="Times New Roman" w:hAnsi="Times New Roman" w:cs="Times New Roman"/>
          <w:sz w:val="24"/>
          <w:szCs w:val="24"/>
          <w:highlight w:val="cyan"/>
        </w:rPr>
        <w:t>Deitz</w:t>
      </w:r>
      <w:proofErr w:type="spellEnd"/>
      <w:r w:rsidR="00472099" w:rsidRPr="0023460A">
        <w:rPr>
          <w:rFonts w:ascii="Times New Roman" w:hAnsi="Times New Roman" w:cs="Times New Roman"/>
          <w:sz w:val="24"/>
          <w:szCs w:val="24"/>
          <w:highlight w:val="cyan"/>
        </w:rPr>
        <w:t>, 2024; Liu et al., 2024; Morales et al., 2023; Northfield &amp; Johnston, 2021; Pfeiffer et al., 2023; Tu et al., 2023; Willey et al., 2022; Zhang et al., 2021; Zhou et al., 2020</w:t>
      </w:r>
      <w:r w:rsidR="00472099" w:rsidRPr="0871E881">
        <w:rPr>
          <w:rFonts w:ascii="Times New Roman" w:hAnsi="Times New Roman" w:cs="Times New Roman"/>
          <w:sz w:val="24"/>
          <w:szCs w:val="24"/>
          <w:highlight w:val="yellow"/>
        </w:rPr>
        <w:t>), and three in the United Kingdom (</w:t>
      </w:r>
      <w:proofErr w:type="spellStart"/>
      <w:r w:rsidR="00472099" w:rsidRPr="0023460A">
        <w:rPr>
          <w:rFonts w:ascii="Times New Roman" w:hAnsi="Times New Roman" w:cs="Times New Roman"/>
          <w:sz w:val="24"/>
          <w:szCs w:val="24"/>
          <w:highlight w:val="cyan"/>
        </w:rPr>
        <w:t>Barnicot</w:t>
      </w:r>
      <w:proofErr w:type="spellEnd"/>
      <w:r w:rsidR="00472099" w:rsidRPr="0023460A">
        <w:rPr>
          <w:rFonts w:ascii="Times New Roman" w:hAnsi="Times New Roman" w:cs="Times New Roman"/>
          <w:sz w:val="24"/>
          <w:szCs w:val="24"/>
          <w:highlight w:val="cyan"/>
        </w:rPr>
        <w:t xml:space="preserve"> et al., 2023; Lewis et al., 2022; Read et al., 2023</w:t>
      </w:r>
      <w:r w:rsidR="00472099" w:rsidRPr="0871E881">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In addition, Canada, France, Norway, Switzerland, had one study each (</w:t>
      </w:r>
      <w:proofErr w:type="spellStart"/>
      <w:r w:rsidR="00B96C5B" w:rsidRPr="0023460A">
        <w:rPr>
          <w:rFonts w:ascii="Times New Roman" w:hAnsi="Times New Roman" w:cs="Times New Roman"/>
          <w:sz w:val="24"/>
          <w:szCs w:val="24"/>
          <w:highlight w:val="cyan"/>
        </w:rPr>
        <w:t>Uziel</w:t>
      </w:r>
      <w:proofErr w:type="spellEnd"/>
      <w:r w:rsidR="00B96C5B" w:rsidRPr="0023460A">
        <w:rPr>
          <w:rFonts w:ascii="Times New Roman" w:hAnsi="Times New Roman" w:cs="Times New Roman"/>
          <w:sz w:val="24"/>
          <w:szCs w:val="24"/>
          <w:highlight w:val="cyan"/>
        </w:rPr>
        <w:t xml:space="preserve"> et al., 2021; </w:t>
      </w:r>
      <w:proofErr w:type="spellStart"/>
      <w:r w:rsidR="00B96C5B" w:rsidRPr="0023460A">
        <w:rPr>
          <w:rFonts w:ascii="Times New Roman" w:hAnsi="Times New Roman" w:cs="Times New Roman"/>
          <w:sz w:val="24"/>
          <w:szCs w:val="24"/>
          <w:highlight w:val="cyan"/>
        </w:rPr>
        <w:t>Petrocchi</w:t>
      </w:r>
      <w:proofErr w:type="spellEnd"/>
      <w:r w:rsidR="00B96C5B" w:rsidRPr="0023460A">
        <w:rPr>
          <w:rFonts w:ascii="Times New Roman" w:hAnsi="Times New Roman" w:cs="Times New Roman"/>
          <w:sz w:val="24"/>
          <w:szCs w:val="24"/>
          <w:highlight w:val="cyan"/>
        </w:rPr>
        <w:t xml:space="preserve"> et al., 2023; </w:t>
      </w:r>
      <w:proofErr w:type="spellStart"/>
      <w:r w:rsidR="00B96C5B" w:rsidRPr="0023460A">
        <w:rPr>
          <w:rFonts w:ascii="Times New Roman" w:hAnsi="Times New Roman" w:cs="Times New Roman"/>
          <w:sz w:val="24"/>
          <w:szCs w:val="24"/>
          <w:highlight w:val="cyan"/>
        </w:rPr>
        <w:t>Ulset</w:t>
      </w:r>
      <w:proofErr w:type="spellEnd"/>
      <w:r w:rsidR="00B96C5B" w:rsidRPr="0023460A">
        <w:rPr>
          <w:rFonts w:ascii="Times New Roman" w:hAnsi="Times New Roman" w:cs="Times New Roman"/>
          <w:sz w:val="24"/>
          <w:szCs w:val="24"/>
          <w:highlight w:val="cyan"/>
        </w:rPr>
        <w:t xml:space="preserve"> &amp; von </w:t>
      </w:r>
      <w:proofErr w:type="spellStart"/>
      <w:r w:rsidR="00B96C5B" w:rsidRPr="0023460A">
        <w:rPr>
          <w:rFonts w:ascii="Times New Roman" w:hAnsi="Times New Roman" w:cs="Times New Roman"/>
          <w:sz w:val="24"/>
          <w:szCs w:val="24"/>
          <w:highlight w:val="cyan"/>
        </w:rPr>
        <w:t>Soest</w:t>
      </w:r>
      <w:proofErr w:type="spellEnd"/>
      <w:r w:rsidR="00B96C5B" w:rsidRPr="0023460A">
        <w:rPr>
          <w:rFonts w:ascii="Times New Roman" w:hAnsi="Times New Roman" w:cs="Times New Roman"/>
          <w:sz w:val="24"/>
          <w:szCs w:val="24"/>
          <w:highlight w:val="cyan"/>
        </w:rPr>
        <w:t xml:space="preserve">, 2022; </w:t>
      </w:r>
      <w:proofErr w:type="spellStart"/>
      <w:r w:rsidR="00B96C5B" w:rsidRPr="0023460A">
        <w:rPr>
          <w:rFonts w:ascii="Times New Roman" w:hAnsi="Times New Roman" w:cs="Times New Roman"/>
          <w:sz w:val="24"/>
          <w:szCs w:val="24"/>
          <w:highlight w:val="cyan"/>
        </w:rPr>
        <w:t>Uziel</w:t>
      </w:r>
      <w:proofErr w:type="spellEnd"/>
      <w:r w:rsidR="00B96C5B" w:rsidRPr="0023460A">
        <w:rPr>
          <w:rFonts w:ascii="Times New Roman" w:hAnsi="Times New Roman" w:cs="Times New Roman"/>
          <w:sz w:val="24"/>
          <w:szCs w:val="24"/>
          <w:highlight w:val="cyan"/>
        </w:rPr>
        <w:t xml:space="preserve"> et al., 2021</w:t>
      </w:r>
      <w:r w:rsidR="003D4B8D" w:rsidRPr="0023460A">
        <w:rPr>
          <w:rFonts w:ascii="Times New Roman" w:hAnsi="Times New Roman" w:cs="Times New Roman"/>
          <w:sz w:val="24"/>
          <w:szCs w:val="24"/>
          <w:highlight w:val="cyan"/>
        </w:rPr>
        <w:t xml:space="preserve"> Put all in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lastRenderedPageBreak/>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 (</w:t>
      </w:r>
      <w:proofErr w:type="spellStart"/>
      <w:r w:rsidR="00B872B8" w:rsidRPr="0023460A">
        <w:rPr>
          <w:rFonts w:ascii="Times New Roman" w:hAnsi="Times New Roman" w:cs="Times New Roman"/>
          <w:sz w:val="24"/>
          <w:szCs w:val="24"/>
          <w:highlight w:val="cyan"/>
        </w:rPr>
        <w:t>Adjorlolo</w:t>
      </w:r>
      <w:proofErr w:type="spellEnd"/>
      <w:r w:rsidR="00B872B8" w:rsidRPr="0023460A">
        <w:rPr>
          <w:rFonts w:ascii="Times New Roman" w:hAnsi="Times New Roman" w:cs="Times New Roman"/>
          <w:sz w:val="24"/>
          <w:szCs w:val="24"/>
          <w:highlight w:val="cyan"/>
        </w:rPr>
        <w:t xml:space="preserve"> et al., 202</w:t>
      </w:r>
      <w:r w:rsidR="00B872B8" w:rsidRPr="00D04FF8">
        <w:rPr>
          <w:rFonts w:ascii="Times New Roman" w:hAnsi="Times New Roman" w:cs="Times New Roman"/>
          <w:sz w:val="24"/>
          <w:szCs w:val="24"/>
          <w:highlight w:val="yellow"/>
        </w:rPr>
        <w:t xml:space="preserve">2), </w:t>
      </w:r>
      <w:r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Pr="006E5FA1">
        <w:rPr>
          <w:rFonts w:ascii="Times New Roman" w:hAnsi="Times New Roman" w:cs="Times New Roman"/>
          <w:sz w:val="24"/>
          <w:szCs w:val="24"/>
          <w:highlight w:val="yellow"/>
        </w:rPr>
        <w:t xml:space="preserve"> and Israel (</w:t>
      </w:r>
      <w:proofErr w:type="spellStart"/>
      <w:r w:rsidR="63F15819" w:rsidRPr="0023460A">
        <w:rPr>
          <w:rFonts w:ascii="Times New Roman" w:hAnsi="Times New Roman" w:cs="Times New Roman"/>
          <w:sz w:val="24"/>
          <w:szCs w:val="24"/>
          <w:highlight w:val="cyan"/>
          <w:u w:val="single"/>
        </w:rPr>
        <w:t>Akdag</w:t>
      </w:r>
      <w:proofErr w:type="spellEnd"/>
      <w:r w:rsidR="63F15819" w:rsidRPr="0023460A">
        <w:rPr>
          <w:rFonts w:ascii="Times New Roman" w:hAnsi="Times New Roman" w:cs="Times New Roman"/>
          <w:sz w:val="24"/>
          <w:szCs w:val="24"/>
          <w:highlight w:val="cyan"/>
          <w:u w:val="single"/>
        </w:rPr>
        <w:t xml:space="preserve"> et al., 2023; </w:t>
      </w:r>
      <w:proofErr w:type="spellStart"/>
      <w:r w:rsidR="63F15819" w:rsidRPr="0023460A">
        <w:rPr>
          <w:rFonts w:ascii="Times New Roman" w:hAnsi="Times New Roman" w:cs="Times New Roman"/>
          <w:sz w:val="24"/>
          <w:szCs w:val="24"/>
          <w:highlight w:val="cyan"/>
          <w:u w:val="single"/>
        </w:rPr>
        <w:t>Atay</w:t>
      </w:r>
      <w:proofErr w:type="spellEnd"/>
      <w:r w:rsidR="63F15819" w:rsidRPr="0023460A">
        <w:rPr>
          <w:rFonts w:ascii="Times New Roman" w:hAnsi="Times New Roman" w:cs="Times New Roman"/>
          <w:sz w:val="24"/>
          <w:szCs w:val="24"/>
          <w:highlight w:val="cyan"/>
          <w:u w:val="single"/>
        </w:rPr>
        <w:t xml:space="preserve"> et al., 2023; </w:t>
      </w:r>
      <w:proofErr w:type="spellStart"/>
      <w:r w:rsidRPr="0023460A">
        <w:rPr>
          <w:rFonts w:ascii="Times New Roman" w:hAnsi="Times New Roman" w:cs="Times New Roman"/>
          <w:sz w:val="24"/>
          <w:szCs w:val="24"/>
          <w:highlight w:val="cyan"/>
          <w:u w:val="single"/>
        </w:rPr>
        <w:t>Arnout</w:t>
      </w:r>
      <w:proofErr w:type="spellEnd"/>
      <w:r w:rsidRPr="0023460A">
        <w:rPr>
          <w:rFonts w:ascii="Times New Roman" w:hAnsi="Times New Roman" w:cs="Times New Roman"/>
          <w:sz w:val="24"/>
          <w:szCs w:val="24"/>
          <w:highlight w:val="cyan"/>
          <w:u w:val="single"/>
        </w:rPr>
        <w:t xml:space="preserve"> &amp; Al-</w:t>
      </w:r>
      <w:proofErr w:type="spellStart"/>
      <w:r w:rsidRPr="0023460A">
        <w:rPr>
          <w:rFonts w:ascii="Times New Roman" w:hAnsi="Times New Roman" w:cs="Times New Roman"/>
          <w:sz w:val="24"/>
          <w:szCs w:val="24"/>
          <w:highlight w:val="cyan"/>
          <w:u w:val="single"/>
        </w:rPr>
        <w:t>Sufyani</w:t>
      </w:r>
      <w:proofErr w:type="spellEnd"/>
      <w:r w:rsidRPr="0023460A">
        <w:rPr>
          <w:rFonts w:ascii="Times New Roman" w:hAnsi="Times New Roman" w:cs="Times New Roman"/>
          <w:sz w:val="24"/>
          <w:szCs w:val="24"/>
          <w:highlight w:val="cyan"/>
          <w:u w:val="single"/>
        </w:rPr>
        <w:t>, 2021; Chasson et al., 2022; Das et al., 2023;</w:t>
      </w:r>
      <w:r w:rsidR="379EDB42" w:rsidRPr="0023460A">
        <w:rPr>
          <w:rFonts w:ascii="Times New Roman" w:hAnsi="Times New Roman" w:cs="Times New Roman"/>
          <w:sz w:val="24"/>
          <w:szCs w:val="24"/>
          <w:highlight w:val="cyan"/>
          <w:u w:val="single"/>
        </w:rPr>
        <w:t xml:space="preserve"> </w:t>
      </w:r>
      <w:proofErr w:type="spellStart"/>
      <w:r w:rsidR="379EDB42" w:rsidRPr="0023460A">
        <w:rPr>
          <w:rFonts w:ascii="Times New Roman" w:hAnsi="Times New Roman" w:cs="Times New Roman"/>
          <w:sz w:val="24"/>
          <w:szCs w:val="24"/>
          <w:highlight w:val="cyan"/>
          <w:u w:val="single"/>
        </w:rPr>
        <w:t>Dahan</w:t>
      </w:r>
      <w:proofErr w:type="spellEnd"/>
      <w:r w:rsidR="379EDB42" w:rsidRPr="0023460A">
        <w:rPr>
          <w:rFonts w:ascii="Times New Roman" w:hAnsi="Times New Roman" w:cs="Times New Roman"/>
          <w:sz w:val="24"/>
          <w:szCs w:val="24"/>
          <w:highlight w:val="cyan"/>
          <w:u w:val="single"/>
        </w:rPr>
        <w:t xml:space="preserve"> et al., 2022; </w:t>
      </w:r>
      <w:r w:rsidRPr="0023460A">
        <w:rPr>
          <w:rFonts w:ascii="Times New Roman" w:hAnsi="Times New Roman" w:cs="Times New Roman"/>
          <w:sz w:val="24"/>
          <w:szCs w:val="24"/>
          <w:highlight w:val="cyan"/>
          <w:u w:val="single"/>
        </w:rPr>
        <w:t xml:space="preserve"> El-Khoury </w:t>
      </w:r>
      <w:proofErr w:type="spellStart"/>
      <w:r w:rsidRPr="0023460A">
        <w:rPr>
          <w:rFonts w:ascii="Times New Roman" w:hAnsi="Times New Roman" w:cs="Times New Roman"/>
          <w:sz w:val="24"/>
          <w:szCs w:val="24"/>
          <w:highlight w:val="cyan"/>
          <w:u w:val="single"/>
        </w:rPr>
        <w:t>Malhame</w:t>
      </w:r>
      <w:proofErr w:type="spellEnd"/>
      <w:r w:rsidRPr="0023460A">
        <w:rPr>
          <w:rFonts w:ascii="Times New Roman" w:hAnsi="Times New Roman" w:cs="Times New Roman"/>
          <w:sz w:val="24"/>
          <w:szCs w:val="24"/>
          <w:highlight w:val="cyan"/>
          <w:u w:val="single"/>
        </w:rPr>
        <w:t xml:space="preserve"> et al., 2023; Gul et al., 2023;</w:t>
      </w:r>
      <w:r w:rsidR="582D9556" w:rsidRPr="0023460A">
        <w:rPr>
          <w:rFonts w:ascii="Times New Roman" w:hAnsi="Times New Roman" w:cs="Times New Roman"/>
          <w:sz w:val="24"/>
          <w:szCs w:val="24"/>
          <w:highlight w:val="cyan"/>
          <w:u w:val="single"/>
        </w:rPr>
        <w:t xml:space="preserve"> </w:t>
      </w:r>
      <w:r w:rsidR="143EDE50" w:rsidRPr="0023460A">
        <w:rPr>
          <w:rFonts w:ascii="Times New Roman" w:hAnsi="Times New Roman" w:cs="Times New Roman"/>
          <w:sz w:val="24"/>
          <w:szCs w:val="24"/>
          <w:highlight w:val="cyan"/>
          <w:u w:val="single"/>
        </w:rPr>
        <w:t xml:space="preserve">Kowalski et al., 2021; </w:t>
      </w:r>
      <w:proofErr w:type="spellStart"/>
      <w:r w:rsidR="582D9556" w:rsidRPr="0023460A">
        <w:rPr>
          <w:rFonts w:ascii="Times New Roman" w:hAnsi="Times New Roman" w:cs="Times New Roman"/>
          <w:sz w:val="24"/>
          <w:szCs w:val="24"/>
          <w:highlight w:val="cyan"/>
          <w:u w:val="single"/>
        </w:rPr>
        <w:t>Levinsky</w:t>
      </w:r>
      <w:proofErr w:type="spellEnd"/>
      <w:r w:rsidR="582D9556" w:rsidRPr="0023460A">
        <w:rPr>
          <w:rFonts w:ascii="Times New Roman" w:hAnsi="Times New Roman" w:cs="Times New Roman"/>
          <w:sz w:val="24"/>
          <w:szCs w:val="24"/>
          <w:highlight w:val="cyan"/>
          <w:u w:val="single"/>
        </w:rPr>
        <w:t xml:space="preserve"> et al., 2024; </w:t>
      </w:r>
      <w:proofErr w:type="spellStart"/>
      <w:r w:rsidR="582D9556" w:rsidRPr="0023460A">
        <w:rPr>
          <w:rFonts w:ascii="Times New Roman" w:hAnsi="Times New Roman" w:cs="Times New Roman"/>
          <w:sz w:val="24"/>
          <w:szCs w:val="24"/>
          <w:highlight w:val="cyan"/>
          <w:u w:val="single"/>
        </w:rPr>
        <w:t>Ozonder</w:t>
      </w:r>
      <w:proofErr w:type="spellEnd"/>
      <w:r w:rsidR="582D9556" w:rsidRPr="0023460A">
        <w:rPr>
          <w:rFonts w:ascii="Times New Roman" w:hAnsi="Times New Roman" w:cs="Times New Roman"/>
          <w:sz w:val="24"/>
          <w:szCs w:val="24"/>
          <w:highlight w:val="cyan"/>
          <w:u w:val="single"/>
        </w:rPr>
        <w:t xml:space="preserve"> et</w:t>
      </w:r>
      <w:r w:rsidR="62435C18" w:rsidRPr="0023460A">
        <w:rPr>
          <w:rFonts w:ascii="Times New Roman" w:hAnsi="Times New Roman" w:cs="Times New Roman"/>
          <w:sz w:val="24"/>
          <w:szCs w:val="24"/>
          <w:highlight w:val="cyan"/>
          <w:u w:val="single"/>
        </w:rPr>
        <w:t xml:space="preserve"> al., 2023; </w:t>
      </w:r>
      <w:proofErr w:type="spellStart"/>
      <w:r w:rsidR="5AF07DA4" w:rsidRPr="0023460A">
        <w:rPr>
          <w:rFonts w:ascii="Times New Roman" w:hAnsi="Times New Roman" w:cs="Times New Roman"/>
          <w:sz w:val="24"/>
          <w:szCs w:val="24"/>
          <w:highlight w:val="cyan"/>
          <w:u w:val="single"/>
        </w:rPr>
        <w:t>Paeizi</w:t>
      </w:r>
      <w:proofErr w:type="spellEnd"/>
      <w:r w:rsidR="5AF07DA4" w:rsidRPr="0023460A">
        <w:rPr>
          <w:rFonts w:ascii="Times New Roman" w:hAnsi="Times New Roman" w:cs="Times New Roman"/>
          <w:sz w:val="24"/>
          <w:szCs w:val="24"/>
          <w:highlight w:val="cyan"/>
          <w:u w:val="single"/>
        </w:rPr>
        <w:t xml:space="preserve"> et al., 2024; </w:t>
      </w:r>
      <w:proofErr w:type="spellStart"/>
      <w:r w:rsidR="62435C18" w:rsidRPr="0023460A">
        <w:rPr>
          <w:rFonts w:ascii="Times New Roman" w:hAnsi="Times New Roman" w:cs="Times New Roman"/>
          <w:sz w:val="24"/>
          <w:szCs w:val="24"/>
          <w:highlight w:val="cyan"/>
          <w:u w:val="single"/>
        </w:rPr>
        <w:t>Sarialioglu</w:t>
      </w:r>
      <w:proofErr w:type="spellEnd"/>
      <w:r w:rsidR="62435C18" w:rsidRPr="0023460A">
        <w:rPr>
          <w:rFonts w:ascii="Times New Roman" w:hAnsi="Times New Roman" w:cs="Times New Roman"/>
          <w:sz w:val="24"/>
          <w:szCs w:val="24"/>
          <w:highlight w:val="cyan"/>
          <w:u w:val="single"/>
        </w:rPr>
        <w:t xml:space="preserve"> et al., 2022;</w:t>
      </w:r>
      <w:r w:rsidR="7716EB9C" w:rsidRPr="0023460A">
        <w:rPr>
          <w:rFonts w:ascii="Times New Roman" w:hAnsi="Times New Roman" w:cs="Times New Roman"/>
          <w:sz w:val="24"/>
          <w:szCs w:val="24"/>
          <w:highlight w:val="cyan"/>
          <w:u w:val="single"/>
        </w:rPr>
        <w:t xml:space="preserve"> </w:t>
      </w:r>
      <w:proofErr w:type="spellStart"/>
      <w:r w:rsidR="7716EB9C" w:rsidRPr="0023460A">
        <w:rPr>
          <w:rFonts w:ascii="Times New Roman" w:hAnsi="Times New Roman" w:cs="Times New Roman"/>
          <w:sz w:val="24"/>
          <w:szCs w:val="24"/>
          <w:highlight w:val="cyan"/>
          <w:u w:val="single"/>
        </w:rPr>
        <w:t>Uziel</w:t>
      </w:r>
      <w:proofErr w:type="spellEnd"/>
      <w:r w:rsidR="7716EB9C" w:rsidRPr="0023460A">
        <w:rPr>
          <w:rFonts w:ascii="Times New Roman" w:hAnsi="Times New Roman" w:cs="Times New Roman"/>
          <w:sz w:val="24"/>
          <w:szCs w:val="24"/>
          <w:highlight w:val="cyan"/>
          <w:u w:val="single"/>
        </w:rPr>
        <w:t xml:space="preserve"> et al., 2021; Veronese et al., 2022;</w:t>
      </w:r>
      <w:r w:rsidRPr="0023460A">
        <w:rPr>
          <w:rFonts w:ascii="Times New Roman" w:hAnsi="Times New Roman" w:cs="Times New Roman"/>
          <w:sz w:val="24"/>
          <w:szCs w:val="24"/>
          <w:highlight w:val="cyan"/>
          <w:u w:val="single"/>
        </w:rPr>
        <w:t xml:space="preserve"> </w:t>
      </w:r>
      <w:proofErr w:type="spellStart"/>
      <w:r w:rsidRPr="0023460A">
        <w:rPr>
          <w:rFonts w:ascii="Times New Roman" w:hAnsi="Times New Roman" w:cs="Times New Roman"/>
          <w:sz w:val="24"/>
          <w:szCs w:val="24"/>
          <w:highlight w:val="cyan"/>
          <w:u w:val="single"/>
        </w:rPr>
        <w:t>Yildiz</w:t>
      </w:r>
      <w:proofErr w:type="spellEnd"/>
      <w:r w:rsidRPr="0023460A">
        <w:rPr>
          <w:rFonts w:ascii="Times New Roman" w:hAnsi="Times New Roman" w:cs="Times New Roman"/>
          <w:sz w:val="24"/>
          <w:szCs w:val="24"/>
          <w:highlight w:val="cyan"/>
          <w:u w:val="single"/>
        </w:rPr>
        <w:t>, 2021</w:t>
      </w:r>
      <w:r w:rsidR="6187E024" w:rsidRPr="0023460A">
        <w:rPr>
          <w:rFonts w:ascii="Times New Roman" w:hAnsi="Times New Roman" w:cs="Times New Roman"/>
          <w:sz w:val="24"/>
          <w:szCs w:val="24"/>
          <w:highlight w:val="cyan"/>
          <w:u w:val="single"/>
        </w:rPr>
        <w:t>; Yilmaz-</w:t>
      </w:r>
      <w:proofErr w:type="spellStart"/>
      <w:r w:rsidR="6187E024" w:rsidRPr="0023460A">
        <w:rPr>
          <w:rFonts w:ascii="Times New Roman" w:hAnsi="Times New Roman" w:cs="Times New Roman"/>
          <w:sz w:val="24"/>
          <w:szCs w:val="24"/>
          <w:highlight w:val="cyan"/>
          <w:u w:val="single"/>
        </w:rPr>
        <w:t>Karaman</w:t>
      </w:r>
      <w:proofErr w:type="spellEnd"/>
      <w:r w:rsidR="6187E024" w:rsidRPr="0023460A">
        <w:rPr>
          <w:rFonts w:ascii="Times New Roman" w:hAnsi="Times New Roman" w:cs="Times New Roman"/>
          <w:sz w:val="24"/>
          <w:szCs w:val="24"/>
          <w:highlight w:val="cyan"/>
          <w:u w:val="single"/>
        </w:rPr>
        <w:t xml:space="preserve"> et al., 2023</w:t>
      </w:r>
      <w:r w:rsidRPr="006E5FA1">
        <w:rPr>
          <w:rFonts w:ascii="Times New Roman" w:hAnsi="Times New Roman" w:cs="Times New Roman"/>
          <w:sz w:val="24"/>
          <w:szCs w:val="24"/>
          <w:highlight w:val="yellow"/>
        </w:rPr>
        <w:t>),</w:t>
      </w:r>
      <w:r w:rsidR="00487557">
        <w:rPr>
          <w:rFonts w:ascii="Times New Roman" w:hAnsi="Times New Roman" w:cs="Times New Roman"/>
          <w:sz w:val="24"/>
          <w:szCs w:val="24"/>
          <w:highlight w:val="yellow"/>
        </w:rPr>
        <w:t xml:space="preserve"> and</w:t>
      </w:r>
      <w:r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Pr="006E5FA1">
        <w:rPr>
          <w:rFonts w:ascii="Times New Roman" w:hAnsi="Times New Roman" w:cs="Times New Roman"/>
          <w:sz w:val="24"/>
          <w:szCs w:val="24"/>
          <w:highlight w:val="yellow"/>
        </w:rPr>
        <w:t>a (</w:t>
      </w:r>
      <w:r w:rsidR="645B0C0A" w:rsidRPr="0023460A">
        <w:rPr>
          <w:rFonts w:ascii="Times New Roman" w:hAnsi="Times New Roman" w:cs="Times New Roman"/>
          <w:sz w:val="24"/>
          <w:szCs w:val="24"/>
          <w:highlight w:val="cyan"/>
        </w:rPr>
        <w:t xml:space="preserve">Azman et al., 2023; </w:t>
      </w:r>
      <w:r w:rsidRPr="0023460A">
        <w:rPr>
          <w:rFonts w:ascii="Times New Roman" w:hAnsi="Times New Roman" w:cs="Times New Roman"/>
          <w:sz w:val="24"/>
          <w:szCs w:val="24"/>
          <w:highlight w:val="cyan"/>
        </w:rPr>
        <w:t xml:space="preserve">Bai et al., 2023; </w:t>
      </w:r>
      <w:r w:rsidR="439B4315" w:rsidRPr="0023460A">
        <w:rPr>
          <w:rFonts w:ascii="Times New Roman" w:hAnsi="Times New Roman" w:cs="Times New Roman"/>
          <w:sz w:val="24"/>
          <w:szCs w:val="24"/>
          <w:highlight w:val="cyan"/>
        </w:rPr>
        <w:t xml:space="preserve">Bai et al., 2024; </w:t>
      </w:r>
      <w:r w:rsidRPr="0023460A">
        <w:rPr>
          <w:rFonts w:ascii="Times New Roman" w:hAnsi="Times New Roman" w:cs="Times New Roman"/>
          <w:sz w:val="24"/>
          <w:szCs w:val="24"/>
          <w:highlight w:val="cyan"/>
        </w:rPr>
        <w:t xml:space="preserve">Chen &amp; Tang, 2021; </w:t>
      </w:r>
      <w:r w:rsidR="7BBCAEB8" w:rsidRPr="0023460A">
        <w:rPr>
          <w:rFonts w:ascii="Times New Roman" w:hAnsi="Times New Roman" w:cs="Times New Roman"/>
          <w:sz w:val="24"/>
          <w:szCs w:val="24"/>
          <w:highlight w:val="cyan"/>
        </w:rPr>
        <w:t xml:space="preserve">Cui et al., 2020; </w:t>
      </w:r>
      <w:r w:rsidR="60BE45A1" w:rsidRPr="0023460A">
        <w:rPr>
          <w:rFonts w:ascii="Times New Roman" w:hAnsi="Times New Roman" w:cs="Times New Roman"/>
          <w:sz w:val="24"/>
          <w:szCs w:val="24"/>
          <w:highlight w:val="cyan"/>
        </w:rPr>
        <w:t xml:space="preserve">Jiang et al., 2022; </w:t>
      </w:r>
      <w:r w:rsidRPr="0023460A">
        <w:rPr>
          <w:rFonts w:ascii="Times New Roman" w:hAnsi="Times New Roman" w:cs="Times New Roman"/>
          <w:sz w:val="24"/>
          <w:szCs w:val="24"/>
          <w:highlight w:val="cyan"/>
        </w:rPr>
        <w:t xml:space="preserve">Lan et al., 2023; Lau et al., 2021; </w:t>
      </w:r>
      <w:r w:rsidR="6CFD02C8" w:rsidRPr="0023460A">
        <w:rPr>
          <w:rFonts w:ascii="Times New Roman" w:hAnsi="Times New Roman" w:cs="Times New Roman"/>
          <w:sz w:val="24"/>
          <w:szCs w:val="24"/>
          <w:highlight w:val="cyan"/>
        </w:rPr>
        <w:t xml:space="preserve">Li et al., 2022; Liu et al., 2021; </w:t>
      </w:r>
      <w:r w:rsidR="3D10BB59" w:rsidRPr="0023460A">
        <w:rPr>
          <w:rFonts w:ascii="Times New Roman" w:hAnsi="Times New Roman" w:cs="Times New Roman"/>
          <w:sz w:val="24"/>
          <w:szCs w:val="24"/>
          <w:highlight w:val="cyan"/>
        </w:rPr>
        <w:t xml:space="preserve">Liu et al., 2024; </w:t>
      </w:r>
      <w:r w:rsidRPr="0023460A">
        <w:rPr>
          <w:rFonts w:ascii="Times New Roman" w:hAnsi="Times New Roman" w:cs="Times New Roman"/>
          <w:sz w:val="24"/>
          <w:szCs w:val="24"/>
          <w:highlight w:val="cyan"/>
        </w:rPr>
        <w:t xml:space="preserve">Lyu et al., 2021; Mo et al., 2022; </w:t>
      </w:r>
      <w:proofErr w:type="spellStart"/>
      <w:r w:rsidR="45CA873D" w:rsidRPr="0023460A">
        <w:rPr>
          <w:rFonts w:ascii="Times New Roman" w:hAnsi="Times New Roman" w:cs="Times New Roman"/>
          <w:sz w:val="24"/>
          <w:szCs w:val="24"/>
          <w:highlight w:val="cyan"/>
        </w:rPr>
        <w:t>Nie</w:t>
      </w:r>
      <w:proofErr w:type="spellEnd"/>
      <w:r w:rsidR="45CA873D" w:rsidRPr="0023460A">
        <w:rPr>
          <w:rFonts w:ascii="Times New Roman" w:hAnsi="Times New Roman" w:cs="Times New Roman"/>
          <w:sz w:val="24"/>
          <w:szCs w:val="24"/>
          <w:highlight w:val="cyan"/>
        </w:rPr>
        <w:t xml:space="preserve"> et al., 2021; </w:t>
      </w:r>
      <w:r w:rsidR="7D55BCC3" w:rsidRPr="0023460A">
        <w:rPr>
          <w:rFonts w:ascii="Times New Roman" w:hAnsi="Times New Roman" w:cs="Times New Roman"/>
          <w:sz w:val="24"/>
          <w:szCs w:val="24"/>
          <w:highlight w:val="cyan"/>
        </w:rPr>
        <w:t xml:space="preserve">Peng et al., 2021; Song et al., 2024; Sun et al., 2022; </w:t>
      </w:r>
      <w:r w:rsidRPr="0023460A">
        <w:rPr>
          <w:rFonts w:ascii="Times New Roman" w:hAnsi="Times New Roman" w:cs="Times New Roman"/>
          <w:sz w:val="24"/>
          <w:szCs w:val="24"/>
          <w:highlight w:val="cyan"/>
        </w:rPr>
        <w:t xml:space="preserve">Wang et al., 2023; </w:t>
      </w:r>
      <w:r w:rsidR="7D4A0D68" w:rsidRPr="0023460A">
        <w:rPr>
          <w:rFonts w:ascii="Times New Roman" w:hAnsi="Times New Roman" w:cs="Times New Roman"/>
          <w:sz w:val="24"/>
          <w:szCs w:val="24"/>
          <w:highlight w:val="cyan"/>
        </w:rPr>
        <w:t xml:space="preserve">Wu, 2024; </w:t>
      </w:r>
      <w:r w:rsidRPr="0023460A">
        <w:rPr>
          <w:rFonts w:ascii="Times New Roman" w:hAnsi="Times New Roman" w:cs="Times New Roman"/>
          <w:sz w:val="24"/>
          <w:szCs w:val="24"/>
          <w:highlight w:val="cyan"/>
        </w:rPr>
        <w:t>Yao et al., 2023; Yeung et al., 2022</w:t>
      </w:r>
      <w:r w:rsidR="7D49AC7A" w:rsidRPr="0023460A">
        <w:rPr>
          <w:rFonts w:ascii="Times New Roman" w:hAnsi="Times New Roman" w:cs="Times New Roman"/>
          <w:sz w:val="24"/>
          <w:szCs w:val="24"/>
          <w:highlight w:val="cyan"/>
        </w:rPr>
        <w:t>; Yim et al., 2022;  Zeng et al., 2023; Zhang et al., 2023</w:t>
      </w:r>
      <w:r w:rsidR="7D49AC7A" w:rsidRPr="006E5FA1">
        <w:rPr>
          <w:rFonts w:ascii="Times New Roman" w:hAnsi="Times New Roman" w:cs="Times New Roman"/>
          <w:sz w:val="24"/>
          <w:szCs w:val="24"/>
          <w:highlight w:val="yellow"/>
        </w:rPr>
        <w:t xml:space="preserve">; </w:t>
      </w:r>
      <w:r w:rsidR="00573F3D">
        <w:rPr>
          <w:rFonts w:ascii="Times New Roman" w:hAnsi="Times New Roman" w:cs="Times New Roman"/>
          <w:sz w:val="24"/>
          <w:szCs w:val="24"/>
          <w:highlight w:val="yellow"/>
        </w:rPr>
        <w:t>Table 1</w:t>
      </w:r>
      <w:r w:rsidRPr="006E5FA1">
        <w:rPr>
          <w:rFonts w:ascii="Times New Roman" w:hAnsi="Times New Roman" w:cs="Times New Roman"/>
          <w:sz w:val="24"/>
          <w:szCs w:val="24"/>
          <w:highlight w:val="yellow"/>
        </w:rPr>
        <w:t>).</w:t>
      </w:r>
      <w:r w:rsidRPr="006E5FA1">
        <w:rPr>
          <w:rFonts w:ascii="Times New Roman" w:hAnsi="Times New Roman" w:cs="Times New Roman"/>
          <w:sz w:val="24"/>
          <w:szCs w:val="24"/>
          <w:vertAlign w:val="superscript"/>
        </w:rPr>
        <w:t xml:space="preserve"> </w:t>
      </w:r>
      <w:r w:rsidRPr="00DC0B4B">
        <w:rPr>
          <w:rFonts w:ascii="Times New Roman" w:hAnsi="Times New Roman" w:cs="Times New Roman"/>
          <w:sz w:val="24"/>
          <w:szCs w:val="24"/>
        </w:rPr>
        <w:t>Included articles involved a variety of different types of people such</w:t>
      </w:r>
      <w:r w:rsidRPr="00DC0B4B">
        <w:rPr>
          <w:rFonts w:ascii="Times New Roman" w:hAnsi="Times New Roman" w:cs="Times New Roman"/>
          <w:sz w:val="24"/>
          <w:szCs w:val="24"/>
          <w:vertAlign w:val="superscript"/>
        </w:rPr>
        <w:t xml:space="preserve"> </w:t>
      </w:r>
      <w:r w:rsidRPr="00DC0B4B">
        <w:rPr>
          <w:rFonts w:ascii="Times New Roman" w:hAnsi="Times New Roman" w:cs="Times New Roman"/>
          <w:sz w:val="24"/>
          <w:szCs w:val="24"/>
        </w:rPr>
        <w:t>as patients and the general population(</w:t>
      </w:r>
      <w:proofErr w:type="spellStart"/>
      <w:r w:rsidRPr="0023460A">
        <w:rPr>
          <w:rFonts w:ascii="Times New Roman" w:hAnsi="Times New Roman" w:cs="Times New Roman"/>
          <w:sz w:val="24"/>
          <w:szCs w:val="24"/>
          <w:highlight w:val="cyan"/>
        </w:rPr>
        <w:t>Adjorlolo</w:t>
      </w:r>
      <w:proofErr w:type="spellEnd"/>
      <w:r w:rsidRPr="0023460A">
        <w:rPr>
          <w:rFonts w:ascii="Times New Roman" w:hAnsi="Times New Roman" w:cs="Times New Roman"/>
          <w:sz w:val="24"/>
          <w:szCs w:val="24"/>
          <w:highlight w:val="cyan"/>
        </w:rPr>
        <w:t xml:space="preserve"> et al.,2022;Arnout &amp; Al-Sufyani,2021;Castiglioni et al.,2023;Chen &amp; Tang,2021;Chen et al.,2020;El-Khoury </w:t>
      </w:r>
      <w:proofErr w:type="spellStart"/>
      <w:r w:rsidRPr="0023460A">
        <w:rPr>
          <w:rFonts w:ascii="Times New Roman" w:hAnsi="Times New Roman" w:cs="Times New Roman"/>
          <w:sz w:val="24"/>
          <w:szCs w:val="24"/>
          <w:highlight w:val="cyan"/>
        </w:rPr>
        <w:t>Malhame</w:t>
      </w:r>
      <w:proofErr w:type="spellEnd"/>
      <w:r w:rsidRPr="0023460A">
        <w:rPr>
          <w:rFonts w:ascii="Times New Roman" w:hAnsi="Times New Roman" w:cs="Times New Roman"/>
          <w:sz w:val="24"/>
          <w:szCs w:val="24"/>
          <w:highlight w:val="cyan"/>
        </w:rPr>
        <w:t xml:space="preserve"> et al.,2023;Gul et al.,2023;Kalaitzaki et al.,2022;Lau et al.,2021;Lewis et al.,2022;Northfield &amp; Johnston,2021;Ulset &amp; von Soest,2022;Vazquez et al.,2021;Willey et al., 2022; Zhou et al., 2020</w:t>
      </w:r>
      <w:r w:rsidRPr="00DC0B4B">
        <w:rPr>
          <w:rFonts w:ascii="Times New Roman" w:hAnsi="Times New Roman" w:cs="Times New Roman"/>
          <w:sz w:val="24"/>
          <w:szCs w:val="24"/>
        </w:rPr>
        <w:t>), nurses and medical doctors (</w:t>
      </w:r>
      <w:r w:rsidRPr="0023460A">
        <w:rPr>
          <w:rFonts w:ascii="Times New Roman" w:hAnsi="Times New Roman" w:cs="Times New Roman"/>
          <w:sz w:val="24"/>
          <w:szCs w:val="24"/>
          <w:highlight w:val="cyan"/>
        </w:rPr>
        <w:t>Bai et al.,2023;Barnicot et al.,2023;Chen et al.,2020;Das et al.,2023;Kalaitzaki et al.,2023;Lyu et al.,2021;Mo et al.,2022;Yao et al.,2023;Yeung et al.,2022;Zhang et al.,2021</w:t>
      </w:r>
      <w:r w:rsidRPr="00DC0B4B">
        <w:rPr>
          <w:rFonts w:ascii="Times New Roman" w:hAnsi="Times New Roman" w:cs="Times New Roman"/>
          <w:sz w:val="24"/>
          <w:szCs w:val="24"/>
        </w:rPr>
        <w:t>), pregnant women(</w:t>
      </w:r>
      <w:r w:rsidRPr="0023460A">
        <w:rPr>
          <w:rFonts w:ascii="Times New Roman" w:hAnsi="Times New Roman" w:cs="Times New Roman"/>
          <w:sz w:val="24"/>
          <w:szCs w:val="24"/>
          <w:highlight w:val="cyan"/>
        </w:rPr>
        <w:t>Chasson et al.,2022</w:t>
      </w:r>
      <w:r w:rsidRPr="00DC0B4B">
        <w:rPr>
          <w:rFonts w:ascii="Times New Roman" w:hAnsi="Times New Roman" w:cs="Times New Roman"/>
          <w:sz w:val="24"/>
          <w:szCs w:val="24"/>
        </w:rPr>
        <w:t>), and students(</w:t>
      </w:r>
      <w:r w:rsidRPr="0023460A">
        <w:rPr>
          <w:rFonts w:ascii="Times New Roman" w:hAnsi="Times New Roman" w:cs="Times New Roman"/>
          <w:sz w:val="24"/>
          <w:szCs w:val="24"/>
          <w:highlight w:val="cyan"/>
        </w:rPr>
        <w:t>Lan et al.,2023;Morales et al.,2023;Tu et al.,2023;Wang et al.,2023;Yildiz,2021</w:t>
      </w:r>
      <w:r w:rsidRPr="00DC0B4B">
        <w:rPr>
          <w:rFonts w:ascii="Times New Roman" w:hAnsi="Times New Roman" w:cs="Times New Roman"/>
          <w:sz w:val="24"/>
          <w:szCs w:val="24"/>
        </w:rPr>
        <w:t>)</w:t>
      </w:r>
      <w:r w:rsidRPr="00DC0B4B">
        <w:rPr>
          <w:rFonts w:ascii="Times New Roman" w:hAnsi="Times New Roman" w:cs="Times New Roman"/>
          <w:sz w:val="24"/>
          <w:szCs w:val="24"/>
          <w:vertAlign w:val="superscript"/>
        </w:rPr>
        <w:t xml:space="preserve"> </w:t>
      </w:r>
      <w:r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Pr="00DC0B4B">
        <w:rPr>
          <w:rFonts w:ascii="Times New Roman" w:hAnsi="Times New Roman" w:cs="Times New Roman"/>
          <w:sz w:val="24"/>
          <w:szCs w:val="24"/>
        </w:rPr>
        <w:t>.</w:t>
      </w:r>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4AE59FC8"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lastRenderedPageBreak/>
        <w:t xml:space="preserve">The main analysis 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ins w:id="55" w:author="Qizhou Duan" w:date="2024-07-14T16:02:00Z">
        <w:r w:rsidR="00497BAD" w:rsidRPr="00D611C6">
          <w:rPr>
            <w:rFonts w:ascii="Times New Roman" w:hAnsi="Times New Roman" w:cs="Times New Roman"/>
            <w:sz w:val="24"/>
            <w:szCs w:val="24"/>
            <w:rPrChange w:id="56" w:author="Qizhou Duan" w:date="2024-07-14T16:03:00Z">
              <w:rPr>
                <w:rFonts w:ascii="Times New Roman" w:hAnsi="Times New Roman" w:cs="Times New Roman"/>
                <w:sz w:val="24"/>
                <w:szCs w:val="24"/>
                <w:highlight w:val="cyan"/>
              </w:rPr>
            </w:rPrChange>
          </w:rPr>
          <w:t>16</w:t>
        </w:r>
      </w:ins>
      <w:del w:id="57" w:author="Qizhou Duan" w:date="2024-07-14T16:02:00Z">
        <w:r w:rsidRPr="00D611C6" w:rsidDel="00497BAD">
          <w:rPr>
            <w:rFonts w:ascii="Times New Roman" w:hAnsi="Times New Roman" w:cs="Times New Roman"/>
            <w:sz w:val="24"/>
            <w:szCs w:val="24"/>
            <w:rPrChange w:id="58" w:author="Qizhou Duan" w:date="2024-07-14T16:03:00Z">
              <w:rPr>
                <w:rFonts w:ascii="Times New Roman" w:hAnsi="Times New Roman" w:cs="Times New Roman"/>
                <w:sz w:val="24"/>
                <w:szCs w:val="24"/>
                <w:highlight w:val="cyan"/>
              </w:rPr>
            </w:rPrChange>
          </w:rPr>
          <w:delText>24.96</w:delText>
        </w:r>
      </w:del>
      <w:r w:rsidRPr="00D611C6">
        <w:rPr>
          <w:rFonts w:ascii="Times New Roman" w:hAnsi="Times New Roman" w:cs="Times New Roman"/>
          <w:sz w:val="24"/>
          <w:szCs w:val="24"/>
          <w:rPrChange w:id="59" w:author="Qizhou Duan" w:date="2024-07-14T16:03:00Z">
            <w:rPr>
              <w:rFonts w:ascii="Times New Roman" w:hAnsi="Times New Roman" w:cs="Times New Roman"/>
              <w:sz w:val="24"/>
              <w:szCs w:val="24"/>
              <w:highlight w:val="cyan"/>
            </w:rPr>
          </w:rPrChange>
        </w:rPr>
        <w:t xml:space="preserve"> </w:t>
      </w:r>
      <w:ins w:id="60" w:author="Qizhou Duan" w:date="2024-07-14T16:03:00Z">
        <w:r w:rsidR="00497BAD" w:rsidRPr="00D611C6">
          <w:rPr>
            <w:rFonts w:ascii="Times New Roman" w:hAnsi="Times New Roman" w:cs="Times New Roman"/>
            <w:sz w:val="24"/>
            <w:szCs w:val="24"/>
          </w:rPr>
          <w:t>(</w:t>
        </w:r>
        <w:proofErr w:type="spellStart"/>
        <w:r w:rsidR="00497BAD" w:rsidRPr="00D611C6">
          <w:rPr>
            <w:rFonts w:ascii="Times New Roman" w:hAnsi="Times New Roman" w:cs="Times New Roman"/>
            <w:sz w:val="24"/>
            <w:szCs w:val="24"/>
          </w:rPr>
          <w:t>Ulset</w:t>
        </w:r>
        <w:proofErr w:type="spellEnd"/>
        <w:r w:rsidR="00497BAD" w:rsidRPr="00D611C6">
          <w:rPr>
            <w:rFonts w:ascii="Times New Roman" w:hAnsi="Times New Roman" w:cs="Times New Roman"/>
            <w:sz w:val="24"/>
            <w:szCs w:val="24"/>
          </w:rPr>
          <w:t xml:space="preserve"> &amp; </w:t>
        </w:r>
        <w:proofErr w:type="spellStart"/>
        <w:r w:rsidR="00497BAD" w:rsidRPr="00D611C6">
          <w:rPr>
            <w:rFonts w:ascii="Times New Roman" w:hAnsi="Times New Roman" w:cs="Times New Roman"/>
            <w:sz w:val="24"/>
            <w:szCs w:val="24"/>
          </w:rPr>
          <w:t>Soest</w:t>
        </w:r>
        <w:proofErr w:type="spellEnd"/>
        <w:r w:rsidR="00497BAD" w:rsidRPr="00D611C6">
          <w:rPr>
            <w:rFonts w:ascii="Times New Roman" w:hAnsi="Times New Roman" w:cs="Times New Roman"/>
            <w:sz w:val="24"/>
            <w:szCs w:val="24"/>
          </w:rPr>
          <w:t xml:space="preserve">, </w:t>
        </w:r>
        <w:r w:rsidR="00497BAD" w:rsidRPr="00D611C6">
          <w:rPr>
            <w:rFonts w:ascii="Times New Roman" w:hAnsi="Times New Roman" w:cs="Times New Roman"/>
            <w:sz w:val="24"/>
            <w:szCs w:val="24"/>
          </w:rPr>
          <w:t>2022</w:t>
        </w:r>
        <w:r w:rsidR="00497BAD" w:rsidRPr="00D611C6">
          <w:rPr>
            <w:rFonts w:ascii="Times New Roman" w:hAnsi="Times New Roman" w:cs="Times New Roman"/>
            <w:sz w:val="24"/>
            <w:szCs w:val="24"/>
          </w:rPr>
          <w:t xml:space="preserve">) </w:t>
        </w:r>
      </w:ins>
      <w:del w:id="61" w:author="Qizhou Duan" w:date="2024-07-14T16:03:00Z">
        <w:r w:rsidRPr="00D611C6" w:rsidDel="00497BAD">
          <w:rPr>
            <w:rFonts w:ascii="Times New Roman" w:hAnsi="Times New Roman" w:cs="Times New Roman"/>
            <w:sz w:val="24"/>
            <w:szCs w:val="24"/>
            <w:rPrChange w:id="62" w:author="Qizhou Duan" w:date="2024-07-14T16:03:00Z">
              <w:rPr>
                <w:rFonts w:ascii="Times New Roman" w:hAnsi="Times New Roman" w:cs="Times New Roman"/>
                <w:sz w:val="24"/>
                <w:szCs w:val="24"/>
                <w:highlight w:val="cyan"/>
              </w:rPr>
            </w:rPrChange>
          </w:rPr>
          <w:delText xml:space="preserve">(Zhai et al., 2021) </w:delText>
        </w:r>
      </w:del>
      <w:r w:rsidRPr="00D611C6">
        <w:rPr>
          <w:rFonts w:ascii="Times New Roman" w:hAnsi="Times New Roman" w:cs="Times New Roman"/>
          <w:sz w:val="24"/>
          <w:szCs w:val="24"/>
          <w:rPrChange w:id="63" w:author="Qizhou Duan" w:date="2024-07-14T16:03:00Z">
            <w:rPr>
              <w:rFonts w:ascii="Times New Roman" w:hAnsi="Times New Roman" w:cs="Times New Roman"/>
              <w:sz w:val="24"/>
              <w:szCs w:val="24"/>
              <w:highlight w:val="cyan"/>
            </w:rPr>
          </w:rPrChange>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DA1A11">
        <w:rPr>
          <w:rFonts w:ascii="Times New Roman" w:hAnsi="Times New Roman" w:cs="Times New Roman"/>
          <w:sz w:val="24"/>
          <w:szCs w:val="24"/>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61B6C9FD" w14:textId="3A720C71"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spirituality. </w:t>
      </w:r>
      <w:r w:rsidR="00A0407E" w:rsidRPr="0023460A">
        <w:rPr>
          <w:rFonts w:ascii="Times New Roman" w:hAnsi="Times New Roman" w:cs="Times New Roman"/>
          <w:sz w:val="24"/>
          <w:szCs w:val="24"/>
          <w:highlight w:val="cyan"/>
        </w:rPr>
        <w:t>Notify the code of T3!)</w:t>
      </w:r>
    </w:p>
    <w:p w14:paraId="3C6FD3B0"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PTSD/PTSS</w:t>
      </w:r>
    </w:p>
    <w:p w14:paraId="2918EC8B" w14:textId="233C3CF9"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r w:rsidR="00B66F49">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t>
      </w:r>
      <w:r w:rsidRPr="00152D32">
        <w:rPr>
          <w:rFonts w:ascii="Times New Roman" w:hAnsi="Times New Roman" w:cs="Times New Roman"/>
          <w:sz w:val="24"/>
          <w:szCs w:val="24"/>
        </w:rPr>
        <w:lastRenderedPageBreak/>
        <w:t xml:space="preserve">whether the studies investigated PTSD yielded a </w:t>
      </w:r>
      <w:proofErr w:type="gramStart"/>
      <w:r w:rsidRPr="00152D32">
        <w:rPr>
          <w:rFonts w:ascii="Times New Roman" w:hAnsi="Times New Roman" w:cs="Times New Roman"/>
          <w:sz w:val="24"/>
          <w:szCs w:val="24"/>
        </w:rPr>
        <w:t>lower  effect</w:t>
      </w:r>
      <w:proofErr w:type="gramEnd"/>
      <w:r w:rsidRPr="00152D32">
        <w:rPr>
          <w:rFonts w:ascii="Times New Roman" w:hAnsi="Times New Roman" w:cs="Times New Roman"/>
          <w:sz w:val="24"/>
          <w:szCs w:val="24"/>
        </w:rPr>
        <w:t xml:space="preserve">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-1.31; 95%CI[-0.412,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-value=0.36). Yet, the broad range of 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p>
    <w:p w14:paraId="3C374FA9"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p>
    <w:p w14:paraId="30F7E4F5" w14:textId="58FBED9A"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 (</w:t>
      </w:r>
      <w:r w:rsidR="00B66F49">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=-2.10; 95%</w:t>
      </w:r>
      <w:proofErr w:type="gramStart"/>
      <w:r w:rsidRPr="00152D32">
        <w:rPr>
          <w:rFonts w:ascii="Times New Roman" w:hAnsi="Times New Roman" w:cs="Times New Roman"/>
          <w:sz w:val="24"/>
          <w:szCs w:val="24"/>
        </w:rPr>
        <w:t>CI[</w:t>
      </w:r>
      <w:proofErr w:type="gramEnd"/>
      <w:r w:rsidRPr="00152D32">
        <w:rPr>
          <w:rFonts w:ascii="Times New Roman" w:hAnsi="Times New Roman" w:cs="Times New Roman"/>
          <w:sz w:val="24"/>
          <w:szCs w:val="24"/>
        </w:rPr>
        <w:t xml:space="preserve">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p>
    <w:p w14:paraId="31174753" w14:textId="77777777"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lang w:eastAsia="zh-CN"/>
        </w:rPr>
      </w:pPr>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p>
    <w:p w14:paraId="6517F718" w14:textId="77777777" w:rsidR="00982AC0" w:rsidRPr="00152D32" w:rsidRDefault="00982AC0" w:rsidP="00982AC0">
      <w:pPr>
        <w:autoSpaceDE w:val="0"/>
        <w:autoSpaceDN w:val="0"/>
        <w:adjustRightInd w:val="0"/>
        <w:spacing w:after="0" w:line="480" w:lineRule="auto"/>
        <w:rPr>
          <w:rFonts w:ascii="Times New Roman" w:hAnsi="Times New Roman" w:cs="Times New Roman"/>
          <w:b/>
          <w:bCs/>
          <w:i/>
          <w:iCs/>
          <w:sz w:val="24"/>
          <w:szCs w:val="24"/>
        </w:rPr>
      </w:pPr>
      <w:r w:rsidRPr="00152D32">
        <w:rPr>
          <w:rFonts w:ascii="Times New Roman" w:hAnsi="Times New Roman" w:cs="Times New Roman"/>
          <w:b/>
          <w:bCs/>
          <w:i/>
          <w:iCs/>
          <w:sz w:val="24"/>
          <w:szCs w:val="24"/>
        </w:rPr>
        <w:t xml:space="preserve">Social Support </w:t>
      </w:r>
    </w:p>
    <w:p w14:paraId="636F398B" w14:textId="53D72248"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rPr>
      </w:pPr>
      <w:r w:rsidRPr="00DA1A11">
        <w:rPr>
          <w:rFonts w:ascii="Times New Roman" w:hAnsi="Times New Roman" w:cs="Times New Roman"/>
          <w:sz w:val="24"/>
          <w:szCs w:val="24"/>
          <w:highlight w:val="yellow"/>
        </w:rPr>
        <w:t>Seventeen</w:t>
      </w:r>
      <w:r w:rsidRPr="005558B6">
        <w:rPr>
          <w:rFonts w:ascii="Times New Roman" w:hAnsi="Times New Roman" w:cs="Times New Roman"/>
          <w:sz w:val="24"/>
          <w:szCs w:val="24"/>
          <w:highlight w:val="cyan"/>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w:t>
      </w:r>
      <w:proofErr w:type="gramStart"/>
      <w:r w:rsidRPr="00152D32">
        <w:rPr>
          <w:rFonts w:ascii="Times New Roman" w:hAnsi="Times New Roman" w:cs="Times New Roman"/>
          <w:sz w:val="24"/>
          <w:szCs w:val="24"/>
        </w:rPr>
        <w:t>(</w:t>
      </w:r>
      <w:r w:rsidR="00B66F49">
        <w:rPr>
          <w:rFonts w:ascii="Times New Roman" w:hAnsi="Times New Roman" w:cs="Times New Roman"/>
          <w:sz w:val="24"/>
          <w:szCs w:val="24"/>
        </w:rPr>
        <w:t xml:space="preserve"> Table</w:t>
      </w:r>
      <w:proofErr w:type="gramEnd"/>
      <w:r w:rsidR="00B66F49">
        <w:rPr>
          <w:rFonts w:ascii="Times New Roman" w:hAnsi="Times New Roman" w:cs="Times New Roman"/>
          <w:sz w:val="24"/>
          <w:szCs w:val="24"/>
        </w:rPr>
        <w:t xml:space="preserve"> 3</w:t>
      </w:r>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p>
    <w:p w14:paraId="3CFF83EE" w14:textId="77777777" w:rsidR="00982AC0" w:rsidRPr="005558B6" w:rsidRDefault="00982AC0" w:rsidP="00982AC0">
      <w:pPr>
        <w:autoSpaceDE w:val="0"/>
        <w:autoSpaceDN w:val="0"/>
        <w:adjustRightInd w:val="0"/>
        <w:spacing w:after="0" w:line="480" w:lineRule="auto"/>
        <w:rPr>
          <w:rFonts w:ascii="Times New Roman" w:hAnsi="Times New Roman" w:cs="Times New Roman"/>
          <w:b/>
          <w:bCs/>
          <w:i/>
          <w:iCs/>
          <w:sz w:val="24"/>
          <w:szCs w:val="24"/>
          <w:highlight w:val="cyan"/>
        </w:rPr>
      </w:pPr>
      <w:r w:rsidRPr="00152D32">
        <w:rPr>
          <w:rFonts w:ascii="Times New Roman" w:hAnsi="Times New Roman" w:cs="Times New Roman"/>
          <w:b/>
          <w:bCs/>
          <w:i/>
          <w:iCs/>
          <w:sz w:val="24"/>
          <w:szCs w:val="24"/>
        </w:rPr>
        <w:lastRenderedPageBreak/>
        <w:t>Coping</w:t>
      </w:r>
      <w:r w:rsidRPr="005558B6">
        <w:rPr>
          <w:rFonts w:ascii="Times New Roman" w:hAnsi="Times New Roman" w:cs="Times New Roman"/>
          <w:b/>
          <w:bCs/>
          <w:i/>
          <w:iCs/>
          <w:sz w:val="24"/>
          <w:szCs w:val="24"/>
          <w:highlight w:val="cyan"/>
        </w:rPr>
        <w:t xml:space="preserve"> </w:t>
      </w:r>
    </w:p>
    <w:p w14:paraId="317513A9" w14:textId="7F4B0F3A"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DA1A11">
        <w:rPr>
          <w:rFonts w:ascii="Times New Roman" w:hAnsi="Times New Roman" w:cs="Times New Roman"/>
          <w:sz w:val="24"/>
          <w:szCs w:val="24"/>
        </w:rPr>
        <w:t xml:space="preserve">Various types of coping strategies were investigated with PTG in </w:t>
      </w:r>
      <w:r w:rsidRPr="00DA1A11">
        <w:rPr>
          <w:rFonts w:ascii="Times New Roman" w:hAnsi="Times New Roman" w:cs="Times New Roman"/>
          <w:sz w:val="24"/>
          <w:szCs w:val="24"/>
          <w:highlight w:val="yellow"/>
        </w:rPr>
        <w:t>3</w:t>
      </w:r>
      <w:r>
        <w:rPr>
          <w:rFonts w:ascii="Times New Roman" w:hAnsi="Times New Roman" w:cs="Times New Roman"/>
          <w:sz w:val="24"/>
          <w:szCs w:val="24"/>
          <w:highlight w:val="yellow"/>
        </w:rPr>
        <w:t>8</w:t>
      </w:r>
      <w:r w:rsidRPr="00DA1A11">
        <w:rPr>
          <w:rFonts w:ascii="Times New Roman" w:hAnsi="Times New Roman" w:cs="Times New Roman"/>
          <w:sz w:val="24"/>
          <w:szCs w:val="24"/>
        </w:rPr>
        <w:t xml:space="preserve"> </w:t>
      </w:r>
      <w:r w:rsidRPr="007D54A0">
        <w:rPr>
          <w:rFonts w:ascii="Times New Roman" w:hAnsi="Times New Roman" w:cs="Times New Roman"/>
          <w:sz w:val="24"/>
          <w:szCs w:val="24"/>
        </w:rPr>
        <w:t>studies</w:t>
      </w:r>
      <w:r w:rsidRPr="00152D32">
        <w:rPr>
          <w:rFonts w:ascii="Times New Roman" w:hAnsi="Times New Roman" w:cs="Times New Roman"/>
          <w:sz w:val="24"/>
          <w:szCs w:val="24"/>
        </w:rPr>
        <w:t xml:space="preserve"> (</w:t>
      </w:r>
      <w:r w:rsidR="00DF0596">
        <w:rPr>
          <w:rFonts w:ascii="Times New Roman" w:hAnsi="Times New Roman" w:cs="Times New Roman"/>
          <w:sz w:val="24"/>
          <w:szCs w:val="24"/>
        </w:rPr>
        <w:t>Table 3</w:t>
      </w:r>
      <w:r w:rsidRPr="00152D32">
        <w:rPr>
          <w:rFonts w:ascii="Times New Roman" w:hAnsi="Times New Roman" w:cs="Times New Roman"/>
          <w:sz w:val="24"/>
          <w:szCs w:val="24"/>
        </w:rPr>
        <w:t xml:space="preserve">) with a total of </w:t>
      </w:r>
      <w:r w:rsidRPr="007D54A0">
        <w:rPr>
          <w:rFonts w:ascii="Times New Roman" w:hAnsi="Times New Roman" w:cs="Times New Roman"/>
          <w:sz w:val="24"/>
          <w:szCs w:val="24"/>
        </w:rPr>
        <w:t>23,386</w:t>
      </w:r>
      <w:r w:rsidRPr="00152D32" w:rsidDel="00915699">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F55476">
        <w:t xml:space="preserve"> </w:t>
      </w:r>
      <w:r w:rsidRPr="00F55476">
        <w:rPr>
          <w:rFonts w:ascii="Times New Roman" w:hAnsi="Times New Roman" w:cs="Times New Roman"/>
          <w:sz w:val="24"/>
          <w:szCs w:val="24"/>
        </w:rPr>
        <w:t>0.77</w:t>
      </w:r>
      <w:r w:rsidRPr="00152D32">
        <w:rPr>
          <w:rFonts w:ascii="Times New Roman" w:hAnsi="Times New Roman" w:cs="Times New Roman"/>
          <w:sz w:val="24"/>
          <w:szCs w:val="24"/>
        </w:rPr>
        <w:t xml:space="preserve">, and the regression coefficient for coping was </w:t>
      </w:r>
      <w:r w:rsidRPr="00152D32">
        <w:rPr>
          <w:rFonts w:ascii="Times New Roman" w:hAnsi="Times New Roman" w:cs="Times New Roman"/>
          <w:i/>
          <w:iCs/>
          <w:sz w:val="24"/>
          <w:szCs w:val="24"/>
        </w:rPr>
        <w:t>B</w:t>
      </w:r>
      <w:r>
        <w:rPr>
          <w:rFonts w:ascii="Times New Roman" w:hAnsi="Times New Roman" w:cs="Times New Roman"/>
          <w:i/>
          <w:iCs/>
          <w:sz w:val="24"/>
          <w:szCs w:val="24"/>
        </w:rPr>
        <w:t xml:space="preserve">= </w:t>
      </w:r>
      <w:r w:rsidRPr="00D64008">
        <w:rPr>
          <w:rFonts w:ascii="Times New Roman" w:hAnsi="Times New Roman" w:cs="Times New Roman"/>
          <w:i/>
          <w:iCs/>
          <w:sz w:val="24"/>
          <w:szCs w:val="24"/>
        </w:rPr>
        <w:t>2.4</w:t>
      </w:r>
      <w:r>
        <w:rPr>
          <w:rFonts w:ascii="Times New Roman" w:hAnsi="Times New Roman" w:cs="Times New Roman"/>
          <w:i/>
          <w:iCs/>
          <w:sz w:val="24"/>
          <w:szCs w:val="24"/>
        </w:rPr>
        <w:t>2</w:t>
      </w:r>
      <w:r w:rsidRPr="00152D32">
        <w:rPr>
          <w:rFonts w:ascii="Times New Roman" w:hAnsi="Times New Roman" w:cs="Times New Roman"/>
          <w:sz w:val="24"/>
          <w:szCs w:val="24"/>
        </w:rPr>
        <w:t>; 95%</w:t>
      </w:r>
      <w:proofErr w:type="gramStart"/>
      <w:r w:rsidRPr="00152D32">
        <w:rPr>
          <w:rFonts w:ascii="Times New Roman" w:hAnsi="Times New Roman" w:cs="Times New Roman"/>
          <w:sz w:val="24"/>
          <w:szCs w:val="24"/>
        </w:rPr>
        <w:t>CI[</w:t>
      </w:r>
      <w:proofErr w:type="gramEnd"/>
      <w:r>
        <w:rPr>
          <w:rFonts w:ascii="Times New Roman" w:hAnsi="Times New Roman" w:cs="Times New Roman"/>
          <w:sz w:val="24"/>
          <w:szCs w:val="24"/>
        </w:rPr>
        <w:t>0.016</w:t>
      </w:r>
      <w:r w:rsidRPr="00152D32">
        <w:rPr>
          <w:rFonts w:ascii="Times New Roman" w:hAnsi="Times New Roman" w:cs="Times New Roman"/>
          <w:sz w:val="24"/>
          <w:szCs w:val="24"/>
        </w:rPr>
        <w:t xml:space="preserve">, </w:t>
      </w:r>
      <w:r>
        <w:rPr>
          <w:rFonts w:ascii="Times New Roman" w:hAnsi="Times New Roman" w:cs="Times New Roman"/>
          <w:sz w:val="24"/>
          <w:szCs w:val="24"/>
        </w:rPr>
        <w:t>4</w:t>
      </w:r>
      <w:r w:rsidRPr="00152D32">
        <w:rPr>
          <w:rFonts w:ascii="Times New Roman" w:hAnsi="Times New Roman" w:cs="Times New Roman"/>
          <w:sz w:val="24"/>
          <w:szCs w:val="24"/>
        </w:rPr>
        <w:t>.</w:t>
      </w:r>
      <w:r>
        <w:rPr>
          <w:rFonts w:ascii="Times New Roman" w:hAnsi="Times New Roman" w:cs="Times New Roman"/>
          <w:sz w:val="24"/>
          <w:szCs w:val="24"/>
        </w:rPr>
        <w:t>82</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0485</w:t>
      </w:r>
      <w:r w:rsidRPr="00152D32">
        <w:rPr>
          <w:rFonts w:ascii="Times New Roman" w:hAnsi="Times New Roman" w:cs="Times New Roman"/>
          <w:sz w:val="24"/>
          <w:szCs w:val="24"/>
        </w:rPr>
        <w:t>. Coping</w:t>
      </w:r>
      <w:r>
        <w:rPr>
          <w:rFonts w:ascii="Times New Roman" w:hAnsi="Times New Roman" w:cs="Times New Roman"/>
          <w:sz w:val="24"/>
          <w:szCs w:val="24"/>
        </w:rPr>
        <w:t xml:space="preserve"> has </w:t>
      </w:r>
      <w:r w:rsidRPr="00152D32">
        <w:rPr>
          <w:rFonts w:ascii="Times New Roman" w:hAnsi="Times New Roman" w:cs="Times New Roman"/>
          <w:sz w:val="24"/>
          <w:szCs w:val="24"/>
        </w:rPr>
        <w:t xml:space="preserve">a significant effect in the model baseline effect size. </w:t>
      </w:r>
      <w:r>
        <w:rPr>
          <w:rFonts w:ascii="Times New Roman" w:hAnsi="Times New Roman" w:cs="Times New Roman"/>
          <w:sz w:val="24"/>
          <w:szCs w:val="24"/>
        </w:rPr>
        <w:t>T</w:t>
      </w:r>
      <w:r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considering coping was 99.</w:t>
      </w:r>
      <w:r>
        <w:rPr>
          <w:rFonts w:ascii="Times New Roman" w:hAnsi="Times New Roman" w:cs="Times New Roman"/>
          <w:sz w:val="24"/>
          <w:szCs w:val="24"/>
        </w:rPr>
        <w:t>99</w:t>
      </w:r>
      <w:r w:rsidRPr="00152D32">
        <w:rPr>
          <w:rFonts w:ascii="Times New Roman" w:hAnsi="Times New Roman" w:cs="Times New Roman"/>
          <w:sz w:val="24"/>
          <w:szCs w:val="24"/>
        </w:rPr>
        <w:t xml:space="preserve">%. </w:t>
      </w:r>
    </w:p>
    <w:p w14:paraId="737FF7D5" w14:textId="77777777" w:rsidR="00982AC0" w:rsidRPr="00152D32" w:rsidRDefault="00982AC0" w:rsidP="00982AC0">
      <w:pPr>
        <w:tabs>
          <w:tab w:val="left" w:pos="2400"/>
        </w:tabs>
        <w:autoSpaceDE w:val="0"/>
        <w:autoSpaceDN w:val="0"/>
        <w:adjustRightInd w:val="0"/>
        <w:spacing w:after="0" w:line="480" w:lineRule="auto"/>
        <w:rPr>
          <w:rFonts w:ascii="Times New Roman" w:hAnsi="Times New Roman" w:cs="Times New Roman"/>
          <w:i/>
          <w:iCs/>
          <w:sz w:val="24"/>
          <w:szCs w:val="24"/>
        </w:rPr>
      </w:pPr>
      <w:r w:rsidRPr="00152D32">
        <w:rPr>
          <w:rFonts w:ascii="Times New Roman" w:hAnsi="Times New Roman" w:cs="Times New Roman"/>
          <w:b/>
          <w:bCs/>
          <w:i/>
          <w:iCs/>
          <w:sz w:val="24"/>
          <w:szCs w:val="24"/>
        </w:rPr>
        <w:t>Spirituality</w:t>
      </w:r>
      <w:r w:rsidRPr="00152D32">
        <w:rPr>
          <w:rFonts w:ascii="Times New Roman" w:hAnsi="Times New Roman" w:cs="Times New Roman"/>
          <w:b/>
          <w:bCs/>
          <w:i/>
          <w:iCs/>
          <w:sz w:val="24"/>
          <w:szCs w:val="24"/>
        </w:rPr>
        <w:tab/>
      </w:r>
    </w:p>
    <w:p w14:paraId="0F53A47D" w14:textId="34BF5FF1" w:rsidR="00982AC0" w:rsidRPr="00BF2773" w:rsidRDefault="00982AC0" w:rsidP="00982AC0">
      <w:pPr>
        <w:pStyle w:val="LO-normal"/>
        <w:spacing w:after="0" w:line="480" w:lineRule="auto"/>
        <w:ind w:firstLine="720"/>
        <w:rPr>
          <w:rFonts w:ascii="Times New Roman" w:hAnsi="Times New Roman" w:cs="Times New Roman"/>
          <w:sz w:val="24"/>
          <w:szCs w:val="24"/>
          <w:lang w:eastAsia="zh-CN"/>
        </w:rPr>
      </w:pPr>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 </w:t>
      </w:r>
      <w:r w:rsidR="00DF0596">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proofErr w:type="gramStart"/>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w:t>
      </w:r>
      <w:proofErr w:type="gramEnd"/>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p>
    <w:p w14:paraId="0D22CB9B" w14:textId="4FBBCD75" w:rsidR="00F6578E" w:rsidRPr="00BF2773" w:rsidRDefault="00DF0596" w:rsidP="00F6578E">
      <w:pPr>
        <w:spacing w:after="0" w:line="480" w:lineRule="auto"/>
        <w:jc w:val="center"/>
        <w:rPr>
          <w:rFonts w:ascii="Times New Roman" w:hAnsi="Times New Roman" w:cs="Times New Roman"/>
          <w:b/>
          <w:bCs/>
          <w:sz w:val="24"/>
          <w:szCs w:val="24"/>
        </w:rPr>
      </w:pPr>
      <w:r w:rsidRPr="00DF0596">
        <w:rPr>
          <w:rFonts w:ascii="Times New Roman" w:hAnsi="Times New Roman" w:cs="Times New Roman"/>
          <w:sz w:val="24"/>
          <w:szCs w:val="24"/>
        </w:rPr>
        <w:t xml:space="preserve"> </w:t>
      </w:r>
      <w:r>
        <w:rPr>
          <w:rFonts w:ascii="Times New Roman" w:hAnsi="Times New Roman" w:cs="Times New Roman"/>
          <w:sz w:val="24"/>
          <w:szCs w:val="24"/>
        </w:rPr>
        <w:t>Table 3</w:t>
      </w:r>
      <w:r w:rsidR="00F6578E" w:rsidRPr="00BF2773">
        <w:rPr>
          <w:rFonts w:ascii="Times New Roman" w:hAnsi="Times New Roman" w:cs="Times New Roman"/>
          <w:b/>
          <w:bCs/>
          <w:sz w:val="24"/>
          <w:szCs w:val="24"/>
        </w:rPr>
        <w:t>Discussion</w:t>
      </w:r>
    </w:p>
    <w:p w14:paraId="0AE9B541" w14:textId="2D88E3A7"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r w:rsidR="00121E2A">
        <w:rPr>
          <w:rFonts w:ascii="Times New Roman" w:hAnsi="Times New Roman" w:cs="Times New Roman"/>
          <w:sz w:val="24"/>
          <w:szCs w:val="24"/>
          <w:highlight w:val="yellow"/>
        </w:rPr>
        <w:t xml:space="preserve"> large scale comprehensive</w:t>
      </w:r>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of Covid-19 and PTG is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F6578E" w:rsidRPr="01025A39">
        <w:rPr>
          <w:rFonts w:ascii="Times New Roman" w:hAnsi="Times New Roman" w:cs="Times New Roman"/>
          <w:sz w:val="24"/>
          <w:szCs w:val="24"/>
          <w:vertAlign w:val="superscript"/>
        </w:rPr>
        <w:t xml:space="preserve"> </w:t>
      </w:r>
      <w:r w:rsidR="00F6578E" w:rsidRPr="01025A39">
        <w:rPr>
          <w:rFonts w:ascii="Times New Roman" w:hAnsi="Times New Roman"/>
          <w:sz w:val="24"/>
          <w:szCs w:val="24"/>
        </w:rPr>
        <w:t xml:space="preserve">The finding </w:t>
      </w:r>
      <w:r w:rsidR="00F6578E" w:rsidRPr="01025A39">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w:t>
      </w:r>
      <w:r w:rsidR="00F6578E">
        <w:rPr>
          <w:rFonts w:ascii="Times New Roman" w:hAnsi="Times New Roman"/>
          <w:sz w:val="24"/>
          <w:szCs w:val="24"/>
        </w:rPr>
        <w:t xml:space="preserve"> that</w:t>
      </w:r>
      <w:r w:rsidR="00022C47" w:rsidRPr="01025A39">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3B865535"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w:t>
      </w:r>
      <w:r w:rsidR="00836647" w:rsidRPr="005558B6">
        <w:rPr>
          <w:rFonts w:ascii="Times New Roman" w:hAnsi="Times New Roman" w:cs="Times New Roman"/>
          <w:sz w:val="24"/>
          <w:szCs w:val="24"/>
          <w:highlight w:val="yellow"/>
        </w:rPr>
        <w:lastRenderedPageBreak/>
        <w:t xml:space="preserve">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the deadly challenge of a pandemic disease, as was shown in other chronic ailments with certain 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5DBD3216" w:rsidR="00377D38" w:rsidRPr="005558B6" w:rsidRDefault="0073716A" w:rsidP="00377D38">
      <w:pPr>
        <w:spacing w:after="0" w:line="480" w:lineRule="auto"/>
        <w:ind w:firstLine="720"/>
        <w:rPr>
          <w:rFonts w:ascii="Times New Roman" w:hAnsi="Times New Roman"/>
          <w:sz w:val="24"/>
          <w:szCs w:val="24"/>
          <w:highlight w:val="cyan"/>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Pr>
          <w:rFonts w:ascii="Times New Roman" w:hAnsi="Times New Roman"/>
          <w:sz w:val="24"/>
          <w:szCs w:val="24"/>
          <w:highlight w:val="cyan"/>
        </w:rPr>
        <w:t>Also,</w:t>
      </w:r>
      <w:r w:rsidR="00377D38">
        <w:rPr>
          <w:rFonts w:ascii="Times New Roman" w:hAnsi="Times New Roman"/>
          <w:sz w:val="24"/>
          <w:szCs w:val="24"/>
          <w:highlight w:val="cyan"/>
        </w:rPr>
        <w:t xml:space="preserve"> </w:t>
      </w:r>
      <w:r w:rsidR="00D8301B" w:rsidRPr="008C2258">
        <w:rPr>
          <w:rFonts w:ascii="Times New Roman" w:hAnsi="Times New Roman"/>
          <w:sz w:val="24"/>
          <w:szCs w:val="24"/>
          <w:highlight w:val="cyan"/>
        </w:rPr>
        <w:t>subgroup analyses</w:t>
      </w:r>
      <w:r w:rsidR="00723C56">
        <w:rPr>
          <w:rFonts w:ascii="Times New Roman" w:hAnsi="Times New Roman"/>
          <w:sz w:val="24"/>
          <w:szCs w:val="24"/>
          <w:highlight w:val="cyan"/>
        </w:rPr>
        <w:t xml:space="preserve"> </w:t>
      </w:r>
      <w:r w:rsidR="00D8301B" w:rsidRPr="008C2258">
        <w:rPr>
          <w:rFonts w:ascii="Times New Roman" w:hAnsi="Times New Roman"/>
          <w:sz w:val="24"/>
          <w:szCs w:val="24"/>
          <w:highlight w:val="cyan"/>
        </w:rPr>
        <w:t>did not provide explanation for this</w:t>
      </w:r>
      <w:r w:rsidR="00B6203B">
        <w:rPr>
          <w:rFonts w:ascii="Times New Roman" w:hAnsi="Times New Roman"/>
          <w:sz w:val="24"/>
          <w:szCs w:val="24"/>
          <w:highlight w:val="cyan"/>
        </w:rPr>
        <w:t xml:space="preserve"> </w:t>
      </w:r>
      <w:r w:rsidR="00B6203B" w:rsidRPr="00E95263">
        <w:rPr>
          <w:rFonts w:ascii="Times New Roman" w:hAnsi="Times New Roman"/>
          <w:sz w:val="24"/>
          <w:szCs w:val="24"/>
          <w:highlight w:val="yellow"/>
        </w:rPr>
        <w:t>heterogeneity</w:t>
      </w:r>
      <w:r w:rsidR="00D8301B" w:rsidRPr="008C2258">
        <w:rPr>
          <w:rFonts w:ascii="Times New Roman" w:hAnsi="Times New Roman"/>
          <w:sz w:val="24"/>
          <w:szCs w:val="24"/>
          <w:highlight w:val="cyan"/>
        </w:rPr>
        <w:t xml:space="preserve">. </w:t>
      </w:r>
      <w:r w:rsidR="00723C56">
        <w:rPr>
          <w:rFonts w:ascii="Times New Roman" w:hAnsi="Times New Roman"/>
          <w:sz w:val="24"/>
          <w:szCs w:val="24"/>
          <w:highlight w:val="cyan"/>
        </w:rPr>
        <w:t>Thus</w:t>
      </w:r>
      <w:r w:rsidR="00D8301B" w:rsidRPr="008C2258">
        <w:rPr>
          <w:rFonts w:ascii="Times New Roman" w:hAnsi="Times New Roman"/>
          <w:sz w:val="24"/>
          <w:szCs w:val="24"/>
          <w:highlight w:val="cyan"/>
        </w:rPr>
        <w:t>, it remains unclear if individual characteristics (e.g., gender, age) and risk or protective factors may take a part</w:t>
      </w:r>
      <w:r w:rsidR="00D8301B">
        <w:rPr>
          <w:rFonts w:ascii="Times New Roman" w:hAnsi="Times New Roman"/>
          <w:sz w:val="24"/>
          <w:szCs w:val="24"/>
        </w:rPr>
        <w:t>.</w:t>
      </w:r>
      <w:r w:rsidR="00377D38">
        <w:rPr>
          <w:rFonts w:ascii="Times New Roman" w:hAnsi="Times New Roman" w:cs="Times New Roman"/>
          <w:sz w:val="24"/>
          <w:szCs w:val="24"/>
          <w:highlight w:val="cyan"/>
        </w:rPr>
        <w:t xml:space="preserve"> </w:t>
      </w:r>
    </w:p>
    <w:p w14:paraId="6FE95955" w14:textId="6BB387E7" w:rsidR="00F6578E" w:rsidRPr="00BF2773" w:rsidRDefault="00835B50" w:rsidP="00377D38">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cyan"/>
        </w:rPr>
        <w:t>As noted, we</w:t>
      </w:r>
      <w:r w:rsidR="00F6578E" w:rsidRPr="005558B6">
        <w:rPr>
          <w:rFonts w:ascii="Times New Roman" w:hAnsi="Times New Roman" w:cs="Times New Roman"/>
          <w:sz w:val="24"/>
          <w:szCs w:val="24"/>
          <w:highlight w:val="cyan"/>
        </w:rPr>
        <w:t xml:space="preserve"> found no significant association</w:t>
      </w:r>
      <w:r w:rsidR="00F6578E" w:rsidRPr="75B9AA42">
        <w:rPr>
          <w:rFonts w:ascii="Times New Roman" w:hAnsi="Times New Roman" w:cs="Times New Roman"/>
          <w:sz w:val="24"/>
          <w:szCs w:val="24"/>
        </w:rPr>
        <w:t xml:space="preserve"> between PTG and risk/protective factors (Anxiety, Depression, Coping, Social Support, and Spirituality). This surprise result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w:t>
      </w:r>
      <w:proofErr w:type="spellStart"/>
      <w:r w:rsidR="00F6578E" w:rsidRPr="75B9AA42">
        <w:rPr>
          <w:rFonts w:ascii="Times New Roman" w:hAnsi="Times New Roman" w:cs="Times New Roman"/>
          <w:sz w:val="24"/>
          <w:szCs w:val="24"/>
        </w:rPr>
        <w:t>Adjorlolo</w:t>
      </w:r>
      <w:proofErr w:type="spellEnd"/>
      <w:r w:rsidR="00F6578E" w:rsidRPr="75B9AA42">
        <w:rPr>
          <w:rFonts w:ascii="Times New Roman" w:hAnsi="Times New Roman" w:cs="Times New Roman"/>
          <w:sz w:val="24"/>
          <w:szCs w:val="24"/>
        </w:rPr>
        <w:t xml:space="preserve"> et al., 2022; </w:t>
      </w:r>
      <w:proofErr w:type="spellStart"/>
      <w:r w:rsidR="00F6578E" w:rsidRPr="75B9AA42">
        <w:rPr>
          <w:rFonts w:ascii="Times New Roman" w:hAnsi="Times New Roman" w:cs="Times New Roman"/>
          <w:sz w:val="24"/>
          <w:szCs w:val="24"/>
        </w:rPr>
        <w:t>Arnout</w:t>
      </w:r>
      <w:proofErr w:type="spellEnd"/>
      <w:r w:rsidR="00F6578E" w:rsidRPr="75B9AA42">
        <w:rPr>
          <w:rFonts w:ascii="Times New Roman" w:hAnsi="Times New Roman" w:cs="Times New Roman"/>
          <w:sz w:val="24"/>
          <w:szCs w:val="24"/>
        </w:rPr>
        <w:t xml:space="preserve"> &amp; Al‐</w:t>
      </w:r>
      <w:proofErr w:type="spellStart"/>
      <w:r w:rsidR="00F6578E" w:rsidRPr="75B9AA42">
        <w:rPr>
          <w:rFonts w:ascii="Times New Roman" w:hAnsi="Times New Roman" w:cs="Times New Roman"/>
          <w:sz w:val="24"/>
          <w:szCs w:val="24"/>
        </w:rPr>
        <w:t>Sufyani</w:t>
      </w:r>
      <w:proofErr w:type="spellEnd"/>
      <w:r w:rsidR="00F6578E" w:rsidRPr="75B9AA42">
        <w:rPr>
          <w:rFonts w:ascii="Times New Roman" w:hAnsi="Times New Roman" w:cs="Times New Roman"/>
          <w:sz w:val="24"/>
          <w:szCs w:val="24"/>
        </w:rPr>
        <w:t xml:space="preserve">, 2021; </w:t>
      </w:r>
      <w:proofErr w:type="spellStart"/>
      <w:r w:rsidR="00F6578E" w:rsidRPr="75B9AA42">
        <w:rPr>
          <w:rFonts w:ascii="Times New Roman" w:hAnsi="Times New Roman" w:cs="Times New Roman"/>
          <w:sz w:val="24"/>
          <w:szCs w:val="24"/>
        </w:rPr>
        <w:t>Barnicot</w:t>
      </w:r>
      <w:proofErr w:type="spellEnd"/>
      <w:r w:rsidR="00F6578E" w:rsidRPr="75B9AA42">
        <w:rPr>
          <w:rFonts w:ascii="Times New Roman" w:hAnsi="Times New Roman" w:cs="Times New Roman"/>
          <w:sz w:val="24"/>
          <w:szCs w:val="24"/>
        </w:rPr>
        <w:t xml:space="preserve"> et al, 2023; Castiglioni et. al, 2023; Chasson et al., 2022; Chen &amp; Tang, 2021; Chen et al., 2020; Das et al., 2023; El-</w:t>
      </w:r>
      <w:r w:rsidR="00F6578E" w:rsidRPr="75B9AA42">
        <w:rPr>
          <w:rFonts w:ascii="Times New Roman" w:hAnsi="Times New Roman" w:cs="Times New Roman"/>
          <w:sz w:val="24"/>
          <w:szCs w:val="24"/>
        </w:rPr>
        <w:lastRenderedPageBreak/>
        <w:t xml:space="preserve">Khoury </w:t>
      </w:r>
      <w:proofErr w:type="spellStart"/>
      <w:r w:rsidR="00F6578E" w:rsidRPr="75B9AA42">
        <w:rPr>
          <w:rFonts w:ascii="Times New Roman" w:hAnsi="Times New Roman" w:cs="Times New Roman"/>
          <w:sz w:val="24"/>
          <w:szCs w:val="24"/>
        </w:rPr>
        <w:t>Malhame</w:t>
      </w:r>
      <w:proofErr w:type="spellEnd"/>
      <w:r w:rsidR="00F6578E" w:rsidRPr="75B9AA42">
        <w:rPr>
          <w:rFonts w:ascii="Times New Roman" w:hAnsi="Times New Roman" w:cs="Times New Roman"/>
          <w:sz w:val="24"/>
          <w:szCs w:val="24"/>
        </w:rPr>
        <w:t xml:space="preserve"> et al., 2023; </w:t>
      </w:r>
      <w:proofErr w:type="spellStart"/>
      <w:r w:rsidR="00F6578E" w:rsidRPr="75B9AA42">
        <w:rPr>
          <w:rFonts w:ascii="Times New Roman" w:hAnsi="Times New Roman" w:cs="Times New Roman"/>
          <w:sz w:val="24"/>
          <w:szCs w:val="24"/>
        </w:rPr>
        <w:t>Kalaitzaki</w:t>
      </w:r>
      <w:proofErr w:type="spellEnd"/>
      <w:r w:rsidR="00F6578E" w:rsidRPr="75B9AA42">
        <w:rPr>
          <w:rFonts w:ascii="Times New Roman" w:hAnsi="Times New Roman" w:cs="Times New Roman"/>
          <w:sz w:val="24"/>
          <w:szCs w:val="24"/>
        </w:rPr>
        <w:t xml:space="preserve"> et al., 2022; Lan et al, 2023; Lau et al., 2021; Lewis et al. ,2022; Mo ,2022; Morales et al, 2023; Tu et al., 2023; </w:t>
      </w:r>
      <w:proofErr w:type="spellStart"/>
      <w:r w:rsidR="00F6578E" w:rsidRPr="75B9AA42">
        <w:rPr>
          <w:rFonts w:ascii="Times New Roman" w:hAnsi="Times New Roman" w:cs="Times New Roman"/>
          <w:sz w:val="24"/>
          <w:szCs w:val="24"/>
        </w:rPr>
        <w:t>Ulset</w:t>
      </w:r>
      <w:proofErr w:type="spellEnd"/>
      <w:r w:rsidR="00F6578E" w:rsidRPr="75B9AA42">
        <w:rPr>
          <w:rFonts w:ascii="Times New Roman" w:hAnsi="Times New Roman" w:cs="Times New Roman"/>
          <w:sz w:val="24"/>
          <w:szCs w:val="24"/>
        </w:rPr>
        <w:t xml:space="preserve"> &amp; </w:t>
      </w:r>
      <w:proofErr w:type="spellStart"/>
      <w:r w:rsidR="00F6578E" w:rsidRPr="75B9AA42">
        <w:rPr>
          <w:rFonts w:ascii="Times New Roman" w:hAnsi="Times New Roman" w:cs="Times New Roman"/>
          <w:sz w:val="24"/>
          <w:szCs w:val="24"/>
        </w:rPr>
        <w:t>Soest</w:t>
      </w:r>
      <w:proofErr w:type="spellEnd"/>
      <w:r w:rsidR="00F6578E" w:rsidRPr="75B9AA42">
        <w:rPr>
          <w:rFonts w:ascii="Times New Roman" w:hAnsi="Times New Roman" w:cs="Times New Roman"/>
          <w:sz w:val="24"/>
          <w:szCs w:val="24"/>
        </w:rPr>
        <w:t xml:space="preserve">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lastRenderedPageBreak/>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w:t>
      </w:r>
      <w:proofErr w:type="spellStart"/>
      <w:r w:rsidRPr="75B9AA42">
        <w:rPr>
          <w:rFonts w:ascii="Times New Roman" w:hAnsi="Times New Roman" w:cs="Times New Roman"/>
          <w:sz w:val="24"/>
          <w:szCs w:val="24"/>
        </w:rPr>
        <w:t>Dell’Osso</w:t>
      </w:r>
      <w:proofErr w:type="spellEnd"/>
      <w:r w:rsidRPr="75B9AA42">
        <w:rPr>
          <w:rFonts w:ascii="Times New Roman" w:hAnsi="Times New Roman" w:cs="Times New Roman"/>
          <w:sz w:val="24"/>
          <w:szCs w:val="24"/>
        </w:rPr>
        <w:t xml:space="preserve">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lastRenderedPageBreak/>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0678030A"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 xml:space="preserve">most studies employed convenient samples that compromise the representativeness of them. </w:t>
      </w:r>
      <w:r w:rsidR="00FF277B" w:rsidRPr="005558B6">
        <w:rPr>
          <w:rFonts w:ascii="Times New Roman" w:hAnsi="Times New Roman" w:cs="Times New Roman"/>
          <w:sz w:val="24"/>
          <w:szCs w:val="24"/>
          <w:highlight w:val="cyan"/>
          <w:shd w:val="clear" w:color="auto" w:fill="FFFFFF"/>
        </w:rPr>
        <w:t xml:space="preserve">QZ, please add at </w:t>
      </w:r>
      <w:r w:rsidR="00FF277B" w:rsidRPr="005558B6">
        <w:rPr>
          <w:rFonts w:ascii="Times New Roman" w:hAnsi="Times New Roman" w:cs="Times New Roman"/>
          <w:sz w:val="24"/>
          <w:szCs w:val="24"/>
          <w:highlight w:val="cyan"/>
          <w:shd w:val="clear" w:color="auto" w:fill="FFFFFF"/>
        </w:rPr>
        <w:lastRenderedPageBreak/>
        <w:t xml:space="preserve">least one sample for the opposite if you can find one!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Default="00F6578E" w:rsidP="00F6578E">
      <w:pPr>
        <w:spacing w:after="0" w:line="480" w:lineRule="auto"/>
        <w:jc w:val="center"/>
        <w:rPr>
          <w:rFonts w:ascii="Times New Roman" w:eastAsia="Times New Roman" w:hAnsi="Times New Roman" w:cs="Times New Roman"/>
          <w:sz w:val="28"/>
          <w:szCs w:val="28"/>
        </w:rPr>
      </w:pPr>
      <w:r w:rsidRPr="75B9AA42">
        <w:rPr>
          <w:rFonts w:ascii="Times New Roman" w:eastAsia="Times New Roman" w:hAnsi="Times New Roman" w:cs="Times New Roman"/>
          <w:sz w:val="28"/>
          <w:szCs w:val="28"/>
        </w:rPr>
        <w:t>Reference</w:t>
      </w:r>
    </w:p>
    <w:p w14:paraId="4B0A5340" w14:textId="752AD8C7" w:rsidR="00F6578E" w:rsidRPr="001F46C0" w:rsidRDefault="00F6578E" w:rsidP="001F46C0">
      <w:pPr>
        <w:pStyle w:val="ListParagraph"/>
        <w:spacing w:after="0" w:line="480" w:lineRule="auto"/>
        <w:ind w:left="360" w:firstLine="720"/>
        <w:rPr>
          <w:rFonts w:ascii="Times New Roman" w:hAnsi="Times New Roman" w:cs="Times New Roman"/>
          <w:sz w:val="24"/>
          <w:szCs w:val="24"/>
        </w:rPr>
      </w:pPr>
      <w:r w:rsidRPr="17ABC1BC">
        <w:rPr>
          <w:rFonts w:ascii="Times New Roman" w:eastAsia="Times New Roman" w:hAnsi="Times New Roman" w:cs="Times New Roman"/>
          <w:sz w:val="24"/>
          <w:szCs w:val="24"/>
        </w:rPr>
        <w:lastRenderedPageBreak/>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separate"/>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separate"/>
      </w:r>
      <w:r w:rsidRPr="17ABC1BC">
        <w:rPr>
          <w:rFonts w:ascii="Times New Roman" w:eastAsia="Times New Roman" w:hAnsi="Times New Roman" w:cs="Times New Roman"/>
          <w:sz w:val="24"/>
          <w:szCs w:val="24"/>
        </w:rPr>
        <w:fldChar w:fldCharType="end"/>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S., </w:t>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P., </w:t>
      </w:r>
      <w:proofErr w:type="spellStart"/>
      <w:r w:rsidR="2B0ACF5D" w:rsidRPr="001F46C0">
        <w:rPr>
          <w:rFonts w:ascii="Times New Roman" w:hAnsi="Times New Roman" w:cs="Times New Roman"/>
          <w:sz w:val="24"/>
          <w:szCs w:val="24"/>
        </w:rPr>
        <w:t>Andoh</w:t>
      </w:r>
      <w:proofErr w:type="spellEnd"/>
      <w:r w:rsidR="2B0ACF5D" w:rsidRPr="001F46C0">
        <w:rPr>
          <w:rFonts w:ascii="Times New Roman" w:hAnsi="Times New Roman" w:cs="Times New Roman"/>
          <w:sz w:val="24"/>
          <w:szCs w:val="24"/>
        </w:rPr>
        <w:t xml:space="preserve">-Arthur, J., </w:t>
      </w:r>
      <w:proofErr w:type="spellStart"/>
      <w:r w:rsidR="2B0ACF5D" w:rsidRPr="001F46C0">
        <w:rPr>
          <w:rFonts w:ascii="Times New Roman" w:hAnsi="Times New Roman" w:cs="Times New Roman"/>
          <w:sz w:val="24"/>
          <w:szCs w:val="24"/>
        </w:rPr>
        <w:t>Ahiable</w:t>
      </w:r>
      <w:proofErr w:type="spellEnd"/>
      <w:r w:rsidR="2B0ACF5D" w:rsidRPr="001F46C0">
        <w:rPr>
          <w:rFonts w:ascii="Times New Roman" w:hAnsi="Times New Roman" w:cs="Times New Roman"/>
          <w:sz w:val="24"/>
          <w:szCs w:val="24"/>
        </w:rPr>
        <w:t xml:space="preserve">, E. K., </w:t>
      </w:r>
      <w:proofErr w:type="spellStart"/>
      <w:r w:rsidR="2B0ACF5D" w:rsidRPr="001F46C0">
        <w:rPr>
          <w:rFonts w:ascii="Times New Roman" w:hAnsi="Times New Roman" w:cs="Times New Roman"/>
          <w:sz w:val="24"/>
          <w:szCs w:val="24"/>
        </w:rPr>
        <w:t>Kretchy</w:t>
      </w:r>
      <w:proofErr w:type="spellEnd"/>
      <w:r w:rsidR="2B0ACF5D" w:rsidRPr="001F46C0">
        <w:rPr>
          <w:rFonts w:ascii="Times New Roman" w:hAnsi="Times New Roman" w:cs="Times New Roman"/>
          <w:sz w:val="24"/>
          <w:szCs w:val="24"/>
        </w:rPr>
        <w:t xml:space="preserve">, I. A., &amp; </w:t>
      </w:r>
      <w:proofErr w:type="spellStart"/>
      <w:r w:rsidR="2B0ACF5D" w:rsidRPr="001F46C0">
        <w:rPr>
          <w:rFonts w:ascii="Times New Roman" w:hAnsi="Times New Roman" w:cs="Times New Roman"/>
          <w:sz w:val="24"/>
          <w:szCs w:val="24"/>
        </w:rPr>
        <w:t>Osafo</w:t>
      </w:r>
      <w:proofErr w:type="spellEnd"/>
      <w:r w:rsidR="2B0ACF5D" w:rsidRPr="001F46C0">
        <w:rPr>
          <w:rFonts w:ascii="Times New Roman" w:hAnsi="Times New Roman" w:cs="Times New Roman"/>
          <w:sz w:val="24"/>
          <w:szCs w:val="24"/>
        </w:rPr>
        <w:t xml:space="preserve">,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Aggar</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Samios</w:t>
      </w:r>
      <w:proofErr w:type="spellEnd"/>
      <w:r w:rsidRPr="001F46C0">
        <w:rPr>
          <w:rFonts w:ascii="Times New Roman" w:hAnsi="Times New Roman" w:cs="Times New Roman"/>
          <w:sz w:val="24"/>
          <w:szCs w:val="24"/>
          <w:highlight w:val="yellow"/>
        </w:rPr>
        <w:t xml:space="preserve">, C., Penman, O., </w:t>
      </w:r>
      <w:proofErr w:type="spellStart"/>
      <w:r w:rsidRPr="001F46C0">
        <w:rPr>
          <w:rFonts w:ascii="Times New Roman" w:hAnsi="Times New Roman" w:cs="Times New Roman"/>
          <w:sz w:val="24"/>
          <w:szCs w:val="24"/>
          <w:highlight w:val="yellow"/>
        </w:rPr>
        <w:t>Whiteing</w:t>
      </w:r>
      <w:proofErr w:type="spellEnd"/>
      <w:r w:rsidRPr="001F46C0">
        <w:rPr>
          <w:rFonts w:ascii="Times New Roman" w:hAnsi="Times New Roman" w:cs="Times New Roman"/>
          <w:sz w:val="24"/>
          <w:szCs w:val="24"/>
          <w:highlight w:val="yellow"/>
        </w:rPr>
        <w:t xml:space="preserve">, N., Massey, D., Rafferty, R., Bowen, K., &amp; Stephens, A. (2022). The impact of COVID-19 pandemic-related stress experienced by 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1F46C0">
      <w:pPr>
        <w:pStyle w:val="ListParagraph"/>
        <w:spacing w:after="0" w:line="480" w:lineRule="auto"/>
        <w:ind w:left="360" w:firstLine="720"/>
        <w:rPr>
          <w:rFonts w:ascii="Times New Roman" w:hAnsi="Times New Roman" w:cs="Times New Roman"/>
          <w:b/>
          <w:bCs/>
          <w:sz w:val="24"/>
          <w:szCs w:val="24"/>
        </w:rPr>
      </w:pPr>
      <w:proofErr w:type="spellStart"/>
      <w:r w:rsidRPr="001F46C0">
        <w:rPr>
          <w:rFonts w:ascii="Times New Roman" w:hAnsi="Times New Roman" w:cs="Times New Roman"/>
          <w:sz w:val="24"/>
          <w:szCs w:val="24"/>
          <w:highlight w:val="yellow"/>
        </w:rPr>
        <w:t>Akdağ</w:t>
      </w:r>
      <w:proofErr w:type="spellEnd"/>
      <w:r w:rsidRPr="001F46C0">
        <w:rPr>
          <w:rFonts w:ascii="Times New Roman" w:hAnsi="Times New Roman" w:cs="Times New Roman"/>
          <w:sz w:val="24"/>
          <w:szCs w:val="24"/>
          <w:highlight w:val="yellow"/>
        </w:rPr>
        <w:t xml:space="preserve">, S., Korkmaz, B., </w:t>
      </w:r>
      <w:proofErr w:type="spellStart"/>
      <w:r w:rsidRPr="001F46C0">
        <w:rPr>
          <w:rFonts w:ascii="Times New Roman" w:hAnsi="Times New Roman" w:cs="Times New Roman"/>
          <w:sz w:val="24"/>
          <w:szCs w:val="24"/>
          <w:highlight w:val="yellow"/>
        </w:rPr>
        <w:t>Tiftik</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Uzer</w:t>
      </w:r>
      <w:proofErr w:type="spellEnd"/>
      <w:r w:rsidRPr="001F46C0">
        <w:rPr>
          <w:rFonts w:ascii="Times New Roman" w:hAnsi="Times New Roman" w:cs="Times New Roman"/>
          <w:sz w:val="24"/>
          <w:szCs w:val="24"/>
          <w:highlight w:val="yellow"/>
        </w:rPr>
        <w:t xml:space="preserve">,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Arnout</w:t>
      </w:r>
      <w:proofErr w:type="spellEnd"/>
      <w:r w:rsidRPr="001F46C0">
        <w:rPr>
          <w:rFonts w:ascii="Times New Roman" w:hAnsi="Times New Roman" w:cs="Times New Roman"/>
          <w:sz w:val="24"/>
          <w:szCs w:val="24"/>
        </w:rPr>
        <w:t xml:space="preserve">,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proofErr w:type="spellStart"/>
      <w:r w:rsidRPr="001F46C0">
        <w:rPr>
          <w:rFonts w:ascii="Times New Roman" w:hAnsi="Times New Roman" w:cs="Times New Roman"/>
          <w:sz w:val="24"/>
          <w:szCs w:val="24"/>
        </w:rPr>
        <w:t>Sufyani</w:t>
      </w:r>
      <w:proofErr w:type="spellEnd"/>
      <w:r w:rsidRPr="001F46C0">
        <w:rPr>
          <w:rFonts w:ascii="Times New Roman" w:hAnsi="Times New Roman" w:cs="Times New Roman"/>
          <w:sz w:val="24"/>
          <w:szCs w:val="24"/>
        </w:rPr>
        <w:t xml:space="preserve">,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Atay</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Sahin-Bayindir</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Buzlu</w:t>
      </w:r>
      <w:proofErr w:type="spellEnd"/>
      <w:r w:rsidRPr="001F46C0">
        <w:rPr>
          <w:rFonts w:ascii="Times New Roman" w:hAnsi="Times New Roman" w:cs="Times New Roman"/>
          <w:sz w:val="24"/>
          <w:szCs w:val="24"/>
          <w:highlight w:val="yellow"/>
        </w:rPr>
        <w:t xml:space="preserve">, S., </w:t>
      </w:r>
      <w:proofErr w:type="spellStart"/>
      <w:r w:rsidRPr="001F46C0">
        <w:rPr>
          <w:rFonts w:ascii="Times New Roman" w:hAnsi="Times New Roman" w:cs="Times New Roman"/>
          <w:sz w:val="24"/>
          <w:szCs w:val="24"/>
          <w:highlight w:val="yellow"/>
        </w:rPr>
        <w:t>Koç</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Kuyuldar</w:t>
      </w:r>
      <w:proofErr w:type="spellEnd"/>
      <w:r w:rsidRPr="001F46C0">
        <w:rPr>
          <w:rFonts w:ascii="Times New Roman" w:hAnsi="Times New Roman" w:cs="Times New Roman"/>
          <w:sz w:val="24"/>
          <w:szCs w:val="24"/>
          <w:highlight w:val="yellow"/>
        </w:rPr>
        <w:t xml:space="preserve">, Y. (2023). The relationship between posttraumatic growth and psychological resilience of nurses working at </w:t>
      </w:r>
      <w:r w:rsidRPr="001F46C0">
        <w:rPr>
          <w:rFonts w:ascii="Times New Roman" w:hAnsi="Times New Roman" w:cs="Times New Roman"/>
          <w:sz w:val="24"/>
          <w:szCs w:val="24"/>
          <w:highlight w:val="yellow"/>
        </w:rPr>
        <w:lastRenderedPageBreak/>
        <w:t xml:space="preserve">the pandemic 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w:t>
      </w:r>
      <w:proofErr w:type="spellStart"/>
      <w:r w:rsidRPr="001F46C0">
        <w:rPr>
          <w:rFonts w:ascii="Times New Roman" w:hAnsi="Times New Roman" w:cs="Times New Roman"/>
          <w:sz w:val="24"/>
          <w:szCs w:val="24"/>
          <w:highlight w:val="yellow"/>
        </w:rPr>
        <w:t>Taib</w:t>
      </w:r>
      <w:proofErr w:type="spellEnd"/>
      <w:r w:rsidRPr="001F46C0">
        <w:rPr>
          <w:rFonts w:ascii="Times New Roman" w:hAnsi="Times New Roman" w:cs="Times New Roman"/>
          <w:sz w:val="24"/>
          <w:szCs w:val="24"/>
          <w:highlight w:val="yellow"/>
        </w:rPr>
        <w:t xml:space="preserve">, N. I., Mohamad Kamal, N. A., Abdullah, M. N., </w:t>
      </w:r>
      <w:proofErr w:type="spellStart"/>
      <w:r w:rsidRPr="001F46C0">
        <w:rPr>
          <w:rFonts w:ascii="Times New Roman" w:hAnsi="Times New Roman" w:cs="Times New Roman"/>
          <w:sz w:val="24"/>
          <w:szCs w:val="24"/>
          <w:highlight w:val="yellow"/>
        </w:rPr>
        <w:t>Dollah</w:t>
      </w:r>
      <w:proofErr w:type="spellEnd"/>
      <w:r w:rsidRPr="001F46C0">
        <w:rPr>
          <w:rFonts w:ascii="Times New Roman" w:hAnsi="Times New Roman" w:cs="Times New Roman"/>
          <w:sz w:val="24"/>
          <w:szCs w:val="24"/>
          <w:highlight w:val="yellow"/>
        </w:rPr>
        <w:t xml:space="preserve">, S. N., &amp; Mohamed Said, M. S. (2023). Stigma and posttraumatic growth among COVID-19 survivors during the first wave of the COVID-19 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Barnicot</w:t>
      </w:r>
      <w:proofErr w:type="spellEnd"/>
      <w:r w:rsidRPr="001F46C0">
        <w:rPr>
          <w:rFonts w:ascii="Times New Roman" w:hAnsi="Times New Roman" w:cs="Times New Roman"/>
          <w:sz w:val="24"/>
          <w:szCs w:val="24"/>
        </w:rPr>
        <w:t xml:space="preserve">, K., McCabe, R., Bogosian, A., Papadopoulos, R., Crawford, M., Aitken, P., Christensen, T., Wilson, J., Teague, B., Rana, R., Willis, D., Barclay, R., Chung, A., &amp; </w:t>
      </w:r>
      <w:proofErr w:type="spellStart"/>
      <w:r w:rsidRPr="001F46C0">
        <w:rPr>
          <w:rFonts w:ascii="Times New Roman" w:hAnsi="Times New Roman" w:cs="Times New Roman"/>
          <w:sz w:val="24"/>
          <w:szCs w:val="24"/>
        </w:rPr>
        <w:t>Rohricht</w:t>
      </w:r>
      <w:proofErr w:type="spellEnd"/>
      <w:r w:rsidRPr="001F46C0">
        <w:rPr>
          <w:rFonts w:ascii="Times New Roman" w:hAnsi="Times New Roman" w:cs="Times New Roman"/>
          <w:sz w:val="24"/>
          <w:szCs w:val="24"/>
        </w:rPr>
        <w:t xml:space="preserve">,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lastRenderedPageBreak/>
        <w:t>Bovero</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Balzani</w:t>
      </w:r>
      <w:proofErr w:type="spellEnd"/>
      <w:r w:rsidRPr="001F46C0">
        <w:rPr>
          <w:rFonts w:ascii="Times New Roman" w:hAnsi="Times New Roman" w:cs="Times New Roman"/>
          <w:sz w:val="24"/>
          <w:szCs w:val="24"/>
        </w:rPr>
        <w:t xml:space="preserve">, S., </w:t>
      </w:r>
      <w:proofErr w:type="spellStart"/>
      <w:r w:rsidRPr="001F46C0">
        <w:rPr>
          <w:rFonts w:ascii="Times New Roman" w:hAnsi="Times New Roman" w:cs="Times New Roman"/>
          <w:sz w:val="24"/>
          <w:szCs w:val="24"/>
        </w:rPr>
        <w:t>Tormen</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Malandrone</w:t>
      </w:r>
      <w:proofErr w:type="spellEnd"/>
      <w:r w:rsidRPr="001F46C0">
        <w:rPr>
          <w:rFonts w:ascii="Times New Roman" w:hAnsi="Times New Roman" w:cs="Times New Roman"/>
          <w:sz w:val="24"/>
          <w:szCs w:val="24"/>
        </w:rPr>
        <w:t xml:space="preserve">, F., &amp; </w:t>
      </w:r>
      <w:proofErr w:type="spellStart"/>
      <w:r w:rsidRPr="001F46C0">
        <w:rPr>
          <w:rFonts w:ascii="Times New Roman" w:hAnsi="Times New Roman" w:cs="Times New Roman"/>
          <w:sz w:val="24"/>
          <w:szCs w:val="24"/>
        </w:rPr>
        <w:t>Carletto</w:t>
      </w:r>
      <w:proofErr w:type="spellEnd"/>
      <w:r w:rsidRPr="001F46C0">
        <w:rPr>
          <w:rFonts w:ascii="Times New Roman" w:hAnsi="Times New Roman" w:cs="Times New Roman"/>
          <w:sz w:val="24"/>
          <w:szCs w:val="24"/>
        </w:rPr>
        <w:t xml:space="preserve">, S. (2023). 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1F46C0" w:rsidRDefault="2B0ACF5D" w:rsidP="001F46C0">
      <w:pPr>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Calhoun, L. G., &amp; Tedeschi, R. G. (2006). The Foundations of Posttraumatic Growth: An Expanded Framework. In L. G. Calhoun &amp; R. G. Tedeschi (Eds.), Handbook of posttraumatic growth: Research &amp; practice, 3–23. Lawrence Erlbaum Associates Publishers.</w:t>
      </w:r>
    </w:p>
    <w:p w14:paraId="3E5EE19A" w14:textId="6ADBD8CF"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Cardinali</w:t>
      </w:r>
      <w:proofErr w:type="spellEnd"/>
      <w:r w:rsidRPr="001F46C0">
        <w:rPr>
          <w:rFonts w:ascii="Times New Roman" w:hAnsi="Times New Roman" w:cs="Times New Roman"/>
          <w:sz w:val="24"/>
          <w:szCs w:val="24"/>
          <w:highlight w:val="yellow"/>
        </w:rPr>
        <w:t xml:space="preserve">, P., </w:t>
      </w:r>
      <w:proofErr w:type="spellStart"/>
      <w:r w:rsidRPr="001F46C0">
        <w:rPr>
          <w:rFonts w:ascii="Times New Roman" w:hAnsi="Times New Roman" w:cs="Times New Roman"/>
          <w:sz w:val="24"/>
          <w:szCs w:val="24"/>
          <w:highlight w:val="yellow"/>
        </w:rPr>
        <w:t>Olcese</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Antichi</w:t>
      </w:r>
      <w:proofErr w:type="spellEnd"/>
      <w:r w:rsidRPr="001F46C0">
        <w:rPr>
          <w:rFonts w:ascii="Times New Roman" w:hAnsi="Times New Roman" w:cs="Times New Roman"/>
          <w:sz w:val="24"/>
          <w:szCs w:val="24"/>
          <w:highlight w:val="yellow"/>
        </w:rPr>
        <w:t xml:space="preserve">, L., &amp; Migliorini, L. (2024). 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w:t>
      </w:r>
      <w:proofErr w:type="spellStart"/>
      <w:r w:rsidRPr="001F46C0">
        <w:rPr>
          <w:rFonts w:ascii="Times New Roman" w:hAnsi="Times New Roman" w:cs="Times New Roman"/>
          <w:sz w:val="24"/>
          <w:szCs w:val="24"/>
          <w:highlight w:val="yellow"/>
        </w:rPr>
        <w:t>Nicolais</w:t>
      </w:r>
      <w:proofErr w:type="spellEnd"/>
      <w:r w:rsidRPr="001F46C0">
        <w:rPr>
          <w:rFonts w:ascii="Times New Roman" w:hAnsi="Times New Roman" w:cs="Times New Roman"/>
          <w:sz w:val="24"/>
          <w:szCs w:val="24"/>
          <w:highlight w:val="yellow"/>
        </w:rPr>
        <w:t xml:space="preserve">,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Castiglioni, M., </w:t>
      </w:r>
      <w:proofErr w:type="spellStart"/>
      <w:r w:rsidRPr="001F46C0">
        <w:rPr>
          <w:rFonts w:ascii="Times New Roman" w:hAnsi="Times New Roman" w:cs="Times New Roman"/>
          <w:sz w:val="24"/>
          <w:szCs w:val="24"/>
        </w:rPr>
        <w:t>Caldiroli</w:t>
      </w:r>
      <w:proofErr w:type="spellEnd"/>
      <w:r w:rsidRPr="001F46C0">
        <w:rPr>
          <w:rFonts w:ascii="Times New Roman" w:hAnsi="Times New Roman" w:cs="Times New Roman"/>
          <w:sz w:val="24"/>
          <w:szCs w:val="24"/>
        </w:rPr>
        <w:t xml:space="preserve">, C. L., Procaccia, R., Conte, F., </w:t>
      </w:r>
      <w:proofErr w:type="spellStart"/>
      <w:r w:rsidRPr="001F46C0">
        <w:rPr>
          <w:rFonts w:ascii="Times New Roman" w:hAnsi="Times New Roman" w:cs="Times New Roman"/>
          <w:sz w:val="24"/>
          <w:szCs w:val="24"/>
        </w:rPr>
        <w:t>Neimeyer</w:t>
      </w:r>
      <w:proofErr w:type="spellEnd"/>
      <w:r w:rsidRPr="001F46C0">
        <w:rPr>
          <w:rFonts w:ascii="Times New Roman" w:hAnsi="Times New Roman" w:cs="Times New Roman"/>
          <w:sz w:val="24"/>
          <w:szCs w:val="24"/>
        </w:rPr>
        <w:t xml:space="preserve">, R. A., </w:t>
      </w:r>
      <w:proofErr w:type="spellStart"/>
      <w:r w:rsidRPr="001F46C0">
        <w:rPr>
          <w:rFonts w:ascii="Times New Roman" w:hAnsi="Times New Roman" w:cs="Times New Roman"/>
          <w:sz w:val="24"/>
          <w:szCs w:val="24"/>
        </w:rPr>
        <w:t>Zamin</w:t>
      </w:r>
      <w:proofErr w:type="spellEnd"/>
      <w:r w:rsidRPr="001F46C0">
        <w:rPr>
          <w:rFonts w:ascii="Times New Roman" w:hAnsi="Times New Roman" w:cs="Times New Roman"/>
          <w:sz w:val="24"/>
          <w:szCs w:val="24"/>
        </w:rPr>
        <w:t xml:space="preserve">, C., Paladino, A., &amp; Negri, A. (2023). The up-side of the COVID-19 pandemic: Are core belief violation and meaning making associated with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w:t>
      </w:r>
      <w:proofErr w:type="spellStart"/>
      <w:r w:rsidRPr="001F46C0">
        <w:rPr>
          <w:rFonts w:ascii="Times New Roman" w:hAnsi="Times New Roman" w:cs="Times New Roman"/>
          <w:sz w:val="24"/>
          <w:szCs w:val="24"/>
        </w:rPr>
        <w:t>growtma</w:t>
      </w:r>
      <w:proofErr w:type="spellEnd"/>
      <w:r w:rsidRPr="001F46C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w:t>
      </w:r>
      <w:r w:rsidRPr="001F46C0">
        <w:rPr>
          <w:rFonts w:ascii="Times New Roman" w:hAnsi="Times New Roman" w:cs="Times New Roman"/>
          <w:sz w:val="24"/>
          <w:szCs w:val="24"/>
        </w:rPr>
        <w:lastRenderedPageBreak/>
        <w:t xml:space="preserve">growth among people bereaved due to Covid-19.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12(1), 1947563. doi:10.1080/20008198.2021.1947563 </w:t>
      </w:r>
    </w:p>
    <w:p w14:paraId="1E09F965" w14:textId="27D543C8"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COVID-19 pandemic. International journal of mental health nursing, 30(1), 102-116. doi:10.1111/inm.12796  </w:t>
      </w:r>
    </w:p>
    <w:p w14:paraId="33C2D4B4" w14:textId="0CA3491F"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Dahan</w:t>
      </w:r>
      <w:proofErr w:type="spellEnd"/>
      <w:r w:rsidRPr="001F46C0">
        <w:rPr>
          <w:rFonts w:ascii="Times New Roman" w:hAnsi="Times New Roman" w:cs="Times New Roman"/>
          <w:sz w:val="24"/>
          <w:szCs w:val="24"/>
          <w:highlight w:val="yellow"/>
        </w:rPr>
        <w:t xml:space="preserve">, S., Levi, G., &amp; </w:t>
      </w:r>
      <w:proofErr w:type="spellStart"/>
      <w:r w:rsidRPr="001F46C0">
        <w:rPr>
          <w:rFonts w:ascii="Times New Roman" w:hAnsi="Times New Roman" w:cs="Times New Roman"/>
          <w:sz w:val="24"/>
          <w:szCs w:val="24"/>
          <w:highlight w:val="yellow"/>
        </w:rPr>
        <w:t>Segev</w:t>
      </w:r>
      <w:proofErr w:type="spellEnd"/>
      <w:r w:rsidRPr="001F46C0">
        <w:rPr>
          <w:rFonts w:ascii="Times New Roman" w:hAnsi="Times New Roman" w:cs="Times New Roman"/>
          <w:sz w:val="24"/>
          <w:szCs w:val="24"/>
          <w:highlight w:val="yellow"/>
        </w:rPr>
        <w:t xml:space="preserve">,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w:t>
      </w:r>
      <w:proofErr w:type="spellStart"/>
      <w:r w:rsidRPr="001F46C0">
        <w:rPr>
          <w:rFonts w:ascii="Times New Roman" w:hAnsi="Times New Roman" w:cs="Times New Roman"/>
          <w:sz w:val="24"/>
          <w:szCs w:val="24"/>
        </w:rPr>
        <w:t>Bhatija</w:t>
      </w:r>
      <w:proofErr w:type="spellEnd"/>
      <w:r w:rsidRPr="001F46C0">
        <w:rPr>
          <w:rFonts w:ascii="Times New Roman" w:hAnsi="Times New Roman" w:cs="Times New Roman"/>
          <w:sz w:val="24"/>
          <w:szCs w:val="24"/>
        </w:rPr>
        <w:t xml:space="preserve">,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Deitz</w:t>
      </w:r>
      <w:proofErr w:type="spellEnd"/>
      <w:r w:rsidRPr="001F46C0">
        <w:rPr>
          <w:rFonts w:ascii="Times New Roman" w:hAnsi="Times New Roman" w:cs="Times New Roman"/>
          <w:sz w:val="24"/>
          <w:szCs w:val="24"/>
          <w:highlight w:val="yellow"/>
        </w:rPr>
        <w:t xml:space="preserve">,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lastRenderedPageBreak/>
        <w:t>Dell'Osso</w:t>
      </w:r>
      <w:proofErr w:type="spellEnd"/>
      <w:r w:rsidRPr="001F46C0">
        <w:rPr>
          <w:rFonts w:ascii="Times New Roman" w:hAnsi="Times New Roman" w:cs="Times New Roman"/>
          <w:sz w:val="24"/>
          <w:szCs w:val="24"/>
        </w:rPr>
        <w:t xml:space="preserve">, L., </w:t>
      </w:r>
      <w:proofErr w:type="spellStart"/>
      <w:r w:rsidRPr="001F46C0">
        <w:rPr>
          <w:rFonts w:ascii="Times New Roman" w:hAnsi="Times New Roman" w:cs="Times New Roman"/>
          <w:sz w:val="24"/>
          <w:szCs w:val="24"/>
        </w:rPr>
        <w:t>Carpita</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Nardi</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Bonelli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Calvaruso</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Cremone</w:t>
      </w:r>
      <w:proofErr w:type="spellEnd"/>
      <w:r w:rsidRPr="001F46C0">
        <w:rPr>
          <w:rFonts w:ascii="Times New Roman" w:hAnsi="Times New Roman" w:cs="Times New Roman"/>
          <w:sz w:val="24"/>
          <w:szCs w:val="24"/>
        </w:rPr>
        <w:t xml:space="preserv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1F46C0">
        <w:rPr>
          <w:rFonts w:ascii="Times New Roman" w:hAnsi="Times New Roman" w:cs="Times New Roman"/>
          <w:sz w:val="24"/>
          <w:szCs w:val="24"/>
        </w:rPr>
        <w:t>Psychoneuroendocrinology</w:t>
      </w:r>
      <w:proofErr w:type="spellEnd"/>
      <w:r w:rsidRPr="001F46C0">
        <w:rPr>
          <w:rFonts w:ascii="Times New Roman" w:hAnsi="Times New Roman" w:cs="Times New Roman"/>
          <w:sz w:val="24"/>
          <w:szCs w:val="24"/>
        </w:rPr>
        <w:t xml:space="preserve">,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Dunn, E. C., </w:t>
      </w:r>
      <w:proofErr w:type="spellStart"/>
      <w:r w:rsidRPr="001F46C0">
        <w:rPr>
          <w:rFonts w:ascii="Times New Roman" w:hAnsi="Times New Roman" w:cs="Times New Roman"/>
          <w:sz w:val="24"/>
          <w:szCs w:val="24"/>
        </w:rPr>
        <w:t>Solovieff</w:t>
      </w:r>
      <w:proofErr w:type="spellEnd"/>
      <w:r w:rsidRPr="001F46C0">
        <w:rPr>
          <w:rFonts w:ascii="Times New Roman" w:hAnsi="Times New Roman" w:cs="Times New Roman"/>
          <w:sz w:val="24"/>
          <w:szCs w:val="24"/>
        </w:rPr>
        <w:t xml:space="preserve">, N., Lowe, S. R., Gallagher, P. J., </w:t>
      </w:r>
      <w:proofErr w:type="spellStart"/>
      <w:r w:rsidRPr="001F46C0">
        <w:rPr>
          <w:rFonts w:ascii="Times New Roman" w:hAnsi="Times New Roman" w:cs="Times New Roman"/>
          <w:sz w:val="24"/>
          <w:szCs w:val="24"/>
        </w:rPr>
        <w:t>Chaponis</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Rosand</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Waters, M. C., Rhodes, J. E., &amp; Smoller, J. W. (2014). Interaction between genetic variants and exposure to Hurricane Katrina on post-traumatic stress and post-traumatic growth: a prospective analysis of </w:t>
      </w:r>
      <w:proofErr w:type="gramStart"/>
      <w:r w:rsidRPr="001F46C0">
        <w:rPr>
          <w:rFonts w:ascii="Times New Roman" w:hAnsi="Times New Roman" w:cs="Times New Roman"/>
          <w:sz w:val="24"/>
          <w:szCs w:val="24"/>
        </w:rPr>
        <w:t>low income</w:t>
      </w:r>
      <w:proofErr w:type="gramEnd"/>
      <w:r w:rsidRPr="001F46C0">
        <w:rPr>
          <w:rFonts w:ascii="Times New Roman" w:hAnsi="Times New Roman" w:cs="Times New Roman"/>
          <w:sz w:val="24"/>
          <w:szCs w:val="24"/>
        </w:rPr>
        <w:t xml:space="preserv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El Khoury-</w:t>
      </w:r>
      <w:proofErr w:type="spellStart"/>
      <w:r w:rsidRPr="001F46C0">
        <w:rPr>
          <w:rFonts w:ascii="Times New Roman" w:hAnsi="Times New Roman" w:cs="Times New Roman"/>
          <w:sz w:val="24"/>
          <w:szCs w:val="24"/>
        </w:rPr>
        <w:t>Malhame</w:t>
      </w:r>
      <w:proofErr w:type="spellEnd"/>
      <w:r w:rsidRPr="001F46C0">
        <w:rPr>
          <w:rFonts w:ascii="Times New Roman" w:hAnsi="Times New Roman" w:cs="Times New Roman"/>
          <w:sz w:val="24"/>
          <w:szCs w:val="24"/>
        </w:rPr>
        <w:t xml:space="preserve">, M., Sfeir, M., </w:t>
      </w:r>
      <w:proofErr w:type="spellStart"/>
      <w:r w:rsidRPr="001F46C0">
        <w:rPr>
          <w:rFonts w:ascii="Times New Roman" w:hAnsi="Times New Roman" w:cs="Times New Roman"/>
          <w:sz w:val="24"/>
          <w:szCs w:val="24"/>
        </w:rPr>
        <w:t>Hallit</w:t>
      </w:r>
      <w:proofErr w:type="spellEnd"/>
      <w:r w:rsidRPr="001F46C0">
        <w:rPr>
          <w:rFonts w:ascii="Times New Roman" w:hAnsi="Times New Roman" w:cs="Times New Roman"/>
          <w:sz w:val="24"/>
          <w:szCs w:val="24"/>
        </w:rPr>
        <w:t xml:space="preserve">, S., &amp; </w:t>
      </w:r>
      <w:proofErr w:type="spellStart"/>
      <w:r w:rsidRPr="001F46C0">
        <w:rPr>
          <w:rFonts w:ascii="Times New Roman" w:hAnsi="Times New Roman" w:cs="Times New Roman"/>
          <w:sz w:val="24"/>
          <w:szCs w:val="24"/>
        </w:rPr>
        <w:t>Sawma</w:t>
      </w:r>
      <w:proofErr w:type="spellEnd"/>
      <w:r w:rsidRPr="001F46C0">
        <w:rPr>
          <w:rFonts w:ascii="Times New Roman" w:hAnsi="Times New Roman" w:cs="Times New Roman"/>
          <w:sz w:val="24"/>
          <w:szCs w:val="24"/>
        </w:rPr>
        <w:t xml:space="preserve">,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Fino, E., </w:t>
      </w:r>
      <w:proofErr w:type="spellStart"/>
      <w:r w:rsidRPr="001F46C0">
        <w:rPr>
          <w:rFonts w:ascii="Times New Roman" w:hAnsi="Times New Roman" w:cs="Times New Roman"/>
          <w:sz w:val="24"/>
          <w:szCs w:val="24"/>
          <w:highlight w:val="yellow"/>
        </w:rPr>
        <w:t>Bonfrate</w:t>
      </w:r>
      <w:proofErr w:type="spellEnd"/>
      <w:r w:rsidRPr="001F46C0">
        <w:rPr>
          <w:rFonts w:ascii="Times New Roman" w:hAnsi="Times New Roman" w:cs="Times New Roman"/>
          <w:sz w:val="24"/>
          <w:szCs w:val="24"/>
          <w:highlight w:val="yellow"/>
        </w:rPr>
        <w:t xml:space="preserve">, I., Fino, V., </w:t>
      </w:r>
      <w:proofErr w:type="spellStart"/>
      <w:r w:rsidRPr="001F46C0">
        <w:rPr>
          <w:rFonts w:ascii="Times New Roman" w:hAnsi="Times New Roman" w:cs="Times New Roman"/>
          <w:sz w:val="24"/>
          <w:szCs w:val="24"/>
          <w:highlight w:val="yellow"/>
        </w:rPr>
        <w:t>Bocus</w:t>
      </w:r>
      <w:proofErr w:type="spellEnd"/>
      <w:r w:rsidRPr="001F46C0">
        <w:rPr>
          <w:rFonts w:ascii="Times New Roman" w:hAnsi="Times New Roman" w:cs="Times New Roman"/>
          <w:sz w:val="24"/>
          <w:szCs w:val="24"/>
          <w:highlight w:val="yellow"/>
        </w:rPr>
        <w:t xml:space="preserve">, P., Russo, P. M., &amp; </w:t>
      </w:r>
      <w:proofErr w:type="spellStart"/>
      <w:r w:rsidRPr="001F46C0">
        <w:rPr>
          <w:rFonts w:ascii="Times New Roman" w:hAnsi="Times New Roman" w:cs="Times New Roman"/>
          <w:sz w:val="24"/>
          <w:szCs w:val="24"/>
          <w:highlight w:val="yellow"/>
        </w:rPr>
        <w:t>Mazzetti</w:t>
      </w:r>
      <w:proofErr w:type="spellEnd"/>
      <w:r w:rsidRPr="001F46C0">
        <w:rPr>
          <w:rFonts w:ascii="Times New Roman" w:hAnsi="Times New Roman" w:cs="Times New Roman"/>
          <w:sz w:val="24"/>
          <w:szCs w:val="24"/>
          <w:highlight w:val="yellow"/>
        </w:rPr>
        <w:t xml:space="preserve">, M. (2023). 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w:t>
      </w:r>
      <w:proofErr w:type="spellStart"/>
      <w:r w:rsidRPr="001F46C0">
        <w:rPr>
          <w:rFonts w:ascii="Times New Roman" w:hAnsi="Times New Roman" w:cs="Times New Roman"/>
          <w:sz w:val="24"/>
          <w:szCs w:val="24"/>
          <w:highlight w:val="yellow"/>
        </w:rPr>
        <w:t>Maybery</w:t>
      </w:r>
      <w:proofErr w:type="spellEnd"/>
      <w:r w:rsidRPr="001F46C0">
        <w:rPr>
          <w:rFonts w:ascii="Times New Roman" w:hAnsi="Times New Roman" w:cs="Times New Roman"/>
          <w:sz w:val="24"/>
          <w:szCs w:val="24"/>
          <w:highlight w:val="yellow"/>
        </w:rPr>
        <w:t xml:space="preserve">, D., Bui, M. V., Steele, M., &amp; Roche, M. (2024). Psychological distress, well-being, resilience, posttraumatic growth, and turnover intention of mental health nurses during COVID-19: A cross-sectional study. </w:t>
      </w:r>
      <w:r w:rsidRPr="001F46C0">
        <w:rPr>
          <w:rFonts w:ascii="Times New Roman" w:hAnsi="Times New Roman" w:cs="Times New Roman"/>
          <w:sz w:val="24"/>
          <w:szCs w:val="24"/>
          <w:highlight w:val="yellow"/>
        </w:rPr>
        <w:lastRenderedPageBreak/>
        <w:t xml:space="preserve">International 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1F46C0" w:rsidRDefault="2B0ACF5D" w:rsidP="001F46C0">
      <w:pPr>
        <w:pStyle w:val="ListParagraph"/>
        <w:spacing w:after="0" w:line="480" w:lineRule="auto"/>
        <w:ind w:firstLine="720"/>
        <w:rPr>
          <w:rFonts w:ascii="Times New Roman" w:hAnsi="Times New Roman" w:cs="Times New Roman"/>
          <w:sz w:val="24"/>
          <w:szCs w:val="24"/>
        </w:rPr>
      </w:pPr>
      <w:r w:rsidRPr="001F46C0">
        <w:rPr>
          <w:rFonts w:ascii="Times New Roman" w:hAnsi="Times New Roman" w:cs="Times New Roman"/>
          <w:sz w:val="24"/>
          <w:szCs w:val="24"/>
        </w:rPr>
        <w:t>Frankl, V. (1946). Man’s search for meaning. Beacon Press.</w:t>
      </w:r>
    </w:p>
    <w:p w14:paraId="232CED97" w14:textId="7EBCDAB7" w:rsidR="00F6578E" w:rsidRPr="001F46C0" w:rsidRDefault="2B0ACF5D" w:rsidP="001F46C0">
      <w:pPr>
        <w:pStyle w:val="ListParagraph"/>
        <w:spacing w:after="0" w:line="480" w:lineRule="auto"/>
        <w:ind w:left="36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Gaboardi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Naddeo</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Meneghini</w:t>
      </w:r>
      <w:proofErr w:type="spellEnd"/>
      <w:r w:rsidRPr="001F46C0">
        <w:rPr>
          <w:rFonts w:ascii="Times New Roman" w:hAnsi="Times New Roman" w:cs="Times New Roman"/>
          <w:sz w:val="24"/>
          <w:szCs w:val="24"/>
          <w:highlight w:val="yellow"/>
        </w:rPr>
        <w:t xml:space="preserve">, A. M., </w:t>
      </w:r>
      <w:proofErr w:type="spellStart"/>
      <w:r w:rsidRPr="001F46C0">
        <w:rPr>
          <w:rFonts w:ascii="Times New Roman" w:hAnsi="Times New Roman" w:cs="Times New Roman"/>
          <w:sz w:val="24"/>
          <w:szCs w:val="24"/>
          <w:highlight w:val="yellow"/>
        </w:rPr>
        <w:t>Lenzi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Canale</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Stanzani</w:t>
      </w:r>
      <w:proofErr w:type="spellEnd"/>
      <w:r w:rsidRPr="001F46C0">
        <w:rPr>
          <w:rFonts w:ascii="Times New Roman" w:hAnsi="Times New Roman" w:cs="Times New Roman"/>
          <w:sz w:val="24"/>
          <w:szCs w:val="24"/>
          <w:highlight w:val="yellow"/>
        </w:rPr>
        <w:t xml:space="preserve">, S., &amp; </w:t>
      </w:r>
      <w:proofErr w:type="spellStart"/>
      <w:r w:rsidRPr="001F46C0">
        <w:rPr>
          <w:rFonts w:ascii="Times New Roman" w:hAnsi="Times New Roman" w:cs="Times New Roman"/>
          <w:sz w:val="24"/>
          <w:szCs w:val="24"/>
          <w:highlight w:val="yellow"/>
        </w:rPr>
        <w:t>Santinello</w:t>
      </w:r>
      <w:proofErr w:type="spellEnd"/>
      <w:r w:rsidRPr="001F46C0">
        <w:rPr>
          <w:rFonts w:ascii="Times New Roman" w:hAnsi="Times New Roman" w:cs="Times New Roman"/>
          <w:sz w:val="24"/>
          <w:szCs w:val="24"/>
          <w:highlight w:val="yellow"/>
        </w:rPr>
        <w:t xml:space="preserve">, M. (2024). Yes, I will do it! Factors promoting the </w:t>
      </w:r>
      <w:proofErr w:type="spellStart"/>
      <w:r w:rsidRPr="001F46C0">
        <w:rPr>
          <w:rFonts w:ascii="Times New Roman" w:hAnsi="Times New Roman" w:cs="Times New Roman"/>
          <w:sz w:val="24"/>
          <w:szCs w:val="24"/>
          <w:highlight w:val="yellow"/>
        </w:rPr>
        <w:t>inten</w:t>
      </w:r>
      <w:proofErr w:type="spellEnd"/>
      <w:r w:rsidR="00F6578E">
        <w:tab/>
      </w:r>
      <w:proofErr w:type="spellStart"/>
      <w:r w:rsidRPr="001F46C0">
        <w:rPr>
          <w:rFonts w:ascii="Times New Roman" w:hAnsi="Times New Roman" w:cs="Times New Roman"/>
          <w:sz w:val="24"/>
          <w:szCs w:val="24"/>
          <w:highlight w:val="yellow"/>
        </w:rPr>
        <w:t>tion</w:t>
      </w:r>
      <w:proofErr w:type="spellEnd"/>
      <w:r w:rsidRPr="001F46C0">
        <w:rPr>
          <w:rFonts w:ascii="Times New Roman" w:hAnsi="Times New Roman" w:cs="Times New Roman"/>
          <w:sz w:val="24"/>
          <w:szCs w:val="24"/>
          <w:highlight w:val="yellow"/>
        </w:rPr>
        <w:t xml:space="preserve"> to volunteer after COVID-19 pandemic in Italy. International journal of psychology: Journal international de </w:t>
      </w:r>
      <w:proofErr w:type="spellStart"/>
      <w:r w:rsidRPr="001F46C0">
        <w:rPr>
          <w:rFonts w:ascii="Times New Roman" w:hAnsi="Times New Roman" w:cs="Times New Roman"/>
          <w:sz w:val="24"/>
          <w:szCs w:val="24"/>
          <w:highlight w:val="yellow"/>
        </w:rPr>
        <w:t>psychologie</w:t>
      </w:r>
      <w:proofErr w:type="spellEnd"/>
      <w:r w:rsidRPr="001F46C0">
        <w:rPr>
          <w:rFonts w:ascii="Times New Roman" w:hAnsi="Times New Roman" w:cs="Times New Roman"/>
          <w:sz w:val="24"/>
          <w:szCs w:val="24"/>
          <w:highlight w:val="yellow"/>
        </w:rPr>
        <w:t xml:space="preserve">, 59(3), 471–475. </w:t>
      </w:r>
      <w:hyperlink r:id="rId45" w:history="1">
        <w:r w:rsidRPr="17ABC1BC">
          <w:rPr>
            <w:rFonts w:ascii="Times New Roman" w:hAnsi="Times New Roman" w:cs="Times New Roman"/>
            <w:b/>
            <w:bCs/>
            <w:sz w:val="24"/>
            <w:szCs w:val="24"/>
          </w:rPr>
          <w:t>https://doi.org/10.1002/ijop.13110</w:t>
        </w:r>
      </w:hyperlink>
    </w:p>
    <w:p w14:paraId="4F0282ED" w14:textId="2E50C2F3"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Gesi</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Cafaro</w:t>
      </w:r>
      <w:proofErr w:type="spellEnd"/>
      <w:r w:rsidRPr="001F46C0">
        <w:rPr>
          <w:rFonts w:ascii="Times New Roman" w:hAnsi="Times New Roman" w:cs="Times New Roman"/>
          <w:sz w:val="24"/>
          <w:szCs w:val="24"/>
          <w:highlight w:val="yellow"/>
        </w:rPr>
        <w:t xml:space="preserve">, R., Achilli, F., </w:t>
      </w:r>
      <w:proofErr w:type="spellStart"/>
      <w:r w:rsidRPr="001F46C0">
        <w:rPr>
          <w:rFonts w:ascii="Times New Roman" w:hAnsi="Times New Roman" w:cs="Times New Roman"/>
          <w:sz w:val="24"/>
          <w:szCs w:val="24"/>
          <w:highlight w:val="yellow"/>
        </w:rPr>
        <w:t>Boscacci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Cerioli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Cirnigliaro</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Loupakis</w:t>
      </w:r>
      <w:proofErr w:type="spellEnd"/>
      <w:r w:rsidRPr="001F46C0">
        <w:rPr>
          <w:rFonts w:ascii="Times New Roman" w:hAnsi="Times New Roman" w:cs="Times New Roman"/>
          <w:sz w:val="24"/>
          <w:szCs w:val="24"/>
          <w:highlight w:val="yellow"/>
        </w:rPr>
        <w:t xml:space="preserve">, F., Di Maio, M., &amp; </w:t>
      </w:r>
      <w:proofErr w:type="spellStart"/>
      <w:r w:rsidRPr="001F46C0">
        <w:rPr>
          <w:rFonts w:ascii="Times New Roman" w:hAnsi="Times New Roman" w:cs="Times New Roman"/>
          <w:sz w:val="24"/>
          <w:szCs w:val="24"/>
          <w:highlight w:val="yellow"/>
        </w:rPr>
        <w:t>Dell'Osso</w:t>
      </w:r>
      <w:proofErr w:type="spellEnd"/>
      <w:r w:rsidRPr="001F46C0">
        <w:rPr>
          <w:rFonts w:ascii="Times New Roman" w:hAnsi="Times New Roman" w:cs="Times New Roman"/>
          <w:sz w:val="24"/>
          <w:szCs w:val="24"/>
          <w:highlight w:val="yellow"/>
        </w:rPr>
        <w:t>, B. (2024). The relationship among posttraumatic stress disorder, 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rPr>
        <w:t xml:space="preserve">Huang, L., Qin, J., Zhou, Y., Zhu, F., Liu, L., &amp; Shao, L. (2023). Normalization techniques in training </w:t>
      </w:r>
      <w:proofErr w:type="spellStart"/>
      <w:r w:rsidRPr="001F46C0">
        <w:rPr>
          <w:rFonts w:ascii="Times New Roman" w:hAnsi="Times New Roman" w:cs="Times New Roman"/>
          <w:sz w:val="24"/>
          <w:szCs w:val="24"/>
        </w:rPr>
        <w:t>dnns</w:t>
      </w:r>
      <w:proofErr w:type="spellEnd"/>
      <w:r w:rsidRPr="001F46C0">
        <w:rPr>
          <w:rFonts w:ascii="Times New Roman" w:hAnsi="Times New Roman" w:cs="Times New Roman"/>
          <w:sz w:val="24"/>
          <w:szCs w:val="24"/>
        </w:rPr>
        <w:t>: Methodology, analysis and application. IEEE transactions on pattern analysis and machine intelligence, 45(8), 10173-10196.</w:t>
      </w:r>
    </w:p>
    <w:p w14:paraId="759F05DD" w14:textId="39B2EC4D"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Hyun, S., Wong, G. T. F., Levy-Carrick, N. C., </w:t>
      </w:r>
      <w:proofErr w:type="spellStart"/>
      <w:r w:rsidRPr="001F46C0">
        <w:rPr>
          <w:rFonts w:ascii="Times New Roman" w:hAnsi="Times New Roman" w:cs="Times New Roman"/>
          <w:sz w:val="24"/>
          <w:szCs w:val="24"/>
        </w:rPr>
        <w:t>Charmaraman</w:t>
      </w:r>
      <w:proofErr w:type="spellEnd"/>
      <w:r w:rsidRPr="001F46C0">
        <w:rPr>
          <w:rFonts w:ascii="Times New Roman" w:hAnsi="Times New Roman" w:cs="Times New Roman"/>
          <w:sz w:val="24"/>
          <w:szCs w:val="24"/>
        </w:rPr>
        <w:t xml:space="preserve">, L., Cozier, Y., Yip, T., </w:t>
      </w:r>
      <w:proofErr w:type="spellStart"/>
      <w:r w:rsidRPr="001F46C0">
        <w:rPr>
          <w:rFonts w:ascii="Times New Roman" w:hAnsi="Times New Roman" w:cs="Times New Roman"/>
          <w:sz w:val="24"/>
          <w:szCs w:val="24"/>
        </w:rPr>
        <w:t>Hahm</w:t>
      </w:r>
      <w:proofErr w:type="spellEnd"/>
      <w:r w:rsidRPr="001F46C0">
        <w:rPr>
          <w:rFonts w:ascii="Times New Roman" w:hAnsi="Times New Roman" w:cs="Times New Roman"/>
          <w:sz w:val="24"/>
          <w:szCs w:val="24"/>
        </w:rPr>
        <w:t xml:space="preserve">,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t>
      </w:r>
      <w:proofErr w:type="gramStart"/>
      <w:r w:rsidRPr="001F46C0">
        <w:rPr>
          <w:rFonts w:ascii="Times New Roman" w:hAnsi="Times New Roman" w:cs="Times New Roman"/>
          <w:sz w:val="24"/>
          <w:szCs w:val="24"/>
          <w:highlight w:val="yellow"/>
        </w:rPr>
        <w:t>With</w:t>
      </w:r>
      <w:proofErr w:type="gramEnd"/>
      <w:r w:rsidRPr="001F46C0">
        <w:rPr>
          <w:rFonts w:ascii="Times New Roman" w:hAnsi="Times New Roman" w:cs="Times New Roman"/>
          <w:sz w:val="24"/>
          <w:szCs w:val="24"/>
          <w:highlight w:val="yellow"/>
        </w:rPr>
        <w:t xml:space="preserve">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1F46C0" w:rsidRDefault="2B0ACF5D" w:rsidP="001F46C0">
      <w:pPr>
        <w:pStyle w:val="ListParagraph"/>
        <w:spacing w:after="0" w:line="480" w:lineRule="auto"/>
        <w:ind w:left="36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Rovithis</w:t>
      </w:r>
      <w:proofErr w:type="spellEnd"/>
      <w:r w:rsidRPr="001F46C0">
        <w:rPr>
          <w:rFonts w:ascii="Times New Roman" w:hAnsi="Times New Roman" w:cs="Times New Roman"/>
          <w:sz w:val="24"/>
          <w:szCs w:val="24"/>
          <w:highlight w:val="yellow"/>
        </w:rPr>
        <w:t xml:space="preserve">, M. (2021). Secondary traumatic stress and vicarious posttraumatic growth in healthcare workers during the first COVID-19 lockdown in Greece: The role of resilience and coping strategies. </w:t>
      </w:r>
      <w:proofErr w:type="spellStart"/>
      <w:r w:rsidRPr="001F46C0">
        <w:rPr>
          <w:rFonts w:ascii="Times New Roman" w:hAnsi="Times New Roman" w:cs="Times New Roman"/>
          <w:sz w:val="24"/>
          <w:szCs w:val="24"/>
          <w:highlight w:val="yellow"/>
        </w:rPr>
        <w:t>Psychiatrike</w:t>
      </w:r>
      <w:proofErr w:type="spellEnd"/>
      <w:r w:rsidRPr="001F46C0">
        <w:rPr>
          <w:rFonts w:ascii="Times New Roman" w:hAnsi="Times New Roman" w:cs="Times New Roman"/>
          <w:sz w:val="24"/>
          <w:szCs w:val="24"/>
          <w:highlight w:val="yellow"/>
        </w:rPr>
        <w:t xml:space="preserve"> = </w:t>
      </w:r>
      <w:proofErr w:type="spellStart"/>
      <w:r w:rsidRPr="001F46C0">
        <w:rPr>
          <w:rFonts w:ascii="Times New Roman" w:hAnsi="Times New Roman" w:cs="Times New Roman"/>
          <w:sz w:val="24"/>
          <w:szCs w:val="24"/>
          <w:highlight w:val="yellow"/>
        </w:rPr>
        <w:t>Psychiatriki</w:t>
      </w:r>
      <w:proofErr w:type="spellEnd"/>
      <w:r w:rsidRPr="001F46C0">
        <w:rPr>
          <w:rFonts w:ascii="Times New Roman" w:hAnsi="Times New Roman" w:cs="Times New Roman"/>
          <w:sz w:val="24"/>
          <w:szCs w:val="24"/>
          <w:highlight w:val="yellow"/>
        </w:rPr>
        <w:t xml:space="preserve">, 32(1), 19–25. </w:t>
      </w:r>
      <w:hyperlink r:id="rId51" w:history="1">
        <w:r w:rsidRPr="17ABC1BC">
          <w:rPr>
            <w:rFonts w:ascii="Times New Roman" w:hAnsi="Times New Roman" w:cs="Times New Roman"/>
            <w:b/>
            <w:bCs/>
            <w:sz w:val="24"/>
            <w:szCs w:val="24"/>
          </w:rPr>
          <w:t>https://doi.org/10.22365/jpsych.2021.001</w:t>
        </w:r>
      </w:hyperlink>
    </w:p>
    <w:p w14:paraId="3D187B39" w14:textId="35BA37CA"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&amp;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(2022). 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E.,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Theodoratou</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Konstantakopoulos</w:t>
      </w:r>
      <w:proofErr w:type="spellEnd"/>
      <w:r w:rsidRPr="001F46C0">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1F46C0">
      <w:pPr>
        <w:pStyle w:val="ListParagraph"/>
        <w:spacing w:after="0" w:line="480" w:lineRule="auto"/>
        <w:ind w:left="36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Theodoratou</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Tsouvelas</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Tamiolaki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Konstantakopoulos</w:t>
      </w:r>
      <w:proofErr w:type="spellEnd"/>
      <w:r w:rsidRPr="001F46C0">
        <w:rPr>
          <w:rFonts w:ascii="Times New Roman" w:hAnsi="Times New Roman" w:cs="Times New Roman"/>
          <w:sz w:val="24"/>
          <w:szCs w:val="24"/>
          <w:highlight w:val="yellow"/>
        </w:rPr>
        <w:t xml:space="preserve">,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1F46C0">
      <w:pPr>
        <w:pStyle w:val="ListParagraph"/>
        <w:spacing w:after="0" w:line="480" w:lineRule="auto"/>
        <w:ind w:left="36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Khattab, M. F., Kannan, T. M. A., Morsi, A., Al-Sabbagh, Q., </w:t>
      </w:r>
      <w:proofErr w:type="spellStart"/>
      <w:r w:rsidRPr="001F46C0">
        <w:rPr>
          <w:rFonts w:ascii="Times New Roman" w:hAnsi="Times New Roman" w:cs="Times New Roman"/>
          <w:sz w:val="24"/>
          <w:szCs w:val="24"/>
        </w:rPr>
        <w:t>Hadidi</w:t>
      </w:r>
      <w:proofErr w:type="spellEnd"/>
      <w:r w:rsidRPr="001F46C0">
        <w:rPr>
          <w:rFonts w:ascii="Times New Roman" w:hAnsi="Times New Roman" w:cs="Times New Roman"/>
          <w:sz w:val="24"/>
          <w:szCs w:val="24"/>
        </w:rPr>
        <w:t xml:space="preserve">, F., Al-Sabbagh, M. Q., M Taha, M., </w:t>
      </w:r>
      <w:proofErr w:type="spellStart"/>
      <w:r w:rsidRPr="001F46C0">
        <w:rPr>
          <w:rFonts w:ascii="Times New Roman" w:hAnsi="Times New Roman" w:cs="Times New Roman"/>
          <w:sz w:val="24"/>
          <w:szCs w:val="24"/>
        </w:rPr>
        <w:t>Bourghli</w:t>
      </w:r>
      <w:proofErr w:type="spellEnd"/>
      <w:r w:rsidRPr="001F46C0">
        <w:rPr>
          <w:rFonts w:ascii="Times New Roman" w:hAnsi="Times New Roman" w:cs="Times New Roman"/>
          <w:sz w:val="24"/>
          <w:szCs w:val="24"/>
        </w:rPr>
        <w:t xml:space="preserve">, A., &amp; Obeid, I. (2020) The short-term impact of COVID-19 pandemic on spine surgeons: A cross-sectional global study. European Spine Journal, 29(8), 1806–1812. </w:t>
      </w:r>
      <w:hyperlink r:id="rId56" w:history="1">
        <w:r w:rsidRPr="17ABC1BC">
          <w:rPr>
            <w:rFonts w:ascii="Times New Roman" w:hAnsi="Times New Roman" w:cs="Times New Roman"/>
            <w:b/>
            <w:bCs/>
            <w:sz w:val="24"/>
            <w:szCs w:val="24"/>
          </w:rPr>
          <w:t>https://doi.org/10.1007/s00586-020-06517-1</w:t>
        </w:r>
      </w:hyperlink>
      <w:r w:rsidRPr="001F46C0">
        <w:rPr>
          <w:rFonts w:ascii="Times New Roman" w:hAnsi="Times New Roman" w:cs="Times New Roman"/>
          <w:sz w:val="24"/>
          <w:szCs w:val="24"/>
        </w:rPr>
        <w:t>.</w:t>
      </w:r>
    </w:p>
    <w:p w14:paraId="5A7BCAD4" w14:textId="3B481FDC"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Krishnamoorthy, Y., Nagarajan, R., Saya, G. K., &amp; Menon, V. (2020). Prevalence of psychological morbidities among general population, healthcare workers and COVID-19 patients 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Kocatürk</w:t>
      </w:r>
      <w:proofErr w:type="spellEnd"/>
      <w:r w:rsidRPr="001F46C0">
        <w:rPr>
          <w:rFonts w:ascii="Times New Roman" w:hAnsi="Times New Roman" w:cs="Times New Roman"/>
          <w:sz w:val="24"/>
          <w:szCs w:val="24"/>
        </w:rPr>
        <w:t xml:space="preserve">, E., Salman, A., </w:t>
      </w:r>
      <w:proofErr w:type="spellStart"/>
      <w:r w:rsidRPr="001F46C0">
        <w:rPr>
          <w:rFonts w:ascii="Times New Roman" w:hAnsi="Times New Roman" w:cs="Times New Roman"/>
          <w:sz w:val="24"/>
          <w:szCs w:val="24"/>
        </w:rPr>
        <w:t>Cherrez</w:t>
      </w:r>
      <w:proofErr w:type="spellEnd"/>
      <w:r w:rsidRPr="001F46C0">
        <w:rPr>
          <w:rFonts w:ascii="Times New Roman" w:hAnsi="Times New Roman" w:cs="Times New Roman"/>
          <w:sz w:val="24"/>
          <w:szCs w:val="24"/>
        </w:rPr>
        <w:t xml:space="preserve">-Ojeda, I., </w:t>
      </w:r>
      <w:proofErr w:type="spellStart"/>
      <w:r w:rsidRPr="001F46C0">
        <w:rPr>
          <w:rFonts w:ascii="Times New Roman" w:hAnsi="Times New Roman" w:cs="Times New Roman"/>
          <w:sz w:val="24"/>
          <w:szCs w:val="24"/>
        </w:rPr>
        <w:t>Criado</w:t>
      </w:r>
      <w:proofErr w:type="spellEnd"/>
      <w:r w:rsidRPr="001F46C0">
        <w:rPr>
          <w:rFonts w:ascii="Times New Roman" w:hAnsi="Times New Roman" w:cs="Times New Roman"/>
          <w:sz w:val="24"/>
          <w:szCs w:val="24"/>
        </w:rPr>
        <w:t xml:space="preserve">, P. R., Peter, J., </w:t>
      </w:r>
      <w:proofErr w:type="spellStart"/>
      <w:r w:rsidRPr="001F46C0">
        <w:rPr>
          <w:rFonts w:ascii="Times New Roman" w:hAnsi="Times New Roman" w:cs="Times New Roman"/>
          <w:sz w:val="24"/>
          <w:szCs w:val="24"/>
        </w:rPr>
        <w:t>Comert</w:t>
      </w:r>
      <w:proofErr w:type="spellEnd"/>
      <w:r w:rsidRPr="001F46C0">
        <w:rPr>
          <w:rFonts w:ascii="Times New Roman" w:hAnsi="Times New Roman" w:cs="Times New Roman"/>
          <w:sz w:val="24"/>
          <w:szCs w:val="24"/>
        </w:rPr>
        <w:t xml:space="preserve">-Ozer, E., </w:t>
      </w:r>
      <w:proofErr w:type="spellStart"/>
      <w:r w:rsidRPr="001F46C0">
        <w:rPr>
          <w:rFonts w:ascii="Times New Roman" w:hAnsi="Times New Roman" w:cs="Times New Roman"/>
          <w:sz w:val="24"/>
          <w:szCs w:val="24"/>
        </w:rPr>
        <w:t>Abuzakouk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Agondi</w:t>
      </w:r>
      <w:proofErr w:type="spellEnd"/>
      <w:r w:rsidRPr="001F46C0">
        <w:rPr>
          <w:rFonts w:ascii="Times New Roman" w:hAnsi="Times New Roman" w:cs="Times New Roman"/>
          <w:sz w:val="24"/>
          <w:szCs w:val="24"/>
        </w:rPr>
        <w:t xml:space="preserve">, R. C., Al-Ahmad, M., </w:t>
      </w:r>
      <w:proofErr w:type="spellStart"/>
      <w:r w:rsidRPr="001F46C0">
        <w:rPr>
          <w:rFonts w:ascii="Times New Roman" w:hAnsi="Times New Roman" w:cs="Times New Roman"/>
          <w:sz w:val="24"/>
          <w:szCs w:val="24"/>
        </w:rPr>
        <w:t>Altrichter</w:t>
      </w:r>
      <w:proofErr w:type="spellEnd"/>
      <w:r w:rsidRPr="001F46C0">
        <w:rPr>
          <w:rFonts w:ascii="Times New Roman" w:hAnsi="Times New Roman" w:cs="Times New Roman"/>
          <w:sz w:val="24"/>
          <w:szCs w:val="24"/>
        </w:rPr>
        <w:t xml:space="preserve">, S., Arnaout, R., Arruda, L. K., </w:t>
      </w:r>
      <w:proofErr w:type="spellStart"/>
      <w:r w:rsidRPr="001F46C0">
        <w:rPr>
          <w:rFonts w:ascii="Times New Roman" w:hAnsi="Times New Roman" w:cs="Times New Roman"/>
          <w:sz w:val="24"/>
          <w:szCs w:val="24"/>
        </w:rPr>
        <w:t>Asero</w:t>
      </w:r>
      <w:proofErr w:type="spellEnd"/>
      <w:r w:rsidRPr="001F46C0">
        <w:rPr>
          <w:rFonts w:ascii="Times New Roman" w:hAnsi="Times New Roman" w:cs="Times New Roman"/>
          <w:sz w:val="24"/>
          <w:szCs w:val="24"/>
        </w:rPr>
        <w:t>, R., Bauer, A., Ben-</w:t>
      </w:r>
      <w:proofErr w:type="spellStart"/>
      <w:r w:rsidRPr="001F46C0">
        <w:rPr>
          <w:rFonts w:ascii="Times New Roman" w:hAnsi="Times New Roman" w:cs="Times New Roman"/>
          <w:sz w:val="24"/>
          <w:szCs w:val="24"/>
        </w:rPr>
        <w:t>Shoshan</w:t>
      </w:r>
      <w:proofErr w:type="spellEnd"/>
      <w:r w:rsidRPr="001F46C0">
        <w:rPr>
          <w:rFonts w:ascii="Times New Roman" w:hAnsi="Times New Roman" w:cs="Times New Roman"/>
          <w:sz w:val="24"/>
          <w:szCs w:val="24"/>
        </w:rPr>
        <w:t xml:space="preserve">, M., Bernstein, J. A., </w:t>
      </w:r>
      <w:proofErr w:type="spellStart"/>
      <w:r w:rsidRPr="001F46C0">
        <w:rPr>
          <w:rFonts w:ascii="Times New Roman" w:hAnsi="Times New Roman" w:cs="Times New Roman"/>
          <w:sz w:val="24"/>
          <w:szCs w:val="24"/>
        </w:rPr>
        <w:t>Bizjak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Boccon-Gibod</w:t>
      </w:r>
      <w:proofErr w:type="spellEnd"/>
      <w:r w:rsidRPr="001F46C0">
        <w:rPr>
          <w:rFonts w:ascii="Times New Roman" w:hAnsi="Times New Roman" w:cs="Times New Roman"/>
          <w:sz w:val="24"/>
          <w:szCs w:val="24"/>
        </w:rPr>
        <w:t xml:space="preserve">, I., </w:t>
      </w:r>
      <w:proofErr w:type="spellStart"/>
      <w:r w:rsidRPr="001F46C0">
        <w:rPr>
          <w:rFonts w:ascii="Times New Roman" w:hAnsi="Times New Roman" w:cs="Times New Roman"/>
          <w:sz w:val="24"/>
          <w:szCs w:val="24"/>
        </w:rPr>
        <w:t>Bonnekoh</w:t>
      </w:r>
      <w:proofErr w:type="spellEnd"/>
      <w:r w:rsidRPr="001F46C0">
        <w:rPr>
          <w:rFonts w:ascii="Times New Roman" w:hAnsi="Times New Roman" w:cs="Times New Roman"/>
          <w:sz w:val="24"/>
          <w:szCs w:val="24"/>
        </w:rPr>
        <w:t xml:space="preserve">, H., </w:t>
      </w:r>
      <w:proofErr w:type="spellStart"/>
      <w:r w:rsidRPr="001F46C0">
        <w:rPr>
          <w:rFonts w:ascii="Times New Roman" w:hAnsi="Times New Roman" w:cs="Times New Roman"/>
          <w:sz w:val="24"/>
          <w:szCs w:val="24"/>
        </w:rPr>
        <w:t>Bouillet</w:t>
      </w:r>
      <w:proofErr w:type="spellEnd"/>
      <w:r w:rsidRPr="001F46C0">
        <w:rPr>
          <w:rFonts w:ascii="Times New Roman" w:hAnsi="Times New Roman" w:cs="Times New Roman"/>
          <w:sz w:val="24"/>
          <w:szCs w:val="24"/>
        </w:rPr>
        <w:t xml:space="preserve">,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Lafuenti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Dinapoli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Mastrilli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Savoia</w:t>
      </w:r>
      <w:proofErr w:type="spellEnd"/>
      <w:r w:rsidRPr="001F46C0">
        <w:rPr>
          <w:rFonts w:ascii="Times New Roman" w:hAnsi="Times New Roman" w:cs="Times New Roman"/>
          <w:sz w:val="24"/>
          <w:szCs w:val="24"/>
          <w:highlight w:val="yellow"/>
        </w:rPr>
        <w:t xml:space="preserve">, V., Linardos, M., </w:t>
      </w:r>
      <w:proofErr w:type="spellStart"/>
      <w:r w:rsidRPr="001F46C0">
        <w:rPr>
          <w:rFonts w:ascii="Times New Roman" w:hAnsi="Times New Roman" w:cs="Times New Roman"/>
          <w:sz w:val="24"/>
          <w:szCs w:val="24"/>
          <w:highlight w:val="yellow"/>
        </w:rPr>
        <w:t>Masetti</w:t>
      </w:r>
      <w:proofErr w:type="spellEnd"/>
      <w:r w:rsidRPr="001F46C0">
        <w:rPr>
          <w:rFonts w:ascii="Times New Roman" w:hAnsi="Times New Roman" w:cs="Times New Roman"/>
          <w:sz w:val="24"/>
          <w:szCs w:val="24"/>
          <w:highlight w:val="yellow"/>
        </w:rPr>
        <w:t xml:space="preserve">, R., Tortora, G., </w:t>
      </w:r>
      <w:proofErr w:type="spellStart"/>
      <w:r w:rsidRPr="001F46C0">
        <w:rPr>
          <w:rFonts w:ascii="Times New Roman" w:hAnsi="Times New Roman" w:cs="Times New Roman"/>
          <w:sz w:val="24"/>
          <w:szCs w:val="24"/>
          <w:highlight w:val="yellow"/>
        </w:rPr>
        <w:t>Valentini</w:t>
      </w:r>
      <w:proofErr w:type="spellEnd"/>
      <w:r w:rsidRPr="001F46C0">
        <w:rPr>
          <w:rFonts w:ascii="Times New Roman" w:hAnsi="Times New Roman" w:cs="Times New Roman"/>
          <w:sz w:val="24"/>
          <w:szCs w:val="24"/>
          <w:highlight w:val="yellow"/>
        </w:rPr>
        <w:t xml:space="preserve">, V., </w:t>
      </w:r>
      <w:proofErr w:type="spellStart"/>
      <w:r w:rsidRPr="001F46C0">
        <w:rPr>
          <w:rFonts w:ascii="Times New Roman" w:hAnsi="Times New Roman" w:cs="Times New Roman"/>
          <w:sz w:val="24"/>
          <w:szCs w:val="24"/>
          <w:highlight w:val="yellow"/>
        </w:rPr>
        <w:t>Scambia</w:t>
      </w:r>
      <w:proofErr w:type="spellEnd"/>
      <w:r w:rsidRPr="001F46C0">
        <w:rPr>
          <w:rFonts w:ascii="Times New Roman" w:hAnsi="Times New Roman" w:cs="Times New Roman"/>
          <w:sz w:val="24"/>
          <w:szCs w:val="24"/>
          <w:highlight w:val="yellow"/>
        </w:rPr>
        <w:t xml:space="preserve">, G., &amp; </w:t>
      </w:r>
      <w:proofErr w:type="spellStart"/>
      <w:r w:rsidRPr="001F46C0">
        <w:rPr>
          <w:rFonts w:ascii="Times New Roman" w:hAnsi="Times New Roman" w:cs="Times New Roman"/>
          <w:sz w:val="24"/>
          <w:szCs w:val="24"/>
          <w:highlight w:val="yellow"/>
        </w:rPr>
        <w:t>Chieffo</w:t>
      </w:r>
      <w:proofErr w:type="spellEnd"/>
      <w:r w:rsidRPr="001F46C0">
        <w:rPr>
          <w:rFonts w:ascii="Times New Roman" w:hAnsi="Times New Roman" w:cs="Times New Roman"/>
          <w:sz w:val="24"/>
          <w:szCs w:val="24"/>
          <w:highlight w:val="yellow"/>
        </w:rPr>
        <w:t xml:space="preserve">, D. P. R. (2023). Post-traumatic growth in </w:t>
      </w:r>
      <w:r w:rsidRPr="001F46C0">
        <w:rPr>
          <w:rFonts w:ascii="Times New Roman" w:hAnsi="Times New Roman" w:cs="Times New Roman"/>
          <w:sz w:val="24"/>
          <w:szCs w:val="24"/>
          <w:highlight w:val="yellow"/>
        </w:rPr>
        <w:lastRenderedPageBreak/>
        <w:t xml:space="preserve">oncological 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Lan, H., Suo, X., </w:t>
      </w:r>
      <w:proofErr w:type="spellStart"/>
      <w:r w:rsidRPr="001F46C0">
        <w:rPr>
          <w:rFonts w:ascii="Times New Roman" w:hAnsi="Times New Roman" w:cs="Times New Roman"/>
          <w:sz w:val="24"/>
          <w:szCs w:val="24"/>
        </w:rPr>
        <w:t>Zuo</w:t>
      </w:r>
      <w:proofErr w:type="spellEnd"/>
      <w:r w:rsidRPr="001F46C0">
        <w:rPr>
          <w:rFonts w:ascii="Times New Roman" w:hAnsi="Times New Roman" w:cs="Times New Roman"/>
          <w:sz w:val="24"/>
          <w:szCs w:val="24"/>
        </w:rPr>
        <w:t xml:space="preserve">, C., Pan, N., Zhang, X., Kemp, G. J., Gong, Q., &amp; Wang, S. (2023). Distinct pre-COVID brain structural signatures in COVID-19-related post-traumatic stress symptoms and post-traumatic growth. Cerebral cortex (New York, </w:t>
      </w:r>
      <w:proofErr w:type="gramStart"/>
      <w:r w:rsidRPr="001F46C0">
        <w:rPr>
          <w:rFonts w:ascii="Times New Roman" w:hAnsi="Times New Roman" w:cs="Times New Roman"/>
          <w:sz w:val="24"/>
          <w:szCs w:val="24"/>
        </w:rPr>
        <w:t>N.Y. :</w:t>
      </w:r>
      <w:proofErr w:type="gramEnd"/>
      <w:r w:rsidRPr="001F46C0">
        <w:rPr>
          <w:rFonts w:ascii="Times New Roman" w:hAnsi="Times New Roman" w:cs="Times New Roman"/>
          <w:sz w:val="24"/>
          <w:szCs w:val="24"/>
        </w:rPr>
        <w:t xml:space="preserve">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Lau, B. H. P., Chan, C. L. W., &amp; Ng, S. M. (2021). 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Levinsky</w:t>
      </w:r>
      <w:proofErr w:type="spellEnd"/>
      <w:r w:rsidRPr="001F46C0">
        <w:rPr>
          <w:rFonts w:ascii="Times New Roman" w:hAnsi="Times New Roman" w:cs="Times New Roman"/>
          <w:sz w:val="24"/>
          <w:szCs w:val="24"/>
          <w:highlight w:val="yellow"/>
        </w:rPr>
        <w:t>, M., Schiff, M., Pat-</w:t>
      </w:r>
      <w:proofErr w:type="spellStart"/>
      <w:r w:rsidRPr="001F46C0">
        <w:rPr>
          <w:rFonts w:ascii="Times New Roman" w:hAnsi="Times New Roman" w:cs="Times New Roman"/>
          <w:sz w:val="24"/>
          <w:szCs w:val="24"/>
          <w:highlight w:val="yellow"/>
        </w:rPr>
        <w:t>Horenczyk</w:t>
      </w:r>
      <w:proofErr w:type="spellEnd"/>
      <w:r w:rsidRPr="001F46C0">
        <w:rPr>
          <w:rFonts w:ascii="Times New Roman" w:hAnsi="Times New Roman" w:cs="Times New Roman"/>
          <w:sz w:val="24"/>
          <w:szCs w:val="24"/>
          <w:highlight w:val="yellow"/>
        </w:rPr>
        <w:t xml:space="preserve">, R., &amp; </w:t>
      </w:r>
      <w:proofErr w:type="spellStart"/>
      <w:r w:rsidRPr="001F46C0">
        <w:rPr>
          <w:rFonts w:ascii="Times New Roman" w:hAnsi="Times New Roman" w:cs="Times New Roman"/>
          <w:sz w:val="24"/>
          <w:szCs w:val="24"/>
          <w:highlight w:val="yellow"/>
        </w:rPr>
        <w:t>Benbenishty</w:t>
      </w:r>
      <w:proofErr w:type="spellEnd"/>
      <w:r w:rsidRPr="001F46C0">
        <w:rPr>
          <w:rFonts w:ascii="Times New Roman" w:hAnsi="Times New Roman" w:cs="Times New Roman"/>
          <w:sz w:val="24"/>
          <w:szCs w:val="24"/>
          <w:highlight w:val="yellow"/>
        </w:rPr>
        <w:t xml:space="preserve">, R. (2024). Emotional distress and posttraumatic growth during the COVID-19 pandemic: The case of the ultra-Orthodox Jewish society in Israel.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w:t>
      </w:r>
      <w:r w:rsidRPr="001F46C0">
        <w:rPr>
          <w:rFonts w:ascii="Times New Roman" w:hAnsi="Times New Roman" w:cs="Times New Roman"/>
          <w:sz w:val="24"/>
          <w:szCs w:val="24"/>
          <w:highlight w:val="yellow"/>
        </w:rPr>
        <w:lastRenderedPageBreak/>
        <w:t xml:space="preserve">COVID-19 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X.; Ju, X.; Liu, X. The Relationship between Resilience and Intent to Stay among Chinese Nurses to Support Wuhan in Managing COVID-19: The Serial Mediation Effect of Post-traumatic Growth and Perceived Professional Benefits. </w:t>
      </w:r>
      <w:proofErr w:type="spellStart"/>
      <w:r w:rsidRPr="001F46C0">
        <w:rPr>
          <w:rFonts w:ascii="Times New Roman" w:hAnsi="Times New Roman" w:cs="Times New Roman"/>
          <w:sz w:val="24"/>
          <w:szCs w:val="24"/>
          <w:highlight w:val="yellow"/>
        </w:rPr>
        <w:t>Nurs</w:t>
      </w:r>
      <w:proofErr w:type="spellEnd"/>
      <w:r w:rsidRPr="001F46C0">
        <w:rPr>
          <w:rFonts w:ascii="Times New Roman" w:hAnsi="Times New Roman" w:cs="Times New Roman"/>
          <w:sz w:val="24"/>
          <w:szCs w:val="24"/>
          <w:highlight w:val="yellow"/>
        </w:rPr>
        <w:t>. Open. 2021, 8, 2866–2876.</w:t>
      </w:r>
    </w:p>
    <w:p w14:paraId="37254215" w14:textId="3B2EAEC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hint="eastAsia"/>
          <w:sz w:val="24"/>
          <w:szCs w:val="24"/>
        </w:rPr>
        <w:t>Lyu, Y., Yu, Y., Chen, S., Lu, S., &amp; Ni, S. (2021). 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Mazor</w:t>
      </w:r>
      <w:proofErr w:type="spellEnd"/>
      <w:r w:rsidRPr="001F46C0">
        <w:rPr>
          <w:rFonts w:ascii="Times New Roman" w:hAnsi="Times New Roman" w:cs="Times New Roman"/>
          <w:sz w:val="24"/>
          <w:szCs w:val="24"/>
        </w:rPr>
        <w:t xml:space="preserve">, Y., </w:t>
      </w:r>
      <w:proofErr w:type="spellStart"/>
      <w:r w:rsidRPr="001F46C0">
        <w:rPr>
          <w:rFonts w:ascii="Times New Roman" w:hAnsi="Times New Roman" w:cs="Times New Roman"/>
          <w:sz w:val="24"/>
          <w:szCs w:val="24"/>
        </w:rPr>
        <w:t>Gelkopf</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Mueser</w:t>
      </w:r>
      <w:proofErr w:type="spellEnd"/>
      <w:r w:rsidRPr="001F46C0">
        <w:rPr>
          <w:rFonts w:ascii="Times New Roman" w:hAnsi="Times New Roman" w:cs="Times New Roman"/>
          <w:sz w:val="24"/>
          <w:szCs w:val="24"/>
        </w:rPr>
        <w:t xml:space="preserve">,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 </w:t>
      </w:r>
      <w:proofErr w:type="spellStart"/>
      <w:proofErr w:type="gramStart"/>
      <w:r w:rsidRPr="001F46C0">
        <w:rPr>
          <w:rFonts w:ascii="Times New Roman" w:hAnsi="Times New Roman" w:cs="Times New Roman"/>
          <w:sz w:val="24"/>
          <w:szCs w:val="24"/>
        </w:rPr>
        <w:t>Y.,Tao</w:t>
      </w:r>
      <w:proofErr w:type="spellEnd"/>
      <w:proofErr w:type="gramEnd"/>
      <w:r w:rsidRPr="001F46C0">
        <w:rPr>
          <w:rFonts w:ascii="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w:t>
      </w:r>
      <w:proofErr w:type="spellStart"/>
      <w:r w:rsidRPr="001F46C0">
        <w:rPr>
          <w:rFonts w:ascii="Times New Roman" w:hAnsi="Times New Roman" w:cs="Times New Roman"/>
          <w:sz w:val="24"/>
          <w:szCs w:val="24"/>
        </w:rPr>
        <w:t>Boudewyn</w:t>
      </w:r>
      <w:proofErr w:type="spellEnd"/>
      <w:r w:rsidRPr="001F46C0">
        <w:rPr>
          <w:rFonts w:ascii="Times New Roman" w:hAnsi="Times New Roman" w:cs="Times New Roman"/>
          <w:sz w:val="24"/>
          <w:szCs w:val="24"/>
        </w:rPr>
        <w:t xml:space="preserve"> A. C., </w:t>
      </w:r>
      <w:proofErr w:type="spellStart"/>
      <w:r w:rsidRPr="001F46C0">
        <w:rPr>
          <w:rFonts w:ascii="Times New Roman" w:hAnsi="Times New Roman" w:cs="Times New Roman"/>
          <w:sz w:val="24"/>
          <w:szCs w:val="24"/>
        </w:rPr>
        <w:t>Likosky</w:t>
      </w:r>
      <w:proofErr w:type="spellEnd"/>
      <w:r w:rsidRPr="001F46C0">
        <w:rPr>
          <w:rFonts w:ascii="Times New Roman" w:hAnsi="Times New Roman" w:cs="Times New Roman"/>
          <w:sz w:val="24"/>
          <w:szCs w:val="24"/>
        </w:rPr>
        <w:t xml:space="preserve"> W., </w:t>
      </w:r>
      <w:proofErr w:type="spellStart"/>
      <w:r w:rsidRPr="001F46C0">
        <w:rPr>
          <w:rFonts w:ascii="Times New Roman" w:hAnsi="Times New Roman" w:cs="Times New Roman"/>
          <w:sz w:val="24"/>
          <w:szCs w:val="24"/>
        </w:rPr>
        <w:t>Goodkin</w:t>
      </w:r>
      <w:proofErr w:type="spellEnd"/>
      <w:r w:rsidRPr="001F46C0">
        <w:rPr>
          <w:rFonts w:ascii="Times New Roman" w:hAnsi="Times New Roman" w:cs="Times New Roman"/>
          <w:sz w:val="24"/>
          <w:szCs w:val="24"/>
        </w:rPr>
        <w:t xml:space="preserve"> D. E. (1999). The psychosocial impact of multiple sclerosis: Exploring the patient’s perspective. Health Psychology, 18(4), 376–382. </w:t>
      </w:r>
    </w:p>
    <w:p w14:paraId="1CEEA74E" w14:textId="264F161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Morales, D. X., </w:t>
      </w:r>
      <w:proofErr w:type="spellStart"/>
      <w:r w:rsidRPr="001F46C0">
        <w:rPr>
          <w:rFonts w:ascii="Times New Roman" w:hAnsi="Times New Roman" w:cs="Times New Roman"/>
          <w:sz w:val="24"/>
          <w:szCs w:val="24"/>
        </w:rPr>
        <w:t>Grineski</w:t>
      </w:r>
      <w:proofErr w:type="spellEnd"/>
      <w:r w:rsidRPr="001F46C0">
        <w:rPr>
          <w:rFonts w:ascii="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Moreland, M. L., Rickman, S. R. M., &amp; </w:t>
      </w:r>
      <w:proofErr w:type="spellStart"/>
      <w:r w:rsidRPr="001F46C0">
        <w:rPr>
          <w:rFonts w:ascii="Times New Roman" w:hAnsi="Times New Roman" w:cs="Times New Roman"/>
          <w:sz w:val="24"/>
          <w:szCs w:val="24"/>
        </w:rPr>
        <w:t>Yalch</w:t>
      </w:r>
      <w:proofErr w:type="spellEnd"/>
      <w:r w:rsidRPr="001F46C0">
        <w:rPr>
          <w:rFonts w:ascii="Times New Roman" w:hAnsi="Times New Roman" w:cs="Times New Roman"/>
          <w:sz w:val="24"/>
          <w:szCs w:val="24"/>
        </w:rPr>
        <w:t xml:space="preserve">,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Moreno-Jiménez, J. E., Blanco-</w:t>
      </w:r>
      <w:proofErr w:type="spellStart"/>
      <w:r w:rsidRPr="001F46C0">
        <w:rPr>
          <w:rFonts w:ascii="Times New Roman" w:hAnsi="Times New Roman" w:cs="Times New Roman"/>
          <w:sz w:val="24"/>
          <w:szCs w:val="24"/>
          <w:highlight w:val="yellow"/>
        </w:rPr>
        <w:t>Donoso</w:t>
      </w:r>
      <w:proofErr w:type="spellEnd"/>
      <w:r w:rsidRPr="001F46C0">
        <w:rPr>
          <w:rFonts w:ascii="Times New Roman" w:hAnsi="Times New Roman" w:cs="Times New Roman"/>
          <w:sz w:val="24"/>
          <w:szCs w:val="24"/>
          <w:highlight w:val="yellow"/>
        </w:rPr>
        <w:t xml:space="preserve">, L. M., Demerouti, E., </w:t>
      </w:r>
      <w:proofErr w:type="spellStart"/>
      <w:r w:rsidRPr="001F46C0">
        <w:rPr>
          <w:rFonts w:ascii="Times New Roman" w:hAnsi="Times New Roman" w:cs="Times New Roman"/>
          <w:sz w:val="24"/>
          <w:szCs w:val="24"/>
          <w:highlight w:val="yellow"/>
        </w:rPr>
        <w:t>Belda</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Hofheinz</w:t>
      </w:r>
      <w:proofErr w:type="spellEnd"/>
      <w:r w:rsidRPr="001F46C0">
        <w:rPr>
          <w:rFonts w:ascii="Times New Roman" w:hAnsi="Times New Roman" w:cs="Times New Roman"/>
          <w:sz w:val="24"/>
          <w:szCs w:val="24"/>
          <w:highlight w:val="yellow"/>
        </w:rPr>
        <w:t xml:space="preserve">, S., Chico-Fernández, M., Moreno-Jiménez, B., &amp; </w:t>
      </w:r>
      <w:proofErr w:type="spellStart"/>
      <w:r w:rsidRPr="001F46C0">
        <w:rPr>
          <w:rFonts w:ascii="Times New Roman" w:hAnsi="Times New Roman" w:cs="Times New Roman"/>
          <w:sz w:val="24"/>
          <w:szCs w:val="24"/>
          <w:highlight w:val="yellow"/>
        </w:rPr>
        <w:t>Garrosa</w:t>
      </w:r>
      <w:proofErr w:type="spellEnd"/>
      <w:r w:rsidRPr="001F46C0">
        <w:rPr>
          <w:rFonts w:ascii="Times New Roman" w:hAnsi="Times New Roman" w:cs="Times New Roman"/>
          <w:sz w:val="24"/>
          <w:szCs w:val="24"/>
          <w:highlight w:val="yellow"/>
        </w:rPr>
        <w:t xml:space="preserve">,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Naghavi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Teismann</w:t>
      </w:r>
      <w:proofErr w:type="spellEnd"/>
      <w:r w:rsidRPr="001F46C0">
        <w:rPr>
          <w:rFonts w:ascii="Times New Roman" w:hAnsi="Times New Roman" w:cs="Times New Roman"/>
          <w:sz w:val="24"/>
          <w:szCs w:val="24"/>
        </w:rPr>
        <w:t xml:space="preserve">, T., Asgari, Z., </w:t>
      </w:r>
      <w:proofErr w:type="spellStart"/>
      <w:r w:rsidRPr="001F46C0">
        <w:rPr>
          <w:rFonts w:ascii="Times New Roman" w:hAnsi="Times New Roman" w:cs="Times New Roman"/>
          <w:sz w:val="24"/>
          <w:szCs w:val="24"/>
        </w:rPr>
        <w:t>Mohebbian</w:t>
      </w:r>
      <w:proofErr w:type="spellEnd"/>
      <w:r w:rsidRPr="001F46C0">
        <w:rPr>
          <w:rFonts w:ascii="Times New Roman" w:hAnsi="Times New Roman" w:cs="Times New Roman"/>
          <w:sz w:val="24"/>
          <w:szCs w:val="24"/>
        </w:rPr>
        <w:t xml:space="preserve">, M. R., </w:t>
      </w:r>
      <w:proofErr w:type="spellStart"/>
      <w:r w:rsidRPr="001F46C0">
        <w:rPr>
          <w:rFonts w:ascii="Times New Roman" w:hAnsi="Times New Roman" w:cs="Times New Roman"/>
          <w:sz w:val="24"/>
          <w:szCs w:val="24"/>
        </w:rPr>
        <w:t>Mansourian</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Mañanas</w:t>
      </w:r>
      <w:proofErr w:type="spellEnd"/>
      <w:r w:rsidRPr="001F46C0">
        <w:rPr>
          <w:rFonts w:ascii="Times New Roman" w:hAnsi="Times New Roman" w:cs="Times New Roman"/>
          <w:sz w:val="24"/>
          <w:szCs w:val="24"/>
        </w:rPr>
        <w:t xml:space="preserve">,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lastRenderedPageBreak/>
        <w:t>Nie</w:t>
      </w:r>
      <w:proofErr w:type="spellEnd"/>
      <w:r w:rsidRPr="001F46C0">
        <w:rPr>
          <w:rFonts w:ascii="Times New Roman" w:hAnsi="Times New Roman" w:cs="Times New Roman"/>
          <w:sz w:val="24"/>
          <w:szCs w:val="24"/>
          <w:highlight w:val="yellow"/>
        </w:rPr>
        <w:t xml:space="preserv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Nowicki, G. J., Schneider-</w:t>
      </w:r>
      <w:proofErr w:type="spellStart"/>
      <w:r w:rsidRPr="001F46C0">
        <w:rPr>
          <w:rFonts w:ascii="Times New Roman" w:hAnsi="Times New Roman" w:cs="Times New Roman"/>
          <w:sz w:val="24"/>
          <w:szCs w:val="24"/>
          <w:highlight w:val="yellow"/>
        </w:rPr>
        <w:t>Matyka</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Godlewska</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Tytuła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Kotus</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Walec</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Grochans</w:t>
      </w:r>
      <w:proofErr w:type="spellEnd"/>
      <w:r w:rsidRPr="001F46C0">
        <w:rPr>
          <w:rFonts w:ascii="Times New Roman" w:hAnsi="Times New Roman" w:cs="Times New Roman"/>
          <w:sz w:val="24"/>
          <w:szCs w:val="24"/>
          <w:highlight w:val="yellow"/>
        </w:rPr>
        <w:t xml:space="preserve">, E., &amp; </w:t>
      </w:r>
      <w:proofErr w:type="spellStart"/>
      <w:r w:rsidRPr="001F46C0">
        <w:rPr>
          <w:rFonts w:ascii="Times New Roman" w:hAnsi="Times New Roman" w:cs="Times New Roman"/>
          <w:sz w:val="24"/>
          <w:szCs w:val="24"/>
          <w:highlight w:val="yellow"/>
        </w:rPr>
        <w:t>Ślusarska</w:t>
      </w:r>
      <w:proofErr w:type="spellEnd"/>
      <w:r w:rsidRPr="001F46C0">
        <w:rPr>
          <w:rFonts w:ascii="Times New Roman" w:hAnsi="Times New Roman" w:cs="Times New Roman"/>
          <w:sz w:val="24"/>
          <w:szCs w:val="24"/>
          <w:highlight w:val="yellow"/>
        </w:rPr>
        <w:t xml:space="preserve">, B. (2024). The relationship between the strength of religious faith 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O'Connor, R. C., Wetherall, K., </w:t>
      </w:r>
      <w:proofErr w:type="spellStart"/>
      <w:r w:rsidRPr="001F46C0">
        <w:rPr>
          <w:rFonts w:ascii="Times New Roman" w:hAnsi="Times New Roman" w:cs="Times New Roman"/>
          <w:sz w:val="24"/>
          <w:szCs w:val="24"/>
        </w:rPr>
        <w:t>Cleare</w:t>
      </w:r>
      <w:proofErr w:type="spellEnd"/>
      <w:r w:rsidRPr="001F46C0">
        <w:rPr>
          <w:rFonts w:ascii="Times New Roman" w:hAnsi="Times New Roman" w:cs="Times New Roman"/>
          <w:sz w:val="24"/>
          <w:szCs w:val="24"/>
        </w:rPr>
        <w:t xml:space="preserve">, S., McClelland, H., </w:t>
      </w:r>
      <w:proofErr w:type="spellStart"/>
      <w:r w:rsidRPr="001F46C0">
        <w:rPr>
          <w:rFonts w:ascii="Times New Roman" w:hAnsi="Times New Roman" w:cs="Times New Roman"/>
          <w:sz w:val="24"/>
          <w:szCs w:val="24"/>
        </w:rPr>
        <w:t>Melson</w:t>
      </w:r>
      <w:proofErr w:type="spellEnd"/>
      <w:r w:rsidRPr="001F46C0">
        <w:rPr>
          <w:rFonts w:ascii="Times New Roman" w:hAnsi="Times New Roman" w:cs="Times New Roman"/>
          <w:sz w:val="24"/>
          <w:szCs w:val="24"/>
        </w:rPr>
        <w:t xml:space="preserve">, A. J., </w:t>
      </w:r>
      <w:proofErr w:type="spellStart"/>
      <w:r w:rsidRPr="001F46C0">
        <w:rPr>
          <w:rFonts w:ascii="Times New Roman" w:hAnsi="Times New Roman" w:cs="Times New Roman"/>
          <w:sz w:val="24"/>
          <w:szCs w:val="24"/>
        </w:rPr>
        <w:t>Niedzwiedz</w:t>
      </w:r>
      <w:proofErr w:type="spellEnd"/>
      <w:r w:rsidRPr="001F46C0">
        <w:rPr>
          <w:rFonts w:ascii="Times New Roman" w:hAnsi="Times New Roman" w:cs="Times New Roman"/>
          <w:sz w:val="24"/>
          <w:szCs w:val="24"/>
        </w:rPr>
        <w:t xml:space="preserve">, C. L., O'Carroll, R. E., O'Connor, D. B., Platt, S., Scowcroft, E., Watson, B., </w:t>
      </w:r>
      <w:proofErr w:type="spellStart"/>
      <w:r w:rsidRPr="001F46C0">
        <w:rPr>
          <w:rFonts w:ascii="Times New Roman" w:hAnsi="Times New Roman" w:cs="Times New Roman"/>
          <w:sz w:val="24"/>
          <w:szCs w:val="24"/>
        </w:rPr>
        <w:t>Zortea</w:t>
      </w:r>
      <w:proofErr w:type="spellEnd"/>
      <w:r w:rsidRPr="001F46C0">
        <w:rPr>
          <w:rFonts w:ascii="Times New Roman" w:hAnsi="Times New Roman" w:cs="Times New Roman"/>
          <w:sz w:val="24"/>
          <w:szCs w:val="24"/>
        </w:rPr>
        <w:t xml:space="preserve">,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17ABC1BC">
          <w:rPr>
            <w:rFonts w:ascii="Times New Roman" w:hAnsi="Times New Roman" w:cs="Times New Roman"/>
            <w:b/>
            <w:bCs/>
            <w:sz w:val="24"/>
            <w:szCs w:val="24"/>
          </w:rPr>
          <w:t>https://doi.org/10.1192/bjp.2020.212</w:t>
        </w:r>
      </w:hyperlink>
    </w:p>
    <w:p w14:paraId="0A5C7B59" w14:textId="591031B2"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highlight w:val="yellow"/>
        </w:rPr>
        <w:t xml:space="preserve">Ottaviani, G., Canfora, F., </w:t>
      </w:r>
      <w:proofErr w:type="spellStart"/>
      <w:r w:rsidRPr="001F46C0">
        <w:rPr>
          <w:rFonts w:ascii="Times New Roman" w:hAnsi="Times New Roman" w:cs="Times New Roman"/>
          <w:sz w:val="24"/>
          <w:szCs w:val="24"/>
          <w:highlight w:val="yellow"/>
        </w:rPr>
        <w:t>Leuci</w:t>
      </w:r>
      <w:proofErr w:type="spellEnd"/>
      <w:r w:rsidRPr="001F46C0">
        <w:rPr>
          <w:rFonts w:ascii="Times New Roman" w:hAnsi="Times New Roman" w:cs="Times New Roman"/>
          <w:sz w:val="24"/>
          <w:szCs w:val="24"/>
          <w:highlight w:val="yellow"/>
        </w:rPr>
        <w:t xml:space="preserve">, S., Coppola, N., Pecoraro, G., Rupel, K., Bogdan </w:t>
      </w:r>
      <w:proofErr w:type="spellStart"/>
      <w:r w:rsidRPr="001F46C0">
        <w:rPr>
          <w:rFonts w:ascii="Times New Roman" w:hAnsi="Times New Roman" w:cs="Times New Roman"/>
          <w:sz w:val="24"/>
          <w:szCs w:val="24"/>
          <w:highlight w:val="yellow"/>
        </w:rPr>
        <w:t>Preda</w:t>
      </w:r>
      <w:proofErr w:type="spellEnd"/>
      <w:r w:rsidRPr="001F46C0">
        <w:rPr>
          <w:rFonts w:ascii="Times New Roman" w:hAnsi="Times New Roman" w:cs="Times New Roman"/>
          <w:sz w:val="24"/>
          <w:szCs w:val="24"/>
          <w:highlight w:val="yellow"/>
        </w:rPr>
        <w:t xml:space="preserve">, M. T., </w:t>
      </w:r>
      <w:proofErr w:type="spellStart"/>
      <w:r w:rsidRPr="001F46C0">
        <w:rPr>
          <w:rFonts w:ascii="Times New Roman" w:hAnsi="Times New Roman" w:cs="Times New Roman"/>
          <w:sz w:val="24"/>
          <w:szCs w:val="24"/>
          <w:highlight w:val="yellow"/>
        </w:rPr>
        <w:t>Vello</w:t>
      </w:r>
      <w:proofErr w:type="spellEnd"/>
      <w:r w:rsidRPr="001F46C0">
        <w:rPr>
          <w:rFonts w:ascii="Times New Roman" w:hAnsi="Times New Roman" w:cs="Times New Roman"/>
          <w:sz w:val="24"/>
          <w:szCs w:val="24"/>
          <w:highlight w:val="yellow"/>
        </w:rPr>
        <w:t xml:space="preserve">, V., Umberto, A., Gasparro, R., Gobbo, M., </w:t>
      </w:r>
      <w:proofErr w:type="spellStart"/>
      <w:r w:rsidRPr="001F46C0">
        <w:rPr>
          <w:rFonts w:ascii="Times New Roman" w:hAnsi="Times New Roman" w:cs="Times New Roman"/>
          <w:sz w:val="24"/>
          <w:szCs w:val="24"/>
          <w:highlight w:val="yellow"/>
        </w:rPr>
        <w:t>Guarda-Nardini</w:t>
      </w:r>
      <w:proofErr w:type="spellEnd"/>
      <w:r w:rsidRPr="001F46C0">
        <w:rPr>
          <w:rFonts w:ascii="Times New Roman" w:hAnsi="Times New Roman" w:cs="Times New Roman"/>
          <w:sz w:val="24"/>
          <w:szCs w:val="24"/>
          <w:highlight w:val="yellow"/>
        </w:rPr>
        <w:t xml:space="preserve">, L., Giudice, A., Calabria, E., Aria, M., </w:t>
      </w:r>
      <w:proofErr w:type="spellStart"/>
      <w:r w:rsidRPr="001F46C0">
        <w:rPr>
          <w:rFonts w:ascii="Times New Roman" w:hAnsi="Times New Roman" w:cs="Times New Roman"/>
          <w:sz w:val="24"/>
          <w:szCs w:val="24"/>
          <w:highlight w:val="yellow"/>
        </w:rPr>
        <w:t>D'Aniello</w:t>
      </w:r>
      <w:proofErr w:type="spellEnd"/>
      <w:r w:rsidRPr="001F46C0">
        <w:rPr>
          <w:rFonts w:ascii="Times New Roman" w:hAnsi="Times New Roman" w:cs="Times New Roman"/>
          <w:sz w:val="24"/>
          <w:szCs w:val="24"/>
          <w:highlight w:val="yellow"/>
        </w:rPr>
        <w:t xml:space="preserve">, L., Fortuna, G., </w:t>
      </w:r>
      <w:proofErr w:type="spellStart"/>
      <w:r w:rsidRPr="001F46C0">
        <w:rPr>
          <w:rFonts w:ascii="Times New Roman" w:hAnsi="Times New Roman" w:cs="Times New Roman"/>
          <w:sz w:val="24"/>
          <w:szCs w:val="24"/>
          <w:highlight w:val="yellow"/>
        </w:rPr>
        <w:t>Biasotto</w:t>
      </w:r>
      <w:proofErr w:type="spellEnd"/>
      <w:r w:rsidRPr="001F46C0">
        <w:rPr>
          <w:rFonts w:ascii="Times New Roman" w:hAnsi="Times New Roman" w:cs="Times New Roman"/>
          <w:sz w:val="24"/>
          <w:szCs w:val="24"/>
          <w:highlight w:val="yellow"/>
        </w:rPr>
        <w:t xml:space="preserve">, M., Di </w:t>
      </w:r>
      <w:proofErr w:type="spellStart"/>
      <w:r w:rsidRPr="001F46C0">
        <w:rPr>
          <w:rFonts w:ascii="Times New Roman" w:hAnsi="Times New Roman" w:cs="Times New Roman"/>
          <w:sz w:val="24"/>
          <w:szCs w:val="24"/>
          <w:highlight w:val="yellow"/>
        </w:rPr>
        <w:t>Lenarda</w:t>
      </w:r>
      <w:proofErr w:type="spellEnd"/>
      <w:r w:rsidRPr="001F46C0">
        <w:rPr>
          <w:rFonts w:ascii="Times New Roman" w:hAnsi="Times New Roman" w:cs="Times New Roman"/>
          <w:sz w:val="24"/>
          <w:szCs w:val="24"/>
          <w:highlight w:val="yellow"/>
        </w:rPr>
        <w:t xml:space="preserve">, R., </w:t>
      </w:r>
      <w:proofErr w:type="spellStart"/>
      <w:r w:rsidRPr="001F46C0">
        <w:rPr>
          <w:rFonts w:ascii="Times New Roman" w:hAnsi="Times New Roman" w:cs="Times New Roman"/>
          <w:sz w:val="24"/>
          <w:szCs w:val="24"/>
          <w:highlight w:val="yellow"/>
        </w:rPr>
        <w:t>Mignogna</w:t>
      </w:r>
      <w:proofErr w:type="spellEnd"/>
      <w:r w:rsidRPr="001F46C0">
        <w:rPr>
          <w:rFonts w:ascii="Times New Roman" w:hAnsi="Times New Roman" w:cs="Times New Roman"/>
          <w:sz w:val="24"/>
          <w:szCs w:val="24"/>
          <w:highlight w:val="yellow"/>
        </w:rPr>
        <w:t xml:space="preserve">, M. D., … 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lastRenderedPageBreak/>
        <w:t>Özönder</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Duymaz</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Ordu</w:t>
      </w:r>
      <w:proofErr w:type="spellEnd"/>
      <w:r w:rsidRPr="001F46C0">
        <w:rPr>
          <w:rFonts w:ascii="Times New Roman" w:hAnsi="Times New Roman" w:cs="Times New Roman"/>
          <w:sz w:val="24"/>
          <w:szCs w:val="24"/>
          <w:highlight w:val="yellow"/>
        </w:rPr>
        <w:t xml:space="preserve">, C. (2023). The relationship between psychological flexibility, self-compassion, and posttraumatic growth in cancer patients in the COVID-19 pandemic. Supportive care in </w:t>
      </w:r>
      <w:proofErr w:type="gramStart"/>
      <w:r w:rsidRPr="001F46C0">
        <w:rPr>
          <w:rFonts w:ascii="Times New Roman" w:hAnsi="Times New Roman" w:cs="Times New Roman"/>
          <w:sz w:val="24"/>
          <w:szCs w:val="24"/>
          <w:highlight w:val="yellow"/>
        </w:rPr>
        <w:t>cancer :</w:t>
      </w:r>
      <w:proofErr w:type="gramEnd"/>
      <w:r w:rsidRPr="001F46C0">
        <w:rPr>
          <w:rFonts w:ascii="Times New Roman" w:hAnsi="Times New Roman" w:cs="Times New Roman"/>
          <w:sz w:val="24"/>
          <w:szCs w:val="24"/>
          <w:highlight w:val="yellow"/>
        </w:rPr>
        <w:t xml:space="preserve">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Paeizi</w:t>
      </w:r>
      <w:proofErr w:type="spellEnd"/>
      <w:r w:rsidRPr="001F46C0">
        <w:rPr>
          <w:rFonts w:ascii="Times New Roman" w:hAnsi="Times New Roman" w:cs="Times New Roman"/>
          <w:sz w:val="24"/>
          <w:szCs w:val="24"/>
          <w:highlight w:val="yellow"/>
        </w:rPr>
        <w:t xml:space="preserve">, Z., Akbari, M., </w:t>
      </w:r>
      <w:proofErr w:type="spellStart"/>
      <w:r w:rsidRPr="001F46C0">
        <w:rPr>
          <w:rFonts w:ascii="Times New Roman" w:hAnsi="Times New Roman" w:cs="Times New Roman"/>
          <w:sz w:val="24"/>
          <w:szCs w:val="24"/>
          <w:highlight w:val="yellow"/>
        </w:rPr>
        <w:t>Mohammadkhani</w:t>
      </w:r>
      <w:proofErr w:type="spellEnd"/>
      <w:r w:rsidRPr="001F46C0">
        <w:rPr>
          <w:rFonts w:ascii="Times New Roman" w:hAnsi="Times New Roman" w:cs="Times New Roman"/>
          <w:sz w:val="24"/>
          <w:szCs w:val="24"/>
          <w:highlight w:val="yellow"/>
        </w:rPr>
        <w:t xml:space="preserve">, S., Faiz, S.H.R. and Griffiths, </w:t>
      </w:r>
      <w:proofErr w:type="gramStart"/>
      <w:r w:rsidRPr="001F46C0">
        <w:rPr>
          <w:rFonts w:ascii="Times New Roman" w:hAnsi="Times New Roman" w:cs="Times New Roman"/>
          <w:sz w:val="24"/>
          <w:szCs w:val="24"/>
          <w:highlight w:val="yellow"/>
        </w:rPr>
        <w:t>M.D. ,</w:t>
      </w:r>
      <w:proofErr w:type="gramEnd"/>
      <w:r w:rsidRPr="001F46C0">
        <w:rPr>
          <w:rFonts w:ascii="Times New Roman" w:hAnsi="Times New Roman" w:cs="Times New Roman"/>
          <w:sz w:val="24"/>
          <w:szCs w:val="24"/>
          <w:highlight w:val="yellow"/>
        </w:rPr>
        <w:t xml:space="preserve"> 2024. A cross-sectional survey on the relationship between spirituality and posttraumatic growth during the COVID-19 pandemic: the mediating role of emotion regulation and self-compassion. International Journal of Cognitive Therapy. ISSN 1937-1209</w:t>
      </w:r>
    </w:p>
    <w:p w14:paraId="1D1975CB" w14:textId="0141D37D"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w:t>
      </w:r>
      <w:proofErr w:type="spellStart"/>
      <w:r w:rsidRPr="001F46C0">
        <w:rPr>
          <w:rFonts w:ascii="Times New Roman" w:hAnsi="Times New Roman" w:cs="Times New Roman"/>
          <w:sz w:val="24"/>
          <w:szCs w:val="24"/>
        </w:rPr>
        <w:t>PsycTests</w:t>
      </w:r>
      <w:proofErr w:type="spellEnd"/>
      <w:r w:rsidRPr="001F46C0">
        <w:rPr>
          <w:rFonts w:ascii="Times New Roman" w:hAnsi="Times New Roman" w:cs="Times New Roman"/>
          <w:sz w:val="24"/>
          <w:szCs w:val="24"/>
        </w:rPr>
        <w:t xml:space="preserve">. </w:t>
      </w:r>
      <w:hyperlink r:id="rId81" w:history="1">
        <w:r w:rsidRPr="17ABC1BC">
          <w:rPr>
            <w:rFonts w:ascii="Times New Roman" w:hAnsi="Times New Roman" w:cs="Times New Roman"/>
            <w:b/>
            <w:bCs/>
            <w:sz w:val="24"/>
            <w:szCs w:val="24"/>
          </w:rPr>
          <w:t>https://doi.org/10.1037/t17236-000</w:t>
        </w:r>
      </w:hyperlink>
    </w:p>
    <w:p w14:paraId="4B477107" w14:textId="75F8F366"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rPr>
        <w:t>Paums</w:t>
      </w:r>
      <w:proofErr w:type="spellEnd"/>
      <w:r w:rsidRPr="001F46C0">
        <w:rPr>
          <w:rFonts w:ascii="Times New Roman" w:hAnsi="Times New Roman" w:cs="Times New Roman"/>
          <w:sz w:val="24"/>
          <w:szCs w:val="24"/>
        </w:rPr>
        <w:t xml:space="preserve">,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 xml:space="preserve">. </w:t>
      </w:r>
      <w:r w:rsidR="00F6578E">
        <w:tab/>
      </w: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Frontiers in psychiatry, 12, 632360. </w:t>
      </w:r>
      <w:hyperlink r:id="rId83" w:history="1">
        <w:r w:rsidRPr="17ABC1BC">
          <w:rPr>
            <w:rFonts w:ascii="Times New Roman" w:hAnsi="Times New Roman" w:cs="Times New Roman"/>
            <w:b/>
            <w:bCs/>
            <w:sz w:val="24"/>
            <w:szCs w:val="24"/>
          </w:rPr>
          <w:t>https://doi.org/10.3389/fpsyt.2021.632360</w:t>
        </w:r>
      </w:hyperlink>
    </w:p>
    <w:p w14:paraId="52CE8A9F" w14:textId="7D67F612"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Petrocchi</w:t>
      </w:r>
      <w:proofErr w:type="spellEnd"/>
      <w:r w:rsidRPr="001F46C0">
        <w:rPr>
          <w:rFonts w:ascii="Times New Roman" w:hAnsi="Times New Roman" w:cs="Times New Roman"/>
          <w:sz w:val="24"/>
          <w:szCs w:val="24"/>
          <w:highlight w:val="yellow"/>
        </w:rPr>
        <w:t xml:space="preserve">, S., Pellegrino, S. A., </w:t>
      </w:r>
      <w:proofErr w:type="spellStart"/>
      <w:r w:rsidRPr="001F46C0">
        <w:rPr>
          <w:rFonts w:ascii="Times New Roman" w:hAnsi="Times New Roman" w:cs="Times New Roman"/>
          <w:sz w:val="24"/>
          <w:szCs w:val="24"/>
          <w:highlight w:val="yellow"/>
        </w:rPr>
        <w:t>Manoni</w:t>
      </w:r>
      <w:proofErr w:type="spellEnd"/>
      <w:r w:rsidRPr="001F46C0">
        <w:rPr>
          <w:rFonts w:ascii="Times New Roman" w:hAnsi="Times New Roman" w:cs="Times New Roman"/>
          <w:sz w:val="24"/>
          <w:szCs w:val="24"/>
          <w:highlight w:val="yellow"/>
        </w:rPr>
        <w:t xml:space="preserve">, G., Petrovic, G., &amp; Schulz, P. J. (2023). "What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highlight w:val="yellow"/>
        </w:rPr>
        <w:lastRenderedPageBreak/>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Pięta</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Rzeszutek</w:t>
      </w:r>
      <w:proofErr w:type="spellEnd"/>
      <w:r w:rsidRPr="001F46C0">
        <w:rPr>
          <w:rFonts w:ascii="Times New Roman" w:hAnsi="Times New Roman" w:cs="Times New Roman"/>
          <w:sz w:val="24"/>
          <w:szCs w:val="24"/>
        </w:rPr>
        <w:t xml:space="preserve">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Pietrzak</w:t>
      </w:r>
      <w:proofErr w:type="spellEnd"/>
      <w:r w:rsidRPr="001F46C0">
        <w:rPr>
          <w:rFonts w:ascii="Times New Roman" w:hAnsi="Times New Roman" w:cs="Times New Roman"/>
          <w:sz w:val="24"/>
          <w:szCs w:val="24"/>
        </w:rPr>
        <w:t xml:space="preserve">, R. H., Tsai, J., &amp; Southwick, S. M. (2021). Association of symptoms of posttraumatic stress disorder with posttraumatic psychological growth among US veterans during 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Rabe, S., Zoellner, T., </w:t>
      </w:r>
      <w:proofErr w:type="spellStart"/>
      <w:r w:rsidRPr="001F46C0">
        <w:rPr>
          <w:rFonts w:ascii="Times New Roman" w:hAnsi="Times New Roman" w:cs="Times New Roman"/>
          <w:sz w:val="24"/>
          <w:szCs w:val="24"/>
        </w:rPr>
        <w:t>Maercker</w:t>
      </w:r>
      <w:proofErr w:type="spellEnd"/>
      <w:r w:rsidRPr="001F46C0">
        <w:rPr>
          <w:rFonts w:ascii="Times New Roman" w:hAnsi="Times New Roman" w:cs="Times New Roman"/>
          <w:sz w:val="24"/>
          <w:szCs w:val="24"/>
        </w:rPr>
        <w:t xml:space="preserve">,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Read, R. K., Mason, O. J., &amp; Jones, C. J. (2023). A </w:t>
      </w:r>
      <w:proofErr w:type="spellStart"/>
      <w:r w:rsidRPr="001F46C0">
        <w:rPr>
          <w:rFonts w:ascii="Times New Roman" w:hAnsi="Times New Roman" w:cs="Times New Roman"/>
          <w:sz w:val="24"/>
          <w:szCs w:val="24"/>
          <w:highlight w:val="yellow"/>
        </w:rPr>
        <w:t>randomised</w:t>
      </w:r>
      <w:proofErr w:type="spellEnd"/>
      <w:r w:rsidRPr="001F46C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Sarıalioğlu</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Çiftçi</w:t>
      </w:r>
      <w:proofErr w:type="spellEnd"/>
      <w:r w:rsidRPr="001F46C0">
        <w:rPr>
          <w:rFonts w:ascii="Times New Roman" w:hAnsi="Times New Roman" w:cs="Times New Roman"/>
          <w:sz w:val="24"/>
          <w:szCs w:val="24"/>
          <w:highlight w:val="yellow"/>
        </w:rPr>
        <w:t xml:space="preserve">, B., &amp; </w:t>
      </w:r>
      <w:proofErr w:type="spellStart"/>
      <w:r w:rsidRPr="001F46C0">
        <w:rPr>
          <w:rFonts w:ascii="Times New Roman" w:hAnsi="Times New Roman" w:cs="Times New Roman"/>
          <w:sz w:val="24"/>
          <w:szCs w:val="24"/>
          <w:highlight w:val="yellow"/>
        </w:rPr>
        <w:t>Yıldırım</w:t>
      </w:r>
      <w:proofErr w:type="spellEnd"/>
      <w:r w:rsidRPr="001F46C0">
        <w:rPr>
          <w:rFonts w:ascii="Times New Roman" w:hAnsi="Times New Roman" w:cs="Times New Roman"/>
          <w:sz w:val="24"/>
          <w:szCs w:val="24"/>
          <w:highlight w:val="yellow"/>
        </w:rPr>
        <w:t xml:space="preserve">,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lastRenderedPageBreak/>
        <w:t xml:space="preserve">Sawyer A, Ayers S, Field AP. (2010). Posttraumatic growth and adjustment among individuals with cancer or HIV/AIDS: a meta-analysis. Clin Psychol Rev, 30(4), 436-447. </w:t>
      </w:r>
      <w:proofErr w:type="gramStart"/>
      <w:r w:rsidRPr="001F46C0">
        <w:rPr>
          <w:rFonts w:ascii="Times New Roman" w:hAnsi="Times New Roman" w:cs="Times New Roman"/>
          <w:sz w:val="24"/>
          <w:szCs w:val="24"/>
        </w:rPr>
        <w:t>doi:10.1016/j.cpr</w:t>
      </w:r>
      <w:proofErr w:type="gramEnd"/>
      <w:r w:rsidRPr="001F46C0">
        <w:rPr>
          <w:rFonts w:ascii="Times New Roman" w:hAnsi="Times New Roman" w:cs="Times New Roman"/>
          <w:sz w:val="24"/>
          <w:szCs w:val="24"/>
        </w:rPr>
        <w:t xml:space="preserve">.2010.02.004 </w:t>
      </w:r>
    </w:p>
    <w:p w14:paraId="75F67939" w14:textId="43BDB207"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Shand LK, </w:t>
      </w:r>
      <w:proofErr w:type="spellStart"/>
      <w:r w:rsidRPr="001F46C0">
        <w:rPr>
          <w:rFonts w:ascii="Times New Roman" w:hAnsi="Times New Roman" w:cs="Times New Roman"/>
          <w:sz w:val="24"/>
          <w:szCs w:val="24"/>
        </w:rPr>
        <w:t>Cowlishaw</w:t>
      </w:r>
      <w:proofErr w:type="spellEnd"/>
      <w:r w:rsidRPr="001F46C0">
        <w:rPr>
          <w:rFonts w:ascii="Times New Roman" w:hAnsi="Times New Roman" w:cs="Times New Roman"/>
          <w:sz w:val="24"/>
          <w:szCs w:val="24"/>
        </w:rPr>
        <w:t xml:space="preserve"> S, Brooker JE, Burney S, </w:t>
      </w:r>
      <w:proofErr w:type="spellStart"/>
      <w:r w:rsidRPr="001F46C0">
        <w:rPr>
          <w:rFonts w:ascii="Times New Roman" w:hAnsi="Times New Roman" w:cs="Times New Roman"/>
          <w:sz w:val="24"/>
          <w:szCs w:val="24"/>
        </w:rPr>
        <w:t>Ricciardelli</w:t>
      </w:r>
      <w:proofErr w:type="spellEnd"/>
      <w:r w:rsidRPr="001F46C0">
        <w:rPr>
          <w:rFonts w:ascii="Times New Roman" w:hAnsi="Times New Roman" w:cs="Times New Roman"/>
          <w:sz w:val="24"/>
          <w:szCs w:val="24"/>
        </w:rPr>
        <w:t xml:space="preserve"> LA. (2015). Correlates of post-traumatic stress symptoms and growth in cancer patients: a systematic review and meta-analysis. </w:t>
      </w:r>
      <w:proofErr w:type="spellStart"/>
      <w:r w:rsidRPr="001F46C0">
        <w:rPr>
          <w:rFonts w:ascii="Times New Roman" w:hAnsi="Times New Roman" w:cs="Times New Roman"/>
          <w:sz w:val="24"/>
          <w:szCs w:val="24"/>
        </w:rPr>
        <w:t>Psychooncology</w:t>
      </w:r>
      <w:proofErr w:type="spellEnd"/>
      <w:r w:rsidRPr="001F46C0">
        <w:rPr>
          <w:rFonts w:ascii="Times New Roman" w:hAnsi="Times New Roman" w:cs="Times New Roman"/>
          <w:sz w:val="24"/>
          <w:szCs w:val="24"/>
        </w:rPr>
        <w:t xml:space="preserve">, 24(6), 624-634. doi:10.1002/pon.3719  </w:t>
      </w:r>
    </w:p>
    <w:p w14:paraId="70F05651" w14:textId="298B2A3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Smyth, J. M., </w:t>
      </w:r>
      <w:proofErr w:type="spellStart"/>
      <w:r w:rsidRPr="001F46C0">
        <w:rPr>
          <w:rFonts w:ascii="Times New Roman" w:hAnsi="Times New Roman" w:cs="Times New Roman"/>
          <w:sz w:val="24"/>
          <w:szCs w:val="24"/>
        </w:rPr>
        <w:t>Hockemeyer</w:t>
      </w:r>
      <w:proofErr w:type="spellEnd"/>
      <w:r w:rsidRPr="001F46C0">
        <w:rPr>
          <w:rFonts w:ascii="Times New Roman" w:hAnsi="Times New Roman" w:cs="Times New Roman"/>
          <w:sz w:val="24"/>
          <w:szCs w:val="24"/>
        </w:rPr>
        <w:t xml:space="preserve">,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Sohrabi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Alsafi</w:t>
      </w:r>
      <w:proofErr w:type="spellEnd"/>
      <w:r w:rsidRPr="001F46C0">
        <w:rPr>
          <w:rFonts w:ascii="Times New Roman" w:hAnsi="Times New Roman" w:cs="Times New Roman"/>
          <w:sz w:val="24"/>
          <w:szCs w:val="24"/>
        </w:rPr>
        <w:t xml:space="preserve">, Z., </w:t>
      </w:r>
      <w:proofErr w:type="spellStart"/>
      <w:r w:rsidRPr="001F46C0">
        <w:rPr>
          <w:rFonts w:ascii="Times New Roman" w:hAnsi="Times New Roman" w:cs="Times New Roman"/>
          <w:sz w:val="24"/>
          <w:szCs w:val="24"/>
        </w:rPr>
        <w:t>O'neill</w:t>
      </w:r>
      <w:proofErr w:type="spellEnd"/>
      <w:r w:rsidRPr="001F46C0">
        <w:rPr>
          <w:rFonts w:ascii="Times New Roman" w:hAnsi="Times New Roman" w:cs="Times New Roman"/>
          <w:sz w:val="24"/>
          <w:szCs w:val="24"/>
        </w:rPr>
        <w:t xml:space="preserve">, N., Khan, M., </w:t>
      </w:r>
      <w:proofErr w:type="spellStart"/>
      <w:r w:rsidRPr="001F46C0">
        <w:rPr>
          <w:rFonts w:ascii="Times New Roman" w:hAnsi="Times New Roman" w:cs="Times New Roman"/>
          <w:sz w:val="24"/>
          <w:szCs w:val="24"/>
        </w:rPr>
        <w:t>Kerwan</w:t>
      </w:r>
      <w:proofErr w:type="spellEnd"/>
      <w:r w:rsidRPr="001F46C0">
        <w:rPr>
          <w:rFonts w:ascii="Times New Roman" w:hAnsi="Times New Roman" w:cs="Times New Roman"/>
          <w:sz w:val="24"/>
          <w:szCs w:val="24"/>
        </w:rPr>
        <w:t xml:space="preserve">, A., Al-Jabir, A., </w:t>
      </w:r>
      <w:proofErr w:type="spellStart"/>
      <w:r w:rsidRPr="001F46C0">
        <w:rPr>
          <w:rFonts w:ascii="Times New Roman" w:hAnsi="Times New Roman" w:cs="Times New Roman"/>
          <w:sz w:val="24"/>
          <w:szCs w:val="24"/>
        </w:rPr>
        <w:t>Iosifidis</w:t>
      </w:r>
      <w:proofErr w:type="spellEnd"/>
      <w:r w:rsidRPr="001F46C0">
        <w:rPr>
          <w:rFonts w:ascii="Times New Roman" w:hAnsi="Times New Roman" w:cs="Times New Roman"/>
          <w:sz w:val="24"/>
          <w:szCs w:val="24"/>
        </w:rPr>
        <w:t xml:space="preserve">,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w:t>
      </w:r>
      <w:proofErr w:type="spellStart"/>
      <w:r w:rsidRPr="001F46C0">
        <w:rPr>
          <w:rFonts w:ascii="Times New Roman" w:hAnsi="Times New Roman" w:cs="Times New Roman"/>
          <w:sz w:val="24"/>
          <w:szCs w:val="24"/>
          <w:highlight w:val="yellow"/>
        </w:rPr>
        <w:t>Ungvari</w:t>
      </w:r>
      <w:proofErr w:type="spellEnd"/>
      <w:r w:rsidRPr="001F46C0">
        <w:rPr>
          <w:rFonts w:ascii="Times New Roman" w:hAnsi="Times New Roman" w:cs="Times New Roman"/>
          <w:sz w:val="24"/>
          <w:szCs w:val="24"/>
          <w:highlight w:val="yellow"/>
        </w:rPr>
        <w:t xml:space="preserve">,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lastRenderedPageBreak/>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Taylor, J. M., &amp; </w:t>
      </w:r>
      <w:proofErr w:type="spellStart"/>
      <w:r w:rsidRPr="001F46C0">
        <w:rPr>
          <w:rFonts w:ascii="Times New Roman" w:hAnsi="Times New Roman" w:cs="Times New Roman"/>
          <w:sz w:val="24"/>
          <w:szCs w:val="24"/>
        </w:rPr>
        <w:t>Alanazi</w:t>
      </w:r>
      <w:proofErr w:type="spellEnd"/>
      <w:r w:rsidRPr="001F46C0">
        <w:rPr>
          <w:rFonts w:ascii="Times New Roman" w:hAnsi="Times New Roman" w:cs="Times New Roman"/>
          <w:sz w:val="24"/>
          <w:szCs w:val="24"/>
        </w:rPr>
        <w:t xml:space="preserve">,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Tedeschi RG, Calhoun LG. The Posttraumatic Growth Inventory: Measuring the positive legacy of trauma. Journal of Traumatic Stress. 1996;9(3):455-472. </w:t>
      </w:r>
    </w:p>
    <w:p w14:paraId="1E4640BF" w14:textId="6D3A81FD"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w:t>
      </w:r>
      <w:proofErr w:type="spellStart"/>
      <w:r w:rsidRPr="001F46C0">
        <w:rPr>
          <w:rFonts w:ascii="Times New Roman" w:hAnsi="Times New Roman" w:cs="Times New Roman"/>
          <w:sz w:val="24"/>
          <w:szCs w:val="24"/>
        </w:rPr>
        <w:t>Barreira</w:t>
      </w:r>
      <w:proofErr w:type="spellEnd"/>
      <w:r w:rsidRPr="001F46C0">
        <w:rPr>
          <w:rFonts w:ascii="Times New Roman" w:hAnsi="Times New Roman" w:cs="Times New Roman"/>
          <w:sz w:val="24"/>
          <w:szCs w:val="24"/>
        </w:rPr>
        <w:t xml:space="preserve">, P. J., Liu, C. H., &amp; </w:t>
      </w:r>
      <w:proofErr w:type="spellStart"/>
      <w:r w:rsidRPr="001F46C0">
        <w:rPr>
          <w:rFonts w:ascii="Times New Roman" w:hAnsi="Times New Roman" w:cs="Times New Roman"/>
          <w:sz w:val="24"/>
          <w:szCs w:val="24"/>
        </w:rPr>
        <w:t>Naslund</w:t>
      </w:r>
      <w:proofErr w:type="spellEnd"/>
      <w:r w:rsidRPr="001F46C0">
        <w:rPr>
          <w:rFonts w:ascii="Times New Roman" w:hAnsi="Times New Roman" w:cs="Times New Roman"/>
          <w:sz w:val="24"/>
          <w:szCs w:val="24"/>
        </w:rPr>
        <w:t xml:space="preserve">,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Ulset</w:t>
      </w:r>
      <w:proofErr w:type="spellEnd"/>
      <w:r w:rsidRPr="001F46C0">
        <w:rPr>
          <w:rFonts w:ascii="Times New Roman" w:hAnsi="Times New Roman" w:cs="Times New Roman"/>
          <w:sz w:val="24"/>
          <w:szCs w:val="24"/>
        </w:rPr>
        <w:t xml:space="preserve">, V. S., &amp; von </w:t>
      </w:r>
      <w:proofErr w:type="spellStart"/>
      <w:r w:rsidRPr="001F46C0">
        <w:rPr>
          <w:rFonts w:ascii="Times New Roman" w:hAnsi="Times New Roman" w:cs="Times New Roman"/>
          <w:sz w:val="24"/>
          <w:szCs w:val="24"/>
        </w:rPr>
        <w:t>Soest</w:t>
      </w:r>
      <w:proofErr w:type="spellEnd"/>
      <w:r w:rsidRPr="001F46C0">
        <w:rPr>
          <w:rFonts w:ascii="Times New Roman" w:hAnsi="Times New Roman" w:cs="Times New Roman"/>
          <w:sz w:val="24"/>
          <w:szCs w:val="24"/>
        </w:rPr>
        <w:t xml:space="preserve">,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Uziel</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Gilon</w:t>
      </w:r>
      <w:proofErr w:type="spellEnd"/>
      <w:r w:rsidRPr="001F46C0">
        <w:rPr>
          <w:rFonts w:ascii="Times New Roman" w:hAnsi="Times New Roman" w:cs="Times New Roman"/>
          <w:sz w:val="24"/>
          <w:szCs w:val="24"/>
          <w:highlight w:val="yellow"/>
        </w:rPr>
        <w:t xml:space="preserve">, E., Meyerson, J., Levin, L., </w:t>
      </w:r>
      <w:proofErr w:type="spellStart"/>
      <w:r w:rsidRPr="001F46C0">
        <w:rPr>
          <w:rFonts w:ascii="Times New Roman" w:hAnsi="Times New Roman" w:cs="Times New Roman"/>
          <w:sz w:val="24"/>
          <w:szCs w:val="24"/>
          <w:highlight w:val="yellow"/>
        </w:rPr>
        <w:t>Khehra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Emodi</w:t>
      </w:r>
      <w:proofErr w:type="spellEnd"/>
      <w:r w:rsidRPr="001F46C0">
        <w:rPr>
          <w:rFonts w:ascii="Times New Roman" w:hAnsi="Times New Roman" w:cs="Times New Roman"/>
          <w:sz w:val="24"/>
          <w:szCs w:val="24"/>
          <w:highlight w:val="yellow"/>
        </w:rPr>
        <w:t xml:space="preserve">-Perlman, A., &amp; Eli, I. (2021). Dental personnel in Israel, Canada, and France during the COVID-19 pandemic: attitudes, worries, emotional responses, and posttraumatic growth. Quintessence international (Berlin, </w:t>
      </w:r>
      <w:proofErr w:type="gramStart"/>
      <w:r w:rsidRPr="001F46C0">
        <w:rPr>
          <w:rFonts w:ascii="Times New Roman" w:hAnsi="Times New Roman" w:cs="Times New Roman"/>
          <w:sz w:val="24"/>
          <w:szCs w:val="24"/>
          <w:highlight w:val="yellow"/>
        </w:rPr>
        <w:t>Germany :</w:t>
      </w:r>
      <w:proofErr w:type="gramEnd"/>
      <w:r w:rsidRPr="001F46C0">
        <w:rPr>
          <w:rFonts w:ascii="Times New Roman" w:hAnsi="Times New Roman" w:cs="Times New Roman"/>
          <w:sz w:val="24"/>
          <w:szCs w:val="24"/>
          <w:highlight w:val="yellow"/>
        </w:rPr>
        <w:t xml:space="preserve">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lastRenderedPageBreak/>
        <w:t xml:space="preserve">Van der </w:t>
      </w:r>
      <w:proofErr w:type="spellStart"/>
      <w:r w:rsidRPr="001F46C0">
        <w:rPr>
          <w:rFonts w:ascii="Times New Roman" w:hAnsi="Times New Roman" w:cs="Times New Roman"/>
          <w:sz w:val="24"/>
          <w:szCs w:val="24"/>
        </w:rPr>
        <w:t>Hallen</w:t>
      </w:r>
      <w:proofErr w:type="spellEnd"/>
      <w:r w:rsidRPr="001F46C0">
        <w:rPr>
          <w:rFonts w:ascii="Times New Roman" w:hAnsi="Times New Roman" w:cs="Times New Roman"/>
          <w:sz w:val="24"/>
          <w:szCs w:val="24"/>
        </w:rPr>
        <w:t xml:space="preserve">, R., &amp; </w:t>
      </w:r>
      <w:proofErr w:type="spellStart"/>
      <w:r w:rsidRPr="001F46C0">
        <w:rPr>
          <w:rFonts w:ascii="Times New Roman" w:hAnsi="Times New Roman" w:cs="Times New Roman"/>
          <w:sz w:val="24"/>
          <w:szCs w:val="24"/>
        </w:rPr>
        <w:t>Godor</w:t>
      </w:r>
      <w:proofErr w:type="spellEnd"/>
      <w:r w:rsidRPr="001F46C0">
        <w:rPr>
          <w:rFonts w:ascii="Times New Roman" w:hAnsi="Times New Roman" w:cs="Times New Roman"/>
          <w:sz w:val="24"/>
          <w:szCs w:val="24"/>
        </w:rPr>
        <w:t>,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Van </w:t>
      </w:r>
      <w:proofErr w:type="spellStart"/>
      <w:r w:rsidRPr="001F46C0">
        <w:rPr>
          <w:rFonts w:ascii="Times New Roman" w:hAnsi="Times New Roman" w:cs="Times New Roman"/>
          <w:sz w:val="24"/>
          <w:szCs w:val="24"/>
        </w:rPr>
        <w:t>Zuuren</w:t>
      </w:r>
      <w:proofErr w:type="spellEnd"/>
      <w:r w:rsidRPr="001F46C0">
        <w:rPr>
          <w:rFonts w:ascii="Times New Roman" w:hAnsi="Times New Roman" w:cs="Times New Roman" w:hint="eastAsia"/>
          <w:sz w:val="24"/>
          <w:szCs w:val="24"/>
        </w:rPr>
        <w:t xml:space="preserve">, E. J., and Z. </w:t>
      </w:r>
      <w:proofErr w:type="spellStart"/>
      <w:r w:rsidRPr="001F46C0">
        <w:rPr>
          <w:rFonts w:ascii="Times New Roman" w:hAnsi="Times New Roman" w:cs="Times New Roman" w:hint="eastAsia"/>
          <w:sz w:val="24"/>
          <w:szCs w:val="24"/>
        </w:rPr>
        <w:t>Fedorowicz</w:t>
      </w:r>
      <w:proofErr w:type="spellEnd"/>
      <w:r w:rsidRPr="001F46C0">
        <w:rPr>
          <w:rFonts w:ascii="Times New Roman" w:hAnsi="Times New Roman" w:cs="Times New Roman" w:hint="eastAsia"/>
          <w:sz w:val="24"/>
          <w:szCs w:val="24"/>
        </w:rPr>
        <w:t>.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Vazquez, C., </w:t>
      </w:r>
      <w:proofErr w:type="spellStart"/>
      <w:r w:rsidRPr="001F46C0">
        <w:rPr>
          <w:rFonts w:ascii="Times New Roman" w:hAnsi="Times New Roman" w:cs="Times New Roman"/>
          <w:sz w:val="24"/>
          <w:szCs w:val="24"/>
        </w:rPr>
        <w:t>Valiente</w:t>
      </w:r>
      <w:proofErr w:type="spellEnd"/>
      <w:r w:rsidRPr="001F46C0">
        <w:rPr>
          <w:rFonts w:ascii="Times New Roman" w:hAnsi="Times New Roman" w:cs="Times New Roman"/>
          <w:sz w:val="24"/>
          <w:szCs w:val="24"/>
        </w:rPr>
        <w:t xml:space="preserve">, C., García, F. E., Contreras, A., </w:t>
      </w:r>
      <w:proofErr w:type="spellStart"/>
      <w:r w:rsidRPr="001F46C0">
        <w:rPr>
          <w:rFonts w:ascii="Times New Roman" w:hAnsi="Times New Roman" w:cs="Times New Roman"/>
          <w:sz w:val="24"/>
          <w:szCs w:val="24"/>
        </w:rPr>
        <w:t>Peinado</w:t>
      </w:r>
      <w:proofErr w:type="spellEnd"/>
      <w:r w:rsidRPr="001F46C0">
        <w:rPr>
          <w:rFonts w:ascii="Times New Roman" w:hAnsi="Times New Roman" w:cs="Times New Roman"/>
          <w:sz w:val="24"/>
          <w:szCs w:val="24"/>
        </w:rPr>
        <w:t xml:space="preserve">, V., </w:t>
      </w:r>
      <w:proofErr w:type="spellStart"/>
      <w:r w:rsidRPr="001F46C0">
        <w:rPr>
          <w:rFonts w:ascii="Times New Roman" w:hAnsi="Times New Roman" w:cs="Times New Roman"/>
          <w:sz w:val="24"/>
          <w:szCs w:val="24"/>
        </w:rPr>
        <w:t>Trucharte</w:t>
      </w:r>
      <w:proofErr w:type="spellEnd"/>
      <w:r w:rsidRPr="001F46C0">
        <w:rPr>
          <w:rFonts w:ascii="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highlight w:val="yellow"/>
        </w:rPr>
        <w:t xml:space="preserve">Veronese, G., </w:t>
      </w:r>
      <w:proofErr w:type="spellStart"/>
      <w:r w:rsidRPr="001F46C0">
        <w:rPr>
          <w:rFonts w:ascii="Times New Roman" w:hAnsi="Times New Roman" w:cs="Times New Roman"/>
          <w:sz w:val="24"/>
          <w:szCs w:val="24"/>
          <w:highlight w:val="yellow"/>
        </w:rPr>
        <w:t>Mahamid</w:t>
      </w:r>
      <w:proofErr w:type="spellEnd"/>
      <w:r w:rsidRPr="001F46C0">
        <w:rPr>
          <w:rFonts w:ascii="Times New Roman" w:hAnsi="Times New Roman" w:cs="Times New Roman"/>
          <w:sz w:val="24"/>
          <w:szCs w:val="24"/>
          <w:highlight w:val="yellow"/>
        </w:rPr>
        <w:t xml:space="preserve">, F. A., &amp; </w:t>
      </w:r>
      <w:proofErr w:type="spellStart"/>
      <w:r w:rsidRPr="001F46C0">
        <w:rPr>
          <w:rFonts w:ascii="Times New Roman" w:hAnsi="Times New Roman" w:cs="Times New Roman"/>
          <w:sz w:val="24"/>
          <w:szCs w:val="24"/>
          <w:highlight w:val="yellow"/>
        </w:rPr>
        <w:t>Bdier</w:t>
      </w:r>
      <w:proofErr w:type="spellEnd"/>
      <w:r w:rsidRPr="001F46C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1F46C0">
      <w:pPr>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Wall, C. L., Carson, J., Brown, G. (2023). COVID-19 Relates to Both PTSD and PTG in a Non-clinical Population, </w:t>
      </w:r>
      <w:proofErr w:type="gramStart"/>
      <w:r w:rsidRPr="001F46C0">
        <w:rPr>
          <w:rFonts w:ascii="Times New Roman" w:hAnsi="Times New Roman" w:cs="Times New Roman"/>
          <w:sz w:val="24"/>
          <w:szCs w:val="24"/>
        </w:rPr>
        <w:t>Why</w:t>
      </w:r>
      <w:proofErr w:type="gramEnd"/>
      <w:r w:rsidRPr="001F46C0">
        <w:rPr>
          <w:rFonts w:ascii="Times New Roman" w:hAnsi="Times New Roman" w:cs="Times New Roman"/>
          <w:sz w:val="24"/>
          <w:szCs w:val="24"/>
        </w:rPr>
        <w:t>? Journal of Loss and Trauma, 28:1, 61-73, DOI: 10.1080/15325024.2022.2068264</w:t>
      </w:r>
    </w:p>
    <w:p w14:paraId="557AA0E3" w14:textId="731A8067"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Wan, X., Huang, H., Peng, Q., Yu, N. X., Zhang, Y., Ding, Y., Wu, H., Hao, J., Lu, G., &amp; Chen, C. (2023). A meta-analysis on the relationship between posttraumatic growth and resilience in people with breast cancer. </w:t>
      </w:r>
      <w:proofErr w:type="spellStart"/>
      <w:r w:rsidRPr="001F46C0">
        <w:rPr>
          <w:rFonts w:ascii="Times New Roman" w:hAnsi="Times New Roman" w:cs="Times New Roman"/>
          <w:sz w:val="24"/>
          <w:szCs w:val="24"/>
        </w:rPr>
        <w:t>Nurs</w:t>
      </w:r>
      <w:proofErr w:type="spellEnd"/>
      <w:r w:rsidRPr="001F46C0">
        <w:rPr>
          <w:rFonts w:ascii="Times New Roman" w:hAnsi="Times New Roman" w:cs="Times New Roman"/>
          <w:sz w:val="24"/>
          <w:szCs w:val="24"/>
        </w:rPr>
        <w:t xml:space="preserve"> Open, 10(5),734-2745. doi:10.1002/nop2.1540 </w:t>
      </w:r>
    </w:p>
    <w:p w14:paraId="1051FE53" w14:textId="37A892EA"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Wang, S., Quan, L., </w:t>
      </w:r>
      <w:proofErr w:type="spellStart"/>
      <w:r w:rsidRPr="001F46C0">
        <w:rPr>
          <w:rFonts w:ascii="Times New Roman" w:hAnsi="Times New Roman" w:cs="Times New Roman"/>
          <w:sz w:val="24"/>
          <w:szCs w:val="24"/>
        </w:rPr>
        <w:t>Chavarro</w:t>
      </w:r>
      <w:proofErr w:type="spellEnd"/>
      <w:r w:rsidRPr="001F46C0">
        <w:rPr>
          <w:rFonts w:ascii="Times New Roman" w:hAnsi="Times New Roman" w:cs="Times New Roman"/>
          <w:sz w:val="24"/>
          <w:szCs w:val="24"/>
        </w:rPr>
        <w:t xml:space="preserve">, J. E., </w:t>
      </w:r>
      <w:proofErr w:type="spellStart"/>
      <w:r w:rsidRPr="001F46C0">
        <w:rPr>
          <w:rFonts w:ascii="Times New Roman" w:hAnsi="Times New Roman" w:cs="Times New Roman"/>
          <w:sz w:val="24"/>
          <w:szCs w:val="24"/>
        </w:rPr>
        <w:t>Slopen</w:t>
      </w:r>
      <w:proofErr w:type="spellEnd"/>
      <w:r w:rsidRPr="001F46C0">
        <w:rPr>
          <w:rFonts w:ascii="Times New Roman" w:hAnsi="Times New Roman" w:cs="Times New Roman"/>
          <w:sz w:val="24"/>
          <w:szCs w:val="24"/>
        </w:rPr>
        <w:t xml:space="preserve">, N., </w:t>
      </w:r>
      <w:proofErr w:type="spellStart"/>
      <w:r w:rsidRPr="001F46C0">
        <w:rPr>
          <w:rFonts w:ascii="Times New Roman" w:hAnsi="Times New Roman" w:cs="Times New Roman"/>
          <w:sz w:val="24"/>
          <w:szCs w:val="24"/>
        </w:rPr>
        <w:t>Kubzansky</w:t>
      </w:r>
      <w:proofErr w:type="spellEnd"/>
      <w:r w:rsidRPr="001F46C0">
        <w:rPr>
          <w:rFonts w:ascii="Times New Roman" w:hAnsi="Times New Roman" w:cs="Times New Roman"/>
          <w:sz w:val="24"/>
          <w:szCs w:val="24"/>
        </w:rPr>
        <w:t xml:space="preserve">, L. D.,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Kang, J. H., Weisskopf, M. G., Branch-Elliman, W., &amp; Roberts, A. L. (2022). Associations </w:t>
      </w:r>
      <w:r w:rsidRPr="001F46C0">
        <w:rPr>
          <w:rFonts w:ascii="Times New Roman" w:hAnsi="Times New Roman" w:cs="Times New Roman"/>
          <w:sz w:val="24"/>
          <w:szCs w:val="24"/>
        </w:rPr>
        <w:lastRenderedPageBreak/>
        <w:t xml:space="preserve">of depression, anxiety, worry, perceived stress, and loneliness prior to infection with risk of post-COVID-19 conditions. JAMA psychiatry, 79(11), 1081–1091. </w:t>
      </w:r>
      <w:hyperlink r:id="rId101" w:history="1">
        <w:r w:rsidRPr="17ABC1BC">
          <w:rPr>
            <w:rFonts w:ascii="Times New Roman" w:hAnsi="Times New Roman" w:cs="Times New Roman"/>
            <w:b/>
            <w:bCs/>
            <w:sz w:val="24"/>
            <w:szCs w:val="24"/>
          </w:rPr>
          <w:t>https://doi.org/10.1001/jamapsychiatry.2022.2640</w:t>
        </w:r>
      </w:hyperlink>
      <w:r w:rsidRPr="001F46C0">
        <w:rPr>
          <w:rFonts w:ascii="Times New Roman" w:hAnsi="Times New Roman" w:cs="Times New Roman"/>
          <w:sz w:val="24"/>
          <w:szCs w:val="24"/>
        </w:rPr>
        <w:t xml:space="preserve"> </w:t>
      </w:r>
    </w:p>
    <w:p w14:paraId="10E36D5E" w14:textId="409C3AE4"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Wang, S., Zhao, Y., &amp; Li, J. (2023). 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Willey, B., </w:t>
      </w:r>
      <w:proofErr w:type="spellStart"/>
      <w:r w:rsidRPr="001F46C0">
        <w:rPr>
          <w:rFonts w:ascii="Times New Roman" w:hAnsi="Times New Roman" w:cs="Times New Roman"/>
          <w:sz w:val="24"/>
          <w:szCs w:val="24"/>
        </w:rPr>
        <w:t>Mimmack</w:t>
      </w:r>
      <w:proofErr w:type="spellEnd"/>
      <w:r w:rsidRPr="001F46C0">
        <w:rPr>
          <w:rFonts w:ascii="Times New Roman" w:hAnsi="Times New Roman" w:cs="Times New Roman"/>
          <w:sz w:val="24"/>
          <w:szCs w:val="24"/>
        </w:rPr>
        <w:t xml:space="preserve">, K., Gagliardi, G., Dossett, M. L., Wang, S., </w:t>
      </w:r>
      <w:proofErr w:type="spellStart"/>
      <w:r w:rsidRPr="001F46C0">
        <w:rPr>
          <w:rFonts w:ascii="Times New Roman" w:hAnsi="Times New Roman" w:cs="Times New Roman"/>
          <w:sz w:val="24"/>
          <w:szCs w:val="24"/>
        </w:rPr>
        <w:t>Udeogu</w:t>
      </w:r>
      <w:proofErr w:type="spellEnd"/>
      <w:r w:rsidRPr="001F46C0">
        <w:rPr>
          <w:rFonts w:ascii="Times New Roman" w:hAnsi="Times New Roman" w:cs="Times New Roman"/>
          <w:sz w:val="24"/>
          <w:szCs w:val="24"/>
        </w:rPr>
        <w:t xml:space="preserve">, O. J., Donovan, N. J., </w:t>
      </w:r>
      <w:proofErr w:type="spellStart"/>
      <w:r w:rsidRPr="001F46C0">
        <w:rPr>
          <w:rFonts w:ascii="Times New Roman" w:hAnsi="Times New Roman" w:cs="Times New Roman"/>
          <w:sz w:val="24"/>
          <w:szCs w:val="24"/>
        </w:rPr>
        <w:t>Gatchel</w:t>
      </w:r>
      <w:proofErr w:type="spellEnd"/>
      <w:r w:rsidRPr="001F46C0">
        <w:rPr>
          <w:rFonts w:ascii="Times New Roman" w:hAnsi="Times New Roman" w:cs="Times New Roman"/>
          <w:sz w:val="24"/>
          <w:szCs w:val="24"/>
        </w:rPr>
        <w:t xml:space="preserve">, J. R., Quiroz, Y. T., </w:t>
      </w:r>
      <w:proofErr w:type="spellStart"/>
      <w:r w:rsidRPr="001F46C0">
        <w:rPr>
          <w:rFonts w:ascii="Times New Roman" w:hAnsi="Times New Roman" w:cs="Times New Roman"/>
          <w:sz w:val="24"/>
          <w:szCs w:val="24"/>
        </w:rPr>
        <w:t>Amariglio</w:t>
      </w:r>
      <w:proofErr w:type="spellEnd"/>
      <w:r w:rsidRPr="001F46C0">
        <w:rPr>
          <w:rFonts w:ascii="Times New Roman" w:hAnsi="Times New Roman" w:cs="Times New Roman"/>
          <w:sz w:val="24"/>
          <w:szCs w:val="24"/>
        </w:rPr>
        <w:t xml:space="preserve">, R., Liu, C. H., Hyun, S., </w:t>
      </w:r>
      <w:proofErr w:type="spellStart"/>
      <w:r w:rsidRPr="001F46C0">
        <w:rPr>
          <w:rFonts w:ascii="Times New Roman" w:hAnsi="Times New Roman" w:cs="Times New Roman"/>
          <w:sz w:val="24"/>
          <w:szCs w:val="24"/>
        </w:rPr>
        <w:t>ElTohamy</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Rentz</w:t>
      </w:r>
      <w:proofErr w:type="spellEnd"/>
      <w:r w:rsidRPr="001F46C0">
        <w:rPr>
          <w:rFonts w:ascii="Times New Roman" w:hAnsi="Times New Roman" w:cs="Times New Roman"/>
          <w:sz w:val="24"/>
          <w:szCs w:val="24"/>
        </w:rPr>
        <w:t xml:space="preserve">, D., Sperling, R. A., Marshall, G. A., &amp; </w:t>
      </w:r>
      <w:proofErr w:type="spellStart"/>
      <w:r w:rsidRPr="001F46C0">
        <w:rPr>
          <w:rFonts w:ascii="Times New Roman" w:hAnsi="Times New Roman" w:cs="Times New Roman"/>
          <w:sz w:val="24"/>
          <w:szCs w:val="24"/>
        </w:rPr>
        <w:t>Vannini</w:t>
      </w:r>
      <w:proofErr w:type="spellEnd"/>
      <w:r w:rsidRPr="001F46C0">
        <w:rPr>
          <w:rFonts w:ascii="Times New Roman" w:hAnsi="Times New Roman" w:cs="Times New Roman"/>
          <w:sz w:val="24"/>
          <w:szCs w:val="24"/>
        </w:rPr>
        <w:t xml:space="preserve">, P. (2022). Racial and socioeconomic status differences in stress, posttraumatic growth, and mental health in an older adult cohort during the Covid-19 pandemic. </w:t>
      </w:r>
      <w:proofErr w:type="spellStart"/>
      <w:r w:rsidRPr="001F46C0">
        <w:rPr>
          <w:rFonts w:ascii="Times New Roman" w:hAnsi="Times New Roman" w:cs="Times New Roman"/>
          <w:sz w:val="24"/>
          <w:szCs w:val="24"/>
        </w:rPr>
        <w:t>EclinicalMedicine</w:t>
      </w:r>
      <w:proofErr w:type="spellEnd"/>
      <w:r w:rsidRPr="001F46C0">
        <w:rPr>
          <w:rFonts w:ascii="Times New Roman" w:hAnsi="Times New Roman" w:cs="Times New Roman"/>
          <w:sz w:val="24"/>
          <w:szCs w:val="24"/>
        </w:rPr>
        <w:t xml:space="preserv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t>
      </w:r>
      <w:r w:rsidRPr="001F46C0">
        <w:rPr>
          <w:rFonts w:ascii="Times New Roman" w:hAnsi="Times New Roman" w:cs="Times New Roman"/>
          <w:sz w:val="24"/>
          <w:szCs w:val="24"/>
        </w:rPr>
        <w:lastRenderedPageBreak/>
        <w:t xml:space="preserve">with posttraumatic growth among nurses in Hong Kong.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rPr>
        <w:t>Yıldız</w:t>
      </w:r>
      <w:proofErr w:type="spellEnd"/>
      <w:r w:rsidRPr="001F46C0">
        <w:rPr>
          <w:rFonts w:ascii="Times New Roman" w:hAnsi="Times New Roman" w:cs="Times New Roman"/>
          <w:sz w:val="24"/>
          <w:szCs w:val="24"/>
        </w:rPr>
        <w:t>,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Yılmaz-Karaman</w:t>
      </w:r>
      <w:proofErr w:type="spellEnd"/>
      <w:r w:rsidRPr="001F46C0">
        <w:rPr>
          <w:rFonts w:ascii="Times New Roman" w:hAnsi="Times New Roman" w:cs="Times New Roman"/>
          <w:sz w:val="24"/>
          <w:szCs w:val="24"/>
          <w:highlight w:val="yellow"/>
        </w:rPr>
        <w:t xml:space="preserve">, İ. G., </w:t>
      </w:r>
      <w:proofErr w:type="spellStart"/>
      <w:r w:rsidRPr="001F46C0">
        <w:rPr>
          <w:rFonts w:ascii="Times New Roman" w:hAnsi="Times New Roman" w:cs="Times New Roman"/>
          <w:sz w:val="24"/>
          <w:szCs w:val="24"/>
          <w:highlight w:val="yellow"/>
        </w:rPr>
        <w:t>Yastıbaş-Kaçar</w:t>
      </w:r>
      <w:proofErr w:type="spellEnd"/>
      <w:r w:rsidRPr="001F46C0">
        <w:rPr>
          <w:rFonts w:ascii="Times New Roman" w:hAnsi="Times New Roman" w:cs="Times New Roman"/>
          <w:sz w:val="24"/>
          <w:szCs w:val="24"/>
          <w:highlight w:val="yellow"/>
        </w:rPr>
        <w:t xml:space="preserve">, C., &amp; </w:t>
      </w:r>
      <w:proofErr w:type="spellStart"/>
      <w:r w:rsidRPr="001F46C0">
        <w:rPr>
          <w:rFonts w:ascii="Times New Roman" w:hAnsi="Times New Roman" w:cs="Times New Roman"/>
          <w:sz w:val="24"/>
          <w:szCs w:val="24"/>
          <w:highlight w:val="yellow"/>
        </w:rPr>
        <w:t>Ece</w:t>
      </w:r>
      <w:proofErr w:type="spellEnd"/>
      <w:r w:rsidRPr="001F46C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1F46C0">
        <w:rPr>
          <w:rFonts w:ascii="Times New Roman" w:hAnsi="Times New Roman" w:cs="Times New Roman"/>
          <w:sz w:val="24"/>
          <w:szCs w:val="24"/>
          <w:highlight w:val="yellow"/>
        </w:rPr>
        <w:t>PsyCh</w:t>
      </w:r>
      <w:proofErr w:type="spellEnd"/>
      <w:r w:rsidRPr="001F46C0">
        <w:rPr>
          <w:rFonts w:ascii="Times New Roman" w:hAnsi="Times New Roman" w:cs="Times New Roman"/>
          <w:sz w:val="24"/>
          <w:szCs w:val="24"/>
          <w:highlight w:val="yellow"/>
        </w:rPr>
        <w:t xml:space="preserve">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Zeng, Z., Wang, H., Zhou, Y., Lu, Z., Ci, R., Lin, Y., Zeng, X., &amp; Huang, L. (2023). The prevalence and factors associated with posttraumatic growth after 3-years outbreak of COVID-19 among resident physicians in China: a cross-sectional study. Frontiers in psychiatry, 14, 1228259. </w:t>
      </w:r>
      <w:hyperlink r:id="rId110" w:history="1">
        <w:r w:rsidRPr="17ABC1BC">
          <w:rPr>
            <w:rFonts w:ascii="Times New Roman" w:hAnsi="Times New Roman" w:cs="Times New Roman"/>
            <w:b/>
            <w:bCs/>
            <w:sz w:val="24"/>
            <w:szCs w:val="24"/>
          </w:rPr>
          <w:t>https://doi.org/10.3389/fpsyt.2023.1228259</w:t>
        </w:r>
      </w:hyperlink>
    </w:p>
    <w:p w14:paraId="5C118C1E" w14:textId="760AF6BD"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Zhai, H. K., Li, Q., Hu, Y. X., Cui, Y. X., Wei, X. W., &amp; Zhou, X. (2021). 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Zhang, N., Bai, B., &amp; Zhu, J. (2023). Stress mindset, proactive coping behavior, and posttraumatic growth among health care professionals during the COVID-19 pandemic.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1F46C0">
      <w:pPr>
        <w:pStyle w:val="ListParagraph"/>
        <w:spacing w:after="0" w:line="480" w:lineRule="auto"/>
        <w:ind w:left="360" w:firstLine="720"/>
        <w:rPr>
          <w:rFonts w:ascii="Times New Roman" w:hAnsi="Times New Roman" w:cs="Times New Roman"/>
          <w:sz w:val="24"/>
          <w:szCs w:val="24"/>
        </w:rPr>
      </w:pPr>
      <w:r w:rsidRPr="001F46C0">
        <w:rPr>
          <w:rFonts w:ascii="Times New Roman" w:hAnsi="Times New Roman" w:cs="Times New Roman"/>
          <w:sz w:val="24"/>
          <w:szCs w:val="24"/>
        </w:rPr>
        <w:t xml:space="preserve">Zhou, Y., </w:t>
      </w:r>
      <w:proofErr w:type="spellStart"/>
      <w:r w:rsidRPr="001F46C0">
        <w:rPr>
          <w:rFonts w:ascii="Times New Roman" w:hAnsi="Times New Roman" w:cs="Times New Roman"/>
          <w:sz w:val="24"/>
          <w:szCs w:val="24"/>
        </w:rPr>
        <w:t>MacGeorge</w:t>
      </w:r>
      <w:proofErr w:type="spellEnd"/>
      <w:r w:rsidRPr="001F46C0">
        <w:rPr>
          <w:rFonts w:ascii="Times New Roman" w:hAnsi="Times New Roman" w:cs="Times New Roman"/>
          <w:sz w:val="24"/>
          <w:szCs w:val="24"/>
        </w:rPr>
        <w:t xml:space="preserv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1F46C0">
      <w:pPr>
        <w:pStyle w:val="ListParagraph"/>
        <w:spacing w:after="0" w:line="480" w:lineRule="auto"/>
        <w:ind w:left="360" w:firstLine="72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Żurko</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Słowińska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Senejko</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Madeja-Bień</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Łoś</w:t>
      </w:r>
      <w:proofErr w:type="spellEnd"/>
      <w:r w:rsidRPr="001F46C0">
        <w:rPr>
          <w:rFonts w:ascii="Times New Roman" w:hAnsi="Times New Roman" w:cs="Times New Roman"/>
          <w:sz w:val="24"/>
          <w:szCs w:val="24"/>
          <w:highlight w:val="yellow"/>
        </w:rPr>
        <w:t xml:space="preserve">, Z. (2022). 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34D9BD52" w14:textId="7A65FE65" w:rsidR="00F6578E" w:rsidRDefault="00F6578E" w:rsidP="00F6578E">
      <w:pPr>
        <w:pStyle w:val="ListParagraph"/>
        <w:spacing w:after="0" w:line="480" w:lineRule="auto"/>
        <w:ind w:left="360"/>
        <w:rPr>
          <w:rFonts w:ascii="Times New Roman" w:hAnsi="Times New Roman" w:cs="Times New Roman"/>
          <w:b/>
          <w:bCs/>
          <w:sz w:val="24"/>
          <w:szCs w:val="24"/>
        </w:rPr>
      </w:pPr>
    </w:p>
    <w:p w14:paraId="23192FDF" w14:textId="77777777" w:rsidR="00F6578E" w:rsidRPr="00BF2773" w:rsidRDefault="00F6578E" w:rsidP="00F6578E">
      <w:pPr>
        <w:tabs>
          <w:tab w:val="left" w:pos="3473"/>
        </w:tabs>
        <w:spacing w:after="0" w:line="360" w:lineRule="auto"/>
        <w:ind w:firstLine="720"/>
      </w:pPr>
    </w:p>
    <w:p w14:paraId="184E3011" w14:textId="022E7269" w:rsidR="00F6578E" w:rsidRPr="00BF2773" w:rsidRDefault="00F6578E" w:rsidP="00F6578E">
      <w:pPr>
        <w:spacing w:after="0" w:line="480" w:lineRule="auto"/>
        <w:jc w:val="center"/>
        <w:rPr>
          <w:rFonts w:ascii="Arial" w:hAnsi="Arial" w:cs="Arial"/>
          <w:sz w:val="20"/>
          <w:szCs w:val="20"/>
          <w:shd w:val="clear" w:color="auto" w:fill="FFFFFF"/>
        </w:rPr>
      </w:pPr>
      <w:r w:rsidRPr="00BF2773">
        <w:rPr>
          <w:rFonts w:ascii="Open Sans" w:hAnsi="Open Sans" w:cs="Open Sans"/>
          <w:sz w:val="21"/>
          <w:szCs w:val="21"/>
        </w:rPr>
        <w:br/>
      </w:r>
      <w:r w:rsidRPr="007258DF">
        <w:rPr>
          <w:rFonts w:ascii="Arial" w:hAnsi="Arial" w:cs="Arial"/>
          <w:sz w:val="20"/>
          <w:szCs w:val="20"/>
          <w:highlight w:val="cyan"/>
          <w:shd w:val="clear" w:color="auto" w:fill="FFFFFF"/>
        </w:rPr>
        <w:t>53-</w:t>
      </w:r>
      <w:proofErr w:type="gramStart"/>
      <w:r w:rsidRPr="007258DF">
        <w:rPr>
          <w:rFonts w:ascii="Arial" w:hAnsi="Arial" w:cs="Arial"/>
          <w:sz w:val="20"/>
          <w:szCs w:val="20"/>
          <w:highlight w:val="cyan"/>
          <w:shd w:val="clear" w:color="auto" w:fill="FFFFFF"/>
        </w:rPr>
        <w:t>854.</w:t>
      </w:r>
      <w:r w:rsidR="004847FB">
        <w:rPr>
          <w:rFonts w:ascii="Arial" w:hAnsi="Arial" w:cs="Arial"/>
          <w:sz w:val="20"/>
          <w:szCs w:val="20"/>
          <w:shd w:val="clear" w:color="auto" w:fill="FFFFFF"/>
        </w:rPr>
        <w:t>QZ ??</w:t>
      </w:r>
      <w:proofErr w:type="gramEnd"/>
    </w:p>
    <w:p w14:paraId="0A96BC8B" w14:textId="77777777" w:rsidR="00F6578E" w:rsidRPr="00BF2773" w:rsidRDefault="00F6578E" w:rsidP="00F6578E">
      <w:pPr>
        <w:spacing w:after="0" w:line="480" w:lineRule="auto"/>
        <w:jc w:val="center"/>
        <w:rPr>
          <w:rFonts w:ascii="Arial" w:hAnsi="Arial" w:cs="Arial"/>
          <w:sz w:val="20"/>
          <w:szCs w:val="20"/>
          <w:shd w:val="clear" w:color="auto" w:fill="FFFFFF"/>
        </w:rPr>
      </w:pPr>
    </w:p>
    <w:p w14:paraId="53CBD518" w14:textId="77777777" w:rsidR="00F6578E" w:rsidRPr="00BF2773" w:rsidRDefault="00F6578E" w:rsidP="00F6578E">
      <w:pPr>
        <w:spacing w:after="0" w:line="480" w:lineRule="auto"/>
        <w:jc w:val="center"/>
        <w:rPr>
          <w:rFonts w:ascii="Times New Roman" w:hAnsi="Times New Roman" w:cs="Times New Roman"/>
          <w:sz w:val="24"/>
          <w:szCs w:val="24"/>
        </w:rPr>
      </w:pPr>
      <w:r w:rsidRPr="00BF2773">
        <w:rPr>
          <w:rFonts w:ascii="Times New Roman" w:hAnsi="Times New Roman" w:cs="Times New Roman"/>
          <w:b/>
          <w:bCs/>
          <w:sz w:val="24"/>
          <w:szCs w:val="24"/>
        </w:rPr>
        <w:t xml:space="preserve">Figure 1: Flowchart of Study Selection </w:t>
      </w:r>
    </w:p>
    <w:p w14:paraId="4DBAE730" w14:textId="77777777" w:rsidR="00F6578E" w:rsidRPr="00BF2773" w:rsidRDefault="00F6578E" w:rsidP="00F6578E">
      <w:pPr>
        <w:spacing w:after="0" w:line="240" w:lineRule="auto"/>
      </w:pPr>
    </w:p>
    <w:p w14:paraId="164404BE" w14:textId="77777777" w:rsidR="00F6578E" w:rsidRPr="00BF2773" w:rsidRDefault="00F6578E" w:rsidP="00F6578E">
      <w:pPr>
        <w:spacing w:after="0" w:line="240" w:lineRule="auto"/>
        <w:rPr>
          <w:lang w:val="en-AU"/>
        </w:rPr>
      </w:pP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F6578E" w:rsidRDefault="00F6578E"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3"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7BFB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v:textbox>
                  <w:txbxContent>
                    <w:p w:rsidR="00F6578E" w:rsidP="00F6578E" w:rsidRDefault="00F6578E" w14:paraId="2EAFA3FD"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rsidR="00F6578E" w:rsidP="00F6578E" w:rsidRDefault="00F6578E" w14:paraId="2332FCD9" w14:textId="77777777">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176" coordsize="21600,21600" o:spt="176" adj="2700" path="m@0,qx0@0l0@2qy@0,21600l@1,21600qx21600@2l21600@0qy@1,xe" w14:anchorId="22E7657E">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Flowchart: Alternate Process 12"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v:textbox>
                  <w:txbxContent>
                    <w:p w:rsidR="00F6578E" w:rsidP="00F6578E" w:rsidRDefault="00F6578E" w14:paraId="00EEC291"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32" coordsize="21600,21600" o:oned="t" filled="f" o:spt="32" path="m,l21600,21600e" w14:anchorId="225CCBF2">
                <v:path fillok="f" arrowok="t" o:connecttype="none"/>
                <o:lock v:ext="edit" shapetype="t"/>
              </v:shapetype>
              <v:shape id="Straight Arrow Connector 18"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F6578E" w:rsidRDefault="00F6578E"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109" coordsize="21600,21600" o:spt="109" path="m,l,21600r21600,l21600,xe" w14:anchorId="58192A5A">
                <v:stroke joinstyle="miter"/>
                <v:path gradientshapeok="t" o:connecttype="rect"/>
              </v:shapetype>
              <v:shape id="Process 2"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hite [3212]" strokecolor="black [3213]"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v:textbox>
                  <w:txbxContent>
                    <w:p w:rsidR="00F6578E" w:rsidP="00F6578E" w:rsidRDefault="00F6578E" w14:paraId="5170B3A7" w14:textId="77777777">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1"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5B5DC356">
                <v:stroke joinstyle="miter" endarrow="block"/>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5F1F9D0F">
                <v:stroke joinstyle="miter" endarrow="block"/>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3"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524B1183">
                <v:stroke joinstyle="miter" endarrow="block"/>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24"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1pt" w14:anchorId="2BFF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v:textbox>
                  <w:txbxContent>
                    <w:p w:rsidR="00F6578E" w:rsidP="00F6578E" w:rsidRDefault="00F6578E" w14:paraId="4892A5BC"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rsidR="00F6578E" w:rsidP="00F6578E" w:rsidRDefault="00F6578E" w14:paraId="3CED09B8"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w:lastRenderedPageBreak/>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25"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ed="f" strokecolor="black [3213]" strokeweight="1pt" w14:anchorId="117D2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v:textbox>
                  <w:txbxContent>
                    <w:p w:rsidR="00F6578E" w:rsidP="00F6578E" w:rsidRDefault="00F6578E" w14:paraId="04AB033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rsidR="00F6578E" w:rsidP="00F6578E" w:rsidRDefault="00F6578E" w14:paraId="2FA819A5"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6"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555A9FCB">
                <v:stroke joinstyle="miter" endarrow="block"/>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28"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ed="f" strokecolor="black [3213]" strokeweight="1pt" w14:anchorId="20571E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v:textbox>
                  <w:txbxContent>
                    <w:p w:rsidR="00F6578E" w:rsidP="00F6578E" w:rsidRDefault="00F6578E" w14:paraId="385BAF19"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rsidR="00F6578E" w:rsidP="00F6578E" w:rsidRDefault="00F6578E" w14:paraId="3059112C"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29"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ed="f" strokecolor="black [3213]" strokeweight="1pt" w14:anchorId="67EF6E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v:textbox>
                  <w:txbxContent>
                    <w:p w:rsidR="00F6578E" w:rsidP="00F6578E" w:rsidRDefault="00F6578E" w14:paraId="3A279A34"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rsidR="00F6578E" w:rsidP="00F6578E" w:rsidRDefault="00F6578E" w14:paraId="1C539ED3"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0"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1161D50">
                <v:stroke joinstyle="miter" endarrow="block"/>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F6578E" w:rsidRDefault="00F6578E"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Flowchart: Alternate Process 34"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w14:anchorId="294CD1EF">
                <v:textbox>
                  <w:txbxContent>
                    <w:p w:rsidR="00F6578E" w:rsidP="00F6578E" w:rsidRDefault="00F6578E" w14:paraId="6BF7A0E3"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rsidR="00F6578E" w:rsidP="00F6578E" w:rsidRDefault="00F6578E" w14:paraId="15E41B27" w14:textId="77777777">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7"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60FC8EA6">
                <v:stroke joinstyle="miter" endarrow="block"/>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38"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color="black [3213]" strokeweight="1pt" w14:anchorId="0E466E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v:textbox>
                  <w:txbxContent>
                    <w:p w:rsidR="00F6578E" w:rsidP="00F6578E" w:rsidRDefault="00F6578E" w14:paraId="72AE0E05"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rsidR="00F6578E" w:rsidP="00F6578E" w:rsidRDefault="00F6578E" w14:paraId="1A5CC157"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rsidR="00F6578E" w:rsidP="00F6578E" w:rsidRDefault="00F6578E" w14:paraId="7371F341"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9"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6ABC372A">
                <v:stroke joinstyle="miter" endarrow="block"/>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40"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ed="f" strokecolor="black [3213]" strokeweight="1pt" w14:anchorId="3DB92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v:textbox>
                  <w:txbxContent>
                    <w:p w:rsidR="00F6578E" w:rsidP="00F6578E" w:rsidRDefault="00F6578E" w14:paraId="635043C6"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rsidR="00F6578E" w:rsidP="00F6578E" w:rsidRDefault="00F6578E" w14:paraId="1944E9F5"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41"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06E93539">
                <v:stroke joinstyle="miter" endarrow="block"/>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42"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ed="f" strokecolor="black [3213]" strokeweight="1pt" w14:anchorId="7183A5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v:textbox>
                  <w:txbxContent>
                    <w:p w:rsidR="00F6578E" w:rsidP="00F6578E" w:rsidRDefault="00F6578E" w14:paraId="6447214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rsidR="00F6578E" w:rsidP="00F6578E" w:rsidRDefault="00F6578E" w14:paraId="17D59723"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Flowchart: Alternate Process 43"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w14:anchorId="00211C64">
                <v:textbox>
                  <w:txbxContent>
                    <w:p w:rsidR="00F6578E" w:rsidP="00F6578E" w:rsidRDefault="00F6578E" w14:paraId="2D7102EB"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52A81E63" w14:textId="77777777" w:rsidR="00F6578E" w:rsidRPr="00BF2773" w:rsidRDefault="00F6578E" w:rsidP="00F6578E">
      <w:pPr>
        <w:suppressAutoHyphens w:val="0"/>
        <w:rPr>
          <w:rFonts w:ascii="Times New Roman" w:eastAsiaTheme="minorEastAsia" w:hAnsi="Times New Roman" w:cs="Times New Roman"/>
          <w:b/>
          <w:bCs/>
          <w:sz w:val="24"/>
          <w:szCs w:val="24"/>
          <w:lang w:eastAsia="zh-CN"/>
        </w:rPr>
      </w:pPr>
      <w:r w:rsidRPr="00BF2773">
        <w:rPr>
          <w:rFonts w:ascii="Times New Roman" w:eastAsiaTheme="minorEastAsia" w:hAnsi="Times New Roman" w:cs="Times New Roman"/>
          <w:b/>
          <w:bCs/>
          <w:sz w:val="24"/>
          <w:szCs w:val="24"/>
          <w:lang w:eastAsia="zh-CN"/>
        </w:rPr>
        <w:br w:type="page"/>
      </w:r>
    </w:p>
    <w:p w14:paraId="78621A19" w14:textId="7F581B8C" w:rsidR="00F6578E" w:rsidRPr="00BF2773" w:rsidDel="001F46C0" w:rsidRDefault="00F6578E" w:rsidP="003638E3">
      <w:pPr>
        <w:jc w:val="center"/>
        <w:rPr>
          <w:del w:id="64" w:author="Qizhou Duan" w:date="2024-07-14T15:56:00Z"/>
          <w:rFonts w:ascii="Times New Roman" w:eastAsiaTheme="minorEastAsia" w:hAnsi="Times New Roman" w:cs="Times New Roman"/>
          <w:b/>
          <w:bCs/>
          <w:sz w:val="24"/>
          <w:szCs w:val="24"/>
          <w:lang w:eastAsia="zh-CN"/>
        </w:rPr>
      </w:pPr>
      <w:r w:rsidRPr="00BF2773">
        <w:rPr>
          <w:rFonts w:ascii="Times New Roman" w:eastAsiaTheme="minorEastAsia" w:hAnsi="Times New Roman" w:cs="Times New Roman"/>
          <w:b/>
          <w:bCs/>
          <w:sz w:val="24"/>
          <w:szCs w:val="24"/>
          <w:lang w:eastAsia="zh-CN"/>
        </w:rPr>
        <w:lastRenderedPageBreak/>
        <w:t>Table 1: Overview of the selected studies (k=</w:t>
      </w:r>
      <w:ins w:id="65" w:author="Qizhou Duan" w:date="2024-07-14T15:55:00Z">
        <w:r w:rsidR="001F46C0">
          <w:rPr>
            <w:rFonts w:ascii="Times New Roman" w:eastAsiaTheme="minorEastAsia" w:hAnsi="Times New Roman" w:cs="Times New Roman"/>
            <w:b/>
            <w:bCs/>
            <w:sz w:val="24"/>
            <w:szCs w:val="24"/>
            <w:lang w:eastAsia="zh-CN"/>
          </w:rPr>
          <w:t>75</w:t>
        </w:r>
      </w:ins>
      <w:del w:id="66" w:author="Qizhou Duan" w:date="2024-07-14T15:55:00Z">
        <w:r w:rsidRPr="00BF2773" w:rsidDel="001F46C0">
          <w:rPr>
            <w:rFonts w:ascii="Times New Roman" w:eastAsiaTheme="minorEastAsia" w:hAnsi="Times New Roman" w:cs="Times New Roman"/>
            <w:b/>
            <w:bCs/>
            <w:sz w:val="24"/>
            <w:szCs w:val="24"/>
            <w:lang w:eastAsia="zh-CN"/>
          </w:rPr>
          <w:delText>30</w:delText>
        </w:r>
      </w:del>
      <w:r w:rsidRPr="00BF2773">
        <w:rPr>
          <w:rFonts w:ascii="Times New Roman" w:eastAsiaTheme="minorEastAsia" w:hAnsi="Times New Roman" w:cs="Times New Roman"/>
          <w:b/>
          <w:bCs/>
          <w:sz w:val="24"/>
          <w:szCs w:val="24"/>
          <w:lang w:eastAsia="zh-CN"/>
        </w:rPr>
        <w:t>) for main analysis</w:t>
      </w:r>
    </w:p>
    <w:p w14:paraId="66901FD3" w14:textId="77777777" w:rsidR="00F6578E" w:rsidRPr="00DA1A11" w:rsidRDefault="00F6578E" w:rsidP="001F46C0">
      <w:pPr>
        <w:jc w:val="center"/>
        <w:rPr>
          <w:rFonts w:ascii="Times New Roman" w:hAnsi="Times New Roman" w:cs="Times New Roman"/>
          <w:b/>
          <w:bCs/>
          <w:sz w:val="16"/>
          <w:szCs w:val="16"/>
        </w:rPr>
        <w:pPrChange w:id="67" w:author="Qizhou Duan" w:date="2024-07-14T15:56:00Z">
          <w:pPr>
            <w:spacing w:after="0" w:line="480" w:lineRule="auto"/>
            <w:jc w:val="center"/>
          </w:pPr>
        </w:pPrChange>
      </w:pPr>
    </w:p>
    <w:p w14:paraId="4E302106" w14:textId="77777777" w:rsidR="003638E3" w:rsidRPr="00DA1A11" w:rsidDel="001F46C0" w:rsidRDefault="003638E3" w:rsidP="001F46C0">
      <w:pPr>
        <w:spacing w:after="0" w:line="480" w:lineRule="auto"/>
        <w:rPr>
          <w:del w:id="68" w:author="Qizhou Duan" w:date="2024-07-14T15:56:00Z"/>
          <w:rFonts w:ascii="Times New Roman" w:hAnsi="Times New Roman" w:cs="Times New Roman"/>
          <w:b/>
          <w:bCs/>
          <w:sz w:val="16"/>
          <w:szCs w:val="16"/>
          <w:highlight w:val="cyan"/>
        </w:rPr>
        <w:pPrChange w:id="69" w:author="Qizhou Duan" w:date="2024-07-14T15:56:00Z">
          <w:pPr>
            <w:spacing w:after="0" w:line="480" w:lineRule="auto"/>
            <w:jc w:val="center"/>
          </w:pPr>
        </w:pPrChange>
      </w:pPr>
    </w:p>
    <w:p w14:paraId="4221CD79" w14:textId="7FA23FC3" w:rsidR="00F6578E" w:rsidRPr="00DA1A11" w:rsidRDefault="00F6578E" w:rsidP="00F6578E">
      <w:pPr>
        <w:suppressAutoHyphens w:val="0"/>
        <w:rPr>
          <w:rFonts w:ascii="Times New Roman" w:hAnsi="Times New Roman" w:cs="Times New Roman"/>
          <w:sz w:val="16"/>
          <w:szCs w:val="16"/>
          <w:highlight w:val="cyan"/>
        </w:rPr>
      </w:pPr>
      <w:del w:id="70" w:author="Qizhou Duan" w:date="2024-07-14T15:56:00Z">
        <w:r w:rsidRPr="00DA1A11" w:rsidDel="001F46C0">
          <w:rPr>
            <w:rFonts w:ascii="Times New Roman" w:hAnsi="Times New Roman" w:cs="Times New Roman"/>
            <w:sz w:val="16"/>
            <w:szCs w:val="16"/>
            <w:highlight w:val="cyan"/>
          </w:rPr>
          <w:br w:type="page"/>
        </w:r>
      </w:del>
      <w:ins w:id="71" w:author="Qizhou Duan" w:date="2024-07-14T15:55:00Z">
        <w:r w:rsidR="001F46C0">
          <w:rPr>
            <w:rFonts w:ascii="Times New Roman" w:hAnsi="Times New Roman" w:cs="Times New Roman"/>
            <w:noProof/>
            <w:sz w:val="16"/>
            <w:szCs w:val="16"/>
          </w:rPr>
          <w:drawing>
            <wp:inline distT="0" distB="0" distL="0" distR="0" wp14:anchorId="0E7522B7" wp14:editId="66045D73">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ins>
    </w:p>
    <w:p w14:paraId="41473A9B" w14:textId="77777777" w:rsidR="001F46C0" w:rsidRDefault="001F46C0" w:rsidP="00F6578E">
      <w:pPr>
        <w:spacing w:after="0" w:line="480" w:lineRule="auto"/>
        <w:jc w:val="center"/>
        <w:rPr>
          <w:ins w:id="72" w:author="Qizhou Duan" w:date="2024-07-14T15:56:00Z"/>
          <w:rFonts w:ascii="Times New Roman" w:hAnsi="Times New Roman" w:cs="Times New Roman"/>
          <w:b/>
          <w:bCs/>
          <w:sz w:val="24"/>
          <w:szCs w:val="24"/>
          <w:highlight w:val="cyan"/>
        </w:rPr>
      </w:pPr>
    </w:p>
    <w:p w14:paraId="3560C1EB" w14:textId="53199383" w:rsidR="001F46C0" w:rsidRDefault="001F46C0">
      <w:pPr>
        <w:suppressAutoHyphens w:val="0"/>
        <w:rPr>
          <w:ins w:id="73" w:author="Qizhou Duan" w:date="2024-07-14T15:56:00Z"/>
          <w:rFonts w:ascii="Times New Roman" w:hAnsi="Times New Roman" w:cs="Times New Roman"/>
          <w:b/>
          <w:bCs/>
          <w:sz w:val="24"/>
          <w:szCs w:val="24"/>
          <w:highlight w:val="cyan"/>
        </w:rPr>
      </w:pPr>
      <w:ins w:id="74" w:author="Qizhou Duan" w:date="2024-07-14T15:56:00Z">
        <w:r>
          <w:rPr>
            <w:rFonts w:ascii="Times New Roman" w:hAnsi="Times New Roman" w:cs="Times New Roman"/>
            <w:b/>
            <w:bCs/>
            <w:sz w:val="24"/>
            <w:szCs w:val="24"/>
            <w:highlight w:val="cyan"/>
          </w:rPr>
          <w:br w:type="page"/>
        </w:r>
      </w:ins>
    </w:p>
    <w:p w14:paraId="173CF457" w14:textId="77777777" w:rsidR="001F46C0" w:rsidRDefault="001F46C0" w:rsidP="00F6578E">
      <w:pPr>
        <w:spacing w:after="0" w:line="480" w:lineRule="auto"/>
        <w:jc w:val="center"/>
        <w:rPr>
          <w:ins w:id="75" w:author="Qizhou Duan" w:date="2024-07-14T15:56:00Z"/>
          <w:rFonts w:ascii="Times New Roman" w:hAnsi="Times New Roman" w:cs="Times New Roman"/>
          <w:b/>
          <w:bCs/>
          <w:sz w:val="24"/>
          <w:szCs w:val="24"/>
          <w:highlight w:val="cyan"/>
        </w:rPr>
      </w:pPr>
    </w:p>
    <w:p w14:paraId="7BCB18D8" w14:textId="34508CAC" w:rsidR="001F46C0" w:rsidRDefault="001F46C0">
      <w:pPr>
        <w:suppressAutoHyphens w:val="0"/>
        <w:rPr>
          <w:ins w:id="76" w:author="Qizhou Duan" w:date="2024-07-14T15:56:00Z"/>
          <w:rFonts w:ascii="Times New Roman" w:hAnsi="Times New Roman" w:cs="Times New Roman"/>
          <w:b/>
          <w:bCs/>
          <w:sz w:val="24"/>
          <w:szCs w:val="24"/>
          <w:highlight w:val="cyan"/>
        </w:rPr>
      </w:pPr>
      <w:ins w:id="77" w:author="Qizhou Duan" w:date="2024-07-14T15:56:00Z">
        <w:r>
          <w:rPr>
            <w:rFonts w:ascii="Times New Roman" w:hAnsi="Times New Roman" w:cs="Times New Roman"/>
            <w:b/>
            <w:bCs/>
            <w:noProof/>
            <w:sz w:val="24"/>
            <w:szCs w:val="24"/>
          </w:rPr>
          <w:drawing>
            <wp:inline distT="0" distB="0" distL="0" distR="0" wp14:anchorId="1131797B" wp14:editId="599C8E1A">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ins>
    </w:p>
    <w:p w14:paraId="25D48369" w14:textId="5510AD09" w:rsidR="00F6578E" w:rsidRPr="005215DA" w:rsidRDefault="00F6578E" w:rsidP="00F6578E">
      <w:pPr>
        <w:spacing w:after="0" w:line="480" w:lineRule="auto"/>
        <w:jc w:val="center"/>
        <w:rPr>
          <w:rFonts w:ascii="Times New Roman" w:hAnsi="Times New Roman" w:cs="Times New Roman"/>
          <w:b/>
          <w:bCs/>
          <w:sz w:val="24"/>
          <w:szCs w:val="24"/>
          <w:rPrChange w:id="78" w:author="Qizhou Duan" w:date="2024-07-14T15:56:00Z">
            <w:rPr>
              <w:rFonts w:ascii="Times New Roman" w:hAnsi="Times New Roman" w:cs="Times New Roman"/>
              <w:b/>
              <w:bCs/>
              <w:sz w:val="24"/>
              <w:szCs w:val="24"/>
              <w:highlight w:val="cyan"/>
            </w:rPr>
          </w:rPrChange>
        </w:rPr>
      </w:pPr>
      <w:r w:rsidRPr="005215DA">
        <w:rPr>
          <w:rFonts w:ascii="Times New Roman" w:hAnsi="Times New Roman" w:cs="Times New Roman"/>
          <w:b/>
          <w:bCs/>
          <w:sz w:val="24"/>
          <w:szCs w:val="24"/>
          <w:rPrChange w:id="79" w:author="Qizhou Duan" w:date="2024-07-14T15:56:00Z">
            <w:rPr>
              <w:rFonts w:ascii="Times New Roman" w:hAnsi="Times New Roman" w:cs="Times New Roman"/>
              <w:b/>
              <w:bCs/>
              <w:sz w:val="24"/>
              <w:szCs w:val="24"/>
              <w:highlight w:val="cyan"/>
            </w:rPr>
          </w:rPrChange>
        </w:rPr>
        <w:lastRenderedPageBreak/>
        <w:t>Table 2: Statistical result of Main Analysis</w:t>
      </w:r>
    </w:p>
    <w:tbl>
      <w:tblPr>
        <w:tblStyle w:val="TableGrid"/>
        <w:tblW w:w="0" w:type="auto"/>
        <w:tblLook w:val="04A0" w:firstRow="1" w:lastRow="0" w:firstColumn="1" w:lastColumn="0" w:noHBand="0" w:noVBand="1"/>
      </w:tblPr>
      <w:tblGrid>
        <w:gridCol w:w="978"/>
        <w:gridCol w:w="1435"/>
        <w:gridCol w:w="936"/>
        <w:gridCol w:w="951"/>
        <w:gridCol w:w="1296"/>
        <w:gridCol w:w="1283"/>
        <w:gridCol w:w="1482"/>
        <w:gridCol w:w="989"/>
        <w:tblGridChange w:id="80">
          <w:tblGrid>
            <w:gridCol w:w="978"/>
            <w:gridCol w:w="1435"/>
            <w:gridCol w:w="936"/>
            <w:gridCol w:w="951"/>
            <w:gridCol w:w="1296"/>
            <w:gridCol w:w="1283"/>
            <w:gridCol w:w="1482"/>
            <w:gridCol w:w="989"/>
          </w:tblGrid>
        </w:tblGridChange>
      </w:tblGrid>
      <w:tr w:rsidR="00097356" w:rsidRPr="00DA1A11" w14:paraId="58E3635F" w14:textId="77777777" w:rsidTr="00097356">
        <w:trPr>
          <w:trHeight w:val="426"/>
        </w:trPr>
        <w:tc>
          <w:tcPr>
            <w:tcW w:w="2695" w:type="dxa"/>
            <w:gridSpan w:val="2"/>
          </w:tcPr>
          <w:p w14:paraId="64C20E90" w14:textId="0D3BA1A1" w:rsidR="00F6578E" w:rsidRPr="00B56F7A" w:rsidRDefault="00F6578E" w:rsidP="0061012A">
            <w:pPr>
              <w:spacing w:after="0" w:line="480" w:lineRule="auto"/>
              <w:jc w:val="center"/>
              <w:rPr>
                <w:rFonts w:ascii="Times New Roman" w:hAnsi="Times New Roman" w:cs="Times New Roman"/>
                <w:b/>
                <w:bCs/>
                <w:sz w:val="18"/>
                <w:szCs w:val="18"/>
                <w:rPrChange w:id="81" w:author="Qizhou Duan" w:date="2024-07-14T15:59:00Z">
                  <w:rPr>
                    <w:rFonts w:ascii="Times New Roman" w:hAnsi="Times New Roman" w:cs="Times New Roman"/>
                    <w:b/>
                    <w:bCs/>
                    <w:sz w:val="18"/>
                    <w:szCs w:val="18"/>
                    <w:highlight w:val="cyan"/>
                  </w:rPr>
                </w:rPrChange>
              </w:rPr>
            </w:pPr>
            <w:r w:rsidRPr="00B56F7A">
              <w:rPr>
                <w:rFonts w:ascii="Times New Roman" w:hAnsi="Times New Roman" w:cs="Times New Roman"/>
                <w:b/>
                <w:bCs/>
                <w:sz w:val="18"/>
                <w:szCs w:val="18"/>
                <w:rPrChange w:id="82" w:author="Qizhou Duan" w:date="2024-07-14T15:59:00Z">
                  <w:rPr>
                    <w:rFonts w:ascii="Times New Roman" w:hAnsi="Times New Roman" w:cs="Times New Roman"/>
                    <w:b/>
                    <w:bCs/>
                    <w:sz w:val="18"/>
                    <w:szCs w:val="18"/>
                    <w:highlight w:val="cyan"/>
                  </w:rPr>
                </w:rPrChange>
              </w:rPr>
              <w:t>Random Effects Model (k=</w:t>
            </w:r>
            <w:ins w:id="83" w:author="Qizhou Duan" w:date="2024-07-14T15:56:00Z">
              <w:r w:rsidR="006B2352" w:rsidRPr="00B56F7A">
                <w:rPr>
                  <w:rFonts w:ascii="Times New Roman" w:hAnsi="Times New Roman" w:cs="Times New Roman"/>
                  <w:b/>
                  <w:bCs/>
                  <w:sz w:val="18"/>
                  <w:szCs w:val="18"/>
                  <w:rPrChange w:id="84" w:author="Qizhou Duan" w:date="2024-07-14T15:59:00Z">
                    <w:rPr>
                      <w:rFonts w:ascii="Times New Roman" w:hAnsi="Times New Roman" w:cs="Times New Roman"/>
                      <w:b/>
                      <w:bCs/>
                      <w:sz w:val="18"/>
                      <w:szCs w:val="18"/>
                      <w:highlight w:val="cyan"/>
                    </w:rPr>
                  </w:rPrChange>
                </w:rPr>
                <w:t>75</w:t>
              </w:r>
            </w:ins>
            <w:del w:id="85" w:author="Qizhou Duan" w:date="2024-07-14T15:56:00Z">
              <w:r w:rsidRPr="00B56F7A" w:rsidDel="006B2352">
                <w:rPr>
                  <w:rFonts w:ascii="Times New Roman" w:hAnsi="Times New Roman" w:cs="Times New Roman"/>
                  <w:b/>
                  <w:bCs/>
                  <w:sz w:val="18"/>
                  <w:szCs w:val="18"/>
                  <w:rPrChange w:id="86" w:author="Qizhou Duan" w:date="2024-07-14T15:59:00Z">
                    <w:rPr>
                      <w:rFonts w:ascii="Times New Roman" w:hAnsi="Times New Roman" w:cs="Times New Roman"/>
                      <w:b/>
                      <w:bCs/>
                      <w:sz w:val="18"/>
                      <w:szCs w:val="18"/>
                      <w:highlight w:val="cyan"/>
                    </w:rPr>
                  </w:rPrChange>
                </w:rPr>
                <w:delText>30</w:delText>
              </w:r>
            </w:del>
            <w:r w:rsidRPr="00B56F7A">
              <w:rPr>
                <w:rFonts w:ascii="Times New Roman" w:hAnsi="Times New Roman" w:cs="Times New Roman"/>
                <w:b/>
                <w:bCs/>
                <w:sz w:val="18"/>
                <w:szCs w:val="18"/>
                <w:rPrChange w:id="87" w:author="Qizhou Duan" w:date="2024-07-14T15:59:00Z">
                  <w:rPr>
                    <w:rFonts w:ascii="Times New Roman" w:hAnsi="Times New Roman" w:cs="Times New Roman"/>
                    <w:b/>
                    <w:bCs/>
                    <w:sz w:val="18"/>
                    <w:szCs w:val="18"/>
                    <w:highlight w:val="cyan"/>
                  </w:rPr>
                </w:rPrChange>
              </w:rPr>
              <w:t>)</w:t>
            </w:r>
          </w:p>
        </w:tc>
        <w:tc>
          <w:tcPr>
            <w:tcW w:w="591" w:type="dxa"/>
          </w:tcPr>
          <w:p w14:paraId="03B585BB" w14:textId="77777777" w:rsidR="00F6578E" w:rsidRPr="00B56F7A" w:rsidRDefault="00F6578E" w:rsidP="0061012A">
            <w:pPr>
              <w:spacing w:after="0" w:line="480" w:lineRule="auto"/>
              <w:jc w:val="center"/>
              <w:rPr>
                <w:rFonts w:ascii="Times New Roman" w:hAnsi="Times New Roman" w:cs="Times New Roman"/>
                <w:sz w:val="18"/>
                <w:szCs w:val="18"/>
                <w:rPrChange w:id="88" w:author="Qizhou Duan" w:date="2024-07-14T15:59:00Z">
                  <w:rPr>
                    <w:rFonts w:ascii="Times New Roman" w:hAnsi="Times New Roman" w:cs="Times New Roman"/>
                    <w:sz w:val="18"/>
                    <w:szCs w:val="18"/>
                    <w:highlight w:val="cyan"/>
                  </w:rPr>
                </w:rPrChange>
              </w:rPr>
            </w:pPr>
          </w:p>
        </w:tc>
        <w:tc>
          <w:tcPr>
            <w:tcW w:w="846" w:type="dxa"/>
          </w:tcPr>
          <w:p w14:paraId="65D7FB1F" w14:textId="77777777" w:rsidR="00F6578E" w:rsidRPr="00B56F7A" w:rsidRDefault="00F6578E" w:rsidP="0061012A">
            <w:pPr>
              <w:spacing w:after="0" w:line="480" w:lineRule="auto"/>
              <w:jc w:val="center"/>
              <w:rPr>
                <w:rFonts w:ascii="Times New Roman" w:hAnsi="Times New Roman" w:cs="Times New Roman"/>
                <w:sz w:val="18"/>
                <w:szCs w:val="18"/>
                <w:rPrChange w:id="89" w:author="Qizhou Duan" w:date="2024-07-14T15:59:00Z">
                  <w:rPr>
                    <w:rFonts w:ascii="Times New Roman" w:hAnsi="Times New Roman" w:cs="Times New Roman"/>
                    <w:sz w:val="18"/>
                    <w:szCs w:val="18"/>
                    <w:highlight w:val="cyan"/>
                  </w:rPr>
                </w:rPrChange>
              </w:rPr>
            </w:pPr>
          </w:p>
        </w:tc>
        <w:tc>
          <w:tcPr>
            <w:tcW w:w="1128" w:type="dxa"/>
          </w:tcPr>
          <w:p w14:paraId="29C9CA33" w14:textId="77777777" w:rsidR="00F6578E" w:rsidRPr="00B56F7A" w:rsidRDefault="00F6578E" w:rsidP="0061012A">
            <w:pPr>
              <w:spacing w:after="0" w:line="480" w:lineRule="auto"/>
              <w:jc w:val="center"/>
              <w:rPr>
                <w:rFonts w:ascii="Times New Roman" w:hAnsi="Times New Roman" w:cs="Times New Roman"/>
                <w:sz w:val="18"/>
                <w:szCs w:val="18"/>
                <w:rPrChange w:id="90" w:author="Qizhou Duan" w:date="2024-07-14T15:59:00Z">
                  <w:rPr>
                    <w:rFonts w:ascii="Times New Roman" w:hAnsi="Times New Roman" w:cs="Times New Roman"/>
                    <w:sz w:val="18"/>
                    <w:szCs w:val="18"/>
                    <w:highlight w:val="cyan"/>
                  </w:rPr>
                </w:rPrChange>
              </w:rPr>
            </w:pPr>
          </w:p>
        </w:tc>
        <w:tc>
          <w:tcPr>
            <w:tcW w:w="1423" w:type="dxa"/>
          </w:tcPr>
          <w:p w14:paraId="3D5EDC9F" w14:textId="77777777" w:rsidR="00F6578E" w:rsidRPr="00B56F7A" w:rsidRDefault="00F6578E" w:rsidP="0061012A">
            <w:pPr>
              <w:spacing w:after="0" w:line="480" w:lineRule="auto"/>
              <w:jc w:val="center"/>
              <w:rPr>
                <w:rFonts w:ascii="Times New Roman" w:hAnsi="Times New Roman" w:cs="Times New Roman"/>
                <w:sz w:val="18"/>
                <w:szCs w:val="18"/>
                <w:rPrChange w:id="91" w:author="Qizhou Duan" w:date="2024-07-14T15:59:00Z">
                  <w:rPr>
                    <w:rFonts w:ascii="Times New Roman" w:hAnsi="Times New Roman" w:cs="Times New Roman"/>
                    <w:sz w:val="18"/>
                    <w:szCs w:val="18"/>
                    <w:highlight w:val="cyan"/>
                  </w:rPr>
                </w:rPrChange>
              </w:rPr>
            </w:pPr>
          </w:p>
        </w:tc>
        <w:tc>
          <w:tcPr>
            <w:tcW w:w="1573" w:type="dxa"/>
          </w:tcPr>
          <w:p w14:paraId="7B428E49" w14:textId="77777777" w:rsidR="00F6578E" w:rsidRPr="00B56F7A" w:rsidRDefault="00F6578E" w:rsidP="0061012A">
            <w:pPr>
              <w:spacing w:after="0" w:line="480" w:lineRule="auto"/>
              <w:jc w:val="center"/>
              <w:rPr>
                <w:rFonts w:ascii="Times New Roman" w:hAnsi="Times New Roman" w:cs="Times New Roman"/>
                <w:sz w:val="18"/>
                <w:szCs w:val="18"/>
                <w:rPrChange w:id="92" w:author="Qizhou Duan" w:date="2024-07-14T15:59:00Z">
                  <w:rPr>
                    <w:rFonts w:ascii="Times New Roman" w:hAnsi="Times New Roman" w:cs="Times New Roman"/>
                    <w:sz w:val="18"/>
                    <w:szCs w:val="18"/>
                    <w:highlight w:val="cyan"/>
                  </w:rPr>
                </w:rPrChange>
              </w:rPr>
            </w:pPr>
          </w:p>
        </w:tc>
        <w:tc>
          <w:tcPr>
            <w:tcW w:w="1094" w:type="dxa"/>
          </w:tcPr>
          <w:p w14:paraId="43596E25" w14:textId="77777777" w:rsidR="00F6578E" w:rsidRPr="00B56F7A" w:rsidRDefault="00F6578E" w:rsidP="0061012A">
            <w:pPr>
              <w:spacing w:after="0" w:line="480" w:lineRule="auto"/>
              <w:jc w:val="center"/>
              <w:rPr>
                <w:rFonts w:ascii="Times New Roman" w:hAnsi="Times New Roman" w:cs="Times New Roman"/>
                <w:sz w:val="18"/>
                <w:szCs w:val="18"/>
                <w:rPrChange w:id="93" w:author="Qizhou Duan" w:date="2024-07-14T15:59:00Z">
                  <w:rPr>
                    <w:rFonts w:ascii="Times New Roman" w:hAnsi="Times New Roman" w:cs="Times New Roman"/>
                    <w:sz w:val="18"/>
                    <w:szCs w:val="18"/>
                    <w:highlight w:val="cyan"/>
                  </w:rPr>
                </w:rPrChange>
              </w:rPr>
            </w:pPr>
          </w:p>
        </w:tc>
      </w:tr>
      <w:tr w:rsidR="00097356" w:rsidRPr="00DA1A11" w14:paraId="11093076" w14:textId="77777777" w:rsidTr="00097356">
        <w:trPr>
          <w:trHeight w:val="426"/>
        </w:trPr>
        <w:tc>
          <w:tcPr>
            <w:tcW w:w="1027" w:type="dxa"/>
          </w:tcPr>
          <w:p w14:paraId="26681CDD" w14:textId="77777777" w:rsidR="00F6578E" w:rsidRPr="00DA1A11" w:rsidRDefault="00F6578E" w:rsidP="0061012A">
            <w:pPr>
              <w:spacing w:after="0" w:line="480" w:lineRule="auto"/>
              <w:jc w:val="center"/>
              <w:rPr>
                <w:rFonts w:ascii="Times New Roman" w:hAnsi="Times New Roman" w:cs="Times New Roman"/>
                <w:b/>
                <w:bCs/>
                <w:sz w:val="18"/>
                <w:szCs w:val="18"/>
                <w:highlight w:val="cyan"/>
              </w:rPr>
            </w:pPr>
          </w:p>
        </w:tc>
        <w:tc>
          <w:tcPr>
            <w:tcW w:w="1668" w:type="dxa"/>
          </w:tcPr>
          <w:p w14:paraId="03280C9A" w14:textId="77777777" w:rsidR="00F6578E" w:rsidRPr="00B56F7A" w:rsidRDefault="00F6578E" w:rsidP="0061012A">
            <w:pPr>
              <w:spacing w:after="0" w:line="480" w:lineRule="auto"/>
              <w:jc w:val="center"/>
              <w:rPr>
                <w:rFonts w:ascii="Times New Roman" w:hAnsi="Times New Roman" w:cs="Times New Roman"/>
                <w:sz w:val="18"/>
                <w:szCs w:val="18"/>
                <w:rPrChange w:id="94"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95" w:author="Qizhou Duan" w:date="2024-07-14T15:59:00Z">
                  <w:rPr>
                    <w:rFonts w:ascii="Times New Roman" w:hAnsi="Times New Roman" w:cs="Times New Roman"/>
                    <w:sz w:val="18"/>
                    <w:szCs w:val="18"/>
                    <w:highlight w:val="cyan"/>
                  </w:rPr>
                </w:rPrChange>
              </w:rPr>
              <w:t>Estimate</w:t>
            </w:r>
          </w:p>
        </w:tc>
        <w:tc>
          <w:tcPr>
            <w:tcW w:w="591" w:type="dxa"/>
          </w:tcPr>
          <w:p w14:paraId="327819E8" w14:textId="77777777" w:rsidR="00F6578E" w:rsidRPr="00B56F7A" w:rsidRDefault="00F6578E" w:rsidP="0061012A">
            <w:pPr>
              <w:spacing w:after="0" w:line="480" w:lineRule="auto"/>
              <w:jc w:val="center"/>
              <w:rPr>
                <w:rFonts w:ascii="Times New Roman" w:hAnsi="Times New Roman" w:cs="Times New Roman"/>
                <w:sz w:val="18"/>
                <w:szCs w:val="18"/>
                <w:rPrChange w:id="96"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97" w:author="Qizhou Duan" w:date="2024-07-14T15:59:00Z">
                  <w:rPr>
                    <w:rFonts w:ascii="Times New Roman" w:hAnsi="Times New Roman" w:cs="Times New Roman"/>
                    <w:sz w:val="18"/>
                    <w:szCs w:val="18"/>
                    <w:highlight w:val="cyan"/>
                  </w:rPr>
                </w:rPrChange>
              </w:rPr>
              <w:t>se</w:t>
            </w:r>
          </w:p>
        </w:tc>
        <w:tc>
          <w:tcPr>
            <w:tcW w:w="846" w:type="dxa"/>
          </w:tcPr>
          <w:p w14:paraId="4486A855" w14:textId="77777777" w:rsidR="00F6578E" w:rsidRPr="00B56F7A" w:rsidRDefault="00F6578E" w:rsidP="0061012A">
            <w:pPr>
              <w:spacing w:after="0" w:line="480" w:lineRule="auto"/>
              <w:jc w:val="center"/>
              <w:rPr>
                <w:rFonts w:ascii="Times New Roman" w:hAnsi="Times New Roman" w:cs="Times New Roman"/>
                <w:sz w:val="18"/>
                <w:szCs w:val="18"/>
                <w:rPrChange w:id="98"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99" w:author="Qizhou Duan" w:date="2024-07-14T15:59:00Z">
                  <w:rPr>
                    <w:rFonts w:ascii="Times New Roman" w:hAnsi="Times New Roman" w:cs="Times New Roman"/>
                    <w:sz w:val="18"/>
                    <w:szCs w:val="18"/>
                    <w:highlight w:val="cyan"/>
                  </w:rPr>
                </w:rPrChange>
              </w:rPr>
              <w:t>Z</w:t>
            </w:r>
          </w:p>
        </w:tc>
        <w:tc>
          <w:tcPr>
            <w:tcW w:w="1128" w:type="dxa"/>
          </w:tcPr>
          <w:p w14:paraId="7CF4A78E" w14:textId="77777777" w:rsidR="00F6578E" w:rsidRPr="00B56F7A" w:rsidRDefault="00F6578E" w:rsidP="0061012A">
            <w:pPr>
              <w:spacing w:after="0" w:line="480" w:lineRule="auto"/>
              <w:jc w:val="center"/>
              <w:rPr>
                <w:rFonts w:ascii="Times New Roman" w:hAnsi="Times New Roman" w:cs="Times New Roman"/>
                <w:sz w:val="18"/>
                <w:szCs w:val="18"/>
                <w:rPrChange w:id="100"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01" w:author="Qizhou Duan" w:date="2024-07-14T15:59:00Z">
                  <w:rPr>
                    <w:rFonts w:ascii="Times New Roman" w:hAnsi="Times New Roman" w:cs="Times New Roman"/>
                    <w:sz w:val="18"/>
                    <w:szCs w:val="18"/>
                    <w:highlight w:val="cyan"/>
                  </w:rPr>
                </w:rPrChange>
              </w:rPr>
              <w:t>p</w:t>
            </w:r>
          </w:p>
        </w:tc>
        <w:tc>
          <w:tcPr>
            <w:tcW w:w="1423" w:type="dxa"/>
          </w:tcPr>
          <w:p w14:paraId="50CCFB41" w14:textId="7BB7B8C4" w:rsidR="00F6578E" w:rsidRPr="00B56F7A" w:rsidRDefault="00F6578E" w:rsidP="0061012A">
            <w:pPr>
              <w:spacing w:after="0" w:line="480" w:lineRule="auto"/>
              <w:jc w:val="center"/>
              <w:rPr>
                <w:rFonts w:ascii="Times New Roman" w:hAnsi="Times New Roman" w:cs="Times New Roman"/>
                <w:sz w:val="18"/>
                <w:szCs w:val="18"/>
                <w:rPrChange w:id="102"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03" w:author="Qizhou Duan" w:date="2024-07-14T15:59:00Z">
                  <w:rPr>
                    <w:rFonts w:ascii="Times New Roman" w:hAnsi="Times New Roman" w:cs="Times New Roman"/>
                    <w:sz w:val="18"/>
                    <w:szCs w:val="18"/>
                    <w:highlight w:val="cyan"/>
                  </w:rPr>
                </w:rPrChange>
              </w:rPr>
              <w:t xml:space="preserve">CI </w:t>
            </w:r>
            <w:del w:id="104" w:author="Qizhou Duan" w:date="2024-07-14T15:57:00Z">
              <w:r w:rsidRPr="00B56F7A" w:rsidDel="00097356">
                <w:rPr>
                  <w:rFonts w:ascii="Times New Roman" w:hAnsi="Times New Roman" w:cs="Times New Roman"/>
                  <w:sz w:val="18"/>
                  <w:szCs w:val="18"/>
                  <w:rPrChange w:id="105" w:author="Qizhou Duan" w:date="2024-07-14T15:59:00Z">
                    <w:rPr>
                      <w:rFonts w:ascii="Times New Roman" w:hAnsi="Times New Roman" w:cs="Times New Roman"/>
                      <w:sz w:val="18"/>
                      <w:szCs w:val="18"/>
                      <w:highlight w:val="cyan"/>
                    </w:rPr>
                  </w:rPrChange>
                </w:rPr>
                <w:delText>Lower Bound</w:delText>
              </w:r>
            </w:del>
            <w:ins w:id="106" w:author="Qizhou Duan" w:date="2024-07-14T15:57:00Z">
              <w:r w:rsidR="00097356" w:rsidRPr="00B56F7A">
                <w:rPr>
                  <w:rFonts w:ascii="Times New Roman" w:hAnsi="Times New Roman" w:cs="Times New Roman"/>
                  <w:sz w:val="18"/>
                  <w:szCs w:val="18"/>
                  <w:rPrChange w:id="107" w:author="Qizhou Duan" w:date="2024-07-14T15:59:00Z">
                    <w:rPr>
                      <w:rFonts w:ascii="Times New Roman" w:hAnsi="Times New Roman" w:cs="Times New Roman"/>
                      <w:sz w:val="18"/>
                      <w:szCs w:val="18"/>
                      <w:highlight w:val="cyan"/>
                    </w:rPr>
                  </w:rPrChange>
                </w:rPr>
                <w:t>LB</w:t>
              </w:r>
            </w:ins>
          </w:p>
        </w:tc>
        <w:tc>
          <w:tcPr>
            <w:tcW w:w="1573" w:type="dxa"/>
          </w:tcPr>
          <w:p w14:paraId="62CFD270" w14:textId="18E2A6E2" w:rsidR="00F6578E" w:rsidRPr="00B56F7A" w:rsidRDefault="00F6578E" w:rsidP="0061012A">
            <w:pPr>
              <w:spacing w:after="0" w:line="480" w:lineRule="auto"/>
              <w:jc w:val="center"/>
              <w:rPr>
                <w:rFonts w:ascii="Times New Roman" w:hAnsi="Times New Roman" w:cs="Times New Roman"/>
                <w:sz w:val="18"/>
                <w:szCs w:val="18"/>
                <w:rPrChange w:id="108"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09" w:author="Qizhou Duan" w:date="2024-07-14T15:59:00Z">
                  <w:rPr>
                    <w:rFonts w:ascii="Times New Roman" w:hAnsi="Times New Roman" w:cs="Times New Roman"/>
                    <w:sz w:val="18"/>
                    <w:szCs w:val="18"/>
                    <w:highlight w:val="cyan"/>
                  </w:rPr>
                </w:rPrChange>
              </w:rPr>
              <w:t xml:space="preserve">CI </w:t>
            </w:r>
            <w:del w:id="110" w:author="Qizhou Duan" w:date="2024-07-14T15:57:00Z">
              <w:r w:rsidRPr="00B56F7A" w:rsidDel="00097356">
                <w:rPr>
                  <w:rFonts w:ascii="Times New Roman" w:hAnsi="Times New Roman" w:cs="Times New Roman"/>
                  <w:sz w:val="18"/>
                  <w:szCs w:val="18"/>
                  <w:rPrChange w:id="111" w:author="Qizhou Duan" w:date="2024-07-14T15:59:00Z">
                    <w:rPr>
                      <w:rFonts w:ascii="Times New Roman" w:hAnsi="Times New Roman" w:cs="Times New Roman"/>
                      <w:sz w:val="18"/>
                      <w:szCs w:val="18"/>
                      <w:highlight w:val="cyan"/>
                    </w:rPr>
                  </w:rPrChange>
                </w:rPr>
                <w:delText>Upper Bound</w:delText>
              </w:r>
            </w:del>
            <w:ins w:id="112" w:author="Qizhou Duan" w:date="2024-07-14T15:57:00Z">
              <w:r w:rsidR="00097356" w:rsidRPr="00B56F7A">
                <w:rPr>
                  <w:rFonts w:ascii="Times New Roman" w:hAnsi="Times New Roman" w:cs="Times New Roman"/>
                  <w:sz w:val="18"/>
                  <w:szCs w:val="18"/>
                  <w:rPrChange w:id="113" w:author="Qizhou Duan" w:date="2024-07-14T15:59:00Z">
                    <w:rPr>
                      <w:rFonts w:ascii="Times New Roman" w:hAnsi="Times New Roman" w:cs="Times New Roman"/>
                      <w:sz w:val="18"/>
                      <w:szCs w:val="18"/>
                      <w:highlight w:val="cyan"/>
                    </w:rPr>
                  </w:rPrChange>
                </w:rPr>
                <w:t>UP</w:t>
              </w:r>
            </w:ins>
          </w:p>
        </w:tc>
        <w:tc>
          <w:tcPr>
            <w:tcW w:w="1094" w:type="dxa"/>
          </w:tcPr>
          <w:p w14:paraId="59C90D1E" w14:textId="77777777" w:rsidR="00F6578E" w:rsidRPr="00B56F7A" w:rsidRDefault="00F6578E" w:rsidP="0061012A">
            <w:pPr>
              <w:spacing w:after="0" w:line="480" w:lineRule="auto"/>
              <w:jc w:val="center"/>
              <w:rPr>
                <w:rFonts w:ascii="Times New Roman" w:hAnsi="Times New Roman" w:cs="Times New Roman"/>
                <w:b/>
                <w:bCs/>
                <w:sz w:val="18"/>
                <w:szCs w:val="18"/>
                <w:rPrChange w:id="114" w:author="Qizhou Duan" w:date="2024-07-14T15:59:00Z">
                  <w:rPr>
                    <w:rFonts w:ascii="Times New Roman" w:hAnsi="Times New Roman" w:cs="Times New Roman"/>
                    <w:b/>
                    <w:bCs/>
                    <w:sz w:val="18"/>
                    <w:szCs w:val="18"/>
                    <w:highlight w:val="cyan"/>
                  </w:rPr>
                </w:rPrChange>
              </w:rPr>
            </w:pPr>
          </w:p>
        </w:tc>
      </w:tr>
      <w:tr w:rsidR="00097356" w:rsidRPr="00DA1A11" w14:paraId="06C54DB3" w14:textId="77777777" w:rsidTr="00097356">
        <w:trPr>
          <w:trHeight w:val="565"/>
        </w:trPr>
        <w:tc>
          <w:tcPr>
            <w:tcW w:w="1027" w:type="dxa"/>
          </w:tcPr>
          <w:p w14:paraId="2894DC4F" w14:textId="77777777" w:rsidR="00F6578E" w:rsidRPr="00DA1A11" w:rsidRDefault="00F6578E" w:rsidP="0061012A">
            <w:pPr>
              <w:spacing w:after="0" w:line="480" w:lineRule="auto"/>
              <w:jc w:val="center"/>
              <w:rPr>
                <w:rFonts w:ascii="Times New Roman" w:hAnsi="Times New Roman" w:cs="Times New Roman"/>
                <w:sz w:val="18"/>
                <w:szCs w:val="18"/>
                <w:highlight w:val="cyan"/>
              </w:rPr>
            </w:pPr>
            <w:r w:rsidRPr="004001BA">
              <w:rPr>
                <w:rFonts w:ascii="Times New Roman" w:hAnsi="Times New Roman" w:cs="Times New Roman"/>
                <w:sz w:val="18"/>
                <w:szCs w:val="18"/>
                <w:rPrChange w:id="115" w:author="Qizhou Duan" w:date="2024-07-14T15:59:00Z">
                  <w:rPr>
                    <w:rFonts w:ascii="Times New Roman" w:hAnsi="Times New Roman" w:cs="Times New Roman"/>
                    <w:sz w:val="18"/>
                    <w:szCs w:val="18"/>
                    <w:highlight w:val="cyan"/>
                  </w:rPr>
                </w:rPrChange>
              </w:rPr>
              <w:t>Intercept</w:t>
            </w:r>
          </w:p>
        </w:tc>
        <w:tc>
          <w:tcPr>
            <w:tcW w:w="1668" w:type="dxa"/>
          </w:tcPr>
          <w:p w14:paraId="71D49A70" w14:textId="662765BD" w:rsidR="00F6578E" w:rsidRPr="00B56F7A" w:rsidRDefault="00106FAF" w:rsidP="0061012A">
            <w:pPr>
              <w:spacing w:after="0" w:line="480" w:lineRule="auto"/>
              <w:jc w:val="center"/>
              <w:rPr>
                <w:rFonts w:ascii="Times New Roman" w:hAnsi="Times New Roman" w:cs="Times New Roman"/>
                <w:sz w:val="18"/>
                <w:szCs w:val="18"/>
                <w:rPrChange w:id="116" w:author="Qizhou Duan" w:date="2024-07-14T15:59:00Z">
                  <w:rPr>
                    <w:rFonts w:ascii="Times New Roman" w:hAnsi="Times New Roman" w:cs="Times New Roman"/>
                    <w:sz w:val="18"/>
                    <w:szCs w:val="18"/>
                    <w:highlight w:val="cyan"/>
                  </w:rPr>
                </w:rPrChange>
              </w:rPr>
            </w:pPr>
            <w:ins w:id="117" w:author="Qizhou Duan" w:date="2024-07-14T15:57:00Z">
              <w:r w:rsidRPr="00B56F7A">
                <w:rPr>
                  <w:rFonts w:ascii="Times New Roman" w:hAnsi="Times New Roman" w:cs="Times New Roman"/>
                  <w:sz w:val="18"/>
                  <w:szCs w:val="18"/>
                </w:rPr>
                <w:t>1.9</w:t>
              </w:r>
              <w:r w:rsidRPr="00B56F7A">
                <w:rPr>
                  <w:rFonts w:ascii="Times New Roman" w:hAnsi="Times New Roman" w:cs="Times New Roman"/>
                  <w:sz w:val="18"/>
                  <w:szCs w:val="18"/>
                </w:rPr>
                <w:t>5</w:t>
              </w:r>
            </w:ins>
            <w:del w:id="118" w:author="Qizhou Duan" w:date="2024-07-14T15:57:00Z">
              <w:r w:rsidR="00F6578E" w:rsidRPr="00B56F7A" w:rsidDel="00106FAF">
                <w:rPr>
                  <w:rFonts w:ascii="Times New Roman" w:hAnsi="Times New Roman" w:cs="Times New Roman"/>
                  <w:sz w:val="18"/>
                  <w:szCs w:val="18"/>
                  <w:rPrChange w:id="119" w:author="Qizhou Duan" w:date="2024-07-14T15:59:00Z">
                    <w:rPr>
                      <w:rFonts w:ascii="Times New Roman" w:hAnsi="Times New Roman" w:cs="Times New Roman"/>
                      <w:sz w:val="18"/>
                      <w:szCs w:val="18"/>
                      <w:highlight w:val="cyan"/>
                    </w:rPr>
                  </w:rPrChange>
                </w:rPr>
                <w:delText>0.75</w:delText>
              </w:r>
            </w:del>
          </w:p>
        </w:tc>
        <w:tc>
          <w:tcPr>
            <w:tcW w:w="591" w:type="dxa"/>
          </w:tcPr>
          <w:p w14:paraId="0435AF6E" w14:textId="5C9841EB" w:rsidR="00F6578E" w:rsidRPr="00B56F7A" w:rsidRDefault="00106FAF" w:rsidP="0061012A">
            <w:pPr>
              <w:spacing w:after="0" w:line="480" w:lineRule="auto"/>
              <w:jc w:val="center"/>
              <w:rPr>
                <w:rFonts w:ascii="Times New Roman" w:hAnsi="Times New Roman" w:cs="Times New Roman"/>
                <w:sz w:val="18"/>
                <w:szCs w:val="18"/>
                <w:rPrChange w:id="120" w:author="Qizhou Duan" w:date="2024-07-14T15:59:00Z">
                  <w:rPr>
                    <w:rFonts w:ascii="Times New Roman" w:hAnsi="Times New Roman" w:cs="Times New Roman"/>
                    <w:sz w:val="18"/>
                    <w:szCs w:val="18"/>
                    <w:highlight w:val="cyan"/>
                  </w:rPr>
                </w:rPrChange>
              </w:rPr>
            </w:pPr>
            <w:ins w:id="121" w:author="Qizhou Duan" w:date="2024-07-14T15:57:00Z">
              <w:r w:rsidRPr="00B56F7A">
                <w:rPr>
                  <w:rFonts w:ascii="Times New Roman" w:hAnsi="Times New Roman" w:cs="Times New Roman"/>
                  <w:sz w:val="18"/>
                  <w:szCs w:val="18"/>
                </w:rPr>
                <w:t>0.6</w:t>
              </w:r>
              <w:r w:rsidRPr="00B56F7A">
                <w:rPr>
                  <w:rFonts w:ascii="Times New Roman" w:hAnsi="Times New Roman" w:cs="Times New Roman"/>
                  <w:sz w:val="18"/>
                  <w:szCs w:val="18"/>
                </w:rPr>
                <w:t>2</w:t>
              </w:r>
            </w:ins>
            <w:del w:id="122" w:author="Qizhou Duan" w:date="2024-07-14T15:57:00Z">
              <w:r w:rsidR="00F6578E" w:rsidRPr="00B56F7A" w:rsidDel="00106FAF">
                <w:rPr>
                  <w:rFonts w:ascii="Times New Roman" w:hAnsi="Times New Roman" w:cs="Times New Roman"/>
                  <w:sz w:val="18"/>
                  <w:szCs w:val="18"/>
                  <w:rPrChange w:id="123" w:author="Qizhou Duan" w:date="2024-07-14T15:59:00Z">
                    <w:rPr>
                      <w:rFonts w:ascii="Times New Roman" w:hAnsi="Times New Roman" w:cs="Times New Roman"/>
                      <w:sz w:val="18"/>
                      <w:szCs w:val="18"/>
                      <w:highlight w:val="cyan"/>
                    </w:rPr>
                  </w:rPrChange>
                </w:rPr>
                <w:delText>0.15</w:delText>
              </w:r>
            </w:del>
          </w:p>
        </w:tc>
        <w:tc>
          <w:tcPr>
            <w:tcW w:w="846" w:type="dxa"/>
          </w:tcPr>
          <w:p w14:paraId="1A97C270" w14:textId="3074E455" w:rsidR="00F6578E" w:rsidRPr="00B56F7A" w:rsidRDefault="00646B3B" w:rsidP="0061012A">
            <w:pPr>
              <w:spacing w:after="0" w:line="480" w:lineRule="auto"/>
              <w:jc w:val="center"/>
              <w:rPr>
                <w:rFonts w:ascii="Times New Roman" w:hAnsi="Times New Roman" w:cs="Times New Roman"/>
                <w:sz w:val="18"/>
                <w:szCs w:val="18"/>
                <w:rPrChange w:id="124" w:author="Qizhou Duan" w:date="2024-07-14T15:59:00Z">
                  <w:rPr>
                    <w:rFonts w:ascii="Times New Roman" w:hAnsi="Times New Roman" w:cs="Times New Roman"/>
                    <w:sz w:val="18"/>
                    <w:szCs w:val="18"/>
                    <w:highlight w:val="cyan"/>
                  </w:rPr>
                </w:rPrChange>
              </w:rPr>
            </w:pPr>
            <w:ins w:id="125" w:author="Qizhou Duan" w:date="2024-07-14T15:57:00Z">
              <w:r w:rsidRPr="00B56F7A">
                <w:rPr>
                  <w:rFonts w:ascii="Times New Roman" w:hAnsi="Times New Roman" w:cs="Times New Roman"/>
                  <w:sz w:val="18"/>
                  <w:szCs w:val="18"/>
                </w:rPr>
                <w:t>3.16</w:t>
              </w:r>
            </w:ins>
            <w:del w:id="126" w:author="Qizhou Duan" w:date="2024-07-14T15:57:00Z">
              <w:r w:rsidR="00F6578E" w:rsidRPr="00B56F7A" w:rsidDel="00646B3B">
                <w:rPr>
                  <w:rFonts w:ascii="Times New Roman" w:hAnsi="Times New Roman" w:cs="Times New Roman"/>
                  <w:sz w:val="18"/>
                  <w:szCs w:val="18"/>
                  <w:rPrChange w:id="127" w:author="Qizhou Duan" w:date="2024-07-14T15:59:00Z">
                    <w:rPr>
                      <w:rFonts w:ascii="Times New Roman" w:hAnsi="Times New Roman" w:cs="Times New Roman"/>
                      <w:sz w:val="18"/>
                      <w:szCs w:val="18"/>
                      <w:highlight w:val="cyan"/>
                    </w:rPr>
                  </w:rPrChange>
                </w:rPr>
                <w:delText>4.92</w:delText>
              </w:r>
            </w:del>
          </w:p>
        </w:tc>
        <w:tc>
          <w:tcPr>
            <w:tcW w:w="1128" w:type="dxa"/>
          </w:tcPr>
          <w:p w14:paraId="4B0B145C" w14:textId="042A5CEF" w:rsidR="00F6578E" w:rsidRPr="00B56F7A" w:rsidRDefault="00097356" w:rsidP="0061012A">
            <w:pPr>
              <w:spacing w:after="0" w:line="480" w:lineRule="auto"/>
              <w:jc w:val="center"/>
              <w:rPr>
                <w:rFonts w:ascii="Times New Roman" w:hAnsi="Times New Roman" w:cs="Times New Roman"/>
                <w:sz w:val="18"/>
                <w:szCs w:val="18"/>
                <w:rPrChange w:id="128" w:author="Qizhou Duan" w:date="2024-07-14T15:59:00Z">
                  <w:rPr>
                    <w:rFonts w:ascii="Times New Roman" w:hAnsi="Times New Roman" w:cs="Times New Roman"/>
                    <w:sz w:val="18"/>
                    <w:szCs w:val="18"/>
                    <w:highlight w:val="cyan"/>
                  </w:rPr>
                </w:rPrChange>
              </w:rPr>
            </w:pPr>
            <w:ins w:id="129" w:author="Qizhou Duan" w:date="2024-07-14T15:57:00Z">
              <w:r w:rsidRPr="00B56F7A">
                <w:rPr>
                  <w:rFonts w:ascii="Times New Roman" w:hAnsi="Times New Roman" w:cs="Times New Roman"/>
                  <w:sz w:val="18"/>
                  <w:szCs w:val="18"/>
                  <w:rPrChange w:id="130" w:author="Qizhou Duan" w:date="2024-07-14T15:59:00Z">
                    <w:rPr>
                      <w:rFonts w:ascii="Times New Roman" w:hAnsi="Times New Roman" w:cs="Times New Roman"/>
                      <w:sz w:val="18"/>
                      <w:szCs w:val="18"/>
                      <w:highlight w:val="cyan"/>
                    </w:rPr>
                  </w:rPrChange>
                </w:rPr>
                <w:t>0.002</w:t>
              </w:r>
            </w:ins>
            <w:del w:id="131" w:author="Qizhou Duan" w:date="2024-07-14T15:57:00Z">
              <w:r w:rsidR="00F6578E" w:rsidRPr="00B56F7A" w:rsidDel="00097356">
                <w:rPr>
                  <w:rFonts w:ascii="Times New Roman" w:hAnsi="Times New Roman" w:cs="Times New Roman"/>
                  <w:sz w:val="18"/>
                  <w:szCs w:val="18"/>
                  <w:rPrChange w:id="132" w:author="Qizhou Duan" w:date="2024-07-14T15:59:00Z">
                    <w:rPr>
                      <w:rFonts w:ascii="Times New Roman" w:hAnsi="Times New Roman" w:cs="Times New Roman"/>
                      <w:sz w:val="18"/>
                      <w:szCs w:val="18"/>
                      <w:highlight w:val="cyan"/>
                    </w:rPr>
                  </w:rPrChange>
                </w:rPr>
                <w:delText>&lt;.0001</w:delText>
              </w:r>
            </w:del>
          </w:p>
        </w:tc>
        <w:tc>
          <w:tcPr>
            <w:tcW w:w="1423" w:type="dxa"/>
          </w:tcPr>
          <w:p w14:paraId="0318E6D1" w14:textId="4C515D56" w:rsidR="00F6578E" w:rsidRPr="00B56F7A" w:rsidRDefault="00A71688" w:rsidP="0061012A">
            <w:pPr>
              <w:spacing w:after="0" w:line="480" w:lineRule="auto"/>
              <w:jc w:val="center"/>
              <w:rPr>
                <w:rFonts w:ascii="Times New Roman" w:hAnsi="Times New Roman" w:cs="Times New Roman"/>
                <w:sz w:val="18"/>
                <w:szCs w:val="18"/>
                <w:rPrChange w:id="133" w:author="Qizhou Duan" w:date="2024-07-14T15:59:00Z">
                  <w:rPr>
                    <w:rFonts w:ascii="Times New Roman" w:hAnsi="Times New Roman" w:cs="Times New Roman"/>
                    <w:sz w:val="18"/>
                    <w:szCs w:val="18"/>
                    <w:highlight w:val="cyan"/>
                  </w:rPr>
                </w:rPrChange>
              </w:rPr>
            </w:pPr>
            <w:ins w:id="134" w:author="Qizhou Duan" w:date="2024-07-14T15:58:00Z">
              <w:r w:rsidRPr="00B56F7A">
                <w:rPr>
                  <w:rFonts w:ascii="Times New Roman" w:hAnsi="Times New Roman" w:cs="Times New Roman"/>
                  <w:sz w:val="18"/>
                  <w:szCs w:val="18"/>
                </w:rPr>
                <w:t>0.74</w:t>
              </w:r>
            </w:ins>
            <w:del w:id="135" w:author="Qizhou Duan" w:date="2024-07-14T15:58:00Z">
              <w:r w:rsidR="00F6578E" w:rsidRPr="00B56F7A" w:rsidDel="00A71688">
                <w:rPr>
                  <w:rFonts w:ascii="Times New Roman" w:hAnsi="Times New Roman" w:cs="Times New Roman"/>
                  <w:sz w:val="18"/>
                  <w:szCs w:val="18"/>
                  <w:rPrChange w:id="136" w:author="Qizhou Duan" w:date="2024-07-14T15:59:00Z">
                    <w:rPr>
                      <w:rFonts w:ascii="Times New Roman" w:hAnsi="Times New Roman" w:cs="Times New Roman"/>
                      <w:sz w:val="18"/>
                      <w:szCs w:val="18"/>
                      <w:highlight w:val="cyan"/>
                    </w:rPr>
                  </w:rPrChange>
                </w:rPr>
                <w:delText>0.45</w:delText>
              </w:r>
            </w:del>
          </w:p>
        </w:tc>
        <w:tc>
          <w:tcPr>
            <w:tcW w:w="1573" w:type="dxa"/>
          </w:tcPr>
          <w:p w14:paraId="6D5B87C9" w14:textId="3A1F72DF" w:rsidR="00F6578E" w:rsidRPr="00B56F7A" w:rsidRDefault="00B16548" w:rsidP="0061012A">
            <w:pPr>
              <w:spacing w:after="0" w:line="480" w:lineRule="auto"/>
              <w:jc w:val="center"/>
              <w:rPr>
                <w:rFonts w:ascii="Times New Roman" w:hAnsi="Times New Roman" w:cs="Times New Roman"/>
                <w:sz w:val="18"/>
                <w:szCs w:val="18"/>
                <w:rPrChange w:id="137" w:author="Qizhou Duan" w:date="2024-07-14T15:59:00Z">
                  <w:rPr>
                    <w:rFonts w:ascii="Times New Roman" w:hAnsi="Times New Roman" w:cs="Times New Roman"/>
                    <w:sz w:val="18"/>
                    <w:szCs w:val="18"/>
                    <w:highlight w:val="cyan"/>
                  </w:rPr>
                </w:rPrChange>
              </w:rPr>
            </w:pPr>
            <w:ins w:id="138" w:author="Qizhou Duan" w:date="2024-07-14T15:58:00Z">
              <w:r w:rsidRPr="00B56F7A">
                <w:rPr>
                  <w:rFonts w:ascii="Times New Roman" w:hAnsi="Times New Roman" w:cs="Times New Roman"/>
                  <w:sz w:val="18"/>
                  <w:szCs w:val="18"/>
                </w:rPr>
                <w:t>3.1</w:t>
              </w:r>
              <w:r w:rsidRPr="00B56F7A">
                <w:rPr>
                  <w:rFonts w:ascii="Times New Roman" w:hAnsi="Times New Roman" w:cs="Times New Roman"/>
                  <w:sz w:val="18"/>
                  <w:szCs w:val="18"/>
                </w:rPr>
                <w:t>6</w:t>
              </w:r>
            </w:ins>
            <w:del w:id="139" w:author="Qizhou Duan" w:date="2024-07-14T15:58:00Z">
              <w:r w:rsidR="00F6578E" w:rsidRPr="00B56F7A" w:rsidDel="00B16548">
                <w:rPr>
                  <w:rFonts w:ascii="Times New Roman" w:hAnsi="Times New Roman" w:cs="Times New Roman"/>
                  <w:sz w:val="18"/>
                  <w:szCs w:val="18"/>
                  <w:rPrChange w:id="140" w:author="Qizhou Duan" w:date="2024-07-14T15:59:00Z">
                    <w:rPr>
                      <w:rFonts w:ascii="Times New Roman" w:hAnsi="Times New Roman" w:cs="Times New Roman"/>
                      <w:sz w:val="18"/>
                      <w:szCs w:val="18"/>
                      <w:highlight w:val="cyan"/>
                    </w:rPr>
                  </w:rPrChange>
                </w:rPr>
                <w:delText>1.05</w:delText>
              </w:r>
            </w:del>
          </w:p>
        </w:tc>
        <w:tc>
          <w:tcPr>
            <w:tcW w:w="1094" w:type="dxa"/>
          </w:tcPr>
          <w:p w14:paraId="6B751C23" w14:textId="77777777" w:rsidR="00F6578E" w:rsidRPr="00B56F7A" w:rsidRDefault="00F6578E" w:rsidP="0061012A">
            <w:pPr>
              <w:spacing w:after="0" w:line="480" w:lineRule="auto"/>
              <w:jc w:val="center"/>
              <w:rPr>
                <w:rFonts w:ascii="Times New Roman" w:hAnsi="Times New Roman" w:cs="Times New Roman"/>
                <w:b/>
                <w:bCs/>
                <w:sz w:val="24"/>
                <w:szCs w:val="24"/>
                <w:rPrChange w:id="141" w:author="Qizhou Duan" w:date="2024-07-14T15:59:00Z">
                  <w:rPr>
                    <w:rFonts w:ascii="Times New Roman" w:hAnsi="Times New Roman" w:cs="Times New Roman"/>
                    <w:b/>
                    <w:bCs/>
                    <w:sz w:val="24"/>
                    <w:szCs w:val="24"/>
                    <w:highlight w:val="cyan"/>
                  </w:rPr>
                </w:rPrChange>
              </w:rPr>
            </w:pPr>
          </w:p>
        </w:tc>
      </w:tr>
      <w:tr w:rsidR="00097356" w:rsidRPr="00DA1A11" w14:paraId="10A5E1FE" w14:textId="77777777" w:rsidTr="00097356">
        <w:trPr>
          <w:trHeight w:val="565"/>
        </w:trPr>
        <w:tc>
          <w:tcPr>
            <w:tcW w:w="2695" w:type="dxa"/>
            <w:gridSpan w:val="2"/>
          </w:tcPr>
          <w:p w14:paraId="5A427D8E" w14:textId="77777777" w:rsidR="00F6578E" w:rsidRPr="00B56F7A" w:rsidRDefault="00F6578E" w:rsidP="0061012A">
            <w:pPr>
              <w:spacing w:after="0" w:line="480" w:lineRule="auto"/>
              <w:jc w:val="center"/>
              <w:rPr>
                <w:rFonts w:ascii="Times New Roman" w:hAnsi="Times New Roman" w:cs="Times New Roman"/>
                <w:sz w:val="18"/>
                <w:szCs w:val="18"/>
                <w:rPrChange w:id="142"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43" w:author="Qizhou Duan" w:date="2024-07-14T15:59:00Z">
                  <w:rPr>
                    <w:rFonts w:ascii="Times New Roman" w:hAnsi="Times New Roman" w:cs="Times New Roman"/>
                    <w:sz w:val="18"/>
                    <w:szCs w:val="18"/>
                    <w:highlight w:val="cyan"/>
                  </w:rPr>
                </w:rPrChange>
              </w:rPr>
              <w:t>Heterogeneity Statistics</w:t>
            </w:r>
          </w:p>
        </w:tc>
        <w:tc>
          <w:tcPr>
            <w:tcW w:w="591" w:type="dxa"/>
          </w:tcPr>
          <w:p w14:paraId="43D78CE6" w14:textId="77777777" w:rsidR="00F6578E" w:rsidRPr="00B56F7A" w:rsidRDefault="00F6578E" w:rsidP="0061012A">
            <w:pPr>
              <w:spacing w:after="0" w:line="480" w:lineRule="auto"/>
              <w:jc w:val="center"/>
              <w:rPr>
                <w:rFonts w:ascii="Times New Roman" w:hAnsi="Times New Roman" w:cs="Times New Roman"/>
                <w:b/>
                <w:bCs/>
                <w:sz w:val="24"/>
                <w:szCs w:val="24"/>
                <w:rPrChange w:id="144" w:author="Qizhou Duan" w:date="2024-07-14T15:59:00Z">
                  <w:rPr>
                    <w:rFonts w:ascii="Times New Roman" w:hAnsi="Times New Roman" w:cs="Times New Roman"/>
                    <w:b/>
                    <w:bCs/>
                    <w:sz w:val="24"/>
                    <w:szCs w:val="24"/>
                    <w:highlight w:val="cyan"/>
                  </w:rPr>
                </w:rPrChange>
              </w:rPr>
            </w:pPr>
          </w:p>
        </w:tc>
        <w:tc>
          <w:tcPr>
            <w:tcW w:w="846" w:type="dxa"/>
          </w:tcPr>
          <w:p w14:paraId="3F452501" w14:textId="77777777" w:rsidR="00F6578E" w:rsidRPr="00B56F7A" w:rsidRDefault="00F6578E" w:rsidP="0061012A">
            <w:pPr>
              <w:spacing w:after="0" w:line="480" w:lineRule="auto"/>
              <w:jc w:val="center"/>
              <w:rPr>
                <w:rFonts w:ascii="Times New Roman" w:hAnsi="Times New Roman" w:cs="Times New Roman"/>
                <w:b/>
                <w:bCs/>
                <w:sz w:val="24"/>
                <w:szCs w:val="24"/>
                <w:rPrChange w:id="145" w:author="Qizhou Duan" w:date="2024-07-14T15:59:00Z">
                  <w:rPr>
                    <w:rFonts w:ascii="Times New Roman" w:hAnsi="Times New Roman" w:cs="Times New Roman"/>
                    <w:b/>
                    <w:bCs/>
                    <w:sz w:val="24"/>
                    <w:szCs w:val="24"/>
                    <w:highlight w:val="cyan"/>
                  </w:rPr>
                </w:rPrChange>
              </w:rPr>
            </w:pPr>
          </w:p>
        </w:tc>
        <w:tc>
          <w:tcPr>
            <w:tcW w:w="1128" w:type="dxa"/>
          </w:tcPr>
          <w:p w14:paraId="5AA95BD9" w14:textId="77777777" w:rsidR="00F6578E" w:rsidRPr="00B56F7A" w:rsidRDefault="00F6578E" w:rsidP="0061012A">
            <w:pPr>
              <w:spacing w:after="0" w:line="480" w:lineRule="auto"/>
              <w:jc w:val="center"/>
              <w:rPr>
                <w:rFonts w:ascii="Times New Roman" w:hAnsi="Times New Roman" w:cs="Times New Roman"/>
                <w:b/>
                <w:bCs/>
                <w:sz w:val="24"/>
                <w:szCs w:val="24"/>
                <w:rPrChange w:id="146" w:author="Qizhou Duan" w:date="2024-07-14T15:59:00Z">
                  <w:rPr>
                    <w:rFonts w:ascii="Times New Roman" w:hAnsi="Times New Roman" w:cs="Times New Roman"/>
                    <w:b/>
                    <w:bCs/>
                    <w:sz w:val="24"/>
                    <w:szCs w:val="24"/>
                    <w:highlight w:val="cyan"/>
                  </w:rPr>
                </w:rPrChange>
              </w:rPr>
            </w:pPr>
          </w:p>
        </w:tc>
        <w:tc>
          <w:tcPr>
            <w:tcW w:w="1423" w:type="dxa"/>
          </w:tcPr>
          <w:p w14:paraId="2E356E6C" w14:textId="77777777" w:rsidR="00F6578E" w:rsidRPr="00B56F7A" w:rsidRDefault="00F6578E" w:rsidP="0061012A">
            <w:pPr>
              <w:spacing w:after="0" w:line="480" w:lineRule="auto"/>
              <w:jc w:val="center"/>
              <w:rPr>
                <w:rFonts w:ascii="Times New Roman" w:hAnsi="Times New Roman" w:cs="Times New Roman"/>
                <w:b/>
                <w:bCs/>
                <w:sz w:val="24"/>
                <w:szCs w:val="24"/>
                <w:rPrChange w:id="147" w:author="Qizhou Duan" w:date="2024-07-14T15:59:00Z">
                  <w:rPr>
                    <w:rFonts w:ascii="Times New Roman" w:hAnsi="Times New Roman" w:cs="Times New Roman"/>
                    <w:b/>
                    <w:bCs/>
                    <w:sz w:val="24"/>
                    <w:szCs w:val="24"/>
                    <w:highlight w:val="cyan"/>
                  </w:rPr>
                </w:rPrChange>
              </w:rPr>
            </w:pPr>
          </w:p>
        </w:tc>
        <w:tc>
          <w:tcPr>
            <w:tcW w:w="1573" w:type="dxa"/>
          </w:tcPr>
          <w:p w14:paraId="52D9EFDD" w14:textId="77777777" w:rsidR="00F6578E" w:rsidRPr="00B56F7A" w:rsidRDefault="00F6578E" w:rsidP="0061012A">
            <w:pPr>
              <w:spacing w:after="0" w:line="480" w:lineRule="auto"/>
              <w:jc w:val="center"/>
              <w:rPr>
                <w:rFonts w:ascii="Times New Roman" w:hAnsi="Times New Roman" w:cs="Times New Roman"/>
                <w:b/>
                <w:bCs/>
                <w:sz w:val="24"/>
                <w:szCs w:val="24"/>
                <w:rPrChange w:id="148" w:author="Qizhou Duan" w:date="2024-07-14T15:59:00Z">
                  <w:rPr>
                    <w:rFonts w:ascii="Times New Roman" w:hAnsi="Times New Roman" w:cs="Times New Roman"/>
                    <w:b/>
                    <w:bCs/>
                    <w:sz w:val="24"/>
                    <w:szCs w:val="24"/>
                    <w:highlight w:val="cyan"/>
                  </w:rPr>
                </w:rPrChange>
              </w:rPr>
            </w:pPr>
          </w:p>
        </w:tc>
        <w:tc>
          <w:tcPr>
            <w:tcW w:w="1094" w:type="dxa"/>
          </w:tcPr>
          <w:p w14:paraId="0DD3C7D5" w14:textId="77777777" w:rsidR="00F6578E" w:rsidRPr="00B56F7A" w:rsidRDefault="00F6578E" w:rsidP="0061012A">
            <w:pPr>
              <w:spacing w:after="0" w:line="480" w:lineRule="auto"/>
              <w:jc w:val="center"/>
              <w:rPr>
                <w:rFonts w:ascii="Times New Roman" w:hAnsi="Times New Roman" w:cs="Times New Roman"/>
                <w:b/>
                <w:bCs/>
                <w:sz w:val="24"/>
                <w:szCs w:val="24"/>
                <w:rPrChange w:id="149" w:author="Qizhou Duan" w:date="2024-07-14T15:59:00Z">
                  <w:rPr>
                    <w:rFonts w:ascii="Times New Roman" w:hAnsi="Times New Roman" w:cs="Times New Roman"/>
                    <w:b/>
                    <w:bCs/>
                    <w:sz w:val="24"/>
                    <w:szCs w:val="24"/>
                    <w:highlight w:val="cyan"/>
                  </w:rPr>
                </w:rPrChange>
              </w:rPr>
            </w:pPr>
          </w:p>
        </w:tc>
      </w:tr>
      <w:tr w:rsidR="00097356" w:rsidRPr="00DA1A11" w14:paraId="11178310" w14:textId="77777777" w:rsidTr="00097356">
        <w:trPr>
          <w:trHeight w:val="565"/>
        </w:trPr>
        <w:tc>
          <w:tcPr>
            <w:tcW w:w="1027" w:type="dxa"/>
          </w:tcPr>
          <w:p w14:paraId="46DB75CF" w14:textId="77777777" w:rsidR="00F6578E" w:rsidRPr="00DA1A11" w:rsidRDefault="00F6578E" w:rsidP="0061012A">
            <w:pPr>
              <w:spacing w:after="0" w:line="480" w:lineRule="auto"/>
              <w:jc w:val="center"/>
              <w:rPr>
                <w:rFonts w:ascii="Times New Roman" w:hAnsi="Times New Roman" w:cs="Times New Roman"/>
                <w:b/>
                <w:bCs/>
                <w:sz w:val="24"/>
                <w:szCs w:val="24"/>
                <w:highlight w:val="cyan"/>
              </w:rPr>
            </w:pPr>
          </w:p>
        </w:tc>
        <w:tc>
          <w:tcPr>
            <w:tcW w:w="1668" w:type="dxa"/>
          </w:tcPr>
          <w:p w14:paraId="6C436A4D" w14:textId="77777777" w:rsidR="00F6578E" w:rsidRPr="00B56F7A" w:rsidRDefault="00F6578E" w:rsidP="0061012A">
            <w:pPr>
              <w:spacing w:after="0" w:line="480" w:lineRule="auto"/>
              <w:jc w:val="center"/>
              <w:rPr>
                <w:rFonts w:ascii="Times New Roman" w:hAnsi="Times New Roman" w:cs="Times New Roman"/>
                <w:sz w:val="18"/>
                <w:szCs w:val="18"/>
                <w:rPrChange w:id="150"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51" w:author="Qizhou Duan" w:date="2024-07-14T15:59:00Z">
                  <w:rPr>
                    <w:rFonts w:ascii="Times New Roman" w:hAnsi="Times New Roman" w:cs="Times New Roman"/>
                    <w:sz w:val="18"/>
                    <w:szCs w:val="18"/>
                    <w:highlight w:val="cyan"/>
                  </w:rPr>
                </w:rPrChange>
              </w:rPr>
              <w:t>Tau</w:t>
            </w:r>
          </w:p>
        </w:tc>
        <w:tc>
          <w:tcPr>
            <w:tcW w:w="591" w:type="dxa"/>
          </w:tcPr>
          <w:p w14:paraId="7151FF96" w14:textId="77777777" w:rsidR="00F6578E" w:rsidRPr="00B56F7A" w:rsidRDefault="00F6578E" w:rsidP="0061012A">
            <w:pPr>
              <w:spacing w:after="0" w:line="480" w:lineRule="auto"/>
              <w:jc w:val="center"/>
              <w:rPr>
                <w:rFonts w:ascii="Times New Roman" w:hAnsi="Times New Roman" w:cs="Times New Roman"/>
                <w:sz w:val="18"/>
                <w:szCs w:val="18"/>
                <w:rPrChange w:id="152"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53" w:author="Qizhou Duan" w:date="2024-07-14T15:59:00Z">
                  <w:rPr>
                    <w:rFonts w:ascii="Times New Roman" w:hAnsi="Times New Roman" w:cs="Times New Roman"/>
                    <w:sz w:val="18"/>
                    <w:szCs w:val="18"/>
                    <w:highlight w:val="cyan"/>
                  </w:rPr>
                </w:rPrChange>
              </w:rPr>
              <w:t>Tau^2</w:t>
            </w:r>
          </w:p>
        </w:tc>
        <w:tc>
          <w:tcPr>
            <w:tcW w:w="846" w:type="dxa"/>
          </w:tcPr>
          <w:p w14:paraId="71C701D2" w14:textId="77777777" w:rsidR="00F6578E" w:rsidRPr="00B56F7A" w:rsidRDefault="00F6578E" w:rsidP="0061012A">
            <w:pPr>
              <w:spacing w:after="0" w:line="480" w:lineRule="auto"/>
              <w:jc w:val="center"/>
              <w:rPr>
                <w:rFonts w:ascii="Times New Roman" w:hAnsi="Times New Roman" w:cs="Times New Roman"/>
                <w:sz w:val="18"/>
                <w:szCs w:val="18"/>
                <w:rPrChange w:id="154"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55" w:author="Qizhou Duan" w:date="2024-07-14T15:59:00Z">
                  <w:rPr>
                    <w:rFonts w:ascii="Times New Roman" w:hAnsi="Times New Roman" w:cs="Times New Roman"/>
                    <w:sz w:val="18"/>
                    <w:szCs w:val="18"/>
                    <w:highlight w:val="cyan"/>
                  </w:rPr>
                </w:rPrChange>
              </w:rPr>
              <w:t>I^2</w:t>
            </w:r>
          </w:p>
        </w:tc>
        <w:tc>
          <w:tcPr>
            <w:tcW w:w="1128" w:type="dxa"/>
          </w:tcPr>
          <w:p w14:paraId="7A9DB784" w14:textId="77777777" w:rsidR="00F6578E" w:rsidRPr="00B56F7A" w:rsidRDefault="00F6578E" w:rsidP="0061012A">
            <w:pPr>
              <w:spacing w:after="0" w:line="480" w:lineRule="auto"/>
              <w:jc w:val="center"/>
              <w:rPr>
                <w:rFonts w:ascii="Times New Roman" w:hAnsi="Times New Roman" w:cs="Times New Roman"/>
                <w:sz w:val="18"/>
                <w:szCs w:val="18"/>
                <w:rPrChange w:id="156"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57" w:author="Qizhou Duan" w:date="2024-07-14T15:59:00Z">
                  <w:rPr>
                    <w:rFonts w:ascii="Times New Roman" w:hAnsi="Times New Roman" w:cs="Times New Roman"/>
                    <w:sz w:val="18"/>
                    <w:szCs w:val="18"/>
                    <w:highlight w:val="cyan"/>
                  </w:rPr>
                </w:rPrChange>
              </w:rPr>
              <w:t>H^2</w:t>
            </w:r>
          </w:p>
        </w:tc>
        <w:tc>
          <w:tcPr>
            <w:tcW w:w="1423" w:type="dxa"/>
          </w:tcPr>
          <w:p w14:paraId="0F964841" w14:textId="77777777" w:rsidR="00F6578E" w:rsidRPr="00B56F7A" w:rsidRDefault="00F6578E" w:rsidP="0061012A">
            <w:pPr>
              <w:spacing w:after="0" w:line="480" w:lineRule="auto"/>
              <w:jc w:val="center"/>
              <w:rPr>
                <w:rFonts w:ascii="Times New Roman" w:hAnsi="Times New Roman" w:cs="Times New Roman"/>
                <w:sz w:val="18"/>
                <w:szCs w:val="18"/>
                <w:rPrChange w:id="158" w:author="Qizhou Duan" w:date="2024-07-14T15:59:00Z">
                  <w:rPr>
                    <w:rFonts w:ascii="Times New Roman" w:hAnsi="Times New Roman" w:cs="Times New Roman"/>
                    <w:sz w:val="18"/>
                    <w:szCs w:val="18"/>
                    <w:highlight w:val="cyan"/>
                  </w:rPr>
                </w:rPrChange>
              </w:rPr>
            </w:pPr>
            <w:proofErr w:type="spellStart"/>
            <w:r w:rsidRPr="00B56F7A">
              <w:rPr>
                <w:rFonts w:ascii="Times New Roman" w:hAnsi="Times New Roman" w:cs="Times New Roman"/>
                <w:sz w:val="18"/>
                <w:szCs w:val="18"/>
                <w:rPrChange w:id="159" w:author="Qizhou Duan" w:date="2024-07-14T15:59:00Z">
                  <w:rPr>
                    <w:rFonts w:ascii="Times New Roman" w:hAnsi="Times New Roman" w:cs="Times New Roman"/>
                    <w:sz w:val="18"/>
                    <w:szCs w:val="18"/>
                    <w:highlight w:val="cyan"/>
                  </w:rPr>
                </w:rPrChange>
              </w:rPr>
              <w:t>df</w:t>
            </w:r>
            <w:proofErr w:type="spellEnd"/>
          </w:p>
        </w:tc>
        <w:tc>
          <w:tcPr>
            <w:tcW w:w="1573" w:type="dxa"/>
          </w:tcPr>
          <w:p w14:paraId="135E9E7D" w14:textId="77777777" w:rsidR="00F6578E" w:rsidRPr="00B56F7A" w:rsidRDefault="00F6578E" w:rsidP="0061012A">
            <w:pPr>
              <w:spacing w:after="0" w:line="480" w:lineRule="auto"/>
              <w:jc w:val="center"/>
              <w:rPr>
                <w:rFonts w:ascii="Times New Roman" w:hAnsi="Times New Roman" w:cs="Times New Roman"/>
                <w:sz w:val="18"/>
                <w:szCs w:val="18"/>
                <w:rPrChange w:id="160"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61" w:author="Qizhou Duan" w:date="2024-07-14T15:59:00Z">
                  <w:rPr>
                    <w:rFonts w:ascii="Times New Roman" w:hAnsi="Times New Roman" w:cs="Times New Roman"/>
                    <w:sz w:val="18"/>
                    <w:szCs w:val="18"/>
                    <w:highlight w:val="cyan"/>
                  </w:rPr>
                </w:rPrChange>
              </w:rPr>
              <w:t>Q</w:t>
            </w:r>
          </w:p>
        </w:tc>
        <w:tc>
          <w:tcPr>
            <w:tcW w:w="1094" w:type="dxa"/>
          </w:tcPr>
          <w:p w14:paraId="2FF2CFB8" w14:textId="77777777" w:rsidR="00F6578E" w:rsidRPr="00B56F7A" w:rsidRDefault="00F6578E" w:rsidP="0061012A">
            <w:pPr>
              <w:spacing w:after="0" w:line="480" w:lineRule="auto"/>
              <w:jc w:val="center"/>
              <w:rPr>
                <w:rFonts w:ascii="Times New Roman" w:hAnsi="Times New Roman" w:cs="Times New Roman"/>
                <w:sz w:val="18"/>
                <w:szCs w:val="18"/>
                <w:rPrChange w:id="162"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63" w:author="Qizhou Duan" w:date="2024-07-14T15:59:00Z">
                  <w:rPr>
                    <w:rFonts w:ascii="Times New Roman" w:hAnsi="Times New Roman" w:cs="Times New Roman"/>
                    <w:sz w:val="18"/>
                    <w:szCs w:val="18"/>
                    <w:highlight w:val="cyan"/>
                  </w:rPr>
                </w:rPrChange>
              </w:rPr>
              <w:t>p</w:t>
            </w:r>
          </w:p>
        </w:tc>
      </w:tr>
      <w:tr w:rsidR="00097356" w:rsidRPr="00BF2773" w14:paraId="1087816A" w14:textId="77777777" w:rsidTr="00097356">
        <w:trPr>
          <w:trHeight w:val="565"/>
        </w:trPr>
        <w:tc>
          <w:tcPr>
            <w:tcW w:w="1027" w:type="dxa"/>
          </w:tcPr>
          <w:p w14:paraId="4E0BBFA6" w14:textId="77777777" w:rsidR="00F6578E" w:rsidRPr="00DA1A11" w:rsidRDefault="00F6578E" w:rsidP="0061012A">
            <w:pPr>
              <w:spacing w:after="0" w:line="480" w:lineRule="auto"/>
              <w:jc w:val="center"/>
              <w:rPr>
                <w:rFonts w:ascii="Times New Roman" w:hAnsi="Times New Roman" w:cs="Times New Roman"/>
                <w:b/>
                <w:bCs/>
                <w:sz w:val="24"/>
                <w:szCs w:val="24"/>
                <w:highlight w:val="cyan"/>
              </w:rPr>
            </w:pPr>
          </w:p>
        </w:tc>
        <w:tc>
          <w:tcPr>
            <w:tcW w:w="1668" w:type="dxa"/>
          </w:tcPr>
          <w:p w14:paraId="33C41E0B" w14:textId="6C00BEB7" w:rsidR="00F6578E" w:rsidRPr="00B56F7A" w:rsidRDefault="00146B03" w:rsidP="0061012A">
            <w:pPr>
              <w:spacing w:after="0" w:line="480" w:lineRule="auto"/>
              <w:jc w:val="center"/>
              <w:rPr>
                <w:rFonts w:ascii="Times New Roman" w:hAnsi="Times New Roman" w:cs="Times New Roman"/>
                <w:sz w:val="18"/>
                <w:szCs w:val="18"/>
                <w:rPrChange w:id="164" w:author="Qizhou Duan" w:date="2024-07-14T15:59:00Z">
                  <w:rPr>
                    <w:rFonts w:ascii="Times New Roman" w:hAnsi="Times New Roman" w:cs="Times New Roman"/>
                    <w:sz w:val="18"/>
                    <w:szCs w:val="18"/>
                    <w:highlight w:val="cyan"/>
                  </w:rPr>
                </w:rPrChange>
              </w:rPr>
            </w:pPr>
            <w:ins w:id="165" w:author="Qizhou Duan" w:date="2024-07-14T15:58:00Z">
              <w:r w:rsidRPr="00B56F7A">
                <w:rPr>
                  <w:rFonts w:ascii="Times New Roman" w:hAnsi="Times New Roman" w:cs="Times New Roman"/>
                  <w:sz w:val="18"/>
                  <w:szCs w:val="18"/>
                </w:rPr>
                <w:t>5.3</w:t>
              </w:r>
              <w:r w:rsidRPr="00B56F7A">
                <w:rPr>
                  <w:rFonts w:ascii="Times New Roman" w:hAnsi="Times New Roman" w:cs="Times New Roman"/>
                  <w:sz w:val="18"/>
                  <w:szCs w:val="18"/>
                </w:rPr>
                <w:t>4</w:t>
              </w:r>
            </w:ins>
            <w:del w:id="166" w:author="Qizhou Duan" w:date="2024-07-14T15:58:00Z">
              <w:r w:rsidR="00F6578E" w:rsidRPr="00B56F7A" w:rsidDel="00146B03">
                <w:rPr>
                  <w:rFonts w:ascii="Times New Roman" w:hAnsi="Times New Roman" w:cs="Times New Roman"/>
                  <w:sz w:val="18"/>
                  <w:szCs w:val="18"/>
                  <w:rPrChange w:id="167" w:author="Qizhou Duan" w:date="2024-07-14T15:59:00Z">
                    <w:rPr>
                      <w:rFonts w:ascii="Times New Roman" w:hAnsi="Times New Roman" w:cs="Times New Roman"/>
                      <w:sz w:val="18"/>
                      <w:szCs w:val="18"/>
                      <w:highlight w:val="cyan"/>
                    </w:rPr>
                  </w:rPrChange>
                </w:rPr>
                <w:delText>0.83</w:delText>
              </w:r>
            </w:del>
          </w:p>
        </w:tc>
        <w:tc>
          <w:tcPr>
            <w:tcW w:w="591" w:type="dxa"/>
          </w:tcPr>
          <w:p w14:paraId="05C16491" w14:textId="5E815F7C" w:rsidR="00F6578E" w:rsidRPr="00B56F7A" w:rsidRDefault="00146B03" w:rsidP="0061012A">
            <w:pPr>
              <w:spacing w:after="0" w:line="480" w:lineRule="auto"/>
              <w:jc w:val="center"/>
              <w:rPr>
                <w:rFonts w:ascii="Times New Roman" w:hAnsi="Times New Roman" w:cs="Times New Roman"/>
                <w:sz w:val="18"/>
                <w:szCs w:val="18"/>
                <w:rPrChange w:id="168" w:author="Qizhou Duan" w:date="2024-07-14T15:59:00Z">
                  <w:rPr>
                    <w:rFonts w:ascii="Times New Roman" w:hAnsi="Times New Roman" w:cs="Times New Roman"/>
                    <w:sz w:val="18"/>
                    <w:szCs w:val="18"/>
                    <w:highlight w:val="cyan"/>
                  </w:rPr>
                </w:rPrChange>
              </w:rPr>
            </w:pPr>
            <w:ins w:id="169" w:author="Qizhou Duan" w:date="2024-07-14T15:58:00Z">
              <w:r w:rsidRPr="00B56F7A">
                <w:rPr>
                  <w:rFonts w:ascii="Times New Roman" w:hAnsi="Times New Roman" w:cs="Times New Roman"/>
                  <w:sz w:val="18"/>
                  <w:szCs w:val="18"/>
                </w:rPr>
                <w:t>28.4</w:t>
              </w:r>
              <w:r w:rsidRPr="00B56F7A">
                <w:rPr>
                  <w:rFonts w:ascii="Times New Roman" w:hAnsi="Times New Roman" w:cs="Times New Roman"/>
                  <w:sz w:val="18"/>
                  <w:szCs w:val="18"/>
                </w:rPr>
                <w:t>7</w:t>
              </w:r>
            </w:ins>
            <w:del w:id="170" w:author="Qizhou Duan" w:date="2024-07-14T15:58:00Z">
              <w:r w:rsidR="00F6578E" w:rsidRPr="00B56F7A" w:rsidDel="00146B03">
                <w:rPr>
                  <w:rFonts w:ascii="Times New Roman" w:hAnsi="Times New Roman" w:cs="Times New Roman"/>
                  <w:sz w:val="18"/>
                  <w:szCs w:val="18"/>
                  <w:rPrChange w:id="171" w:author="Qizhou Duan" w:date="2024-07-14T15:59:00Z">
                    <w:rPr>
                      <w:rFonts w:ascii="Times New Roman" w:hAnsi="Times New Roman" w:cs="Times New Roman"/>
                      <w:sz w:val="18"/>
                      <w:szCs w:val="18"/>
                      <w:highlight w:val="cyan"/>
                    </w:rPr>
                  </w:rPrChange>
                </w:rPr>
                <w:delText>0.69</w:delText>
              </w:r>
            </w:del>
          </w:p>
        </w:tc>
        <w:tc>
          <w:tcPr>
            <w:tcW w:w="846" w:type="dxa"/>
          </w:tcPr>
          <w:p w14:paraId="673BB69C" w14:textId="6659681B" w:rsidR="00F6578E" w:rsidRPr="00B56F7A" w:rsidRDefault="00F6578E" w:rsidP="0061012A">
            <w:pPr>
              <w:spacing w:after="0" w:line="480" w:lineRule="auto"/>
              <w:jc w:val="center"/>
              <w:rPr>
                <w:rFonts w:ascii="Times New Roman" w:hAnsi="Times New Roman" w:cs="Times New Roman"/>
                <w:sz w:val="18"/>
                <w:szCs w:val="18"/>
                <w:rPrChange w:id="172" w:author="Qizhou Duan" w:date="2024-07-14T15:59:00Z">
                  <w:rPr>
                    <w:rFonts w:ascii="Times New Roman" w:hAnsi="Times New Roman" w:cs="Times New Roman"/>
                    <w:sz w:val="18"/>
                    <w:szCs w:val="18"/>
                    <w:highlight w:val="cyan"/>
                  </w:rPr>
                </w:rPrChange>
              </w:rPr>
            </w:pPr>
            <w:r w:rsidRPr="00B56F7A">
              <w:rPr>
                <w:rFonts w:ascii="Times New Roman" w:hAnsi="Times New Roman" w:cs="Times New Roman"/>
                <w:sz w:val="18"/>
                <w:szCs w:val="18"/>
                <w:rPrChange w:id="173" w:author="Qizhou Duan" w:date="2024-07-14T15:59:00Z">
                  <w:rPr>
                    <w:rFonts w:ascii="Times New Roman" w:hAnsi="Times New Roman" w:cs="Times New Roman"/>
                    <w:sz w:val="18"/>
                    <w:szCs w:val="18"/>
                    <w:highlight w:val="cyan"/>
                  </w:rPr>
                </w:rPrChange>
              </w:rPr>
              <w:t>99.</w:t>
            </w:r>
            <w:ins w:id="174" w:author="Qizhou Duan" w:date="2024-07-14T15:58:00Z">
              <w:r w:rsidR="00963CD4" w:rsidRPr="00B56F7A">
                <w:rPr>
                  <w:rFonts w:ascii="Times New Roman" w:hAnsi="Times New Roman" w:cs="Times New Roman"/>
                  <w:sz w:val="18"/>
                  <w:szCs w:val="18"/>
                  <w:rPrChange w:id="175" w:author="Qizhou Duan" w:date="2024-07-14T15:59:00Z">
                    <w:rPr>
                      <w:rFonts w:ascii="Times New Roman" w:hAnsi="Times New Roman" w:cs="Times New Roman"/>
                      <w:sz w:val="18"/>
                      <w:szCs w:val="18"/>
                      <w:highlight w:val="cyan"/>
                    </w:rPr>
                  </w:rPrChange>
                </w:rPr>
                <w:t>99</w:t>
              </w:r>
            </w:ins>
            <w:del w:id="176" w:author="Qizhou Duan" w:date="2024-07-14T15:58:00Z">
              <w:r w:rsidRPr="00B56F7A" w:rsidDel="00963CD4">
                <w:rPr>
                  <w:rFonts w:ascii="Times New Roman" w:hAnsi="Times New Roman" w:cs="Times New Roman"/>
                  <w:sz w:val="18"/>
                  <w:szCs w:val="18"/>
                  <w:rPrChange w:id="177" w:author="Qizhou Duan" w:date="2024-07-14T15:59:00Z">
                    <w:rPr>
                      <w:rFonts w:ascii="Times New Roman" w:hAnsi="Times New Roman" w:cs="Times New Roman"/>
                      <w:sz w:val="18"/>
                      <w:szCs w:val="18"/>
                      <w:highlight w:val="cyan"/>
                    </w:rPr>
                  </w:rPrChange>
                </w:rPr>
                <w:delText>72</w:delText>
              </w:r>
            </w:del>
            <w:r w:rsidRPr="00B56F7A">
              <w:rPr>
                <w:rFonts w:ascii="Times New Roman" w:hAnsi="Times New Roman" w:cs="Times New Roman"/>
                <w:sz w:val="18"/>
                <w:szCs w:val="18"/>
                <w:rPrChange w:id="178" w:author="Qizhou Duan" w:date="2024-07-14T15:59:00Z">
                  <w:rPr>
                    <w:rFonts w:ascii="Times New Roman" w:hAnsi="Times New Roman" w:cs="Times New Roman"/>
                    <w:sz w:val="18"/>
                    <w:szCs w:val="18"/>
                    <w:highlight w:val="cyan"/>
                  </w:rPr>
                </w:rPrChange>
              </w:rPr>
              <w:t>%</w:t>
            </w:r>
          </w:p>
        </w:tc>
        <w:tc>
          <w:tcPr>
            <w:tcW w:w="1128" w:type="dxa"/>
          </w:tcPr>
          <w:p w14:paraId="78D977C1" w14:textId="30E139D6" w:rsidR="00F6578E" w:rsidRPr="00B56F7A" w:rsidRDefault="00963CD4" w:rsidP="0061012A">
            <w:pPr>
              <w:spacing w:after="0" w:line="480" w:lineRule="auto"/>
              <w:jc w:val="center"/>
              <w:rPr>
                <w:rFonts w:ascii="Times New Roman" w:hAnsi="Times New Roman" w:cs="Times New Roman"/>
                <w:sz w:val="18"/>
                <w:szCs w:val="18"/>
                <w:rPrChange w:id="179" w:author="Qizhou Duan" w:date="2024-07-14T15:59:00Z">
                  <w:rPr>
                    <w:rFonts w:ascii="Times New Roman" w:hAnsi="Times New Roman" w:cs="Times New Roman"/>
                    <w:sz w:val="18"/>
                    <w:szCs w:val="18"/>
                    <w:highlight w:val="cyan"/>
                  </w:rPr>
                </w:rPrChange>
              </w:rPr>
            </w:pPr>
            <w:ins w:id="180" w:author="Qizhou Duan" w:date="2024-07-14T15:58:00Z">
              <w:r w:rsidRPr="00B56F7A">
                <w:rPr>
                  <w:rFonts w:ascii="Times New Roman" w:hAnsi="Times New Roman" w:cs="Times New Roman"/>
                  <w:sz w:val="18"/>
                  <w:szCs w:val="18"/>
                </w:rPr>
                <w:t>9695.90</w:t>
              </w:r>
            </w:ins>
            <w:del w:id="181" w:author="Qizhou Duan" w:date="2024-07-14T15:58:00Z">
              <w:r w:rsidR="00F6578E" w:rsidRPr="00B56F7A" w:rsidDel="00963CD4">
                <w:rPr>
                  <w:rFonts w:ascii="Times New Roman" w:hAnsi="Times New Roman" w:cs="Times New Roman"/>
                  <w:sz w:val="18"/>
                  <w:szCs w:val="18"/>
                  <w:rPrChange w:id="182" w:author="Qizhou Duan" w:date="2024-07-14T15:59:00Z">
                    <w:rPr>
                      <w:rFonts w:ascii="Times New Roman" w:hAnsi="Times New Roman" w:cs="Times New Roman"/>
                      <w:sz w:val="18"/>
                      <w:szCs w:val="18"/>
                      <w:highlight w:val="cyan"/>
                    </w:rPr>
                  </w:rPrChange>
                </w:rPr>
                <w:delText>352.96</w:delText>
              </w:r>
            </w:del>
          </w:p>
        </w:tc>
        <w:tc>
          <w:tcPr>
            <w:tcW w:w="1423" w:type="dxa"/>
          </w:tcPr>
          <w:p w14:paraId="49D41555" w14:textId="63338683" w:rsidR="00F6578E" w:rsidRPr="00B56F7A" w:rsidRDefault="002B5967" w:rsidP="0061012A">
            <w:pPr>
              <w:spacing w:after="0" w:line="480" w:lineRule="auto"/>
              <w:jc w:val="center"/>
              <w:rPr>
                <w:rFonts w:ascii="Times New Roman" w:hAnsi="Times New Roman" w:cs="Times New Roman"/>
                <w:sz w:val="18"/>
                <w:szCs w:val="18"/>
                <w:rPrChange w:id="183" w:author="Qizhou Duan" w:date="2024-07-14T15:59:00Z">
                  <w:rPr>
                    <w:rFonts w:ascii="Times New Roman" w:hAnsi="Times New Roman" w:cs="Times New Roman"/>
                    <w:sz w:val="18"/>
                    <w:szCs w:val="18"/>
                    <w:highlight w:val="cyan"/>
                  </w:rPr>
                </w:rPrChange>
              </w:rPr>
            </w:pPr>
            <w:ins w:id="184" w:author="Qizhou Duan" w:date="2024-07-14T15:58:00Z">
              <w:r w:rsidRPr="00B56F7A">
                <w:rPr>
                  <w:rFonts w:ascii="Times New Roman" w:hAnsi="Times New Roman" w:cs="Times New Roman"/>
                  <w:sz w:val="18"/>
                  <w:szCs w:val="18"/>
                </w:rPr>
                <w:t>74</w:t>
              </w:r>
            </w:ins>
            <w:del w:id="185" w:author="Qizhou Duan" w:date="2024-07-14T15:58:00Z">
              <w:r w:rsidR="00F6578E" w:rsidRPr="00B56F7A" w:rsidDel="002B5967">
                <w:rPr>
                  <w:rFonts w:ascii="Times New Roman" w:hAnsi="Times New Roman" w:cs="Times New Roman"/>
                  <w:sz w:val="18"/>
                  <w:szCs w:val="18"/>
                  <w:rPrChange w:id="186" w:author="Qizhou Duan" w:date="2024-07-14T15:59:00Z">
                    <w:rPr>
                      <w:rFonts w:ascii="Times New Roman" w:hAnsi="Times New Roman" w:cs="Times New Roman"/>
                      <w:sz w:val="18"/>
                      <w:szCs w:val="18"/>
                      <w:highlight w:val="cyan"/>
                    </w:rPr>
                  </w:rPrChange>
                </w:rPr>
                <w:delText>29</w:delText>
              </w:r>
            </w:del>
          </w:p>
        </w:tc>
        <w:tc>
          <w:tcPr>
            <w:tcW w:w="1573" w:type="dxa"/>
          </w:tcPr>
          <w:p w14:paraId="68433F35" w14:textId="52F26380" w:rsidR="00F6578E" w:rsidRPr="00B56F7A" w:rsidRDefault="007F1027" w:rsidP="0061012A">
            <w:pPr>
              <w:spacing w:after="0" w:line="480" w:lineRule="auto"/>
              <w:jc w:val="center"/>
              <w:rPr>
                <w:rFonts w:ascii="Times New Roman" w:hAnsi="Times New Roman" w:cs="Times New Roman"/>
                <w:sz w:val="18"/>
                <w:szCs w:val="18"/>
                <w:rPrChange w:id="187" w:author="Qizhou Duan" w:date="2024-07-14T15:59:00Z">
                  <w:rPr>
                    <w:rFonts w:ascii="Times New Roman" w:hAnsi="Times New Roman" w:cs="Times New Roman"/>
                    <w:sz w:val="18"/>
                    <w:szCs w:val="18"/>
                    <w:highlight w:val="cyan"/>
                  </w:rPr>
                </w:rPrChange>
              </w:rPr>
            </w:pPr>
            <w:ins w:id="188" w:author="Qizhou Duan" w:date="2024-07-14T15:59:00Z">
              <w:r w:rsidRPr="00B56F7A">
                <w:rPr>
                  <w:rFonts w:ascii="Times New Roman" w:hAnsi="Times New Roman" w:cs="Times New Roman"/>
                  <w:sz w:val="18"/>
                  <w:szCs w:val="18"/>
                </w:rPr>
                <w:t>15829</w:t>
              </w:r>
            </w:ins>
            <w:del w:id="189" w:author="Qizhou Duan" w:date="2024-07-14T15:59:00Z">
              <w:r w:rsidR="00F6578E" w:rsidRPr="00B56F7A" w:rsidDel="007F1027">
                <w:rPr>
                  <w:rFonts w:ascii="Times New Roman" w:hAnsi="Times New Roman" w:cs="Times New Roman"/>
                  <w:sz w:val="18"/>
                  <w:szCs w:val="18"/>
                  <w:rPrChange w:id="190" w:author="Qizhou Duan" w:date="2024-07-14T15:59:00Z">
                    <w:rPr>
                      <w:rFonts w:ascii="Times New Roman" w:hAnsi="Times New Roman" w:cs="Times New Roman"/>
                      <w:sz w:val="18"/>
                      <w:szCs w:val="18"/>
                      <w:highlight w:val="cyan"/>
                    </w:rPr>
                  </w:rPrChange>
                </w:rPr>
                <w:delText>6174.90</w:delText>
              </w:r>
            </w:del>
          </w:p>
        </w:tc>
        <w:tc>
          <w:tcPr>
            <w:tcW w:w="1094" w:type="dxa"/>
          </w:tcPr>
          <w:p w14:paraId="76DCD294" w14:textId="77777777" w:rsidR="00F6578E" w:rsidRPr="00B56F7A" w:rsidRDefault="00F6578E" w:rsidP="0061012A">
            <w:pPr>
              <w:spacing w:after="0" w:line="480" w:lineRule="auto"/>
              <w:jc w:val="center"/>
              <w:rPr>
                <w:rFonts w:ascii="Times New Roman" w:hAnsi="Times New Roman" w:cs="Times New Roman"/>
                <w:sz w:val="18"/>
                <w:szCs w:val="18"/>
              </w:rPr>
            </w:pPr>
            <w:r w:rsidRPr="00B56F7A">
              <w:rPr>
                <w:rFonts w:ascii="Times New Roman" w:hAnsi="Times New Roman" w:cs="Times New Roman"/>
                <w:sz w:val="18"/>
                <w:szCs w:val="18"/>
                <w:rPrChange w:id="191" w:author="Qizhou Duan" w:date="2024-07-14T15:59:00Z">
                  <w:rPr>
                    <w:rFonts w:ascii="Times New Roman" w:hAnsi="Times New Roman" w:cs="Times New Roman"/>
                    <w:sz w:val="18"/>
                    <w:szCs w:val="18"/>
                    <w:highlight w:val="cyan"/>
                  </w:rPr>
                </w:rPrChange>
              </w:rPr>
              <w:t>&lt;.0001</w:t>
            </w:r>
          </w:p>
        </w:tc>
      </w:tr>
    </w:tbl>
    <w:p w14:paraId="397C668C"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476D4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DCA36E3"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19427FBA"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31675F73" w14:textId="27F91A52" w:rsidR="0042489F" w:rsidRPr="00BF2773" w:rsidRDefault="0042489F" w:rsidP="00F6578E">
      <w:pPr>
        <w:suppressAutoHyphens w:val="0"/>
        <w:rPr>
          <w:rFonts w:ascii="Times New Roman" w:hAnsi="Times New Roman" w:cs="Times New Roman"/>
          <w:b/>
          <w:bCs/>
          <w:sz w:val="24"/>
          <w:szCs w:val="24"/>
        </w:rPr>
      </w:pPr>
    </w:p>
    <w:tbl>
      <w:tblPr>
        <w:tblW w:w="0" w:type="dxa"/>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2297"/>
        <w:gridCol w:w="892"/>
        <w:gridCol w:w="542"/>
        <w:gridCol w:w="666"/>
        <w:gridCol w:w="870"/>
        <w:gridCol w:w="1097"/>
        <w:gridCol w:w="622"/>
        <w:gridCol w:w="1422"/>
      </w:tblGrid>
      <w:tr w:rsidR="0042489F" w:rsidRPr="00DA1A11" w14:paraId="5A4C81AF" w14:textId="77777777" w:rsidTr="0042489F">
        <w:trPr>
          <w:tblHeader/>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65C587A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Source</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65F3144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sample size</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395E8BA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PTSD</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7B1FD8D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Anxiety</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0FCF584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Depression</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207B368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Social Support</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31E68CA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Coping</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74AE35A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Sprituality</w:t>
            </w:r>
            <w:proofErr w:type="spellEnd"/>
            <w:r w:rsidRPr="00DA1A11">
              <w:rPr>
                <w:rFonts w:ascii="Times New Roman" w:eastAsia="Times New Roman" w:hAnsi="Times New Roman" w:cs="Times New Roman"/>
                <w:color w:val="222222"/>
                <w:sz w:val="16"/>
                <w:szCs w:val="16"/>
                <w:highlight w:val="cyan"/>
                <w:lang w:eastAsia="zh-CN"/>
              </w:rPr>
              <w:t>/Religion</w:t>
            </w:r>
          </w:p>
        </w:tc>
      </w:tr>
      <w:tr w:rsidR="0042489F" w:rsidRPr="00DA1A11" w14:paraId="4F642F1A" w14:textId="77777777" w:rsidTr="0042489F">
        <w:tc>
          <w:tcPr>
            <w:tcW w:w="0" w:type="auto"/>
            <w:shd w:val="clear" w:color="auto" w:fill="auto"/>
            <w:tcMar>
              <w:top w:w="0" w:type="dxa"/>
              <w:left w:w="75" w:type="dxa"/>
              <w:bottom w:w="0" w:type="dxa"/>
              <w:right w:w="75" w:type="dxa"/>
            </w:tcMar>
            <w:vAlign w:val="center"/>
            <w:hideMark/>
          </w:tcPr>
          <w:p w14:paraId="4417FDC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Arnout</w:t>
            </w:r>
            <w:proofErr w:type="spellEnd"/>
            <w:r w:rsidRPr="00DA1A11">
              <w:rPr>
                <w:rFonts w:ascii="Times New Roman" w:eastAsia="Times New Roman" w:hAnsi="Times New Roman" w:cs="Times New Roman"/>
                <w:color w:val="222222"/>
                <w:sz w:val="16"/>
                <w:szCs w:val="16"/>
                <w:highlight w:val="cyan"/>
                <w:lang w:eastAsia="zh-CN"/>
              </w:rPr>
              <w:t xml:space="preserve"> and Al‐</w:t>
            </w:r>
            <w:proofErr w:type="spellStart"/>
            <w:r w:rsidRPr="00DA1A11">
              <w:rPr>
                <w:rFonts w:ascii="Times New Roman" w:eastAsia="Times New Roman" w:hAnsi="Times New Roman" w:cs="Times New Roman"/>
                <w:color w:val="222222"/>
                <w:sz w:val="16"/>
                <w:szCs w:val="16"/>
                <w:highlight w:val="cyan"/>
                <w:lang w:eastAsia="zh-CN"/>
              </w:rPr>
              <w:t>Sufyani</w:t>
            </w:r>
            <w:proofErr w:type="spellEnd"/>
            <w:r w:rsidRPr="00DA1A11">
              <w:rPr>
                <w:rFonts w:ascii="Times New Roman" w:eastAsia="Times New Roman" w:hAnsi="Times New Roman" w:cs="Times New Roman"/>
                <w:color w:val="222222"/>
                <w:sz w:val="16"/>
                <w:szCs w:val="16"/>
                <w:highlight w:val="cyan"/>
                <w:lang w:eastAsia="zh-CN"/>
              </w:rPr>
              <w:t xml:space="preserve"> (2021)</w:t>
            </w:r>
          </w:p>
        </w:tc>
        <w:tc>
          <w:tcPr>
            <w:tcW w:w="0" w:type="auto"/>
            <w:shd w:val="clear" w:color="auto" w:fill="auto"/>
            <w:tcMar>
              <w:top w:w="0" w:type="dxa"/>
              <w:left w:w="75" w:type="dxa"/>
              <w:bottom w:w="0" w:type="dxa"/>
              <w:right w:w="75" w:type="dxa"/>
            </w:tcMar>
            <w:vAlign w:val="center"/>
            <w:hideMark/>
          </w:tcPr>
          <w:p w14:paraId="676E8D2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365</w:t>
            </w:r>
          </w:p>
        </w:tc>
        <w:tc>
          <w:tcPr>
            <w:tcW w:w="0" w:type="auto"/>
            <w:shd w:val="clear" w:color="auto" w:fill="auto"/>
            <w:tcMar>
              <w:top w:w="0" w:type="dxa"/>
              <w:left w:w="75" w:type="dxa"/>
              <w:bottom w:w="0" w:type="dxa"/>
              <w:right w:w="75" w:type="dxa"/>
            </w:tcMar>
            <w:vAlign w:val="center"/>
            <w:hideMark/>
          </w:tcPr>
          <w:p w14:paraId="172A32A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8E581C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7AFFAE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539E47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8FF3E1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2FDD86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50ACF4A" w14:textId="77777777" w:rsidTr="0042489F">
        <w:tc>
          <w:tcPr>
            <w:tcW w:w="0" w:type="auto"/>
            <w:shd w:val="clear" w:color="auto" w:fill="auto"/>
            <w:tcMar>
              <w:top w:w="0" w:type="dxa"/>
              <w:left w:w="75" w:type="dxa"/>
              <w:bottom w:w="0" w:type="dxa"/>
              <w:right w:w="75" w:type="dxa"/>
            </w:tcMar>
            <w:vAlign w:val="center"/>
            <w:hideMark/>
          </w:tcPr>
          <w:p w14:paraId="516FD50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Chasson et al. (2022)</w:t>
            </w:r>
          </w:p>
        </w:tc>
        <w:tc>
          <w:tcPr>
            <w:tcW w:w="0" w:type="auto"/>
            <w:shd w:val="clear" w:color="auto" w:fill="auto"/>
            <w:tcMar>
              <w:top w:w="0" w:type="dxa"/>
              <w:left w:w="75" w:type="dxa"/>
              <w:bottom w:w="0" w:type="dxa"/>
              <w:right w:w="75" w:type="dxa"/>
            </w:tcMar>
            <w:vAlign w:val="center"/>
            <w:hideMark/>
          </w:tcPr>
          <w:p w14:paraId="4A4D676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916</w:t>
            </w:r>
          </w:p>
        </w:tc>
        <w:tc>
          <w:tcPr>
            <w:tcW w:w="0" w:type="auto"/>
            <w:shd w:val="clear" w:color="auto" w:fill="auto"/>
            <w:tcMar>
              <w:top w:w="0" w:type="dxa"/>
              <w:left w:w="75" w:type="dxa"/>
              <w:bottom w:w="0" w:type="dxa"/>
              <w:right w:w="75" w:type="dxa"/>
            </w:tcMar>
            <w:vAlign w:val="center"/>
            <w:hideMark/>
          </w:tcPr>
          <w:p w14:paraId="1684DB2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1D7F68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5197BF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DB4EA2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086BE1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C376AD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7A1E7A76" w14:textId="77777777" w:rsidTr="0042489F">
        <w:tc>
          <w:tcPr>
            <w:tcW w:w="0" w:type="auto"/>
            <w:shd w:val="clear" w:color="auto" w:fill="auto"/>
            <w:tcMar>
              <w:top w:w="0" w:type="dxa"/>
              <w:left w:w="75" w:type="dxa"/>
              <w:bottom w:w="0" w:type="dxa"/>
              <w:right w:w="75" w:type="dxa"/>
            </w:tcMar>
            <w:vAlign w:val="center"/>
            <w:hideMark/>
          </w:tcPr>
          <w:p w14:paraId="7ABF1628"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Chen &amp; Tang (2021)</w:t>
            </w:r>
          </w:p>
        </w:tc>
        <w:tc>
          <w:tcPr>
            <w:tcW w:w="0" w:type="auto"/>
            <w:shd w:val="clear" w:color="auto" w:fill="auto"/>
            <w:tcMar>
              <w:top w:w="0" w:type="dxa"/>
              <w:left w:w="75" w:type="dxa"/>
              <w:bottom w:w="0" w:type="dxa"/>
              <w:right w:w="75" w:type="dxa"/>
            </w:tcMar>
            <w:vAlign w:val="center"/>
            <w:hideMark/>
          </w:tcPr>
          <w:p w14:paraId="0FC1F94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422</w:t>
            </w:r>
          </w:p>
        </w:tc>
        <w:tc>
          <w:tcPr>
            <w:tcW w:w="0" w:type="auto"/>
            <w:shd w:val="clear" w:color="auto" w:fill="auto"/>
            <w:tcMar>
              <w:top w:w="0" w:type="dxa"/>
              <w:left w:w="75" w:type="dxa"/>
              <w:bottom w:w="0" w:type="dxa"/>
              <w:right w:w="75" w:type="dxa"/>
            </w:tcMar>
            <w:vAlign w:val="center"/>
            <w:hideMark/>
          </w:tcPr>
          <w:p w14:paraId="1F854FF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85AA16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7EE0BD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248E56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195D0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B75327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5BB7D90" w14:textId="77777777" w:rsidTr="0042489F">
        <w:tc>
          <w:tcPr>
            <w:tcW w:w="0" w:type="auto"/>
            <w:shd w:val="clear" w:color="auto" w:fill="auto"/>
            <w:tcMar>
              <w:top w:w="0" w:type="dxa"/>
              <w:left w:w="75" w:type="dxa"/>
              <w:bottom w:w="0" w:type="dxa"/>
              <w:right w:w="75" w:type="dxa"/>
            </w:tcMar>
            <w:vAlign w:val="center"/>
            <w:hideMark/>
          </w:tcPr>
          <w:p w14:paraId="7E4D02A4"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Gul (2023)</w:t>
            </w:r>
          </w:p>
        </w:tc>
        <w:tc>
          <w:tcPr>
            <w:tcW w:w="0" w:type="auto"/>
            <w:shd w:val="clear" w:color="auto" w:fill="auto"/>
            <w:tcMar>
              <w:top w:w="0" w:type="dxa"/>
              <w:left w:w="75" w:type="dxa"/>
              <w:bottom w:w="0" w:type="dxa"/>
              <w:right w:w="75" w:type="dxa"/>
            </w:tcMar>
            <w:vAlign w:val="center"/>
            <w:hideMark/>
          </w:tcPr>
          <w:p w14:paraId="6B6B3E7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300</w:t>
            </w:r>
          </w:p>
        </w:tc>
        <w:tc>
          <w:tcPr>
            <w:tcW w:w="0" w:type="auto"/>
            <w:shd w:val="clear" w:color="auto" w:fill="auto"/>
            <w:tcMar>
              <w:top w:w="0" w:type="dxa"/>
              <w:left w:w="75" w:type="dxa"/>
              <w:bottom w:w="0" w:type="dxa"/>
              <w:right w:w="75" w:type="dxa"/>
            </w:tcMar>
            <w:vAlign w:val="center"/>
            <w:hideMark/>
          </w:tcPr>
          <w:p w14:paraId="0C495DC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59FC52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D5B60E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5A161C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B31ADD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BE61B8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1DAFD18" w14:textId="77777777" w:rsidTr="0042489F">
        <w:tc>
          <w:tcPr>
            <w:tcW w:w="0" w:type="auto"/>
            <w:shd w:val="clear" w:color="auto" w:fill="auto"/>
            <w:tcMar>
              <w:top w:w="0" w:type="dxa"/>
              <w:left w:w="75" w:type="dxa"/>
              <w:bottom w:w="0" w:type="dxa"/>
              <w:right w:w="75" w:type="dxa"/>
            </w:tcMar>
            <w:vAlign w:val="center"/>
            <w:hideMark/>
          </w:tcPr>
          <w:p w14:paraId="24CCBD87"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Kalaitzaki</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5D8FB11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352</w:t>
            </w:r>
          </w:p>
        </w:tc>
        <w:tc>
          <w:tcPr>
            <w:tcW w:w="0" w:type="auto"/>
            <w:shd w:val="clear" w:color="auto" w:fill="auto"/>
            <w:tcMar>
              <w:top w:w="0" w:type="dxa"/>
              <w:left w:w="75" w:type="dxa"/>
              <w:bottom w:w="0" w:type="dxa"/>
              <w:right w:w="75" w:type="dxa"/>
            </w:tcMar>
            <w:vAlign w:val="center"/>
            <w:hideMark/>
          </w:tcPr>
          <w:p w14:paraId="6C88CEE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775C20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BA0EE5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7E4661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02E063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0B1D8E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340AC307" w14:textId="77777777" w:rsidTr="0042489F">
        <w:tc>
          <w:tcPr>
            <w:tcW w:w="0" w:type="auto"/>
            <w:shd w:val="clear" w:color="auto" w:fill="auto"/>
            <w:tcMar>
              <w:top w:w="0" w:type="dxa"/>
              <w:left w:w="75" w:type="dxa"/>
              <w:bottom w:w="0" w:type="dxa"/>
              <w:right w:w="75" w:type="dxa"/>
            </w:tcMar>
            <w:vAlign w:val="center"/>
            <w:hideMark/>
          </w:tcPr>
          <w:p w14:paraId="292C6021"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Lau et al. (2021)</w:t>
            </w:r>
          </w:p>
        </w:tc>
        <w:tc>
          <w:tcPr>
            <w:tcW w:w="0" w:type="auto"/>
            <w:shd w:val="clear" w:color="auto" w:fill="auto"/>
            <w:tcMar>
              <w:top w:w="0" w:type="dxa"/>
              <w:left w:w="75" w:type="dxa"/>
              <w:bottom w:w="0" w:type="dxa"/>
              <w:right w:w="75" w:type="dxa"/>
            </w:tcMar>
            <w:vAlign w:val="center"/>
            <w:hideMark/>
          </w:tcPr>
          <w:p w14:paraId="2670A6B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327</w:t>
            </w:r>
          </w:p>
        </w:tc>
        <w:tc>
          <w:tcPr>
            <w:tcW w:w="0" w:type="auto"/>
            <w:shd w:val="clear" w:color="auto" w:fill="auto"/>
            <w:tcMar>
              <w:top w:w="0" w:type="dxa"/>
              <w:left w:w="75" w:type="dxa"/>
              <w:bottom w:w="0" w:type="dxa"/>
              <w:right w:w="75" w:type="dxa"/>
            </w:tcMar>
            <w:vAlign w:val="center"/>
            <w:hideMark/>
          </w:tcPr>
          <w:p w14:paraId="4AB93E7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F9ED9C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C14E8F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939ADA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4C8F2A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C11057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14D739E1" w14:textId="77777777" w:rsidTr="0042489F">
        <w:tc>
          <w:tcPr>
            <w:tcW w:w="0" w:type="auto"/>
            <w:shd w:val="clear" w:color="auto" w:fill="auto"/>
            <w:tcMar>
              <w:top w:w="0" w:type="dxa"/>
              <w:left w:w="75" w:type="dxa"/>
              <w:bottom w:w="0" w:type="dxa"/>
              <w:right w:w="75" w:type="dxa"/>
            </w:tcMar>
            <w:vAlign w:val="center"/>
            <w:hideMark/>
          </w:tcPr>
          <w:p w14:paraId="1BE8AA81"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Lyu et al. (2021)</w:t>
            </w:r>
          </w:p>
        </w:tc>
        <w:tc>
          <w:tcPr>
            <w:tcW w:w="0" w:type="auto"/>
            <w:shd w:val="clear" w:color="auto" w:fill="auto"/>
            <w:tcMar>
              <w:top w:w="0" w:type="dxa"/>
              <w:left w:w="75" w:type="dxa"/>
              <w:bottom w:w="0" w:type="dxa"/>
              <w:right w:w="75" w:type="dxa"/>
            </w:tcMar>
            <w:vAlign w:val="center"/>
            <w:hideMark/>
          </w:tcPr>
          <w:p w14:paraId="47E1CAD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251</w:t>
            </w:r>
          </w:p>
        </w:tc>
        <w:tc>
          <w:tcPr>
            <w:tcW w:w="0" w:type="auto"/>
            <w:shd w:val="clear" w:color="auto" w:fill="auto"/>
            <w:tcMar>
              <w:top w:w="0" w:type="dxa"/>
              <w:left w:w="75" w:type="dxa"/>
              <w:bottom w:w="0" w:type="dxa"/>
              <w:right w:w="75" w:type="dxa"/>
            </w:tcMar>
            <w:vAlign w:val="center"/>
            <w:hideMark/>
          </w:tcPr>
          <w:p w14:paraId="3C305C5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6548B6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47558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4D9644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2E9FFE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60ABB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06D940A3" w14:textId="77777777" w:rsidTr="0042489F">
        <w:tc>
          <w:tcPr>
            <w:tcW w:w="0" w:type="auto"/>
            <w:shd w:val="clear" w:color="auto" w:fill="auto"/>
            <w:tcMar>
              <w:top w:w="0" w:type="dxa"/>
              <w:left w:w="75" w:type="dxa"/>
              <w:bottom w:w="0" w:type="dxa"/>
              <w:right w:w="75" w:type="dxa"/>
            </w:tcMar>
            <w:vAlign w:val="center"/>
            <w:hideMark/>
          </w:tcPr>
          <w:p w14:paraId="1FD41F9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Mo (2022)</w:t>
            </w:r>
          </w:p>
        </w:tc>
        <w:tc>
          <w:tcPr>
            <w:tcW w:w="0" w:type="auto"/>
            <w:shd w:val="clear" w:color="auto" w:fill="auto"/>
            <w:tcMar>
              <w:top w:w="0" w:type="dxa"/>
              <w:left w:w="75" w:type="dxa"/>
              <w:bottom w:w="0" w:type="dxa"/>
              <w:right w:w="75" w:type="dxa"/>
            </w:tcMar>
            <w:vAlign w:val="center"/>
            <w:hideMark/>
          </w:tcPr>
          <w:p w14:paraId="27CDB0B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266</w:t>
            </w:r>
          </w:p>
        </w:tc>
        <w:tc>
          <w:tcPr>
            <w:tcW w:w="0" w:type="auto"/>
            <w:shd w:val="clear" w:color="auto" w:fill="auto"/>
            <w:tcMar>
              <w:top w:w="0" w:type="dxa"/>
              <w:left w:w="75" w:type="dxa"/>
              <w:bottom w:w="0" w:type="dxa"/>
              <w:right w:w="75" w:type="dxa"/>
            </w:tcMar>
            <w:vAlign w:val="center"/>
            <w:hideMark/>
          </w:tcPr>
          <w:p w14:paraId="190023E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56F530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AD201A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59614A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9A3DC6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E4A638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733A0CB" w14:textId="77777777" w:rsidTr="0042489F">
        <w:tc>
          <w:tcPr>
            <w:tcW w:w="0" w:type="auto"/>
            <w:shd w:val="clear" w:color="auto" w:fill="auto"/>
            <w:tcMar>
              <w:top w:w="0" w:type="dxa"/>
              <w:left w:w="75" w:type="dxa"/>
              <w:bottom w:w="0" w:type="dxa"/>
              <w:right w:w="75" w:type="dxa"/>
            </w:tcMar>
            <w:vAlign w:val="center"/>
            <w:hideMark/>
          </w:tcPr>
          <w:p w14:paraId="579153CD"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Northfield &amp; Johnston (2021)</w:t>
            </w:r>
          </w:p>
        </w:tc>
        <w:tc>
          <w:tcPr>
            <w:tcW w:w="0" w:type="auto"/>
            <w:shd w:val="clear" w:color="auto" w:fill="auto"/>
            <w:tcMar>
              <w:top w:w="0" w:type="dxa"/>
              <w:left w:w="75" w:type="dxa"/>
              <w:bottom w:w="0" w:type="dxa"/>
              <w:right w:w="75" w:type="dxa"/>
            </w:tcMar>
            <w:vAlign w:val="center"/>
            <w:hideMark/>
          </w:tcPr>
          <w:p w14:paraId="7D48CE3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296</w:t>
            </w:r>
          </w:p>
        </w:tc>
        <w:tc>
          <w:tcPr>
            <w:tcW w:w="0" w:type="auto"/>
            <w:shd w:val="clear" w:color="auto" w:fill="auto"/>
            <w:tcMar>
              <w:top w:w="0" w:type="dxa"/>
              <w:left w:w="75" w:type="dxa"/>
              <w:bottom w:w="0" w:type="dxa"/>
              <w:right w:w="75" w:type="dxa"/>
            </w:tcMar>
            <w:vAlign w:val="center"/>
            <w:hideMark/>
          </w:tcPr>
          <w:p w14:paraId="6D1BFFA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62B844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E7DA2A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4D6CA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F2BE90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298B3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733CB9A" w14:textId="77777777" w:rsidTr="0042489F">
        <w:tc>
          <w:tcPr>
            <w:tcW w:w="0" w:type="auto"/>
            <w:shd w:val="clear" w:color="auto" w:fill="auto"/>
            <w:tcMar>
              <w:top w:w="0" w:type="dxa"/>
              <w:left w:w="75" w:type="dxa"/>
              <w:bottom w:w="0" w:type="dxa"/>
              <w:right w:w="75" w:type="dxa"/>
            </w:tcMar>
            <w:vAlign w:val="center"/>
            <w:hideMark/>
          </w:tcPr>
          <w:p w14:paraId="02AC4465"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 xml:space="preserve">Willey </w:t>
            </w:r>
            <w:proofErr w:type="gramStart"/>
            <w:r w:rsidRPr="00DA1A11">
              <w:rPr>
                <w:rFonts w:ascii="Times New Roman" w:eastAsia="Times New Roman" w:hAnsi="Times New Roman" w:cs="Times New Roman"/>
                <w:color w:val="222222"/>
                <w:sz w:val="16"/>
                <w:szCs w:val="16"/>
                <w:highlight w:val="cyan"/>
                <w:lang w:eastAsia="zh-CN"/>
              </w:rPr>
              <w:t>et al.(</w:t>
            </w:r>
            <w:proofErr w:type="gramEnd"/>
            <w:r w:rsidRPr="00DA1A11">
              <w:rPr>
                <w:rFonts w:ascii="Times New Roman" w:eastAsia="Times New Roman" w:hAnsi="Times New Roman" w:cs="Times New Roman"/>
                <w:color w:val="222222"/>
                <w:sz w:val="16"/>
                <w:szCs w:val="16"/>
                <w:highlight w:val="cyan"/>
                <w:lang w:eastAsia="zh-CN"/>
              </w:rPr>
              <w:t>2022)</w:t>
            </w:r>
          </w:p>
        </w:tc>
        <w:tc>
          <w:tcPr>
            <w:tcW w:w="0" w:type="auto"/>
            <w:shd w:val="clear" w:color="auto" w:fill="auto"/>
            <w:tcMar>
              <w:top w:w="0" w:type="dxa"/>
              <w:left w:w="75" w:type="dxa"/>
              <w:bottom w:w="0" w:type="dxa"/>
              <w:right w:w="75" w:type="dxa"/>
            </w:tcMar>
            <w:vAlign w:val="center"/>
            <w:hideMark/>
          </w:tcPr>
          <w:p w14:paraId="25C8967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176</w:t>
            </w:r>
          </w:p>
        </w:tc>
        <w:tc>
          <w:tcPr>
            <w:tcW w:w="0" w:type="auto"/>
            <w:shd w:val="clear" w:color="auto" w:fill="auto"/>
            <w:tcMar>
              <w:top w:w="0" w:type="dxa"/>
              <w:left w:w="75" w:type="dxa"/>
              <w:bottom w:w="0" w:type="dxa"/>
              <w:right w:w="75" w:type="dxa"/>
            </w:tcMar>
            <w:vAlign w:val="center"/>
            <w:hideMark/>
          </w:tcPr>
          <w:p w14:paraId="1B40D01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07BB4B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4D05FF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8FF5DC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7BC7DB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52FD60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6139B7CC" w14:textId="77777777" w:rsidTr="0042489F">
        <w:tc>
          <w:tcPr>
            <w:tcW w:w="0" w:type="auto"/>
            <w:shd w:val="clear" w:color="auto" w:fill="auto"/>
            <w:tcMar>
              <w:top w:w="0" w:type="dxa"/>
              <w:left w:w="75" w:type="dxa"/>
              <w:bottom w:w="0" w:type="dxa"/>
              <w:right w:w="75" w:type="dxa"/>
            </w:tcMar>
            <w:vAlign w:val="center"/>
            <w:hideMark/>
          </w:tcPr>
          <w:p w14:paraId="591697BA"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Yıldız</w:t>
            </w:r>
            <w:proofErr w:type="spellEnd"/>
            <w:r w:rsidRPr="00DA1A11">
              <w:rPr>
                <w:rFonts w:ascii="Times New Roman" w:eastAsia="Times New Roman" w:hAnsi="Times New Roman" w:cs="Times New Roman"/>
                <w:color w:val="222222"/>
                <w:sz w:val="16"/>
                <w:szCs w:val="16"/>
                <w:highlight w:val="cyan"/>
                <w:lang w:eastAsia="zh-CN"/>
              </w:rPr>
              <w:t xml:space="preserve"> (2021)</w:t>
            </w:r>
          </w:p>
        </w:tc>
        <w:tc>
          <w:tcPr>
            <w:tcW w:w="0" w:type="auto"/>
            <w:shd w:val="clear" w:color="auto" w:fill="auto"/>
            <w:tcMar>
              <w:top w:w="0" w:type="dxa"/>
              <w:left w:w="75" w:type="dxa"/>
              <w:bottom w:w="0" w:type="dxa"/>
              <w:right w:w="75" w:type="dxa"/>
            </w:tcMar>
            <w:vAlign w:val="center"/>
            <w:hideMark/>
          </w:tcPr>
          <w:p w14:paraId="52C7B10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292</w:t>
            </w:r>
          </w:p>
        </w:tc>
        <w:tc>
          <w:tcPr>
            <w:tcW w:w="0" w:type="auto"/>
            <w:shd w:val="clear" w:color="auto" w:fill="auto"/>
            <w:tcMar>
              <w:top w:w="0" w:type="dxa"/>
              <w:left w:w="75" w:type="dxa"/>
              <w:bottom w:w="0" w:type="dxa"/>
              <w:right w:w="75" w:type="dxa"/>
            </w:tcMar>
            <w:vAlign w:val="center"/>
            <w:hideMark/>
          </w:tcPr>
          <w:p w14:paraId="51DF606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1829A8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A6FD71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F9C166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21357F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B22CDB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5EC44BB2" w14:textId="77777777" w:rsidTr="0042489F">
        <w:tc>
          <w:tcPr>
            <w:tcW w:w="0" w:type="auto"/>
            <w:shd w:val="clear" w:color="auto" w:fill="auto"/>
            <w:tcMar>
              <w:top w:w="0" w:type="dxa"/>
              <w:left w:w="75" w:type="dxa"/>
              <w:bottom w:w="0" w:type="dxa"/>
              <w:right w:w="75" w:type="dxa"/>
            </w:tcMar>
            <w:vAlign w:val="center"/>
            <w:hideMark/>
          </w:tcPr>
          <w:p w14:paraId="7E4CE54C"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Zhang et al. (2021)</w:t>
            </w:r>
          </w:p>
        </w:tc>
        <w:tc>
          <w:tcPr>
            <w:tcW w:w="0" w:type="auto"/>
            <w:shd w:val="clear" w:color="auto" w:fill="auto"/>
            <w:tcMar>
              <w:top w:w="0" w:type="dxa"/>
              <w:left w:w="75" w:type="dxa"/>
              <w:bottom w:w="0" w:type="dxa"/>
              <w:right w:w="75" w:type="dxa"/>
            </w:tcMar>
            <w:vAlign w:val="center"/>
            <w:hideMark/>
          </w:tcPr>
          <w:p w14:paraId="67058CC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1790</w:t>
            </w:r>
          </w:p>
        </w:tc>
        <w:tc>
          <w:tcPr>
            <w:tcW w:w="0" w:type="auto"/>
            <w:shd w:val="clear" w:color="auto" w:fill="auto"/>
            <w:tcMar>
              <w:top w:w="0" w:type="dxa"/>
              <w:left w:w="75" w:type="dxa"/>
              <w:bottom w:w="0" w:type="dxa"/>
              <w:right w:w="75" w:type="dxa"/>
            </w:tcMar>
            <w:vAlign w:val="center"/>
            <w:hideMark/>
          </w:tcPr>
          <w:p w14:paraId="5AF72F1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7D5B1E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C161DF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788780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971829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2AB400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C3F712C" w14:textId="77777777" w:rsidTr="0042489F">
        <w:tc>
          <w:tcPr>
            <w:tcW w:w="0" w:type="auto"/>
            <w:shd w:val="clear" w:color="auto" w:fill="auto"/>
            <w:tcMar>
              <w:top w:w="0" w:type="dxa"/>
              <w:left w:w="75" w:type="dxa"/>
              <w:bottom w:w="0" w:type="dxa"/>
              <w:right w:w="75" w:type="dxa"/>
            </w:tcMar>
            <w:vAlign w:val="center"/>
            <w:hideMark/>
          </w:tcPr>
          <w:p w14:paraId="2B98CED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 xml:space="preserve">Zhou </w:t>
            </w:r>
            <w:proofErr w:type="gramStart"/>
            <w:r w:rsidRPr="00DA1A11">
              <w:rPr>
                <w:rFonts w:ascii="Times New Roman" w:eastAsia="Times New Roman" w:hAnsi="Times New Roman" w:cs="Times New Roman"/>
                <w:color w:val="222222"/>
                <w:sz w:val="16"/>
                <w:szCs w:val="16"/>
                <w:highlight w:val="cyan"/>
                <w:lang w:eastAsia="zh-CN"/>
              </w:rPr>
              <w:t>et al.(</w:t>
            </w:r>
            <w:proofErr w:type="gramEnd"/>
            <w:r w:rsidRPr="00DA1A11">
              <w:rPr>
                <w:rFonts w:ascii="Times New Roman" w:eastAsia="Times New Roman" w:hAnsi="Times New Roman" w:cs="Times New Roman"/>
                <w:color w:val="222222"/>
                <w:sz w:val="16"/>
                <w:szCs w:val="16"/>
                <w:highlight w:val="cyan"/>
                <w:lang w:eastAsia="zh-CN"/>
              </w:rPr>
              <w:t>2020)</w:t>
            </w:r>
          </w:p>
        </w:tc>
        <w:tc>
          <w:tcPr>
            <w:tcW w:w="0" w:type="auto"/>
            <w:shd w:val="clear" w:color="auto" w:fill="auto"/>
            <w:tcMar>
              <w:top w:w="0" w:type="dxa"/>
              <w:left w:w="75" w:type="dxa"/>
              <w:bottom w:w="0" w:type="dxa"/>
              <w:right w:w="75" w:type="dxa"/>
            </w:tcMar>
            <w:vAlign w:val="center"/>
            <w:hideMark/>
          </w:tcPr>
          <w:p w14:paraId="2045075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442</w:t>
            </w:r>
          </w:p>
        </w:tc>
        <w:tc>
          <w:tcPr>
            <w:tcW w:w="0" w:type="auto"/>
            <w:shd w:val="clear" w:color="auto" w:fill="auto"/>
            <w:tcMar>
              <w:top w:w="0" w:type="dxa"/>
              <w:left w:w="75" w:type="dxa"/>
              <w:bottom w:w="0" w:type="dxa"/>
              <w:right w:w="75" w:type="dxa"/>
            </w:tcMar>
            <w:vAlign w:val="center"/>
            <w:hideMark/>
          </w:tcPr>
          <w:p w14:paraId="1338907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C0C087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4AD9D2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37234B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F5DF53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2957F4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46DAEDBC" w14:textId="77777777" w:rsidTr="0042489F">
        <w:tc>
          <w:tcPr>
            <w:tcW w:w="0" w:type="auto"/>
            <w:shd w:val="clear" w:color="auto" w:fill="auto"/>
            <w:tcMar>
              <w:top w:w="0" w:type="dxa"/>
              <w:left w:w="75" w:type="dxa"/>
              <w:bottom w:w="0" w:type="dxa"/>
              <w:right w:w="75" w:type="dxa"/>
            </w:tcMar>
            <w:vAlign w:val="center"/>
            <w:hideMark/>
          </w:tcPr>
          <w:p w14:paraId="08E5844C"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Yao et al. (2023)</w:t>
            </w:r>
          </w:p>
        </w:tc>
        <w:tc>
          <w:tcPr>
            <w:tcW w:w="0" w:type="auto"/>
            <w:shd w:val="clear" w:color="auto" w:fill="auto"/>
            <w:tcMar>
              <w:top w:w="0" w:type="dxa"/>
              <w:left w:w="75" w:type="dxa"/>
              <w:bottom w:w="0" w:type="dxa"/>
              <w:right w:w="75" w:type="dxa"/>
            </w:tcMar>
            <w:vAlign w:val="center"/>
            <w:hideMark/>
          </w:tcPr>
          <w:p w14:paraId="68110CE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1512</w:t>
            </w:r>
          </w:p>
        </w:tc>
        <w:tc>
          <w:tcPr>
            <w:tcW w:w="0" w:type="auto"/>
            <w:shd w:val="clear" w:color="auto" w:fill="auto"/>
            <w:tcMar>
              <w:top w:w="0" w:type="dxa"/>
              <w:left w:w="75" w:type="dxa"/>
              <w:bottom w:w="0" w:type="dxa"/>
              <w:right w:w="75" w:type="dxa"/>
            </w:tcMar>
            <w:vAlign w:val="center"/>
            <w:hideMark/>
          </w:tcPr>
          <w:p w14:paraId="7128198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A696C8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97527F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E8B466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018100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62B514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2260EAAC" w14:textId="77777777" w:rsidTr="0042489F">
        <w:tc>
          <w:tcPr>
            <w:tcW w:w="0" w:type="auto"/>
            <w:shd w:val="clear" w:color="auto" w:fill="auto"/>
            <w:tcMar>
              <w:top w:w="0" w:type="dxa"/>
              <w:left w:w="75" w:type="dxa"/>
              <w:bottom w:w="0" w:type="dxa"/>
              <w:right w:w="75" w:type="dxa"/>
            </w:tcMar>
            <w:vAlign w:val="center"/>
            <w:hideMark/>
          </w:tcPr>
          <w:p w14:paraId="57DF1B5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Das et al. (2023)</w:t>
            </w:r>
          </w:p>
        </w:tc>
        <w:tc>
          <w:tcPr>
            <w:tcW w:w="0" w:type="auto"/>
            <w:shd w:val="clear" w:color="auto" w:fill="auto"/>
            <w:tcMar>
              <w:top w:w="0" w:type="dxa"/>
              <w:left w:w="75" w:type="dxa"/>
              <w:bottom w:w="0" w:type="dxa"/>
              <w:right w:w="75" w:type="dxa"/>
            </w:tcMar>
            <w:vAlign w:val="center"/>
            <w:hideMark/>
          </w:tcPr>
          <w:p w14:paraId="2527B9F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166</w:t>
            </w:r>
          </w:p>
        </w:tc>
        <w:tc>
          <w:tcPr>
            <w:tcW w:w="0" w:type="auto"/>
            <w:shd w:val="clear" w:color="auto" w:fill="auto"/>
            <w:tcMar>
              <w:top w:w="0" w:type="dxa"/>
              <w:left w:w="75" w:type="dxa"/>
              <w:bottom w:w="0" w:type="dxa"/>
              <w:right w:w="75" w:type="dxa"/>
            </w:tcMar>
            <w:vAlign w:val="center"/>
            <w:hideMark/>
          </w:tcPr>
          <w:p w14:paraId="0016BDE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38134F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ED8E77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23435D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8021B3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3DAF7C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76992CC8" w14:textId="77777777" w:rsidTr="0042489F">
        <w:tc>
          <w:tcPr>
            <w:tcW w:w="0" w:type="auto"/>
            <w:shd w:val="clear" w:color="auto" w:fill="auto"/>
            <w:tcMar>
              <w:top w:w="0" w:type="dxa"/>
              <w:left w:w="75" w:type="dxa"/>
              <w:bottom w:w="0" w:type="dxa"/>
              <w:right w:w="75" w:type="dxa"/>
            </w:tcMar>
            <w:vAlign w:val="center"/>
            <w:hideMark/>
          </w:tcPr>
          <w:p w14:paraId="7B1781FD"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Wang et. al (2023)</w:t>
            </w:r>
          </w:p>
        </w:tc>
        <w:tc>
          <w:tcPr>
            <w:tcW w:w="0" w:type="auto"/>
            <w:shd w:val="clear" w:color="auto" w:fill="auto"/>
            <w:tcMar>
              <w:top w:w="0" w:type="dxa"/>
              <w:left w:w="75" w:type="dxa"/>
              <w:bottom w:w="0" w:type="dxa"/>
              <w:right w:w="75" w:type="dxa"/>
            </w:tcMar>
            <w:vAlign w:val="center"/>
            <w:hideMark/>
          </w:tcPr>
          <w:p w14:paraId="4FE2C3A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100</w:t>
            </w:r>
          </w:p>
        </w:tc>
        <w:tc>
          <w:tcPr>
            <w:tcW w:w="0" w:type="auto"/>
            <w:shd w:val="clear" w:color="auto" w:fill="auto"/>
            <w:tcMar>
              <w:top w:w="0" w:type="dxa"/>
              <w:left w:w="75" w:type="dxa"/>
              <w:bottom w:w="0" w:type="dxa"/>
              <w:right w:w="75" w:type="dxa"/>
            </w:tcMar>
            <w:vAlign w:val="center"/>
            <w:hideMark/>
          </w:tcPr>
          <w:p w14:paraId="4977CB2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3BA9FC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99100C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AD8419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55A040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959017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71B46D54" w14:textId="77777777" w:rsidTr="0042489F">
        <w:tc>
          <w:tcPr>
            <w:tcW w:w="0" w:type="auto"/>
            <w:shd w:val="clear" w:color="auto" w:fill="auto"/>
            <w:tcMar>
              <w:top w:w="0" w:type="dxa"/>
              <w:left w:w="75" w:type="dxa"/>
              <w:bottom w:w="0" w:type="dxa"/>
              <w:right w:w="75" w:type="dxa"/>
            </w:tcMar>
            <w:vAlign w:val="center"/>
            <w:hideMark/>
          </w:tcPr>
          <w:p w14:paraId="6D57E199"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Castiglioni et. al (2023)</w:t>
            </w:r>
          </w:p>
        </w:tc>
        <w:tc>
          <w:tcPr>
            <w:tcW w:w="0" w:type="auto"/>
            <w:shd w:val="clear" w:color="auto" w:fill="auto"/>
            <w:tcMar>
              <w:top w:w="0" w:type="dxa"/>
              <w:left w:w="75" w:type="dxa"/>
              <w:bottom w:w="0" w:type="dxa"/>
              <w:right w:w="75" w:type="dxa"/>
            </w:tcMar>
            <w:vAlign w:val="center"/>
            <w:hideMark/>
          </w:tcPr>
          <w:p w14:paraId="5F76AED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733</w:t>
            </w:r>
          </w:p>
        </w:tc>
        <w:tc>
          <w:tcPr>
            <w:tcW w:w="0" w:type="auto"/>
            <w:shd w:val="clear" w:color="auto" w:fill="auto"/>
            <w:tcMar>
              <w:top w:w="0" w:type="dxa"/>
              <w:left w:w="75" w:type="dxa"/>
              <w:bottom w:w="0" w:type="dxa"/>
              <w:right w:w="75" w:type="dxa"/>
            </w:tcMar>
            <w:vAlign w:val="center"/>
            <w:hideMark/>
          </w:tcPr>
          <w:p w14:paraId="671DEBC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1EB3FA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8F5EE5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DC659E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D74B86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1D3496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6730747D" w14:textId="77777777" w:rsidTr="0042489F">
        <w:tc>
          <w:tcPr>
            <w:tcW w:w="0" w:type="auto"/>
            <w:shd w:val="clear" w:color="auto" w:fill="auto"/>
            <w:tcMar>
              <w:top w:w="0" w:type="dxa"/>
              <w:left w:w="75" w:type="dxa"/>
              <w:bottom w:w="0" w:type="dxa"/>
              <w:right w:w="75" w:type="dxa"/>
            </w:tcMar>
            <w:vAlign w:val="center"/>
            <w:hideMark/>
          </w:tcPr>
          <w:p w14:paraId="31D31917"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Morales et al (2023)</w:t>
            </w:r>
          </w:p>
        </w:tc>
        <w:tc>
          <w:tcPr>
            <w:tcW w:w="0" w:type="auto"/>
            <w:shd w:val="clear" w:color="auto" w:fill="auto"/>
            <w:tcMar>
              <w:top w:w="0" w:type="dxa"/>
              <w:left w:w="75" w:type="dxa"/>
              <w:bottom w:w="0" w:type="dxa"/>
              <w:right w:w="75" w:type="dxa"/>
            </w:tcMar>
            <w:vAlign w:val="center"/>
            <w:hideMark/>
          </w:tcPr>
          <w:p w14:paraId="0A765EA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785</w:t>
            </w:r>
          </w:p>
        </w:tc>
        <w:tc>
          <w:tcPr>
            <w:tcW w:w="0" w:type="auto"/>
            <w:shd w:val="clear" w:color="auto" w:fill="auto"/>
            <w:tcMar>
              <w:top w:w="0" w:type="dxa"/>
              <w:left w:w="75" w:type="dxa"/>
              <w:bottom w:w="0" w:type="dxa"/>
              <w:right w:w="75" w:type="dxa"/>
            </w:tcMar>
            <w:vAlign w:val="center"/>
            <w:hideMark/>
          </w:tcPr>
          <w:p w14:paraId="7A19D13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B7CB6D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A7F8AC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9FB0BD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F022F5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1DFF11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0471D812" w14:textId="77777777" w:rsidTr="0042489F">
        <w:tc>
          <w:tcPr>
            <w:tcW w:w="0" w:type="auto"/>
            <w:shd w:val="clear" w:color="auto" w:fill="auto"/>
            <w:tcMar>
              <w:top w:w="0" w:type="dxa"/>
              <w:left w:w="75" w:type="dxa"/>
              <w:bottom w:w="0" w:type="dxa"/>
              <w:right w:w="75" w:type="dxa"/>
            </w:tcMar>
            <w:vAlign w:val="center"/>
            <w:hideMark/>
          </w:tcPr>
          <w:p w14:paraId="48F1D2A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Lan et al (2023)</w:t>
            </w:r>
          </w:p>
        </w:tc>
        <w:tc>
          <w:tcPr>
            <w:tcW w:w="0" w:type="auto"/>
            <w:shd w:val="clear" w:color="auto" w:fill="auto"/>
            <w:tcMar>
              <w:top w:w="0" w:type="dxa"/>
              <w:left w:w="75" w:type="dxa"/>
              <w:bottom w:w="0" w:type="dxa"/>
              <w:right w:w="75" w:type="dxa"/>
            </w:tcMar>
            <w:vAlign w:val="center"/>
            <w:hideMark/>
          </w:tcPr>
          <w:p w14:paraId="002B121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115</w:t>
            </w:r>
          </w:p>
        </w:tc>
        <w:tc>
          <w:tcPr>
            <w:tcW w:w="0" w:type="auto"/>
            <w:shd w:val="clear" w:color="auto" w:fill="auto"/>
            <w:tcMar>
              <w:top w:w="0" w:type="dxa"/>
              <w:left w:w="75" w:type="dxa"/>
              <w:bottom w:w="0" w:type="dxa"/>
              <w:right w:w="75" w:type="dxa"/>
            </w:tcMar>
            <w:vAlign w:val="center"/>
            <w:hideMark/>
          </w:tcPr>
          <w:p w14:paraId="0F61791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96E0E9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E328C6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4413DC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5EB1C5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7ABCA0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74986FC1" w14:textId="77777777" w:rsidTr="0042489F">
        <w:tc>
          <w:tcPr>
            <w:tcW w:w="0" w:type="auto"/>
            <w:shd w:val="clear" w:color="auto" w:fill="auto"/>
            <w:tcMar>
              <w:top w:w="0" w:type="dxa"/>
              <w:left w:w="75" w:type="dxa"/>
              <w:bottom w:w="0" w:type="dxa"/>
              <w:right w:w="75" w:type="dxa"/>
            </w:tcMar>
            <w:vAlign w:val="center"/>
            <w:hideMark/>
          </w:tcPr>
          <w:p w14:paraId="1E7ACB23"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Kalaitzaki</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67CFB1B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429</w:t>
            </w:r>
          </w:p>
        </w:tc>
        <w:tc>
          <w:tcPr>
            <w:tcW w:w="0" w:type="auto"/>
            <w:shd w:val="clear" w:color="auto" w:fill="auto"/>
            <w:tcMar>
              <w:top w:w="0" w:type="dxa"/>
              <w:left w:w="75" w:type="dxa"/>
              <w:bottom w:w="0" w:type="dxa"/>
              <w:right w:w="75" w:type="dxa"/>
            </w:tcMar>
            <w:vAlign w:val="center"/>
            <w:hideMark/>
          </w:tcPr>
          <w:p w14:paraId="25E1959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A33BE9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E232AF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634924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9DCCFB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719673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E154446" w14:textId="77777777" w:rsidTr="0042489F">
        <w:tc>
          <w:tcPr>
            <w:tcW w:w="0" w:type="auto"/>
            <w:shd w:val="clear" w:color="auto" w:fill="auto"/>
            <w:tcMar>
              <w:top w:w="0" w:type="dxa"/>
              <w:left w:w="75" w:type="dxa"/>
              <w:bottom w:w="0" w:type="dxa"/>
              <w:right w:w="75" w:type="dxa"/>
            </w:tcMar>
            <w:vAlign w:val="center"/>
            <w:hideMark/>
          </w:tcPr>
          <w:p w14:paraId="17043EB8"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Bai et al. (2023)</w:t>
            </w:r>
          </w:p>
        </w:tc>
        <w:tc>
          <w:tcPr>
            <w:tcW w:w="0" w:type="auto"/>
            <w:shd w:val="clear" w:color="auto" w:fill="auto"/>
            <w:tcMar>
              <w:top w:w="0" w:type="dxa"/>
              <w:left w:w="75" w:type="dxa"/>
              <w:bottom w:w="0" w:type="dxa"/>
              <w:right w:w="75" w:type="dxa"/>
            </w:tcMar>
            <w:vAlign w:val="center"/>
            <w:hideMark/>
          </w:tcPr>
          <w:p w14:paraId="18E6D93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407</w:t>
            </w:r>
          </w:p>
        </w:tc>
        <w:tc>
          <w:tcPr>
            <w:tcW w:w="0" w:type="auto"/>
            <w:shd w:val="clear" w:color="auto" w:fill="auto"/>
            <w:tcMar>
              <w:top w:w="0" w:type="dxa"/>
              <w:left w:w="75" w:type="dxa"/>
              <w:bottom w:w="0" w:type="dxa"/>
              <w:right w:w="75" w:type="dxa"/>
            </w:tcMar>
            <w:vAlign w:val="center"/>
            <w:hideMark/>
          </w:tcPr>
          <w:p w14:paraId="6B27A13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A60A87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92B2C2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849AEF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DCAB2B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437070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3CD4CB7C" w14:textId="77777777" w:rsidTr="0042489F">
        <w:tc>
          <w:tcPr>
            <w:tcW w:w="0" w:type="auto"/>
            <w:shd w:val="clear" w:color="auto" w:fill="auto"/>
            <w:tcMar>
              <w:top w:w="0" w:type="dxa"/>
              <w:left w:w="75" w:type="dxa"/>
              <w:bottom w:w="0" w:type="dxa"/>
              <w:right w:w="75" w:type="dxa"/>
            </w:tcMar>
            <w:vAlign w:val="center"/>
            <w:hideMark/>
          </w:tcPr>
          <w:p w14:paraId="70E91C2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Akdag</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39E8EAA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184</w:t>
            </w:r>
          </w:p>
        </w:tc>
        <w:tc>
          <w:tcPr>
            <w:tcW w:w="0" w:type="auto"/>
            <w:shd w:val="clear" w:color="auto" w:fill="auto"/>
            <w:tcMar>
              <w:top w:w="0" w:type="dxa"/>
              <w:left w:w="75" w:type="dxa"/>
              <w:bottom w:w="0" w:type="dxa"/>
              <w:right w:w="75" w:type="dxa"/>
            </w:tcMar>
            <w:vAlign w:val="center"/>
            <w:hideMark/>
          </w:tcPr>
          <w:p w14:paraId="377E688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77CB97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6E2F8F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C752E0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673EC1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835A3A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AD0B5CB" w14:textId="77777777" w:rsidTr="0042489F">
        <w:tc>
          <w:tcPr>
            <w:tcW w:w="0" w:type="auto"/>
            <w:shd w:val="clear" w:color="auto" w:fill="auto"/>
            <w:tcMar>
              <w:top w:w="0" w:type="dxa"/>
              <w:left w:w="75" w:type="dxa"/>
              <w:bottom w:w="0" w:type="dxa"/>
              <w:right w:w="75" w:type="dxa"/>
            </w:tcMar>
            <w:vAlign w:val="center"/>
            <w:hideMark/>
          </w:tcPr>
          <w:p w14:paraId="4A8F3155"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lastRenderedPageBreak/>
              <w:t>Atay</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7264692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263</w:t>
            </w:r>
          </w:p>
        </w:tc>
        <w:tc>
          <w:tcPr>
            <w:tcW w:w="0" w:type="auto"/>
            <w:shd w:val="clear" w:color="auto" w:fill="auto"/>
            <w:tcMar>
              <w:top w:w="0" w:type="dxa"/>
              <w:left w:w="75" w:type="dxa"/>
              <w:bottom w:w="0" w:type="dxa"/>
              <w:right w:w="75" w:type="dxa"/>
            </w:tcMar>
            <w:vAlign w:val="center"/>
            <w:hideMark/>
          </w:tcPr>
          <w:p w14:paraId="1124321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4A1E27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178ACD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D8C93B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50CCA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6C9E7D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C324FF4" w14:textId="77777777" w:rsidTr="0042489F">
        <w:tc>
          <w:tcPr>
            <w:tcW w:w="0" w:type="auto"/>
            <w:shd w:val="clear" w:color="auto" w:fill="auto"/>
            <w:tcMar>
              <w:top w:w="0" w:type="dxa"/>
              <w:left w:w="75" w:type="dxa"/>
              <w:bottom w:w="0" w:type="dxa"/>
              <w:right w:w="75" w:type="dxa"/>
            </w:tcMar>
            <w:vAlign w:val="center"/>
            <w:hideMark/>
          </w:tcPr>
          <w:p w14:paraId="73DB0289"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Bai et al. (2024)</w:t>
            </w:r>
          </w:p>
        </w:tc>
        <w:tc>
          <w:tcPr>
            <w:tcW w:w="0" w:type="auto"/>
            <w:shd w:val="clear" w:color="auto" w:fill="auto"/>
            <w:tcMar>
              <w:top w:w="0" w:type="dxa"/>
              <w:left w:w="75" w:type="dxa"/>
              <w:bottom w:w="0" w:type="dxa"/>
              <w:right w:w="75" w:type="dxa"/>
            </w:tcMar>
            <w:vAlign w:val="center"/>
            <w:hideMark/>
          </w:tcPr>
          <w:p w14:paraId="33FD412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692</w:t>
            </w:r>
          </w:p>
        </w:tc>
        <w:tc>
          <w:tcPr>
            <w:tcW w:w="0" w:type="auto"/>
            <w:shd w:val="clear" w:color="auto" w:fill="auto"/>
            <w:tcMar>
              <w:top w:w="0" w:type="dxa"/>
              <w:left w:w="75" w:type="dxa"/>
              <w:bottom w:w="0" w:type="dxa"/>
              <w:right w:w="75" w:type="dxa"/>
            </w:tcMar>
            <w:vAlign w:val="center"/>
            <w:hideMark/>
          </w:tcPr>
          <w:p w14:paraId="15B9208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A22A19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D9D9B3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259190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F20E46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BE7F1C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8855B39" w14:textId="77777777" w:rsidTr="0042489F">
        <w:tc>
          <w:tcPr>
            <w:tcW w:w="0" w:type="auto"/>
            <w:shd w:val="clear" w:color="auto" w:fill="auto"/>
            <w:tcMar>
              <w:top w:w="0" w:type="dxa"/>
              <w:left w:w="75" w:type="dxa"/>
              <w:bottom w:w="0" w:type="dxa"/>
              <w:right w:w="75" w:type="dxa"/>
            </w:tcMar>
            <w:vAlign w:val="center"/>
            <w:hideMark/>
          </w:tcPr>
          <w:p w14:paraId="6132317C"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Cardinali</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5DA146D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118</w:t>
            </w:r>
          </w:p>
        </w:tc>
        <w:tc>
          <w:tcPr>
            <w:tcW w:w="0" w:type="auto"/>
            <w:shd w:val="clear" w:color="auto" w:fill="auto"/>
            <w:tcMar>
              <w:top w:w="0" w:type="dxa"/>
              <w:left w:w="75" w:type="dxa"/>
              <w:bottom w:w="0" w:type="dxa"/>
              <w:right w:w="75" w:type="dxa"/>
            </w:tcMar>
            <w:vAlign w:val="center"/>
            <w:hideMark/>
          </w:tcPr>
          <w:p w14:paraId="0F26F24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4288D2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2BB7CA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DA95B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537428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3FEFE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5752D3AC" w14:textId="77777777" w:rsidTr="0042489F">
        <w:tc>
          <w:tcPr>
            <w:tcW w:w="0" w:type="auto"/>
            <w:shd w:val="clear" w:color="auto" w:fill="auto"/>
            <w:tcMar>
              <w:top w:w="0" w:type="dxa"/>
              <w:left w:w="75" w:type="dxa"/>
              <w:bottom w:w="0" w:type="dxa"/>
              <w:right w:w="75" w:type="dxa"/>
            </w:tcMar>
            <w:vAlign w:val="center"/>
            <w:hideMark/>
          </w:tcPr>
          <w:p w14:paraId="5F09973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Carola et al. (2022)</w:t>
            </w:r>
          </w:p>
        </w:tc>
        <w:tc>
          <w:tcPr>
            <w:tcW w:w="0" w:type="auto"/>
            <w:shd w:val="clear" w:color="auto" w:fill="auto"/>
            <w:tcMar>
              <w:top w:w="0" w:type="dxa"/>
              <w:left w:w="75" w:type="dxa"/>
              <w:bottom w:w="0" w:type="dxa"/>
              <w:right w:w="75" w:type="dxa"/>
            </w:tcMar>
            <w:vAlign w:val="center"/>
            <w:hideMark/>
          </w:tcPr>
          <w:p w14:paraId="0DFAD5F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35</w:t>
            </w:r>
          </w:p>
        </w:tc>
        <w:tc>
          <w:tcPr>
            <w:tcW w:w="0" w:type="auto"/>
            <w:shd w:val="clear" w:color="auto" w:fill="auto"/>
            <w:tcMar>
              <w:top w:w="0" w:type="dxa"/>
              <w:left w:w="75" w:type="dxa"/>
              <w:bottom w:w="0" w:type="dxa"/>
              <w:right w:w="75" w:type="dxa"/>
            </w:tcMar>
            <w:vAlign w:val="center"/>
            <w:hideMark/>
          </w:tcPr>
          <w:p w14:paraId="6AEF85C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1EAFDD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F196BA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D43251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3F2717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6F6DB9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7386DDD1" w14:textId="77777777" w:rsidTr="0042489F">
        <w:tc>
          <w:tcPr>
            <w:tcW w:w="0" w:type="auto"/>
            <w:shd w:val="clear" w:color="auto" w:fill="auto"/>
            <w:tcMar>
              <w:top w:w="0" w:type="dxa"/>
              <w:left w:w="75" w:type="dxa"/>
              <w:bottom w:w="0" w:type="dxa"/>
              <w:right w:w="75" w:type="dxa"/>
            </w:tcMar>
            <w:vAlign w:val="center"/>
            <w:hideMark/>
          </w:tcPr>
          <w:p w14:paraId="1F8F4095"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Dahan</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55AD587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183</w:t>
            </w:r>
          </w:p>
        </w:tc>
        <w:tc>
          <w:tcPr>
            <w:tcW w:w="0" w:type="auto"/>
            <w:shd w:val="clear" w:color="auto" w:fill="auto"/>
            <w:tcMar>
              <w:top w:w="0" w:type="dxa"/>
              <w:left w:w="75" w:type="dxa"/>
              <w:bottom w:w="0" w:type="dxa"/>
              <w:right w:w="75" w:type="dxa"/>
            </w:tcMar>
            <w:vAlign w:val="center"/>
            <w:hideMark/>
          </w:tcPr>
          <w:p w14:paraId="762799E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84745F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154374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6D86B4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797E17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8B0D92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758E72D" w14:textId="77777777" w:rsidTr="0042489F">
        <w:tc>
          <w:tcPr>
            <w:tcW w:w="0" w:type="auto"/>
            <w:shd w:val="clear" w:color="auto" w:fill="auto"/>
            <w:tcMar>
              <w:top w:w="0" w:type="dxa"/>
              <w:left w:w="75" w:type="dxa"/>
              <w:bottom w:w="0" w:type="dxa"/>
              <w:right w:w="75" w:type="dxa"/>
            </w:tcMar>
            <w:vAlign w:val="center"/>
            <w:hideMark/>
          </w:tcPr>
          <w:p w14:paraId="17F88D6B"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Kalaitzaki</w:t>
            </w:r>
            <w:proofErr w:type="spellEnd"/>
            <w:r w:rsidRPr="00DA1A11">
              <w:rPr>
                <w:rFonts w:ascii="Times New Roman" w:eastAsia="Times New Roman" w:hAnsi="Times New Roman" w:cs="Times New Roman"/>
                <w:color w:val="222222"/>
                <w:sz w:val="16"/>
                <w:szCs w:val="16"/>
                <w:highlight w:val="cyan"/>
                <w:lang w:eastAsia="zh-CN"/>
              </w:rPr>
              <w:t xml:space="preserve"> et al. (2024)</w:t>
            </w:r>
          </w:p>
        </w:tc>
        <w:tc>
          <w:tcPr>
            <w:tcW w:w="0" w:type="auto"/>
            <w:shd w:val="clear" w:color="auto" w:fill="auto"/>
            <w:tcMar>
              <w:top w:w="0" w:type="dxa"/>
              <w:left w:w="75" w:type="dxa"/>
              <w:bottom w:w="0" w:type="dxa"/>
              <w:right w:w="75" w:type="dxa"/>
            </w:tcMar>
            <w:vAlign w:val="center"/>
            <w:hideMark/>
          </w:tcPr>
          <w:p w14:paraId="35560A5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429</w:t>
            </w:r>
          </w:p>
        </w:tc>
        <w:tc>
          <w:tcPr>
            <w:tcW w:w="0" w:type="auto"/>
            <w:shd w:val="clear" w:color="auto" w:fill="auto"/>
            <w:tcMar>
              <w:top w:w="0" w:type="dxa"/>
              <w:left w:w="75" w:type="dxa"/>
              <w:bottom w:w="0" w:type="dxa"/>
              <w:right w:w="75" w:type="dxa"/>
            </w:tcMar>
            <w:vAlign w:val="center"/>
            <w:hideMark/>
          </w:tcPr>
          <w:p w14:paraId="40D704C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3DFB62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85B471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0C3FAA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974A23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A7F793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7005FB2D" w14:textId="77777777" w:rsidTr="0042489F">
        <w:tc>
          <w:tcPr>
            <w:tcW w:w="0" w:type="auto"/>
            <w:shd w:val="clear" w:color="auto" w:fill="auto"/>
            <w:tcMar>
              <w:top w:w="0" w:type="dxa"/>
              <w:left w:w="75" w:type="dxa"/>
              <w:bottom w:w="0" w:type="dxa"/>
              <w:right w:w="75" w:type="dxa"/>
            </w:tcMar>
            <w:vAlign w:val="center"/>
            <w:hideMark/>
          </w:tcPr>
          <w:p w14:paraId="38A980CA"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Kapur</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59BE9E3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213</w:t>
            </w:r>
          </w:p>
        </w:tc>
        <w:tc>
          <w:tcPr>
            <w:tcW w:w="0" w:type="auto"/>
            <w:shd w:val="clear" w:color="auto" w:fill="auto"/>
            <w:tcMar>
              <w:top w:w="0" w:type="dxa"/>
              <w:left w:w="75" w:type="dxa"/>
              <w:bottom w:w="0" w:type="dxa"/>
              <w:right w:w="75" w:type="dxa"/>
            </w:tcMar>
            <w:vAlign w:val="center"/>
            <w:hideMark/>
          </w:tcPr>
          <w:p w14:paraId="00C9C11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700450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065CD1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C7956E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6079F3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D736C1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8D794A6" w14:textId="77777777" w:rsidTr="0042489F">
        <w:tc>
          <w:tcPr>
            <w:tcW w:w="0" w:type="auto"/>
            <w:shd w:val="clear" w:color="auto" w:fill="auto"/>
            <w:tcMar>
              <w:top w:w="0" w:type="dxa"/>
              <w:left w:w="75" w:type="dxa"/>
              <w:bottom w:w="0" w:type="dxa"/>
              <w:right w:w="75" w:type="dxa"/>
            </w:tcMar>
            <w:vAlign w:val="center"/>
            <w:hideMark/>
          </w:tcPr>
          <w:p w14:paraId="3081EB3A"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Levinsky</w:t>
            </w:r>
            <w:proofErr w:type="spellEnd"/>
            <w:r w:rsidRPr="00DA1A11">
              <w:rPr>
                <w:rFonts w:ascii="Times New Roman" w:eastAsia="Times New Roman" w:hAnsi="Times New Roman" w:cs="Times New Roman"/>
                <w:color w:val="222222"/>
                <w:sz w:val="16"/>
                <w:szCs w:val="16"/>
                <w:highlight w:val="cyan"/>
                <w:lang w:eastAsia="zh-CN"/>
              </w:rPr>
              <w:t xml:space="preserve"> et al. (2024)</w:t>
            </w:r>
          </w:p>
        </w:tc>
        <w:tc>
          <w:tcPr>
            <w:tcW w:w="0" w:type="auto"/>
            <w:shd w:val="clear" w:color="auto" w:fill="auto"/>
            <w:tcMar>
              <w:top w:w="0" w:type="dxa"/>
              <w:left w:w="75" w:type="dxa"/>
              <w:bottom w:w="0" w:type="dxa"/>
              <w:right w:w="75" w:type="dxa"/>
            </w:tcMar>
            <w:vAlign w:val="center"/>
            <w:hideMark/>
          </w:tcPr>
          <w:p w14:paraId="0329EFE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369</w:t>
            </w:r>
          </w:p>
        </w:tc>
        <w:tc>
          <w:tcPr>
            <w:tcW w:w="0" w:type="auto"/>
            <w:shd w:val="clear" w:color="auto" w:fill="auto"/>
            <w:tcMar>
              <w:top w:w="0" w:type="dxa"/>
              <w:left w:w="75" w:type="dxa"/>
              <w:bottom w:w="0" w:type="dxa"/>
              <w:right w:w="75" w:type="dxa"/>
            </w:tcMar>
            <w:vAlign w:val="center"/>
            <w:hideMark/>
          </w:tcPr>
          <w:p w14:paraId="7AE556F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B46511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3A0FC6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1FECAB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6B482A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6056A9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97F3BB9" w14:textId="77777777" w:rsidTr="0042489F">
        <w:tc>
          <w:tcPr>
            <w:tcW w:w="0" w:type="auto"/>
            <w:shd w:val="clear" w:color="auto" w:fill="auto"/>
            <w:tcMar>
              <w:top w:w="0" w:type="dxa"/>
              <w:left w:w="75" w:type="dxa"/>
              <w:bottom w:w="0" w:type="dxa"/>
              <w:right w:w="75" w:type="dxa"/>
            </w:tcMar>
            <w:vAlign w:val="center"/>
            <w:hideMark/>
          </w:tcPr>
          <w:p w14:paraId="416E841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Liu G. et al (2024)</w:t>
            </w:r>
          </w:p>
        </w:tc>
        <w:tc>
          <w:tcPr>
            <w:tcW w:w="0" w:type="auto"/>
            <w:shd w:val="clear" w:color="auto" w:fill="auto"/>
            <w:tcMar>
              <w:top w:w="0" w:type="dxa"/>
              <w:left w:w="75" w:type="dxa"/>
              <w:bottom w:w="0" w:type="dxa"/>
              <w:right w:w="75" w:type="dxa"/>
            </w:tcMar>
            <w:vAlign w:val="center"/>
            <w:hideMark/>
          </w:tcPr>
          <w:p w14:paraId="47CD38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575</w:t>
            </w:r>
          </w:p>
        </w:tc>
        <w:tc>
          <w:tcPr>
            <w:tcW w:w="0" w:type="auto"/>
            <w:shd w:val="clear" w:color="auto" w:fill="auto"/>
            <w:tcMar>
              <w:top w:w="0" w:type="dxa"/>
              <w:left w:w="75" w:type="dxa"/>
              <w:bottom w:w="0" w:type="dxa"/>
              <w:right w:w="75" w:type="dxa"/>
            </w:tcMar>
            <w:vAlign w:val="center"/>
            <w:hideMark/>
          </w:tcPr>
          <w:p w14:paraId="270C964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8EE5A5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B0CA40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EFE8ED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6BBB60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A444E5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6D04C15" w14:textId="77777777" w:rsidTr="0042489F">
        <w:tc>
          <w:tcPr>
            <w:tcW w:w="0" w:type="auto"/>
            <w:shd w:val="clear" w:color="auto" w:fill="auto"/>
            <w:tcMar>
              <w:top w:w="0" w:type="dxa"/>
              <w:left w:w="75" w:type="dxa"/>
              <w:bottom w:w="0" w:type="dxa"/>
              <w:right w:w="75" w:type="dxa"/>
            </w:tcMar>
            <w:vAlign w:val="center"/>
            <w:hideMark/>
          </w:tcPr>
          <w:p w14:paraId="1122FE4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Liu S. et al (2024)</w:t>
            </w:r>
          </w:p>
        </w:tc>
        <w:tc>
          <w:tcPr>
            <w:tcW w:w="0" w:type="auto"/>
            <w:shd w:val="clear" w:color="auto" w:fill="auto"/>
            <w:tcMar>
              <w:top w:w="0" w:type="dxa"/>
              <w:left w:w="75" w:type="dxa"/>
              <w:bottom w:w="0" w:type="dxa"/>
              <w:right w:w="75" w:type="dxa"/>
            </w:tcMar>
            <w:vAlign w:val="center"/>
            <w:hideMark/>
          </w:tcPr>
          <w:p w14:paraId="06829E8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669</w:t>
            </w:r>
          </w:p>
        </w:tc>
        <w:tc>
          <w:tcPr>
            <w:tcW w:w="0" w:type="auto"/>
            <w:shd w:val="clear" w:color="auto" w:fill="auto"/>
            <w:tcMar>
              <w:top w:w="0" w:type="dxa"/>
              <w:left w:w="75" w:type="dxa"/>
              <w:bottom w:w="0" w:type="dxa"/>
              <w:right w:w="75" w:type="dxa"/>
            </w:tcMar>
            <w:vAlign w:val="center"/>
            <w:hideMark/>
          </w:tcPr>
          <w:p w14:paraId="5C0755C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071FBB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FD1BE0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C7498C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01673B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861463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0E1A585" w14:textId="77777777" w:rsidTr="0042489F">
        <w:tc>
          <w:tcPr>
            <w:tcW w:w="0" w:type="auto"/>
            <w:shd w:val="clear" w:color="auto" w:fill="auto"/>
            <w:tcMar>
              <w:top w:w="0" w:type="dxa"/>
              <w:left w:w="75" w:type="dxa"/>
              <w:bottom w:w="0" w:type="dxa"/>
              <w:right w:w="75" w:type="dxa"/>
            </w:tcMar>
            <w:vAlign w:val="center"/>
            <w:hideMark/>
          </w:tcPr>
          <w:p w14:paraId="200384C4"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Nie</w:t>
            </w:r>
            <w:proofErr w:type="spellEnd"/>
            <w:r w:rsidRPr="00DA1A11">
              <w:rPr>
                <w:rFonts w:ascii="Times New Roman" w:eastAsia="Times New Roman" w:hAnsi="Times New Roman" w:cs="Times New Roman"/>
                <w:color w:val="222222"/>
                <w:sz w:val="16"/>
                <w:szCs w:val="16"/>
                <w:highlight w:val="cyan"/>
                <w:lang w:eastAsia="zh-CN"/>
              </w:rPr>
              <w:t xml:space="preserve"> et al. (2021)</w:t>
            </w:r>
          </w:p>
        </w:tc>
        <w:tc>
          <w:tcPr>
            <w:tcW w:w="0" w:type="auto"/>
            <w:shd w:val="clear" w:color="auto" w:fill="auto"/>
            <w:tcMar>
              <w:top w:w="0" w:type="dxa"/>
              <w:left w:w="75" w:type="dxa"/>
              <w:bottom w:w="0" w:type="dxa"/>
              <w:right w:w="75" w:type="dxa"/>
            </w:tcMar>
            <w:vAlign w:val="center"/>
            <w:hideMark/>
          </w:tcPr>
          <w:p w14:paraId="4209237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760</w:t>
            </w:r>
          </w:p>
        </w:tc>
        <w:tc>
          <w:tcPr>
            <w:tcW w:w="0" w:type="auto"/>
            <w:shd w:val="clear" w:color="auto" w:fill="auto"/>
            <w:tcMar>
              <w:top w:w="0" w:type="dxa"/>
              <w:left w:w="75" w:type="dxa"/>
              <w:bottom w:w="0" w:type="dxa"/>
              <w:right w:w="75" w:type="dxa"/>
            </w:tcMar>
            <w:vAlign w:val="center"/>
            <w:hideMark/>
          </w:tcPr>
          <w:p w14:paraId="73A1E13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44A178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9749AF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968B25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08DB20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6F49AC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574613C" w14:textId="77777777" w:rsidTr="0042489F">
        <w:tc>
          <w:tcPr>
            <w:tcW w:w="0" w:type="auto"/>
            <w:shd w:val="clear" w:color="auto" w:fill="auto"/>
            <w:tcMar>
              <w:top w:w="0" w:type="dxa"/>
              <w:left w:w="75" w:type="dxa"/>
              <w:bottom w:w="0" w:type="dxa"/>
              <w:right w:w="75" w:type="dxa"/>
            </w:tcMar>
            <w:vAlign w:val="center"/>
            <w:hideMark/>
          </w:tcPr>
          <w:p w14:paraId="4B97BD2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Nowicki et al. (2024)</w:t>
            </w:r>
          </w:p>
        </w:tc>
        <w:tc>
          <w:tcPr>
            <w:tcW w:w="0" w:type="auto"/>
            <w:shd w:val="clear" w:color="auto" w:fill="auto"/>
            <w:tcMar>
              <w:top w:w="0" w:type="dxa"/>
              <w:left w:w="75" w:type="dxa"/>
              <w:bottom w:w="0" w:type="dxa"/>
              <w:right w:w="75" w:type="dxa"/>
            </w:tcMar>
            <w:vAlign w:val="center"/>
            <w:hideMark/>
          </w:tcPr>
          <w:p w14:paraId="173F5E5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120</w:t>
            </w:r>
          </w:p>
        </w:tc>
        <w:tc>
          <w:tcPr>
            <w:tcW w:w="0" w:type="auto"/>
            <w:shd w:val="clear" w:color="auto" w:fill="auto"/>
            <w:tcMar>
              <w:top w:w="0" w:type="dxa"/>
              <w:left w:w="75" w:type="dxa"/>
              <w:bottom w:w="0" w:type="dxa"/>
              <w:right w:w="75" w:type="dxa"/>
            </w:tcMar>
            <w:vAlign w:val="center"/>
            <w:hideMark/>
          </w:tcPr>
          <w:p w14:paraId="7513617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38FB42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AFE26F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32A78F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F6ECF3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910D2D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96819B2" w14:textId="77777777" w:rsidTr="0042489F">
        <w:tc>
          <w:tcPr>
            <w:tcW w:w="0" w:type="auto"/>
            <w:shd w:val="clear" w:color="auto" w:fill="auto"/>
            <w:tcMar>
              <w:top w:w="0" w:type="dxa"/>
              <w:left w:w="75" w:type="dxa"/>
              <w:bottom w:w="0" w:type="dxa"/>
              <w:right w:w="75" w:type="dxa"/>
            </w:tcMar>
            <w:vAlign w:val="center"/>
            <w:hideMark/>
          </w:tcPr>
          <w:p w14:paraId="1CC3155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Özönder</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031561B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253</w:t>
            </w:r>
          </w:p>
        </w:tc>
        <w:tc>
          <w:tcPr>
            <w:tcW w:w="0" w:type="auto"/>
            <w:shd w:val="clear" w:color="auto" w:fill="auto"/>
            <w:tcMar>
              <w:top w:w="0" w:type="dxa"/>
              <w:left w:w="75" w:type="dxa"/>
              <w:bottom w:w="0" w:type="dxa"/>
              <w:right w:w="75" w:type="dxa"/>
            </w:tcMar>
            <w:vAlign w:val="center"/>
            <w:hideMark/>
          </w:tcPr>
          <w:p w14:paraId="6652D0D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223CC9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26D661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9F2965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A7F39F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DE0855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2C057A9F" w14:textId="77777777" w:rsidTr="0042489F">
        <w:tc>
          <w:tcPr>
            <w:tcW w:w="0" w:type="auto"/>
            <w:shd w:val="clear" w:color="auto" w:fill="auto"/>
            <w:tcMar>
              <w:top w:w="0" w:type="dxa"/>
              <w:left w:w="75" w:type="dxa"/>
              <w:bottom w:w="0" w:type="dxa"/>
              <w:right w:w="75" w:type="dxa"/>
            </w:tcMar>
            <w:vAlign w:val="center"/>
            <w:hideMark/>
          </w:tcPr>
          <w:p w14:paraId="09AE9942"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Petrocchi</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0A3A396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4934</w:t>
            </w:r>
          </w:p>
        </w:tc>
        <w:tc>
          <w:tcPr>
            <w:tcW w:w="0" w:type="auto"/>
            <w:shd w:val="clear" w:color="auto" w:fill="auto"/>
            <w:tcMar>
              <w:top w:w="0" w:type="dxa"/>
              <w:left w:w="75" w:type="dxa"/>
              <w:bottom w:w="0" w:type="dxa"/>
              <w:right w:w="75" w:type="dxa"/>
            </w:tcMar>
            <w:vAlign w:val="center"/>
            <w:hideMark/>
          </w:tcPr>
          <w:p w14:paraId="76B9797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474A70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A38ECF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4E6D03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5CF833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4E97A4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4829BAA" w14:textId="77777777" w:rsidTr="0042489F">
        <w:tc>
          <w:tcPr>
            <w:tcW w:w="0" w:type="auto"/>
            <w:shd w:val="clear" w:color="auto" w:fill="auto"/>
            <w:tcMar>
              <w:top w:w="0" w:type="dxa"/>
              <w:left w:w="75" w:type="dxa"/>
              <w:bottom w:w="0" w:type="dxa"/>
              <w:right w:w="75" w:type="dxa"/>
            </w:tcMar>
            <w:vAlign w:val="center"/>
            <w:hideMark/>
          </w:tcPr>
          <w:p w14:paraId="693DE46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Pfeiffer et al. (2023)</w:t>
            </w:r>
          </w:p>
        </w:tc>
        <w:tc>
          <w:tcPr>
            <w:tcW w:w="0" w:type="auto"/>
            <w:shd w:val="clear" w:color="auto" w:fill="auto"/>
            <w:tcMar>
              <w:top w:w="0" w:type="dxa"/>
              <w:left w:w="75" w:type="dxa"/>
              <w:bottom w:w="0" w:type="dxa"/>
              <w:right w:w="75" w:type="dxa"/>
            </w:tcMar>
            <w:vAlign w:val="center"/>
            <w:hideMark/>
          </w:tcPr>
          <w:p w14:paraId="0670179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163</w:t>
            </w:r>
          </w:p>
        </w:tc>
        <w:tc>
          <w:tcPr>
            <w:tcW w:w="0" w:type="auto"/>
            <w:shd w:val="clear" w:color="auto" w:fill="auto"/>
            <w:tcMar>
              <w:top w:w="0" w:type="dxa"/>
              <w:left w:w="75" w:type="dxa"/>
              <w:bottom w:w="0" w:type="dxa"/>
              <w:right w:w="75" w:type="dxa"/>
            </w:tcMar>
            <w:vAlign w:val="center"/>
            <w:hideMark/>
          </w:tcPr>
          <w:p w14:paraId="1544C87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ACBD00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7F78E7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F21CF8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F23A63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5AC77F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02DB1148" w14:textId="77777777" w:rsidTr="0042489F">
        <w:tc>
          <w:tcPr>
            <w:tcW w:w="0" w:type="auto"/>
            <w:shd w:val="clear" w:color="auto" w:fill="auto"/>
            <w:tcMar>
              <w:top w:w="0" w:type="dxa"/>
              <w:left w:w="75" w:type="dxa"/>
              <w:bottom w:w="0" w:type="dxa"/>
              <w:right w:w="75" w:type="dxa"/>
            </w:tcMar>
            <w:vAlign w:val="center"/>
            <w:hideMark/>
          </w:tcPr>
          <w:p w14:paraId="019AA24D"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Read et al. (2022)</w:t>
            </w:r>
          </w:p>
        </w:tc>
        <w:tc>
          <w:tcPr>
            <w:tcW w:w="0" w:type="auto"/>
            <w:shd w:val="clear" w:color="auto" w:fill="auto"/>
            <w:tcMar>
              <w:top w:w="0" w:type="dxa"/>
              <w:left w:w="75" w:type="dxa"/>
              <w:bottom w:w="0" w:type="dxa"/>
              <w:right w:w="75" w:type="dxa"/>
            </w:tcMar>
            <w:vAlign w:val="center"/>
            <w:hideMark/>
          </w:tcPr>
          <w:p w14:paraId="245119C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109</w:t>
            </w:r>
          </w:p>
        </w:tc>
        <w:tc>
          <w:tcPr>
            <w:tcW w:w="0" w:type="auto"/>
            <w:shd w:val="clear" w:color="auto" w:fill="auto"/>
            <w:tcMar>
              <w:top w:w="0" w:type="dxa"/>
              <w:left w:w="75" w:type="dxa"/>
              <w:bottom w:w="0" w:type="dxa"/>
              <w:right w:w="75" w:type="dxa"/>
            </w:tcMar>
            <w:vAlign w:val="center"/>
            <w:hideMark/>
          </w:tcPr>
          <w:p w14:paraId="5656847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023BB4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5D47B5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38BBB2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29884A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025528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CF10FEB" w14:textId="77777777" w:rsidTr="0042489F">
        <w:tc>
          <w:tcPr>
            <w:tcW w:w="0" w:type="auto"/>
            <w:shd w:val="clear" w:color="auto" w:fill="auto"/>
            <w:tcMar>
              <w:top w:w="0" w:type="dxa"/>
              <w:left w:w="75" w:type="dxa"/>
              <w:bottom w:w="0" w:type="dxa"/>
              <w:right w:w="75" w:type="dxa"/>
            </w:tcMar>
            <w:vAlign w:val="center"/>
            <w:hideMark/>
          </w:tcPr>
          <w:p w14:paraId="2932B8A5"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Sarialioglu</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19E2625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175</w:t>
            </w:r>
          </w:p>
        </w:tc>
        <w:tc>
          <w:tcPr>
            <w:tcW w:w="0" w:type="auto"/>
            <w:shd w:val="clear" w:color="auto" w:fill="auto"/>
            <w:tcMar>
              <w:top w:w="0" w:type="dxa"/>
              <w:left w:w="75" w:type="dxa"/>
              <w:bottom w:w="0" w:type="dxa"/>
              <w:right w:w="75" w:type="dxa"/>
            </w:tcMar>
            <w:vAlign w:val="center"/>
            <w:hideMark/>
          </w:tcPr>
          <w:p w14:paraId="1CE390A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1302EF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087196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9E5F2B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59DF53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7D5B79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9644B23" w14:textId="77777777" w:rsidTr="0042489F">
        <w:tc>
          <w:tcPr>
            <w:tcW w:w="0" w:type="auto"/>
            <w:shd w:val="clear" w:color="auto" w:fill="auto"/>
            <w:tcMar>
              <w:top w:w="0" w:type="dxa"/>
              <w:left w:w="75" w:type="dxa"/>
              <w:bottom w:w="0" w:type="dxa"/>
              <w:right w:w="75" w:type="dxa"/>
            </w:tcMar>
            <w:vAlign w:val="center"/>
            <w:hideMark/>
          </w:tcPr>
          <w:p w14:paraId="76FC9212"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Wu (2024)</w:t>
            </w:r>
          </w:p>
        </w:tc>
        <w:tc>
          <w:tcPr>
            <w:tcW w:w="0" w:type="auto"/>
            <w:shd w:val="clear" w:color="auto" w:fill="auto"/>
            <w:tcMar>
              <w:top w:w="0" w:type="dxa"/>
              <w:left w:w="75" w:type="dxa"/>
              <w:bottom w:w="0" w:type="dxa"/>
              <w:right w:w="75" w:type="dxa"/>
            </w:tcMar>
            <w:vAlign w:val="center"/>
            <w:hideMark/>
          </w:tcPr>
          <w:p w14:paraId="527CA55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1711</w:t>
            </w:r>
          </w:p>
        </w:tc>
        <w:tc>
          <w:tcPr>
            <w:tcW w:w="0" w:type="auto"/>
            <w:shd w:val="clear" w:color="auto" w:fill="auto"/>
            <w:tcMar>
              <w:top w:w="0" w:type="dxa"/>
              <w:left w:w="75" w:type="dxa"/>
              <w:bottom w:w="0" w:type="dxa"/>
              <w:right w:w="75" w:type="dxa"/>
            </w:tcMar>
            <w:vAlign w:val="center"/>
            <w:hideMark/>
          </w:tcPr>
          <w:p w14:paraId="12E0BF1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310D60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7F005F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E20ACE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695857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12DE98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23E2C15F" w14:textId="77777777" w:rsidTr="0042489F">
        <w:tc>
          <w:tcPr>
            <w:tcW w:w="0" w:type="auto"/>
            <w:shd w:val="clear" w:color="auto" w:fill="auto"/>
            <w:tcMar>
              <w:top w:w="0" w:type="dxa"/>
              <w:left w:w="75" w:type="dxa"/>
              <w:bottom w:w="0" w:type="dxa"/>
              <w:right w:w="75" w:type="dxa"/>
            </w:tcMar>
            <w:vAlign w:val="center"/>
            <w:hideMark/>
          </w:tcPr>
          <w:p w14:paraId="47A363EB"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Yilmaz-</w:t>
            </w:r>
            <w:proofErr w:type="spellStart"/>
            <w:r w:rsidRPr="00DA1A11">
              <w:rPr>
                <w:rFonts w:ascii="Times New Roman" w:eastAsia="Times New Roman" w:hAnsi="Times New Roman" w:cs="Times New Roman"/>
                <w:color w:val="222222"/>
                <w:sz w:val="16"/>
                <w:szCs w:val="16"/>
                <w:highlight w:val="cyan"/>
                <w:lang w:eastAsia="zh-CN"/>
              </w:rPr>
              <w:t>Karaman</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623CFEE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66</w:t>
            </w:r>
          </w:p>
        </w:tc>
        <w:tc>
          <w:tcPr>
            <w:tcW w:w="0" w:type="auto"/>
            <w:shd w:val="clear" w:color="auto" w:fill="auto"/>
            <w:tcMar>
              <w:top w:w="0" w:type="dxa"/>
              <w:left w:w="75" w:type="dxa"/>
              <w:bottom w:w="0" w:type="dxa"/>
              <w:right w:w="75" w:type="dxa"/>
            </w:tcMar>
            <w:vAlign w:val="center"/>
            <w:hideMark/>
          </w:tcPr>
          <w:p w14:paraId="590C615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AFE92D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353BB8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E4D6B0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B0FCE9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875A25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0AB528A" w14:textId="77777777" w:rsidTr="0042489F">
        <w:tc>
          <w:tcPr>
            <w:tcW w:w="0" w:type="auto"/>
            <w:shd w:val="clear" w:color="auto" w:fill="auto"/>
            <w:tcMar>
              <w:top w:w="0" w:type="dxa"/>
              <w:left w:w="75" w:type="dxa"/>
              <w:bottom w:w="0" w:type="dxa"/>
              <w:right w:w="75" w:type="dxa"/>
            </w:tcMar>
            <w:vAlign w:val="center"/>
            <w:hideMark/>
          </w:tcPr>
          <w:p w14:paraId="4D212F74"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Yim et al. (2022)</w:t>
            </w:r>
          </w:p>
        </w:tc>
        <w:tc>
          <w:tcPr>
            <w:tcW w:w="0" w:type="auto"/>
            <w:shd w:val="clear" w:color="auto" w:fill="auto"/>
            <w:tcMar>
              <w:top w:w="0" w:type="dxa"/>
              <w:left w:w="75" w:type="dxa"/>
              <w:bottom w:w="0" w:type="dxa"/>
              <w:right w:w="75" w:type="dxa"/>
            </w:tcMar>
            <w:vAlign w:val="center"/>
            <w:hideMark/>
          </w:tcPr>
          <w:p w14:paraId="0D265C1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100</w:t>
            </w:r>
          </w:p>
        </w:tc>
        <w:tc>
          <w:tcPr>
            <w:tcW w:w="0" w:type="auto"/>
            <w:shd w:val="clear" w:color="auto" w:fill="auto"/>
            <w:tcMar>
              <w:top w:w="0" w:type="dxa"/>
              <w:left w:w="75" w:type="dxa"/>
              <w:bottom w:w="0" w:type="dxa"/>
              <w:right w:w="75" w:type="dxa"/>
            </w:tcMar>
            <w:vAlign w:val="center"/>
            <w:hideMark/>
          </w:tcPr>
          <w:p w14:paraId="13A7CE3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79F41D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3ACB1F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335003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355240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45309C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0F290634" w14:textId="77777777" w:rsidTr="0042489F">
        <w:tc>
          <w:tcPr>
            <w:tcW w:w="0" w:type="auto"/>
            <w:shd w:val="clear" w:color="auto" w:fill="auto"/>
            <w:tcMar>
              <w:top w:w="0" w:type="dxa"/>
              <w:left w:w="75" w:type="dxa"/>
              <w:bottom w:w="0" w:type="dxa"/>
              <w:right w:w="75" w:type="dxa"/>
            </w:tcMar>
            <w:vAlign w:val="center"/>
            <w:hideMark/>
          </w:tcPr>
          <w:p w14:paraId="078A4EE7"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Zhang et al. (2023)</w:t>
            </w:r>
          </w:p>
        </w:tc>
        <w:tc>
          <w:tcPr>
            <w:tcW w:w="0" w:type="auto"/>
            <w:shd w:val="clear" w:color="auto" w:fill="auto"/>
            <w:tcMar>
              <w:top w:w="0" w:type="dxa"/>
              <w:left w:w="75" w:type="dxa"/>
              <w:bottom w:w="0" w:type="dxa"/>
              <w:right w:w="75" w:type="dxa"/>
            </w:tcMar>
            <w:vAlign w:val="center"/>
            <w:hideMark/>
          </w:tcPr>
          <w:p w14:paraId="6001B46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589</w:t>
            </w:r>
          </w:p>
        </w:tc>
        <w:tc>
          <w:tcPr>
            <w:tcW w:w="0" w:type="auto"/>
            <w:shd w:val="clear" w:color="auto" w:fill="auto"/>
            <w:tcMar>
              <w:top w:w="0" w:type="dxa"/>
              <w:left w:w="75" w:type="dxa"/>
              <w:bottom w:w="0" w:type="dxa"/>
              <w:right w:w="75" w:type="dxa"/>
            </w:tcMar>
            <w:vAlign w:val="center"/>
            <w:hideMark/>
          </w:tcPr>
          <w:p w14:paraId="3C73C8D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0ED852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319EBD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479FD5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6F9934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F94EBD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87F23A8" w14:textId="77777777" w:rsidTr="0042489F">
        <w:tc>
          <w:tcPr>
            <w:tcW w:w="0" w:type="auto"/>
            <w:shd w:val="clear" w:color="auto" w:fill="auto"/>
            <w:tcMar>
              <w:top w:w="0" w:type="dxa"/>
              <w:left w:w="75" w:type="dxa"/>
              <w:bottom w:w="0" w:type="dxa"/>
              <w:right w:w="75" w:type="dxa"/>
            </w:tcMar>
            <w:vAlign w:val="center"/>
            <w:hideMark/>
          </w:tcPr>
          <w:p w14:paraId="33DFC40B"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Paeizi</w:t>
            </w:r>
            <w:proofErr w:type="spellEnd"/>
            <w:r w:rsidRPr="00DA1A11">
              <w:rPr>
                <w:rFonts w:ascii="Times New Roman" w:eastAsia="Times New Roman" w:hAnsi="Times New Roman" w:cs="Times New Roman"/>
                <w:color w:val="222222"/>
                <w:sz w:val="16"/>
                <w:szCs w:val="16"/>
                <w:highlight w:val="cyan"/>
                <w:lang w:eastAsia="zh-CN"/>
              </w:rPr>
              <w:t xml:space="preserve"> et al. (2024)</w:t>
            </w:r>
          </w:p>
        </w:tc>
        <w:tc>
          <w:tcPr>
            <w:tcW w:w="0" w:type="auto"/>
            <w:shd w:val="clear" w:color="auto" w:fill="auto"/>
            <w:tcMar>
              <w:top w:w="0" w:type="dxa"/>
              <w:left w:w="75" w:type="dxa"/>
              <w:bottom w:w="0" w:type="dxa"/>
              <w:right w:w="75" w:type="dxa"/>
            </w:tcMar>
            <w:vAlign w:val="center"/>
            <w:hideMark/>
          </w:tcPr>
          <w:p w14:paraId="2A70BAF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700</w:t>
            </w:r>
          </w:p>
        </w:tc>
        <w:tc>
          <w:tcPr>
            <w:tcW w:w="0" w:type="auto"/>
            <w:shd w:val="clear" w:color="auto" w:fill="auto"/>
            <w:tcMar>
              <w:top w:w="0" w:type="dxa"/>
              <w:left w:w="75" w:type="dxa"/>
              <w:bottom w:w="0" w:type="dxa"/>
              <w:right w:w="75" w:type="dxa"/>
            </w:tcMar>
            <w:vAlign w:val="center"/>
            <w:hideMark/>
          </w:tcPr>
          <w:p w14:paraId="41C0FE2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3E2098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193B20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A22267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B2A6E3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5D3C6D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7B3BB821" w14:textId="77777777" w:rsidTr="0042489F">
        <w:tc>
          <w:tcPr>
            <w:tcW w:w="0" w:type="auto"/>
            <w:shd w:val="clear" w:color="auto" w:fill="auto"/>
            <w:tcMar>
              <w:top w:w="0" w:type="dxa"/>
              <w:left w:w="75" w:type="dxa"/>
              <w:bottom w:w="0" w:type="dxa"/>
              <w:right w:w="75" w:type="dxa"/>
            </w:tcMar>
            <w:vAlign w:val="center"/>
            <w:hideMark/>
          </w:tcPr>
          <w:p w14:paraId="3087B4C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Foster et al. (2024)</w:t>
            </w:r>
          </w:p>
        </w:tc>
        <w:tc>
          <w:tcPr>
            <w:tcW w:w="0" w:type="auto"/>
            <w:shd w:val="clear" w:color="auto" w:fill="auto"/>
            <w:tcMar>
              <w:top w:w="0" w:type="dxa"/>
              <w:left w:w="75" w:type="dxa"/>
              <w:bottom w:w="0" w:type="dxa"/>
              <w:right w:w="75" w:type="dxa"/>
            </w:tcMar>
            <w:vAlign w:val="center"/>
            <w:hideMark/>
          </w:tcPr>
          <w:p w14:paraId="6130155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144</w:t>
            </w:r>
          </w:p>
        </w:tc>
        <w:tc>
          <w:tcPr>
            <w:tcW w:w="0" w:type="auto"/>
            <w:shd w:val="clear" w:color="auto" w:fill="auto"/>
            <w:tcMar>
              <w:top w:w="0" w:type="dxa"/>
              <w:left w:w="75" w:type="dxa"/>
              <w:bottom w:w="0" w:type="dxa"/>
              <w:right w:w="75" w:type="dxa"/>
            </w:tcMar>
            <w:vAlign w:val="center"/>
            <w:hideMark/>
          </w:tcPr>
          <w:p w14:paraId="0CAF373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8E5406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DE53F1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EB2E0C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F65F05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4C1D60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CF90E7C" w14:textId="77777777" w:rsidTr="0042489F">
        <w:tc>
          <w:tcPr>
            <w:tcW w:w="0" w:type="auto"/>
            <w:shd w:val="clear" w:color="auto" w:fill="auto"/>
            <w:tcMar>
              <w:top w:w="0" w:type="dxa"/>
              <w:left w:w="75" w:type="dxa"/>
              <w:bottom w:w="0" w:type="dxa"/>
              <w:right w:w="75" w:type="dxa"/>
            </w:tcMar>
            <w:vAlign w:val="center"/>
            <w:hideMark/>
          </w:tcPr>
          <w:p w14:paraId="3D13CD0A"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Kalaitzaki</w:t>
            </w:r>
            <w:proofErr w:type="spellEnd"/>
            <w:r w:rsidRPr="00DA1A11">
              <w:rPr>
                <w:rFonts w:ascii="Times New Roman" w:eastAsia="Times New Roman" w:hAnsi="Times New Roman" w:cs="Times New Roman"/>
                <w:color w:val="222222"/>
                <w:sz w:val="16"/>
                <w:szCs w:val="16"/>
                <w:highlight w:val="cyan"/>
                <w:lang w:eastAsia="zh-CN"/>
              </w:rPr>
              <w:t xml:space="preserve"> et al. (2021)</w:t>
            </w:r>
          </w:p>
        </w:tc>
        <w:tc>
          <w:tcPr>
            <w:tcW w:w="0" w:type="auto"/>
            <w:shd w:val="clear" w:color="auto" w:fill="auto"/>
            <w:tcMar>
              <w:top w:w="0" w:type="dxa"/>
              <w:left w:w="75" w:type="dxa"/>
              <w:bottom w:w="0" w:type="dxa"/>
              <w:right w:w="75" w:type="dxa"/>
            </w:tcMar>
            <w:vAlign w:val="center"/>
            <w:hideMark/>
          </w:tcPr>
          <w:p w14:paraId="3BADC6A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673</w:t>
            </w:r>
          </w:p>
        </w:tc>
        <w:tc>
          <w:tcPr>
            <w:tcW w:w="0" w:type="auto"/>
            <w:shd w:val="clear" w:color="auto" w:fill="auto"/>
            <w:tcMar>
              <w:top w:w="0" w:type="dxa"/>
              <w:left w:w="75" w:type="dxa"/>
              <w:bottom w:w="0" w:type="dxa"/>
              <w:right w:w="75" w:type="dxa"/>
            </w:tcMar>
            <w:vAlign w:val="center"/>
            <w:hideMark/>
          </w:tcPr>
          <w:p w14:paraId="14AA121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B83C82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9A25FE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546E62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BF95FC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8DD4DA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8E16D44" w14:textId="77777777" w:rsidTr="0042489F">
        <w:tc>
          <w:tcPr>
            <w:tcW w:w="0" w:type="auto"/>
            <w:shd w:val="clear" w:color="auto" w:fill="auto"/>
            <w:tcMar>
              <w:top w:w="0" w:type="dxa"/>
              <w:left w:w="75" w:type="dxa"/>
              <w:bottom w:w="0" w:type="dxa"/>
              <w:right w:w="75" w:type="dxa"/>
            </w:tcMar>
            <w:vAlign w:val="center"/>
            <w:hideMark/>
          </w:tcPr>
          <w:p w14:paraId="69AD667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Liu et al. (2021)</w:t>
            </w:r>
          </w:p>
        </w:tc>
        <w:tc>
          <w:tcPr>
            <w:tcW w:w="0" w:type="auto"/>
            <w:shd w:val="clear" w:color="auto" w:fill="auto"/>
            <w:tcMar>
              <w:top w:w="0" w:type="dxa"/>
              <w:left w:w="75" w:type="dxa"/>
              <w:bottom w:w="0" w:type="dxa"/>
              <w:right w:w="75" w:type="dxa"/>
            </w:tcMar>
            <w:vAlign w:val="center"/>
            <w:hideMark/>
          </w:tcPr>
          <w:p w14:paraId="3C40BEA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200</w:t>
            </w:r>
          </w:p>
        </w:tc>
        <w:tc>
          <w:tcPr>
            <w:tcW w:w="0" w:type="auto"/>
            <w:shd w:val="clear" w:color="auto" w:fill="auto"/>
            <w:tcMar>
              <w:top w:w="0" w:type="dxa"/>
              <w:left w:w="75" w:type="dxa"/>
              <w:bottom w:w="0" w:type="dxa"/>
              <w:right w:w="75" w:type="dxa"/>
            </w:tcMar>
            <w:vAlign w:val="center"/>
            <w:hideMark/>
          </w:tcPr>
          <w:p w14:paraId="1ADE8A7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673F9B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A3F913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3B2932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4C3B3B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2D1E23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295A01B2" w14:textId="77777777" w:rsidTr="0042489F">
        <w:tc>
          <w:tcPr>
            <w:tcW w:w="0" w:type="auto"/>
            <w:shd w:val="clear" w:color="auto" w:fill="auto"/>
            <w:tcMar>
              <w:top w:w="0" w:type="dxa"/>
              <w:left w:w="75" w:type="dxa"/>
              <w:bottom w:w="0" w:type="dxa"/>
              <w:right w:w="75" w:type="dxa"/>
            </w:tcMar>
            <w:vAlign w:val="center"/>
            <w:hideMark/>
          </w:tcPr>
          <w:p w14:paraId="5B29B67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lastRenderedPageBreak/>
              <w:t>Kowalski et al. (2021)</w:t>
            </w:r>
          </w:p>
        </w:tc>
        <w:tc>
          <w:tcPr>
            <w:tcW w:w="0" w:type="auto"/>
            <w:shd w:val="clear" w:color="auto" w:fill="auto"/>
            <w:tcMar>
              <w:top w:w="0" w:type="dxa"/>
              <w:left w:w="75" w:type="dxa"/>
              <w:bottom w:w="0" w:type="dxa"/>
              <w:right w:w="75" w:type="dxa"/>
            </w:tcMar>
            <w:vAlign w:val="center"/>
            <w:hideMark/>
          </w:tcPr>
          <w:p w14:paraId="6A4B1C7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179</w:t>
            </w:r>
          </w:p>
        </w:tc>
        <w:tc>
          <w:tcPr>
            <w:tcW w:w="0" w:type="auto"/>
            <w:shd w:val="clear" w:color="auto" w:fill="auto"/>
            <w:tcMar>
              <w:top w:w="0" w:type="dxa"/>
              <w:left w:w="75" w:type="dxa"/>
              <w:bottom w:w="0" w:type="dxa"/>
              <w:right w:w="75" w:type="dxa"/>
            </w:tcMar>
            <w:vAlign w:val="center"/>
            <w:hideMark/>
          </w:tcPr>
          <w:p w14:paraId="5E8F3A5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7BE489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9F4988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78C900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67DD7E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4D0625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F814B58" w14:textId="77777777" w:rsidTr="0042489F">
        <w:tc>
          <w:tcPr>
            <w:tcW w:w="0" w:type="auto"/>
            <w:shd w:val="clear" w:color="auto" w:fill="auto"/>
            <w:tcMar>
              <w:top w:w="0" w:type="dxa"/>
              <w:left w:w="75" w:type="dxa"/>
              <w:bottom w:w="0" w:type="dxa"/>
              <w:right w:w="75" w:type="dxa"/>
            </w:tcMar>
            <w:vAlign w:val="center"/>
            <w:hideMark/>
          </w:tcPr>
          <w:p w14:paraId="7CFFCBD3"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Fino et al. (2023)</w:t>
            </w:r>
          </w:p>
        </w:tc>
        <w:tc>
          <w:tcPr>
            <w:tcW w:w="0" w:type="auto"/>
            <w:shd w:val="clear" w:color="auto" w:fill="auto"/>
            <w:tcMar>
              <w:top w:w="0" w:type="dxa"/>
              <w:left w:w="75" w:type="dxa"/>
              <w:bottom w:w="0" w:type="dxa"/>
              <w:right w:w="75" w:type="dxa"/>
            </w:tcMar>
            <w:vAlign w:val="center"/>
            <w:hideMark/>
          </w:tcPr>
          <w:p w14:paraId="7C3B466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202</w:t>
            </w:r>
          </w:p>
        </w:tc>
        <w:tc>
          <w:tcPr>
            <w:tcW w:w="0" w:type="auto"/>
            <w:shd w:val="clear" w:color="auto" w:fill="auto"/>
            <w:tcMar>
              <w:top w:w="0" w:type="dxa"/>
              <w:left w:w="75" w:type="dxa"/>
              <w:bottom w:w="0" w:type="dxa"/>
              <w:right w:w="75" w:type="dxa"/>
            </w:tcMar>
            <w:vAlign w:val="center"/>
            <w:hideMark/>
          </w:tcPr>
          <w:p w14:paraId="0908B4B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E09751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BDEF94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40E22E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D5D2F3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AEA09A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B1F313B" w14:textId="77777777" w:rsidTr="0042489F">
        <w:tc>
          <w:tcPr>
            <w:tcW w:w="0" w:type="auto"/>
            <w:shd w:val="clear" w:color="auto" w:fill="auto"/>
            <w:tcMar>
              <w:top w:w="0" w:type="dxa"/>
              <w:left w:w="75" w:type="dxa"/>
              <w:bottom w:w="0" w:type="dxa"/>
              <w:right w:w="75" w:type="dxa"/>
            </w:tcMar>
            <w:vAlign w:val="center"/>
            <w:hideMark/>
          </w:tcPr>
          <w:p w14:paraId="7E345C9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Jiang et al. (2022)</w:t>
            </w:r>
          </w:p>
        </w:tc>
        <w:tc>
          <w:tcPr>
            <w:tcW w:w="0" w:type="auto"/>
            <w:shd w:val="clear" w:color="auto" w:fill="auto"/>
            <w:tcMar>
              <w:top w:w="0" w:type="dxa"/>
              <w:left w:w="75" w:type="dxa"/>
              <w:bottom w:w="0" w:type="dxa"/>
              <w:right w:w="75" w:type="dxa"/>
            </w:tcMar>
            <w:vAlign w:val="center"/>
            <w:hideMark/>
          </w:tcPr>
          <w:p w14:paraId="39D0DCB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2750</w:t>
            </w:r>
          </w:p>
        </w:tc>
        <w:tc>
          <w:tcPr>
            <w:tcW w:w="0" w:type="auto"/>
            <w:shd w:val="clear" w:color="auto" w:fill="auto"/>
            <w:tcMar>
              <w:top w:w="0" w:type="dxa"/>
              <w:left w:w="75" w:type="dxa"/>
              <w:bottom w:w="0" w:type="dxa"/>
              <w:right w:w="75" w:type="dxa"/>
            </w:tcMar>
            <w:vAlign w:val="center"/>
            <w:hideMark/>
          </w:tcPr>
          <w:p w14:paraId="1CB0BD8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364152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18D221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E625FF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F077D3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D5C5B1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1C6A41DD" w14:textId="77777777" w:rsidTr="0042489F">
        <w:tc>
          <w:tcPr>
            <w:tcW w:w="0" w:type="auto"/>
            <w:shd w:val="clear" w:color="auto" w:fill="auto"/>
            <w:tcMar>
              <w:top w:w="0" w:type="dxa"/>
              <w:left w:w="75" w:type="dxa"/>
              <w:bottom w:w="0" w:type="dxa"/>
              <w:right w:w="75" w:type="dxa"/>
            </w:tcMar>
            <w:vAlign w:val="center"/>
            <w:hideMark/>
          </w:tcPr>
          <w:p w14:paraId="26B0A743"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Song et al. (2024)</w:t>
            </w:r>
          </w:p>
        </w:tc>
        <w:tc>
          <w:tcPr>
            <w:tcW w:w="0" w:type="auto"/>
            <w:shd w:val="clear" w:color="auto" w:fill="auto"/>
            <w:tcMar>
              <w:top w:w="0" w:type="dxa"/>
              <w:left w:w="75" w:type="dxa"/>
              <w:bottom w:w="0" w:type="dxa"/>
              <w:right w:w="75" w:type="dxa"/>
            </w:tcMar>
            <w:vAlign w:val="center"/>
            <w:hideMark/>
          </w:tcPr>
          <w:p w14:paraId="620D6E5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338</w:t>
            </w:r>
          </w:p>
        </w:tc>
        <w:tc>
          <w:tcPr>
            <w:tcW w:w="0" w:type="auto"/>
            <w:shd w:val="clear" w:color="auto" w:fill="auto"/>
            <w:tcMar>
              <w:top w:w="0" w:type="dxa"/>
              <w:left w:w="75" w:type="dxa"/>
              <w:bottom w:w="0" w:type="dxa"/>
              <w:right w:w="75" w:type="dxa"/>
            </w:tcMar>
            <w:vAlign w:val="center"/>
            <w:hideMark/>
          </w:tcPr>
          <w:p w14:paraId="384FA20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207C1E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EA5BEA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79139A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95CD19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8E0A01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07DE907D" w14:textId="77777777" w:rsidTr="0042489F">
        <w:tc>
          <w:tcPr>
            <w:tcW w:w="0" w:type="auto"/>
            <w:shd w:val="clear" w:color="auto" w:fill="auto"/>
            <w:tcMar>
              <w:top w:w="0" w:type="dxa"/>
              <w:left w:w="75" w:type="dxa"/>
              <w:bottom w:w="0" w:type="dxa"/>
              <w:right w:w="75" w:type="dxa"/>
            </w:tcMar>
            <w:vAlign w:val="center"/>
            <w:hideMark/>
          </w:tcPr>
          <w:p w14:paraId="336D74E8"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Sun et al. (2022)</w:t>
            </w:r>
          </w:p>
        </w:tc>
        <w:tc>
          <w:tcPr>
            <w:tcW w:w="0" w:type="auto"/>
            <w:shd w:val="clear" w:color="auto" w:fill="auto"/>
            <w:tcMar>
              <w:top w:w="0" w:type="dxa"/>
              <w:left w:w="75" w:type="dxa"/>
              <w:bottom w:w="0" w:type="dxa"/>
              <w:right w:w="75" w:type="dxa"/>
            </w:tcMar>
            <w:vAlign w:val="center"/>
            <w:hideMark/>
          </w:tcPr>
          <w:p w14:paraId="092AB5E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233</w:t>
            </w:r>
          </w:p>
        </w:tc>
        <w:tc>
          <w:tcPr>
            <w:tcW w:w="0" w:type="auto"/>
            <w:shd w:val="clear" w:color="auto" w:fill="auto"/>
            <w:tcMar>
              <w:top w:w="0" w:type="dxa"/>
              <w:left w:w="75" w:type="dxa"/>
              <w:bottom w:w="0" w:type="dxa"/>
              <w:right w:w="75" w:type="dxa"/>
            </w:tcMar>
            <w:vAlign w:val="center"/>
            <w:hideMark/>
          </w:tcPr>
          <w:p w14:paraId="4691660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3036E0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5A12D2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34E21D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775D5F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E9DD41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1941868" w14:textId="77777777" w:rsidTr="0042489F">
        <w:tc>
          <w:tcPr>
            <w:tcW w:w="0" w:type="auto"/>
            <w:shd w:val="clear" w:color="auto" w:fill="auto"/>
            <w:tcMar>
              <w:top w:w="0" w:type="dxa"/>
              <w:left w:w="75" w:type="dxa"/>
              <w:bottom w:w="0" w:type="dxa"/>
              <w:right w:w="75" w:type="dxa"/>
            </w:tcMar>
            <w:vAlign w:val="center"/>
            <w:hideMark/>
          </w:tcPr>
          <w:p w14:paraId="0059B0F4"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Peng et al. (2021)</w:t>
            </w:r>
          </w:p>
        </w:tc>
        <w:tc>
          <w:tcPr>
            <w:tcW w:w="0" w:type="auto"/>
            <w:shd w:val="clear" w:color="auto" w:fill="auto"/>
            <w:tcMar>
              <w:top w:w="0" w:type="dxa"/>
              <w:left w:w="75" w:type="dxa"/>
              <w:bottom w:w="0" w:type="dxa"/>
              <w:right w:w="75" w:type="dxa"/>
            </w:tcMar>
            <w:vAlign w:val="center"/>
            <w:hideMark/>
          </w:tcPr>
          <w:p w14:paraId="0BE6343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116</w:t>
            </w:r>
          </w:p>
        </w:tc>
        <w:tc>
          <w:tcPr>
            <w:tcW w:w="0" w:type="auto"/>
            <w:shd w:val="clear" w:color="auto" w:fill="auto"/>
            <w:tcMar>
              <w:top w:w="0" w:type="dxa"/>
              <w:left w:w="75" w:type="dxa"/>
              <w:bottom w:w="0" w:type="dxa"/>
              <w:right w:w="75" w:type="dxa"/>
            </w:tcMar>
            <w:vAlign w:val="center"/>
            <w:hideMark/>
          </w:tcPr>
          <w:p w14:paraId="196D147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8B616B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C918B9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6A4BE5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925E9D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E89A53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A05DFFD" w14:textId="77777777" w:rsidTr="0042489F">
        <w:tc>
          <w:tcPr>
            <w:tcW w:w="0" w:type="auto"/>
            <w:shd w:val="clear" w:color="auto" w:fill="auto"/>
            <w:tcMar>
              <w:top w:w="0" w:type="dxa"/>
              <w:left w:w="75" w:type="dxa"/>
              <w:bottom w:w="0" w:type="dxa"/>
              <w:right w:w="75" w:type="dxa"/>
            </w:tcMar>
            <w:vAlign w:val="center"/>
            <w:hideMark/>
          </w:tcPr>
          <w:p w14:paraId="6979170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Cui et al.</w:t>
            </w:r>
          </w:p>
        </w:tc>
        <w:tc>
          <w:tcPr>
            <w:tcW w:w="0" w:type="auto"/>
            <w:shd w:val="clear" w:color="auto" w:fill="auto"/>
            <w:tcMar>
              <w:top w:w="0" w:type="dxa"/>
              <w:left w:w="75" w:type="dxa"/>
              <w:bottom w:w="0" w:type="dxa"/>
              <w:right w:w="75" w:type="dxa"/>
            </w:tcMar>
            <w:vAlign w:val="center"/>
            <w:hideMark/>
          </w:tcPr>
          <w:p w14:paraId="65768D0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179</w:t>
            </w:r>
          </w:p>
        </w:tc>
        <w:tc>
          <w:tcPr>
            <w:tcW w:w="0" w:type="auto"/>
            <w:shd w:val="clear" w:color="auto" w:fill="auto"/>
            <w:tcMar>
              <w:top w:w="0" w:type="dxa"/>
              <w:left w:w="75" w:type="dxa"/>
              <w:bottom w:w="0" w:type="dxa"/>
              <w:right w:w="75" w:type="dxa"/>
            </w:tcMar>
            <w:vAlign w:val="center"/>
            <w:hideMark/>
          </w:tcPr>
          <w:p w14:paraId="100CA1E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FAAFC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DB4B3F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868A4E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18A34B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E15165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186114C9" w14:textId="77777777" w:rsidTr="0042489F">
        <w:tc>
          <w:tcPr>
            <w:tcW w:w="0" w:type="auto"/>
            <w:shd w:val="clear" w:color="auto" w:fill="auto"/>
            <w:tcMar>
              <w:top w:w="0" w:type="dxa"/>
              <w:left w:w="75" w:type="dxa"/>
              <w:bottom w:w="0" w:type="dxa"/>
              <w:right w:w="75" w:type="dxa"/>
            </w:tcMar>
            <w:vAlign w:val="center"/>
            <w:hideMark/>
          </w:tcPr>
          <w:p w14:paraId="7E6EE072"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Adjorlolo</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7EA5790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381</w:t>
            </w:r>
          </w:p>
        </w:tc>
        <w:tc>
          <w:tcPr>
            <w:tcW w:w="0" w:type="auto"/>
            <w:shd w:val="clear" w:color="auto" w:fill="auto"/>
            <w:tcMar>
              <w:top w:w="0" w:type="dxa"/>
              <w:left w:w="75" w:type="dxa"/>
              <w:bottom w:w="0" w:type="dxa"/>
              <w:right w:w="75" w:type="dxa"/>
            </w:tcMar>
            <w:vAlign w:val="center"/>
            <w:hideMark/>
          </w:tcPr>
          <w:p w14:paraId="2D223A3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51F72D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285AAC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CF553C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A9B0D9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96665E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BA96CF1" w14:textId="77777777" w:rsidTr="0042489F">
        <w:tc>
          <w:tcPr>
            <w:tcW w:w="0" w:type="auto"/>
            <w:shd w:val="clear" w:color="auto" w:fill="auto"/>
            <w:tcMar>
              <w:top w:w="0" w:type="dxa"/>
              <w:left w:w="75" w:type="dxa"/>
              <w:bottom w:w="0" w:type="dxa"/>
              <w:right w:w="75" w:type="dxa"/>
            </w:tcMar>
            <w:vAlign w:val="center"/>
            <w:hideMark/>
          </w:tcPr>
          <w:p w14:paraId="5F6714C5"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 xml:space="preserve">Chen </w:t>
            </w:r>
            <w:proofErr w:type="gramStart"/>
            <w:r w:rsidRPr="00DA1A11">
              <w:rPr>
                <w:rFonts w:ascii="Times New Roman" w:eastAsia="Times New Roman" w:hAnsi="Times New Roman" w:cs="Times New Roman"/>
                <w:color w:val="222222"/>
                <w:sz w:val="16"/>
                <w:szCs w:val="16"/>
                <w:highlight w:val="cyan"/>
                <w:lang w:eastAsia="zh-CN"/>
              </w:rPr>
              <w:t>et al.(</w:t>
            </w:r>
            <w:proofErr w:type="gramEnd"/>
            <w:r w:rsidRPr="00DA1A11">
              <w:rPr>
                <w:rFonts w:ascii="Times New Roman" w:eastAsia="Times New Roman" w:hAnsi="Times New Roman" w:cs="Times New Roman"/>
                <w:color w:val="222222"/>
                <w:sz w:val="16"/>
                <w:szCs w:val="16"/>
                <w:highlight w:val="cyan"/>
                <w:lang w:eastAsia="zh-CN"/>
              </w:rPr>
              <w:t>2020)</w:t>
            </w:r>
          </w:p>
        </w:tc>
        <w:tc>
          <w:tcPr>
            <w:tcW w:w="0" w:type="auto"/>
            <w:shd w:val="clear" w:color="auto" w:fill="auto"/>
            <w:tcMar>
              <w:top w:w="0" w:type="dxa"/>
              <w:left w:w="75" w:type="dxa"/>
              <w:bottom w:w="0" w:type="dxa"/>
              <w:right w:w="75" w:type="dxa"/>
            </w:tcMar>
            <w:vAlign w:val="center"/>
            <w:hideMark/>
          </w:tcPr>
          <w:p w14:paraId="1094BAC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12596</w:t>
            </w:r>
          </w:p>
        </w:tc>
        <w:tc>
          <w:tcPr>
            <w:tcW w:w="0" w:type="auto"/>
            <w:shd w:val="clear" w:color="auto" w:fill="auto"/>
            <w:tcMar>
              <w:top w:w="0" w:type="dxa"/>
              <w:left w:w="75" w:type="dxa"/>
              <w:bottom w:w="0" w:type="dxa"/>
              <w:right w:w="75" w:type="dxa"/>
            </w:tcMar>
            <w:vAlign w:val="center"/>
            <w:hideMark/>
          </w:tcPr>
          <w:p w14:paraId="34CE761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F95AF6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C776BE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C7309B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449271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56DAD9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90BBBBA" w14:textId="77777777" w:rsidTr="0042489F">
        <w:tc>
          <w:tcPr>
            <w:tcW w:w="0" w:type="auto"/>
            <w:shd w:val="clear" w:color="auto" w:fill="auto"/>
            <w:tcMar>
              <w:top w:w="0" w:type="dxa"/>
              <w:left w:w="75" w:type="dxa"/>
              <w:bottom w:w="0" w:type="dxa"/>
              <w:right w:w="75" w:type="dxa"/>
            </w:tcMar>
            <w:vAlign w:val="center"/>
            <w:hideMark/>
          </w:tcPr>
          <w:p w14:paraId="5DC559C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Lewis et al. (2022)</w:t>
            </w:r>
          </w:p>
        </w:tc>
        <w:tc>
          <w:tcPr>
            <w:tcW w:w="0" w:type="auto"/>
            <w:shd w:val="clear" w:color="auto" w:fill="auto"/>
            <w:tcMar>
              <w:top w:w="0" w:type="dxa"/>
              <w:left w:w="75" w:type="dxa"/>
              <w:bottom w:w="0" w:type="dxa"/>
              <w:right w:w="75" w:type="dxa"/>
            </w:tcMar>
            <w:vAlign w:val="center"/>
            <w:hideMark/>
          </w:tcPr>
          <w:p w14:paraId="771112D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1424</w:t>
            </w:r>
          </w:p>
        </w:tc>
        <w:tc>
          <w:tcPr>
            <w:tcW w:w="0" w:type="auto"/>
            <w:shd w:val="clear" w:color="auto" w:fill="auto"/>
            <w:tcMar>
              <w:top w:w="0" w:type="dxa"/>
              <w:left w:w="75" w:type="dxa"/>
              <w:bottom w:w="0" w:type="dxa"/>
              <w:right w:w="75" w:type="dxa"/>
            </w:tcMar>
            <w:vAlign w:val="center"/>
            <w:hideMark/>
          </w:tcPr>
          <w:p w14:paraId="650D624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D802E4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97B8C7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3C8A00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2B0DEF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667D96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094AF5BE" w14:textId="77777777" w:rsidTr="0042489F">
        <w:tc>
          <w:tcPr>
            <w:tcW w:w="0" w:type="auto"/>
            <w:shd w:val="clear" w:color="auto" w:fill="auto"/>
            <w:tcMar>
              <w:top w:w="0" w:type="dxa"/>
              <w:left w:w="75" w:type="dxa"/>
              <w:bottom w:w="0" w:type="dxa"/>
              <w:right w:w="75" w:type="dxa"/>
            </w:tcMar>
            <w:vAlign w:val="center"/>
            <w:hideMark/>
          </w:tcPr>
          <w:p w14:paraId="622DA5B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Ulset</w:t>
            </w:r>
            <w:proofErr w:type="spellEnd"/>
            <w:r w:rsidRPr="00DA1A11">
              <w:rPr>
                <w:rFonts w:ascii="Times New Roman" w:eastAsia="Times New Roman" w:hAnsi="Times New Roman" w:cs="Times New Roman"/>
                <w:color w:val="222222"/>
                <w:sz w:val="16"/>
                <w:szCs w:val="16"/>
                <w:highlight w:val="cyan"/>
                <w:lang w:eastAsia="zh-CN"/>
              </w:rPr>
              <w:t xml:space="preserve"> &amp; </w:t>
            </w:r>
            <w:proofErr w:type="spellStart"/>
            <w:r w:rsidRPr="00DA1A11">
              <w:rPr>
                <w:rFonts w:ascii="Times New Roman" w:eastAsia="Times New Roman" w:hAnsi="Times New Roman" w:cs="Times New Roman"/>
                <w:color w:val="222222"/>
                <w:sz w:val="16"/>
                <w:szCs w:val="16"/>
                <w:highlight w:val="cyan"/>
                <w:lang w:eastAsia="zh-CN"/>
              </w:rPr>
              <w:t>Soest</w:t>
            </w:r>
            <w:proofErr w:type="spellEnd"/>
            <w:r w:rsidRPr="00DA1A11">
              <w:rPr>
                <w:rFonts w:ascii="Times New Roman" w:eastAsia="Times New Roman" w:hAnsi="Times New Roman" w:cs="Times New Roman"/>
                <w:color w:val="222222"/>
                <w:sz w:val="16"/>
                <w:szCs w:val="16"/>
                <w:highlight w:val="cyan"/>
                <w:lang w:eastAsia="zh-CN"/>
              </w:rPr>
              <w:t xml:space="preserve"> (2022)</w:t>
            </w:r>
          </w:p>
        </w:tc>
        <w:tc>
          <w:tcPr>
            <w:tcW w:w="0" w:type="auto"/>
            <w:shd w:val="clear" w:color="auto" w:fill="auto"/>
            <w:tcMar>
              <w:top w:w="0" w:type="dxa"/>
              <w:left w:w="75" w:type="dxa"/>
              <w:bottom w:w="0" w:type="dxa"/>
              <w:right w:w="75" w:type="dxa"/>
            </w:tcMar>
            <w:vAlign w:val="center"/>
            <w:hideMark/>
          </w:tcPr>
          <w:p w14:paraId="0C3B1A7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12686</w:t>
            </w:r>
          </w:p>
        </w:tc>
        <w:tc>
          <w:tcPr>
            <w:tcW w:w="0" w:type="auto"/>
            <w:shd w:val="clear" w:color="auto" w:fill="auto"/>
            <w:tcMar>
              <w:top w:w="0" w:type="dxa"/>
              <w:left w:w="75" w:type="dxa"/>
              <w:bottom w:w="0" w:type="dxa"/>
              <w:right w:w="75" w:type="dxa"/>
            </w:tcMar>
            <w:vAlign w:val="center"/>
            <w:hideMark/>
          </w:tcPr>
          <w:p w14:paraId="5273684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073465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15EC22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B4A919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6BFC4F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5F313C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4BEFF100" w14:textId="77777777" w:rsidTr="0042489F">
        <w:tc>
          <w:tcPr>
            <w:tcW w:w="0" w:type="auto"/>
            <w:shd w:val="clear" w:color="auto" w:fill="auto"/>
            <w:tcMar>
              <w:top w:w="0" w:type="dxa"/>
              <w:left w:w="75" w:type="dxa"/>
              <w:bottom w:w="0" w:type="dxa"/>
              <w:right w:w="75" w:type="dxa"/>
            </w:tcMar>
            <w:vAlign w:val="center"/>
            <w:hideMark/>
          </w:tcPr>
          <w:p w14:paraId="1BC226E8"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Vazquez et al. (2021)</w:t>
            </w:r>
          </w:p>
        </w:tc>
        <w:tc>
          <w:tcPr>
            <w:tcW w:w="0" w:type="auto"/>
            <w:shd w:val="clear" w:color="auto" w:fill="auto"/>
            <w:tcMar>
              <w:top w:w="0" w:type="dxa"/>
              <w:left w:w="75" w:type="dxa"/>
              <w:bottom w:w="0" w:type="dxa"/>
              <w:right w:w="75" w:type="dxa"/>
            </w:tcMar>
            <w:vAlign w:val="center"/>
            <w:hideMark/>
          </w:tcPr>
          <w:p w14:paraId="025B648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1951</w:t>
            </w:r>
          </w:p>
        </w:tc>
        <w:tc>
          <w:tcPr>
            <w:tcW w:w="0" w:type="auto"/>
            <w:shd w:val="clear" w:color="auto" w:fill="auto"/>
            <w:tcMar>
              <w:top w:w="0" w:type="dxa"/>
              <w:left w:w="75" w:type="dxa"/>
              <w:bottom w:w="0" w:type="dxa"/>
              <w:right w:w="75" w:type="dxa"/>
            </w:tcMar>
            <w:vAlign w:val="center"/>
            <w:hideMark/>
          </w:tcPr>
          <w:p w14:paraId="072D600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2C88D4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2E002B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6D5310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BC6876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A45342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00B1017C" w14:textId="77777777" w:rsidTr="0042489F">
        <w:tc>
          <w:tcPr>
            <w:tcW w:w="0" w:type="auto"/>
            <w:shd w:val="clear" w:color="auto" w:fill="auto"/>
            <w:tcMar>
              <w:top w:w="0" w:type="dxa"/>
              <w:left w:w="75" w:type="dxa"/>
              <w:bottom w:w="0" w:type="dxa"/>
              <w:right w:w="75" w:type="dxa"/>
            </w:tcMar>
            <w:vAlign w:val="center"/>
            <w:hideMark/>
          </w:tcPr>
          <w:p w14:paraId="4EFD657D"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Yeung et al. (2022)</w:t>
            </w:r>
          </w:p>
        </w:tc>
        <w:tc>
          <w:tcPr>
            <w:tcW w:w="0" w:type="auto"/>
            <w:shd w:val="clear" w:color="auto" w:fill="auto"/>
            <w:tcMar>
              <w:top w:w="0" w:type="dxa"/>
              <w:left w:w="75" w:type="dxa"/>
              <w:bottom w:w="0" w:type="dxa"/>
              <w:right w:w="75" w:type="dxa"/>
            </w:tcMar>
            <w:vAlign w:val="center"/>
            <w:hideMark/>
          </w:tcPr>
          <w:p w14:paraId="6A2B5A1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1510</w:t>
            </w:r>
          </w:p>
        </w:tc>
        <w:tc>
          <w:tcPr>
            <w:tcW w:w="0" w:type="auto"/>
            <w:shd w:val="clear" w:color="auto" w:fill="auto"/>
            <w:tcMar>
              <w:top w:w="0" w:type="dxa"/>
              <w:left w:w="75" w:type="dxa"/>
              <w:bottom w:w="0" w:type="dxa"/>
              <w:right w:w="75" w:type="dxa"/>
            </w:tcMar>
            <w:vAlign w:val="center"/>
            <w:hideMark/>
          </w:tcPr>
          <w:p w14:paraId="1C2C94A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54F922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8A6A09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B6B59C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061205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922375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BAA7B30" w14:textId="77777777" w:rsidTr="0042489F">
        <w:tc>
          <w:tcPr>
            <w:tcW w:w="0" w:type="auto"/>
            <w:shd w:val="clear" w:color="auto" w:fill="auto"/>
            <w:tcMar>
              <w:top w:w="0" w:type="dxa"/>
              <w:left w:w="75" w:type="dxa"/>
              <w:bottom w:w="0" w:type="dxa"/>
              <w:right w:w="75" w:type="dxa"/>
            </w:tcMar>
            <w:vAlign w:val="center"/>
            <w:hideMark/>
          </w:tcPr>
          <w:p w14:paraId="2192AA78"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 xml:space="preserve">El-Khoury </w:t>
            </w:r>
            <w:proofErr w:type="spellStart"/>
            <w:r w:rsidRPr="00DA1A11">
              <w:rPr>
                <w:rFonts w:ascii="Times New Roman" w:eastAsia="Times New Roman" w:hAnsi="Times New Roman" w:cs="Times New Roman"/>
                <w:color w:val="222222"/>
                <w:sz w:val="16"/>
                <w:szCs w:val="16"/>
                <w:highlight w:val="cyan"/>
                <w:lang w:eastAsia="zh-CN"/>
              </w:rPr>
              <w:t>Malhame</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12A28ED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252</w:t>
            </w:r>
          </w:p>
        </w:tc>
        <w:tc>
          <w:tcPr>
            <w:tcW w:w="0" w:type="auto"/>
            <w:shd w:val="clear" w:color="auto" w:fill="auto"/>
            <w:tcMar>
              <w:top w:w="0" w:type="dxa"/>
              <w:left w:w="75" w:type="dxa"/>
              <w:bottom w:w="0" w:type="dxa"/>
              <w:right w:w="75" w:type="dxa"/>
            </w:tcMar>
            <w:vAlign w:val="center"/>
            <w:hideMark/>
          </w:tcPr>
          <w:p w14:paraId="014DC96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03310C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2165FA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F60FC8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6C3FBD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7A04CA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5A3B3412" w14:textId="77777777" w:rsidTr="0042489F">
        <w:tc>
          <w:tcPr>
            <w:tcW w:w="0" w:type="auto"/>
            <w:shd w:val="clear" w:color="auto" w:fill="auto"/>
            <w:tcMar>
              <w:top w:w="0" w:type="dxa"/>
              <w:left w:w="75" w:type="dxa"/>
              <w:bottom w:w="0" w:type="dxa"/>
              <w:right w:w="75" w:type="dxa"/>
            </w:tcMar>
            <w:vAlign w:val="center"/>
            <w:hideMark/>
          </w:tcPr>
          <w:p w14:paraId="3644C152"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Tu et al. (2023)</w:t>
            </w:r>
          </w:p>
        </w:tc>
        <w:tc>
          <w:tcPr>
            <w:tcW w:w="0" w:type="auto"/>
            <w:shd w:val="clear" w:color="auto" w:fill="auto"/>
            <w:tcMar>
              <w:top w:w="0" w:type="dxa"/>
              <w:left w:w="75" w:type="dxa"/>
              <w:bottom w:w="0" w:type="dxa"/>
              <w:right w:w="75" w:type="dxa"/>
            </w:tcMar>
            <w:vAlign w:val="center"/>
            <w:hideMark/>
          </w:tcPr>
          <w:p w14:paraId="06B93B5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290</w:t>
            </w:r>
          </w:p>
        </w:tc>
        <w:tc>
          <w:tcPr>
            <w:tcW w:w="0" w:type="auto"/>
            <w:shd w:val="clear" w:color="auto" w:fill="auto"/>
            <w:tcMar>
              <w:top w:w="0" w:type="dxa"/>
              <w:left w:w="75" w:type="dxa"/>
              <w:bottom w:w="0" w:type="dxa"/>
              <w:right w:w="75" w:type="dxa"/>
            </w:tcMar>
            <w:vAlign w:val="center"/>
            <w:hideMark/>
          </w:tcPr>
          <w:p w14:paraId="0B251B5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996CA0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8D2085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C971DF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C6477B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550DD0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r>
      <w:tr w:rsidR="0042489F" w:rsidRPr="00DA1A11" w14:paraId="10A4B501" w14:textId="77777777" w:rsidTr="0042489F">
        <w:tc>
          <w:tcPr>
            <w:tcW w:w="0" w:type="auto"/>
            <w:shd w:val="clear" w:color="auto" w:fill="auto"/>
            <w:tcMar>
              <w:top w:w="0" w:type="dxa"/>
              <w:left w:w="75" w:type="dxa"/>
              <w:bottom w:w="0" w:type="dxa"/>
              <w:right w:w="75" w:type="dxa"/>
            </w:tcMar>
            <w:vAlign w:val="center"/>
            <w:hideMark/>
          </w:tcPr>
          <w:p w14:paraId="2C498609"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Barnicot</w:t>
            </w:r>
            <w:proofErr w:type="spellEnd"/>
            <w:r w:rsidRPr="00DA1A11">
              <w:rPr>
                <w:rFonts w:ascii="Times New Roman" w:eastAsia="Times New Roman" w:hAnsi="Times New Roman" w:cs="Times New Roman"/>
                <w:color w:val="222222"/>
                <w:sz w:val="16"/>
                <w:szCs w:val="16"/>
                <w:highlight w:val="cyan"/>
                <w:lang w:eastAsia="zh-CN"/>
              </w:rPr>
              <w:t xml:space="preserve"> et al (2023)</w:t>
            </w:r>
          </w:p>
        </w:tc>
        <w:tc>
          <w:tcPr>
            <w:tcW w:w="0" w:type="auto"/>
            <w:shd w:val="clear" w:color="auto" w:fill="auto"/>
            <w:tcMar>
              <w:top w:w="0" w:type="dxa"/>
              <w:left w:w="75" w:type="dxa"/>
              <w:bottom w:w="0" w:type="dxa"/>
              <w:right w:w="75" w:type="dxa"/>
            </w:tcMar>
            <w:vAlign w:val="center"/>
            <w:hideMark/>
          </w:tcPr>
          <w:p w14:paraId="1BA7C58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854</w:t>
            </w:r>
          </w:p>
        </w:tc>
        <w:tc>
          <w:tcPr>
            <w:tcW w:w="0" w:type="auto"/>
            <w:shd w:val="clear" w:color="auto" w:fill="auto"/>
            <w:tcMar>
              <w:top w:w="0" w:type="dxa"/>
              <w:left w:w="75" w:type="dxa"/>
              <w:bottom w:w="0" w:type="dxa"/>
              <w:right w:w="75" w:type="dxa"/>
            </w:tcMar>
            <w:vAlign w:val="center"/>
            <w:hideMark/>
          </w:tcPr>
          <w:p w14:paraId="0E51F07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881C01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4B3368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A3FC2C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B1FBE5B"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BD68B2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607F8BD9" w14:textId="77777777" w:rsidTr="0042489F">
        <w:tc>
          <w:tcPr>
            <w:tcW w:w="0" w:type="auto"/>
            <w:shd w:val="clear" w:color="auto" w:fill="auto"/>
            <w:tcMar>
              <w:top w:w="0" w:type="dxa"/>
              <w:left w:w="75" w:type="dxa"/>
              <w:bottom w:w="0" w:type="dxa"/>
              <w:right w:w="75" w:type="dxa"/>
            </w:tcMar>
            <w:vAlign w:val="center"/>
            <w:hideMark/>
          </w:tcPr>
          <w:p w14:paraId="19C0A16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Azman et al. (2023)</w:t>
            </w:r>
          </w:p>
        </w:tc>
        <w:tc>
          <w:tcPr>
            <w:tcW w:w="0" w:type="auto"/>
            <w:shd w:val="clear" w:color="auto" w:fill="auto"/>
            <w:tcMar>
              <w:top w:w="0" w:type="dxa"/>
              <w:left w:w="75" w:type="dxa"/>
              <w:bottom w:w="0" w:type="dxa"/>
              <w:right w:w="75" w:type="dxa"/>
            </w:tcMar>
            <w:vAlign w:val="center"/>
            <w:hideMark/>
          </w:tcPr>
          <w:p w14:paraId="0DFDF06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152</w:t>
            </w:r>
          </w:p>
        </w:tc>
        <w:tc>
          <w:tcPr>
            <w:tcW w:w="0" w:type="auto"/>
            <w:shd w:val="clear" w:color="auto" w:fill="auto"/>
            <w:tcMar>
              <w:top w:w="0" w:type="dxa"/>
              <w:left w:w="75" w:type="dxa"/>
              <w:bottom w:w="0" w:type="dxa"/>
              <w:right w:w="75" w:type="dxa"/>
            </w:tcMar>
            <w:vAlign w:val="center"/>
            <w:hideMark/>
          </w:tcPr>
          <w:p w14:paraId="61FC410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558CBA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A8941B2"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EAA31D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245E4D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E68AB4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77911548" w14:textId="77777777" w:rsidTr="0042489F">
        <w:tc>
          <w:tcPr>
            <w:tcW w:w="0" w:type="auto"/>
            <w:shd w:val="clear" w:color="auto" w:fill="auto"/>
            <w:tcMar>
              <w:top w:w="0" w:type="dxa"/>
              <w:left w:w="75" w:type="dxa"/>
              <w:bottom w:w="0" w:type="dxa"/>
              <w:right w:w="75" w:type="dxa"/>
            </w:tcMar>
            <w:vAlign w:val="center"/>
            <w:hideMark/>
          </w:tcPr>
          <w:p w14:paraId="1824E17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Deitz</w:t>
            </w:r>
            <w:proofErr w:type="spellEnd"/>
            <w:r w:rsidRPr="00DA1A11">
              <w:rPr>
                <w:rFonts w:ascii="Times New Roman" w:eastAsia="Times New Roman" w:hAnsi="Times New Roman" w:cs="Times New Roman"/>
                <w:color w:val="222222"/>
                <w:sz w:val="16"/>
                <w:szCs w:val="16"/>
                <w:highlight w:val="cyan"/>
                <w:lang w:eastAsia="zh-CN"/>
              </w:rPr>
              <w:t xml:space="preserve"> (2024)</w:t>
            </w:r>
          </w:p>
        </w:tc>
        <w:tc>
          <w:tcPr>
            <w:tcW w:w="0" w:type="auto"/>
            <w:shd w:val="clear" w:color="auto" w:fill="auto"/>
            <w:tcMar>
              <w:top w:w="0" w:type="dxa"/>
              <w:left w:w="75" w:type="dxa"/>
              <w:bottom w:w="0" w:type="dxa"/>
              <w:right w:w="75" w:type="dxa"/>
            </w:tcMar>
            <w:vAlign w:val="center"/>
            <w:hideMark/>
          </w:tcPr>
          <w:p w14:paraId="59EB7A8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436</w:t>
            </w:r>
          </w:p>
        </w:tc>
        <w:tc>
          <w:tcPr>
            <w:tcW w:w="0" w:type="auto"/>
            <w:shd w:val="clear" w:color="auto" w:fill="auto"/>
            <w:tcMar>
              <w:top w:w="0" w:type="dxa"/>
              <w:left w:w="75" w:type="dxa"/>
              <w:bottom w:w="0" w:type="dxa"/>
              <w:right w:w="75" w:type="dxa"/>
            </w:tcMar>
            <w:vAlign w:val="center"/>
            <w:hideMark/>
          </w:tcPr>
          <w:p w14:paraId="39C9AD5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90BEA4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92863F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D8ED17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B06B5E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B7DE39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D701B55" w14:textId="77777777" w:rsidTr="0042489F">
        <w:tc>
          <w:tcPr>
            <w:tcW w:w="0" w:type="auto"/>
            <w:shd w:val="clear" w:color="auto" w:fill="auto"/>
            <w:tcMar>
              <w:top w:w="0" w:type="dxa"/>
              <w:left w:w="75" w:type="dxa"/>
              <w:bottom w:w="0" w:type="dxa"/>
              <w:right w:w="75" w:type="dxa"/>
            </w:tcMar>
            <w:vAlign w:val="center"/>
            <w:hideMark/>
          </w:tcPr>
          <w:p w14:paraId="13EA6DE9"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Gaboardi</w:t>
            </w:r>
            <w:proofErr w:type="spellEnd"/>
            <w:r w:rsidRPr="00DA1A11">
              <w:rPr>
                <w:rFonts w:ascii="Times New Roman" w:eastAsia="Times New Roman" w:hAnsi="Times New Roman" w:cs="Times New Roman"/>
                <w:color w:val="222222"/>
                <w:sz w:val="16"/>
                <w:szCs w:val="16"/>
                <w:highlight w:val="cyan"/>
                <w:lang w:eastAsia="zh-CN"/>
              </w:rPr>
              <w:t xml:space="preserve"> et al. (2024)</w:t>
            </w:r>
          </w:p>
        </w:tc>
        <w:tc>
          <w:tcPr>
            <w:tcW w:w="0" w:type="auto"/>
            <w:shd w:val="clear" w:color="auto" w:fill="auto"/>
            <w:tcMar>
              <w:top w:w="0" w:type="dxa"/>
              <w:left w:w="75" w:type="dxa"/>
              <w:bottom w:w="0" w:type="dxa"/>
              <w:right w:w="75" w:type="dxa"/>
            </w:tcMar>
            <w:vAlign w:val="center"/>
            <w:hideMark/>
          </w:tcPr>
          <w:p w14:paraId="238735C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295</w:t>
            </w:r>
          </w:p>
        </w:tc>
        <w:tc>
          <w:tcPr>
            <w:tcW w:w="0" w:type="auto"/>
            <w:shd w:val="clear" w:color="auto" w:fill="auto"/>
            <w:tcMar>
              <w:top w:w="0" w:type="dxa"/>
              <w:left w:w="75" w:type="dxa"/>
              <w:bottom w:w="0" w:type="dxa"/>
              <w:right w:w="75" w:type="dxa"/>
            </w:tcMar>
            <w:vAlign w:val="center"/>
            <w:hideMark/>
          </w:tcPr>
          <w:p w14:paraId="1526B44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08DE452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210E38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CF6A35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4CE60C63"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076177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71DCE949" w14:textId="77777777" w:rsidTr="0042489F">
        <w:tc>
          <w:tcPr>
            <w:tcW w:w="0" w:type="auto"/>
            <w:shd w:val="clear" w:color="auto" w:fill="auto"/>
            <w:tcMar>
              <w:top w:w="0" w:type="dxa"/>
              <w:left w:w="75" w:type="dxa"/>
              <w:bottom w:w="0" w:type="dxa"/>
              <w:right w:w="75" w:type="dxa"/>
            </w:tcMar>
            <w:vAlign w:val="center"/>
            <w:hideMark/>
          </w:tcPr>
          <w:p w14:paraId="10D56E90"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Moreno-Jimenez et al. (2021)</w:t>
            </w:r>
          </w:p>
        </w:tc>
        <w:tc>
          <w:tcPr>
            <w:tcW w:w="0" w:type="auto"/>
            <w:shd w:val="clear" w:color="auto" w:fill="auto"/>
            <w:tcMar>
              <w:top w:w="0" w:type="dxa"/>
              <w:left w:w="75" w:type="dxa"/>
              <w:bottom w:w="0" w:type="dxa"/>
              <w:right w:w="75" w:type="dxa"/>
            </w:tcMar>
            <w:vAlign w:val="center"/>
            <w:hideMark/>
          </w:tcPr>
          <w:p w14:paraId="66FF464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172</w:t>
            </w:r>
          </w:p>
        </w:tc>
        <w:tc>
          <w:tcPr>
            <w:tcW w:w="0" w:type="auto"/>
            <w:shd w:val="clear" w:color="auto" w:fill="auto"/>
            <w:tcMar>
              <w:top w:w="0" w:type="dxa"/>
              <w:left w:w="75" w:type="dxa"/>
              <w:bottom w:w="0" w:type="dxa"/>
              <w:right w:w="75" w:type="dxa"/>
            </w:tcMar>
            <w:vAlign w:val="center"/>
            <w:hideMark/>
          </w:tcPr>
          <w:p w14:paraId="6A37117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DA4F01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B9CA77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3D1174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6778097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30F026E"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5CB253C5" w14:textId="77777777" w:rsidTr="0042489F">
        <w:tc>
          <w:tcPr>
            <w:tcW w:w="0" w:type="auto"/>
            <w:shd w:val="clear" w:color="auto" w:fill="auto"/>
            <w:tcMar>
              <w:top w:w="0" w:type="dxa"/>
              <w:left w:w="75" w:type="dxa"/>
              <w:bottom w:w="0" w:type="dxa"/>
              <w:right w:w="75" w:type="dxa"/>
            </w:tcMar>
            <w:vAlign w:val="center"/>
            <w:hideMark/>
          </w:tcPr>
          <w:p w14:paraId="42EE7F9F"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Uziel</w:t>
            </w:r>
            <w:proofErr w:type="spellEnd"/>
            <w:r w:rsidRPr="00DA1A11">
              <w:rPr>
                <w:rFonts w:ascii="Times New Roman" w:eastAsia="Times New Roman" w:hAnsi="Times New Roman" w:cs="Times New Roman"/>
                <w:color w:val="222222"/>
                <w:sz w:val="16"/>
                <w:szCs w:val="16"/>
                <w:highlight w:val="cyan"/>
                <w:lang w:eastAsia="zh-CN"/>
              </w:rPr>
              <w:t xml:space="preserve"> et al. (2021)</w:t>
            </w:r>
          </w:p>
        </w:tc>
        <w:tc>
          <w:tcPr>
            <w:tcW w:w="0" w:type="auto"/>
            <w:shd w:val="clear" w:color="auto" w:fill="auto"/>
            <w:tcMar>
              <w:top w:w="0" w:type="dxa"/>
              <w:left w:w="75" w:type="dxa"/>
              <w:bottom w:w="0" w:type="dxa"/>
              <w:right w:w="75" w:type="dxa"/>
            </w:tcMar>
            <w:vAlign w:val="center"/>
            <w:hideMark/>
          </w:tcPr>
          <w:p w14:paraId="52A2C8F5"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364</w:t>
            </w:r>
          </w:p>
        </w:tc>
        <w:tc>
          <w:tcPr>
            <w:tcW w:w="0" w:type="auto"/>
            <w:shd w:val="clear" w:color="auto" w:fill="auto"/>
            <w:tcMar>
              <w:top w:w="0" w:type="dxa"/>
              <w:left w:w="75" w:type="dxa"/>
              <w:bottom w:w="0" w:type="dxa"/>
              <w:right w:w="75" w:type="dxa"/>
            </w:tcMar>
            <w:vAlign w:val="center"/>
            <w:hideMark/>
          </w:tcPr>
          <w:p w14:paraId="4A0442CF"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083D6F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7CD9A9EC"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4558C2C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79358331"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4F6D76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3E32C050" w14:textId="77777777" w:rsidTr="0042489F">
        <w:tc>
          <w:tcPr>
            <w:tcW w:w="0" w:type="auto"/>
            <w:shd w:val="clear" w:color="auto" w:fill="auto"/>
            <w:tcMar>
              <w:top w:w="0" w:type="dxa"/>
              <w:left w:w="75" w:type="dxa"/>
              <w:bottom w:w="0" w:type="dxa"/>
              <w:right w:w="75" w:type="dxa"/>
            </w:tcMar>
            <w:vAlign w:val="center"/>
            <w:hideMark/>
          </w:tcPr>
          <w:p w14:paraId="4044A61A"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Veronese et al. (2022)</w:t>
            </w:r>
          </w:p>
        </w:tc>
        <w:tc>
          <w:tcPr>
            <w:tcW w:w="0" w:type="auto"/>
            <w:shd w:val="clear" w:color="auto" w:fill="auto"/>
            <w:tcMar>
              <w:top w:w="0" w:type="dxa"/>
              <w:left w:w="75" w:type="dxa"/>
              <w:bottom w:w="0" w:type="dxa"/>
              <w:right w:w="75" w:type="dxa"/>
            </w:tcMar>
            <w:vAlign w:val="center"/>
            <w:hideMark/>
          </w:tcPr>
          <w:p w14:paraId="24A4FEC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441</w:t>
            </w:r>
          </w:p>
        </w:tc>
        <w:tc>
          <w:tcPr>
            <w:tcW w:w="0" w:type="auto"/>
            <w:shd w:val="clear" w:color="auto" w:fill="auto"/>
            <w:tcMar>
              <w:top w:w="0" w:type="dxa"/>
              <w:left w:w="75" w:type="dxa"/>
              <w:bottom w:w="0" w:type="dxa"/>
              <w:right w:w="75" w:type="dxa"/>
            </w:tcMar>
            <w:vAlign w:val="center"/>
            <w:hideMark/>
          </w:tcPr>
          <w:p w14:paraId="68CDD44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3B55A16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5F1DBEB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32950B7"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330A29B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7F0066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DA1A11" w14:paraId="5907836D" w14:textId="77777777" w:rsidTr="0042489F">
        <w:tc>
          <w:tcPr>
            <w:tcW w:w="0" w:type="auto"/>
            <w:shd w:val="clear" w:color="auto" w:fill="auto"/>
            <w:tcMar>
              <w:top w:w="0" w:type="dxa"/>
              <w:left w:w="75" w:type="dxa"/>
              <w:bottom w:w="0" w:type="dxa"/>
              <w:right w:w="75" w:type="dxa"/>
            </w:tcMar>
            <w:vAlign w:val="center"/>
            <w:hideMark/>
          </w:tcPr>
          <w:p w14:paraId="3C08928E"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Zeng et al. (2023)</w:t>
            </w:r>
          </w:p>
        </w:tc>
        <w:tc>
          <w:tcPr>
            <w:tcW w:w="0" w:type="auto"/>
            <w:shd w:val="clear" w:color="auto" w:fill="auto"/>
            <w:tcMar>
              <w:top w:w="0" w:type="dxa"/>
              <w:left w:w="75" w:type="dxa"/>
              <w:bottom w:w="0" w:type="dxa"/>
              <w:right w:w="75" w:type="dxa"/>
            </w:tcMar>
            <w:vAlign w:val="center"/>
            <w:hideMark/>
          </w:tcPr>
          <w:p w14:paraId="2FEB3518"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2267</w:t>
            </w:r>
          </w:p>
        </w:tc>
        <w:tc>
          <w:tcPr>
            <w:tcW w:w="0" w:type="auto"/>
            <w:shd w:val="clear" w:color="auto" w:fill="auto"/>
            <w:tcMar>
              <w:top w:w="0" w:type="dxa"/>
              <w:left w:w="75" w:type="dxa"/>
              <w:bottom w:w="0" w:type="dxa"/>
              <w:right w:w="75" w:type="dxa"/>
            </w:tcMar>
            <w:vAlign w:val="center"/>
            <w:hideMark/>
          </w:tcPr>
          <w:p w14:paraId="6D60959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2D577A5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0FFDA6E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10F8244A"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A94EBD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E28A9D0"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r>
      <w:tr w:rsidR="0042489F" w:rsidRPr="0042489F" w14:paraId="255C37C2" w14:textId="77777777" w:rsidTr="0042489F">
        <w:tc>
          <w:tcPr>
            <w:tcW w:w="0" w:type="auto"/>
            <w:shd w:val="clear" w:color="auto" w:fill="auto"/>
            <w:tcMar>
              <w:top w:w="0" w:type="dxa"/>
              <w:left w:w="75" w:type="dxa"/>
              <w:bottom w:w="0" w:type="dxa"/>
              <w:right w:w="75" w:type="dxa"/>
            </w:tcMar>
            <w:vAlign w:val="center"/>
            <w:hideMark/>
          </w:tcPr>
          <w:p w14:paraId="1049D7E6" w14:textId="77777777" w:rsidR="0042489F" w:rsidRPr="00DA1A11" w:rsidRDefault="0042489F" w:rsidP="0042489F">
            <w:pPr>
              <w:suppressAutoHyphens w:val="0"/>
              <w:spacing w:before="150" w:after="150" w:line="240" w:lineRule="auto"/>
              <w:rPr>
                <w:rFonts w:ascii="Times New Roman" w:eastAsia="Times New Roman" w:hAnsi="Times New Roman" w:cs="Times New Roman"/>
                <w:color w:val="222222"/>
                <w:sz w:val="16"/>
                <w:szCs w:val="16"/>
                <w:highlight w:val="cyan"/>
                <w:lang w:eastAsia="zh-CN"/>
              </w:rPr>
            </w:pPr>
            <w:proofErr w:type="spellStart"/>
            <w:r w:rsidRPr="00DA1A11">
              <w:rPr>
                <w:rFonts w:ascii="Times New Roman" w:eastAsia="Times New Roman" w:hAnsi="Times New Roman" w:cs="Times New Roman"/>
                <w:color w:val="222222"/>
                <w:sz w:val="16"/>
                <w:szCs w:val="16"/>
                <w:highlight w:val="cyan"/>
                <w:lang w:eastAsia="zh-CN"/>
              </w:rPr>
              <w:t>Aggar</w:t>
            </w:r>
            <w:proofErr w:type="spellEnd"/>
            <w:r w:rsidRPr="00DA1A11">
              <w:rPr>
                <w:rFonts w:ascii="Times New Roman" w:eastAsia="Times New Roman" w:hAnsi="Times New Roman" w:cs="Times New Roman"/>
                <w:color w:val="222222"/>
                <w:sz w:val="16"/>
                <w:szCs w:val="16"/>
                <w:highlight w:val="cyan"/>
                <w:lang w:eastAsia="zh-CN"/>
              </w:rPr>
              <w:t xml:space="preserve"> et al. (2022)</w:t>
            </w:r>
          </w:p>
        </w:tc>
        <w:tc>
          <w:tcPr>
            <w:tcW w:w="0" w:type="auto"/>
            <w:shd w:val="clear" w:color="auto" w:fill="auto"/>
            <w:tcMar>
              <w:top w:w="0" w:type="dxa"/>
              <w:left w:w="75" w:type="dxa"/>
              <w:bottom w:w="0" w:type="dxa"/>
              <w:right w:w="75" w:type="dxa"/>
            </w:tcMar>
            <w:vAlign w:val="center"/>
            <w:hideMark/>
          </w:tcPr>
          <w:p w14:paraId="7BEC4A3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767</w:t>
            </w:r>
          </w:p>
        </w:tc>
        <w:tc>
          <w:tcPr>
            <w:tcW w:w="0" w:type="auto"/>
            <w:shd w:val="clear" w:color="auto" w:fill="auto"/>
            <w:tcMar>
              <w:top w:w="0" w:type="dxa"/>
              <w:left w:w="75" w:type="dxa"/>
              <w:bottom w:w="0" w:type="dxa"/>
              <w:right w:w="75" w:type="dxa"/>
            </w:tcMar>
            <w:vAlign w:val="center"/>
            <w:hideMark/>
          </w:tcPr>
          <w:p w14:paraId="32E86B56"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96A9B09"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29CA651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5495CFE4"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0</w:t>
            </w:r>
          </w:p>
        </w:tc>
        <w:tc>
          <w:tcPr>
            <w:tcW w:w="0" w:type="auto"/>
            <w:shd w:val="clear" w:color="auto" w:fill="auto"/>
            <w:tcMar>
              <w:top w:w="0" w:type="dxa"/>
              <w:left w:w="75" w:type="dxa"/>
              <w:bottom w:w="0" w:type="dxa"/>
              <w:right w:w="75" w:type="dxa"/>
            </w:tcMar>
            <w:vAlign w:val="center"/>
            <w:hideMark/>
          </w:tcPr>
          <w:p w14:paraId="12554D2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highlight w:val="cyan"/>
                <w:lang w:eastAsia="zh-CN"/>
              </w:rPr>
            </w:pPr>
            <w:r w:rsidRPr="00DA1A11">
              <w:rPr>
                <w:rFonts w:ascii="Times New Roman" w:eastAsia="Times New Roman" w:hAnsi="Times New Roman" w:cs="Times New Roman"/>
                <w:color w:val="222222"/>
                <w:sz w:val="16"/>
                <w:szCs w:val="16"/>
                <w:highlight w:val="cyan"/>
                <w:lang w:eastAsia="zh-CN"/>
              </w:rPr>
              <w:t>1</w:t>
            </w:r>
          </w:p>
        </w:tc>
        <w:tc>
          <w:tcPr>
            <w:tcW w:w="0" w:type="auto"/>
            <w:shd w:val="clear" w:color="auto" w:fill="auto"/>
            <w:tcMar>
              <w:top w:w="0" w:type="dxa"/>
              <w:left w:w="75" w:type="dxa"/>
              <w:bottom w:w="0" w:type="dxa"/>
              <w:right w:w="75" w:type="dxa"/>
            </w:tcMar>
            <w:vAlign w:val="center"/>
            <w:hideMark/>
          </w:tcPr>
          <w:p w14:paraId="6D7E67AD" w14:textId="77777777" w:rsidR="0042489F" w:rsidRPr="00DA1A11" w:rsidRDefault="0042489F" w:rsidP="0042489F">
            <w:pPr>
              <w:suppressAutoHyphens w:val="0"/>
              <w:spacing w:before="150" w:after="150" w:line="240" w:lineRule="auto"/>
              <w:jc w:val="right"/>
              <w:rPr>
                <w:rFonts w:ascii="Times New Roman" w:eastAsia="Times New Roman" w:hAnsi="Times New Roman" w:cs="Times New Roman"/>
                <w:color w:val="222222"/>
                <w:sz w:val="16"/>
                <w:szCs w:val="16"/>
                <w:lang w:eastAsia="zh-CN"/>
              </w:rPr>
            </w:pPr>
            <w:r w:rsidRPr="00DA1A11">
              <w:rPr>
                <w:rFonts w:ascii="Times New Roman" w:eastAsia="Times New Roman" w:hAnsi="Times New Roman" w:cs="Times New Roman"/>
                <w:color w:val="222222"/>
                <w:sz w:val="16"/>
                <w:szCs w:val="16"/>
                <w:highlight w:val="cyan"/>
                <w:lang w:eastAsia="zh-CN"/>
              </w:rPr>
              <w:t>0</w:t>
            </w:r>
          </w:p>
        </w:tc>
      </w:tr>
    </w:tbl>
    <w:p w14:paraId="288A42F6" w14:textId="79EA6D13" w:rsidR="00F6578E" w:rsidRPr="00DA1A11" w:rsidRDefault="00F6578E" w:rsidP="00F6578E">
      <w:pPr>
        <w:suppressAutoHyphens w:val="0"/>
        <w:rPr>
          <w:rFonts w:ascii="Times New Roman" w:hAnsi="Times New Roman" w:cs="Times New Roman"/>
          <w:b/>
          <w:bCs/>
          <w:sz w:val="16"/>
          <w:szCs w:val="16"/>
        </w:rPr>
      </w:pPr>
      <w:r w:rsidRPr="00DA1A11">
        <w:rPr>
          <w:rFonts w:ascii="Times New Roman" w:hAnsi="Times New Roman" w:cs="Times New Roman"/>
          <w:b/>
          <w:bCs/>
          <w:sz w:val="16"/>
          <w:szCs w:val="16"/>
        </w:rPr>
        <w:br w:type="page"/>
      </w:r>
    </w:p>
    <w:p w14:paraId="5B379E19" w14:textId="77777777" w:rsidR="00F6578E" w:rsidRPr="00BF2773" w:rsidRDefault="00F6578E" w:rsidP="00F6578E">
      <w:pPr>
        <w:tabs>
          <w:tab w:val="left" w:pos="5235"/>
        </w:tabs>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Table 4: Results Summary of subgroup analysis</w:t>
      </w:r>
    </w:p>
    <w:p w14:paraId="7FB910E6" w14:textId="77777777" w:rsidR="00F6578E" w:rsidRPr="00BF2773" w:rsidRDefault="00F6578E" w:rsidP="00F6578E"/>
    <w:p w14:paraId="79CA565D" w14:textId="77777777" w:rsidR="00F6578E" w:rsidRPr="00BF2773" w:rsidRDefault="00F6578E" w:rsidP="00F6578E">
      <w:pPr>
        <w:sectPr w:rsidR="00F6578E" w:rsidRPr="00BF2773" w:rsidSect="00DC0B4B">
          <w:headerReference w:type="default" r:id="rId119"/>
          <w:pgSz w:w="12240" w:h="15840"/>
          <w:pgMar w:top="1440" w:right="1440" w:bottom="1440" w:left="1440" w:header="720" w:footer="0" w:gutter="0"/>
          <w:pgNumType w:start="1"/>
          <w:cols w:space="720"/>
          <w:formProt w:val="0"/>
          <w:docGrid w:linePitch="360" w:charSpace="4096"/>
        </w:sectPr>
      </w:pPr>
      <w:r w:rsidRPr="00BF2773">
        <w:rPr>
          <w:noProof/>
          <w:lang w:eastAsia="zh-CN"/>
        </w:rPr>
        <w:drawing>
          <wp:inline distT="0" distB="0" distL="0" distR="0" wp14:anchorId="1BB543E8" wp14:editId="13FAE636">
            <wp:extent cx="6149872" cy="23791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0">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62603614" w14:textId="77777777" w:rsidR="00F6578E" w:rsidRPr="00BF2773" w:rsidRDefault="00F6578E" w:rsidP="00F6578E">
      <w:pPr>
        <w:spacing w:after="0" w:line="480" w:lineRule="auto"/>
        <w:jc w:val="center"/>
        <w:rPr>
          <w:rFonts w:ascii="Times New Roman" w:hAnsi="Times New Roman" w:cs="Times New Roman"/>
          <w:b/>
          <w:bCs/>
          <w:sz w:val="24"/>
          <w:szCs w:val="24"/>
          <w:lang w:eastAsia="zh-CN"/>
        </w:rPr>
      </w:pPr>
      <w:r w:rsidRPr="00BF2773">
        <w:rPr>
          <w:rFonts w:ascii="Times New Roman" w:hAnsi="Times New Roman" w:cs="Times New Roman"/>
          <w:b/>
          <w:bCs/>
          <w:sz w:val="24"/>
          <w:szCs w:val="24"/>
        </w:rPr>
        <w:lastRenderedPageBreak/>
        <w:t>Figure 3: Forest plot for Depression related PTG among COVID-19 people</w:t>
      </w:r>
    </w:p>
    <w:p w14:paraId="200786B1" w14:textId="77777777" w:rsidR="00F6578E" w:rsidRPr="00BF2773" w:rsidRDefault="00F6578E" w:rsidP="00F6578E">
      <w:pPr>
        <w:spacing w:after="0" w:line="480" w:lineRule="auto"/>
        <w:rPr>
          <w:rFonts w:ascii="Times New Roman" w:hAnsi="Times New Roman" w:cs="Times New Roman"/>
          <w:sz w:val="24"/>
          <w:szCs w:val="24"/>
          <w:lang w:eastAsia="zh-CN"/>
        </w:rPr>
      </w:pPr>
      <w:r w:rsidRPr="00BF2773">
        <w:rPr>
          <w:noProof/>
          <w:lang w:eastAsia="zh-CN"/>
        </w:rPr>
        <w:drawing>
          <wp:inline distT="0" distB="0" distL="0" distR="0" wp14:anchorId="1B5E71AC" wp14:editId="113B94FA">
            <wp:extent cx="5943600" cy="3028315"/>
            <wp:effectExtent l="0" t="0" r="0" b="0"/>
            <wp:docPr id="48"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121"/>
                    <a:stretch>
                      <a:fillRect/>
                    </a:stretch>
                  </pic:blipFill>
                  <pic:spPr>
                    <a:xfrm>
                      <a:off x="0" y="0"/>
                      <a:ext cx="5943600" cy="3028315"/>
                    </a:xfrm>
                    <a:prstGeom prst="rect">
                      <a:avLst/>
                    </a:prstGeom>
                  </pic:spPr>
                </pic:pic>
              </a:graphicData>
            </a:graphic>
          </wp:inline>
        </w:drawing>
      </w:r>
    </w:p>
    <w:p w14:paraId="5BC6FD94" w14:textId="77777777" w:rsidR="00F6578E" w:rsidRPr="00BF2773" w:rsidRDefault="00F6578E" w:rsidP="00F6578E">
      <w:pPr>
        <w:tabs>
          <w:tab w:val="left" w:pos="3038"/>
        </w:tabs>
        <w:rPr>
          <w:rFonts w:ascii="Times New Roman" w:hAnsi="Times New Roman" w:cs="Times New Roman"/>
          <w:sz w:val="24"/>
          <w:szCs w:val="24"/>
        </w:rPr>
      </w:pPr>
    </w:p>
    <w:p w14:paraId="30AE499A" w14:textId="7F176E2A" w:rsidR="00045E7F" w:rsidRPr="00BF2773" w:rsidRDefault="00045E7F" w:rsidP="00045E7F">
      <w:pPr>
        <w:tabs>
          <w:tab w:val="left" w:pos="3038"/>
        </w:tabs>
        <w:rPr>
          <w:rFonts w:ascii="Times New Roman" w:hAnsi="Times New Roman" w:cs="Times New Roman"/>
          <w:sz w:val="24"/>
          <w:szCs w:val="24"/>
        </w:rPr>
      </w:pPr>
      <w:bookmarkStart w:id="192" w:name="_Hlk1407385151"/>
      <w:bookmarkStart w:id="193" w:name="_Hlk133239253"/>
      <w:bookmarkStart w:id="194" w:name="_Hlk1332392531"/>
      <w:bookmarkEnd w:id="192"/>
      <w:bookmarkEnd w:id="193"/>
      <w:bookmarkEnd w:id="194"/>
    </w:p>
    <w:sectPr w:rsidR="00045E7F" w:rsidRPr="00BF2773">
      <w:headerReference w:type="default" r:id="rId122"/>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65CE3" w14:textId="77777777" w:rsidR="00545F43" w:rsidRDefault="00545F43">
      <w:pPr>
        <w:spacing w:after="0" w:line="240" w:lineRule="auto"/>
      </w:pPr>
      <w:r>
        <w:separator/>
      </w:r>
    </w:p>
  </w:endnote>
  <w:endnote w:type="continuationSeparator" w:id="0">
    <w:p w14:paraId="268422A9" w14:textId="77777777" w:rsidR="00545F43" w:rsidRDefault="00545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790F1" w14:textId="77777777" w:rsidR="00545F43" w:rsidRDefault="00545F43">
      <w:pPr>
        <w:spacing w:after="0" w:line="240" w:lineRule="auto"/>
      </w:pPr>
      <w:r>
        <w:separator/>
      </w:r>
    </w:p>
  </w:footnote>
  <w:footnote w:type="continuationSeparator" w:id="0">
    <w:p w14:paraId="39E8C58C" w14:textId="77777777" w:rsidR="00545F43" w:rsidRDefault="00545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55410"/>
      <w:docPartObj>
        <w:docPartGallery w:val="AutoText"/>
      </w:docPartObj>
    </w:sdtPr>
    <w:sdtContent>
      <w:p w14:paraId="2D0C3602" w14:textId="32C85EE2" w:rsidR="00F6578E" w:rsidRDefault="00F6578E">
        <w:pPr>
          <w:pStyle w:val="Header"/>
          <w:jc w:val="right"/>
        </w:pPr>
        <w:r>
          <w:fldChar w:fldCharType="begin"/>
        </w:r>
        <w:r>
          <w:instrText xml:space="preserve"> PAGE </w:instrText>
        </w:r>
        <w:r>
          <w:fldChar w:fldCharType="separate"/>
        </w:r>
        <w:r>
          <w:rPr>
            <w:noProof/>
          </w:rPr>
          <w:t>1</w:t>
        </w:r>
        <w:r>
          <w:fldChar w:fldCharType="end"/>
        </w:r>
      </w:p>
      <w:p w14:paraId="4880AEE9" w14:textId="77777777" w:rsidR="00F6578E"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864393"/>
      <w:docPartObj>
        <w:docPartGallery w:val="AutoText"/>
      </w:docPartObj>
    </w:sdtPr>
    <w:sdtContent>
      <w:p w14:paraId="3D08E36F" w14:textId="5BE255E3" w:rsidR="00F6578E" w:rsidRDefault="00F6578E">
        <w:pPr>
          <w:pStyle w:val="Header"/>
          <w:jc w:val="right"/>
        </w:pPr>
        <w:r>
          <w:fldChar w:fldCharType="begin"/>
        </w:r>
        <w:r>
          <w:instrText xml:space="preserve"> PAGE </w:instrText>
        </w:r>
        <w:r>
          <w:fldChar w:fldCharType="separate"/>
        </w:r>
        <w:r>
          <w:rPr>
            <w:noProof/>
          </w:rPr>
          <w:t>28</w:t>
        </w:r>
        <w:r>
          <w:fldChar w:fldCharType="end"/>
        </w:r>
      </w:p>
      <w:p w14:paraId="1909DD83" w14:textId="77777777" w:rsidR="00F6578E" w:rsidRDefault="00000000">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Content>
      <w:p w14:paraId="568BC7C4" w14:textId="0ECB35A4" w:rsidR="00847B26" w:rsidRDefault="00847B26">
        <w:pPr>
          <w:pStyle w:val="Header"/>
          <w:jc w:val="right"/>
        </w:pPr>
        <w:r>
          <w:fldChar w:fldCharType="begin"/>
        </w:r>
        <w:r>
          <w:instrText xml:space="preserve"> PAGE </w:instrText>
        </w:r>
        <w:r>
          <w:fldChar w:fldCharType="separate"/>
        </w:r>
        <w:r w:rsidR="00F6578E">
          <w:rPr>
            <w:noProof/>
          </w:rPr>
          <w:t>30</w:t>
        </w:r>
        <w:r>
          <w:fldChar w:fldCharType="end"/>
        </w:r>
      </w:p>
      <w:p w14:paraId="4B7B96EC" w14:textId="77777777" w:rsidR="00847B2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491750862">
    <w:abstractNumId w:val="48"/>
  </w:num>
  <w:num w:numId="2" w16cid:durableId="1463109037">
    <w:abstractNumId w:val="32"/>
  </w:num>
  <w:num w:numId="3" w16cid:durableId="667906707">
    <w:abstractNumId w:val="39"/>
  </w:num>
  <w:num w:numId="4" w16cid:durableId="1461612157">
    <w:abstractNumId w:val="27"/>
  </w:num>
  <w:num w:numId="5" w16cid:durableId="36862495">
    <w:abstractNumId w:val="3"/>
  </w:num>
  <w:num w:numId="6" w16cid:durableId="740103230">
    <w:abstractNumId w:val="13"/>
  </w:num>
  <w:num w:numId="7" w16cid:durableId="158926685">
    <w:abstractNumId w:val="19"/>
  </w:num>
  <w:num w:numId="8" w16cid:durableId="65955830">
    <w:abstractNumId w:val="46"/>
  </w:num>
  <w:num w:numId="9" w16cid:durableId="58982595">
    <w:abstractNumId w:val="5"/>
  </w:num>
  <w:num w:numId="10" w16cid:durableId="1671133461">
    <w:abstractNumId w:val="31"/>
  </w:num>
  <w:num w:numId="11" w16cid:durableId="1210729135">
    <w:abstractNumId w:val="24"/>
  </w:num>
  <w:num w:numId="12" w16cid:durableId="1994989170">
    <w:abstractNumId w:val="15"/>
  </w:num>
  <w:num w:numId="13" w16cid:durableId="1183783892">
    <w:abstractNumId w:val="54"/>
  </w:num>
  <w:num w:numId="14" w16cid:durableId="710111981">
    <w:abstractNumId w:val="34"/>
  </w:num>
  <w:num w:numId="15" w16cid:durableId="302735554">
    <w:abstractNumId w:val="35"/>
  </w:num>
  <w:num w:numId="16" w16cid:durableId="341011797">
    <w:abstractNumId w:val="9"/>
  </w:num>
  <w:num w:numId="17" w16cid:durableId="795875001">
    <w:abstractNumId w:val="10"/>
  </w:num>
  <w:num w:numId="18" w16cid:durableId="647518537">
    <w:abstractNumId w:val="33"/>
  </w:num>
  <w:num w:numId="19" w16cid:durableId="1091272025">
    <w:abstractNumId w:val="23"/>
  </w:num>
  <w:num w:numId="20" w16cid:durableId="543098400">
    <w:abstractNumId w:val="22"/>
  </w:num>
  <w:num w:numId="21" w16cid:durableId="1871212927">
    <w:abstractNumId w:val="17"/>
  </w:num>
  <w:num w:numId="22" w16cid:durableId="181820783">
    <w:abstractNumId w:val="0"/>
  </w:num>
  <w:num w:numId="23" w16cid:durableId="613289795">
    <w:abstractNumId w:val="41"/>
  </w:num>
  <w:num w:numId="24" w16cid:durableId="1374498435">
    <w:abstractNumId w:val="4"/>
  </w:num>
  <w:num w:numId="25" w16cid:durableId="816193578">
    <w:abstractNumId w:val="29"/>
  </w:num>
  <w:num w:numId="26" w16cid:durableId="36777511">
    <w:abstractNumId w:val="45"/>
  </w:num>
  <w:num w:numId="27" w16cid:durableId="1263802331">
    <w:abstractNumId w:val="26"/>
  </w:num>
  <w:num w:numId="28" w16cid:durableId="870611971">
    <w:abstractNumId w:val="28"/>
  </w:num>
  <w:num w:numId="29" w16cid:durableId="1177576816">
    <w:abstractNumId w:val="51"/>
  </w:num>
  <w:num w:numId="30" w16cid:durableId="521358549">
    <w:abstractNumId w:val="14"/>
  </w:num>
  <w:num w:numId="31" w16cid:durableId="83765117">
    <w:abstractNumId w:val="8"/>
  </w:num>
  <w:num w:numId="32" w16cid:durableId="517738777">
    <w:abstractNumId w:val="50"/>
  </w:num>
  <w:num w:numId="33" w16cid:durableId="1127235999">
    <w:abstractNumId w:val="1"/>
  </w:num>
  <w:num w:numId="34" w16cid:durableId="1206917230">
    <w:abstractNumId w:val="42"/>
  </w:num>
  <w:num w:numId="35" w16cid:durableId="2105495746">
    <w:abstractNumId w:val="21"/>
  </w:num>
  <w:num w:numId="36" w16cid:durableId="1609268460">
    <w:abstractNumId w:val="43"/>
  </w:num>
  <w:num w:numId="37" w16cid:durableId="1860461471">
    <w:abstractNumId w:val="40"/>
  </w:num>
  <w:num w:numId="38" w16cid:durableId="1199664283">
    <w:abstractNumId w:val="20"/>
  </w:num>
  <w:num w:numId="39" w16cid:durableId="875855727">
    <w:abstractNumId w:val="18"/>
  </w:num>
  <w:num w:numId="40" w16cid:durableId="955215231">
    <w:abstractNumId w:val="44"/>
  </w:num>
  <w:num w:numId="41" w16cid:durableId="1528566728">
    <w:abstractNumId w:val="7"/>
  </w:num>
  <w:num w:numId="42" w16cid:durableId="1697538766">
    <w:abstractNumId w:val="36"/>
  </w:num>
  <w:num w:numId="43" w16cid:durableId="1265454487">
    <w:abstractNumId w:val="30"/>
  </w:num>
  <w:num w:numId="44" w16cid:durableId="157431529">
    <w:abstractNumId w:val="2"/>
  </w:num>
  <w:num w:numId="45" w16cid:durableId="171914463">
    <w:abstractNumId w:val="47"/>
  </w:num>
  <w:num w:numId="46" w16cid:durableId="1036277782">
    <w:abstractNumId w:val="53"/>
  </w:num>
  <w:num w:numId="47" w16cid:durableId="1180270256">
    <w:abstractNumId w:val="37"/>
  </w:num>
  <w:num w:numId="48" w16cid:durableId="2130472124">
    <w:abstractNumId w:val="11"/>
  </w:num>
  <w:num w:numId="49" w16cid:durableId="415173582">
    <w:abstractNumId w:val="6"/>
  </w:num>
  <w:num w:numId="50" w16cid:durableId="627862262">
    <w:abstractNumId w:val="49"/>
  </w:num>
  <w:num w:numId="51" w16cid:durableId="240799437">
    <w:abstractNumId w:val="38"/>
  </w:num>
  <w:num w:numId="52" w16cid:durableId="891385421">
    <w:abstractNumId w:val="52"/>
  </w:num>
  <w:num w:numId="53" w16cid:durableId="13144864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1586205">
    <w:abstractNumId w:val="25"/>
  </w:num>
  <w:num w:numId="55" w16cid:durableId="1285498099">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184B"/>
    <w:rsid w:val="00012D7D"/>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76"/>
    <w:rsid w:val="0006148D"/>
    <w:rsid w:val="0006160B"/>
    <w:rsid w:val="000660F7"/>
    <w:rsid w:val="000661D7"/>
    <w:rsid w:val="0007202F"/>
    <w:rsid w:val="00072BAC"/>
    <w:rsid w:val="00072CB4"/>
    <w:rsid w:val="00074FA1"/>
    <w:rsid w:val="00076145"/>
    <w:rsid w:val="0007676D"/>
    <w:rsid w:val="0008235B"/>
    <w:rsid w:val="0008287A"/>
    <w:rsid w:val="0008385C"/>
    <w:rsid w:val="00083F8E"/>
    <w:rsid w:val="00087E1E"/>
    <w:rsid w:val="00097356"/>
    <w:rsid w:val="0009DE49"/>
    <w:rsid w:val="000A20A5"/>
    <w:rsid w:val="000B0156"/>
    <w:rsid w:val="000B175C"/>
    <w:rsid w:val="000B4B24"/>
    <w:rsid w:val="000B4EF5"/>
    <w:rsid w:val="000B6A95"/>
    <w:rsid w:val="000C066B"/>
    <w:rsid w:val="000C3E07"/>
    <w:rsid w:val="000C702E"/>
    <w:rsid w:val="000D125A"/>
    <w:rsid w:val="000D25C3"/>
    <w:rsid w:val="000D41BA"/>
    <w:rsid w:val="000D6398"/>
    <w:rsid w:val="000D6F51"/>
    <w:rsid w:val="000D77BF"/>
    <w:rsid w:val="000E188E"/>
    <w:rsid w:val="000E5893"/>
    <w:rsid w:val="000E7A30"/>
    <w:rsid w:val="000F01D6"/>
    <w:rsid w:val="000F7A3A"/>
    <w:rsid w:val="000F7BF9"/>
    <w:rsid w:val="0010499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C5D"/>
    <w:rsid w:val="00146B03"/>
    <w:rsid w:val="001501B7"/>
    <w:rsid w:val="00151AC0"/>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0DD9"/>
    <w:rsid w:val="00183565"/>
    <w:rsid w:val="00185165"/>
    <w:rsid w:val="00186B79"/>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4A37"/>
    <w:rsid w:val="001B534B"/>
    <w:rsid w:val="001B5FBB"/>
    <w:rsid w:val="001C09C1"/>
    <w:rsid w:val="001C34BB"/>
    <w:rsid w:val="001C3B94"/>
    <w:rsid w:val="001C4A6D"/>
    <w:rsid w:val="001C54CB"/>
    <w:rsid w:val="001C5731"/>
    <w:rsid w:val="001C5EB3"/>
    <w:rsid w:val="001C70D9"/>
    <w:rsid w:val="001D08DD"/>
    <w:rsid w:val="001D2C83"/>
    <w:rsid w:val="001D77BB"/>
    <w:rsid w:val="001D79D0"/>
    <w:rsid w:val="001E21EC"/>
    <w:rsid w:val="001E2FDF"/>
    <w:rsid w:val="001E7B33"/>
    <w:rsid w:val="001F19FD"/>
    <w:rsid w:val="001F242F"/>
    <w:rsid w:val="001F40C1"/>
    <w:rsid w:val="001F46C0"/>
    <w:rsid w:val="001F6029"/>
    <w:rsid w:val="002020B1"/>
    <w:rsid w:val="0020609B"/>
    <w:rsid w:val="00213EBD"/>
    <w:rsid w:val="0021435E"/>
    <w:rsid w:val="00214A94"/>
    <w:rsid w:val="00215B69"/>
    <w:rsid w:val="00217A7A"/>
    <w:rsid w:val="00220391"/>
    <w:rsid w:val="00220BEF"/>
    <w:rsid w:val="0022286C"/>
    <w:rsid w:val="00230838"/>
    <w:rsid w:val="00232CC0"/>
    <w:rsid w:val="0023359A"/>
    <w:rsid w:val="0023460A"/>
    <w:rsid w:val="00236EF0"/>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73B9"/>
    <w:rsid w:val="00267B2A"/>
    <w:rsid w:val="00270B33"/>
    <w:rsid w:val="00271CA0"/>
    <w:rsid w:val="002744C1"/>
    <w:rsid w:val="00274AD3"/>
    <w:rsid w:val="002764F6"/>
    <w:rsid w:val="0028013A"/>
    <w:rsid w:val="00284416"/>
    <w:rsid w:val="002859D2"/>
    <w:rsid w:val="0029025A"/>
    <w:rsid w:val="00292E5C"/>
    <w:rsid w:val="002933EB"/>
    <w:rsid w:val="00294BD9"/>
    <w:rsid w:val="00296DB7"/>
    <w:rsid w:val="002A0485"/>
    <w:rsid w:val="002A21A2"/>
    <w:rsid w:val="002A4D78"/>
    <w:rsid w:val="002A5B69"/>
    <w:rsid w:val="002A5C4D"/>
    <w:rsid w:val="002A5FF9"/>
    <w:rsid w:val="002A639E"/>
    <w:rsid w:val="002A72A7"/>
    <w:rsid w:val="002A7A83"/>
    <w:rsid w:val="002B2E12"/>
    <w:rsid w:val="002B5967"/>
    <w:rsid w:val="002B6957"/>
    <w:rsid w:val="002C06A1"/>
    <w:rsid w:val="002C1AFB"/>
    <w:rsid w:val="002C20F3"/>
    <w:rsid w:val="002C2624"/>
    <w:rsid w:val="002C2D6A"/>
    <w:rsid w:val="002C3B14"/>
    <w:rsid w:val="002C4016"/>
    <w:rsid w:val="002C6C39"/>
    <w:rsid w:val="002C79E8"/>
    <w:rsid w:val="002D26B9"/>
    <w:rsid w:val="002E00EB"/>
    <w:rsid w:val="002E551B"/>
    <w:rsid w:val="002F2F0D"/>
    <w:rsid w:val="002F3F76"/>
    <w:rsid w:val="002F4F3A"/>
    <w:rsid w:val="002F642C"/>
    <w:rsid w:val="00300429"/>
    <w:rsid w:val="003015EE"/>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F78"/>
    <w:rsid w:val="003500AA"/>
    <w:rsid w:val="00352E59"/>
    <w:rsid w:val="00353292"/>
    <w:rsid w:val="00354937"/>
    <w:rsid w:val="003559FE"/>
    <w:rsid w:val="00360CB4"/>
    <w:rsid w:val="003613A9"/>
    <w:rsid w:val="003638E3"/>
    <w:rsid w:val="00363EB9"/>
    <w:rsid w:val="003667F8"/>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2962"/>
    <w:rsid w:val="00392F32"/>
    <w:rsid w:val="00395E9F"/>
    <w:rsid w:val="00396DE2"/>
    <w:rsid w:val="003A0681"/>
    <w:rsid w:val="003A100F"/>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1267"/>
    <w:rsid w:val="003D1379"/>
    <w:rsid w:val="003D293C"/>
    <w:rsid w:val="003D3B3F"/>
    <w:rsid w:val="003D3FE1"/>
    <w:rsid w:val="003D4B8D"/>
    <w:rsid w:val="003D5AF9"/>
    <w:rsid w:val="003E078D"/>
    <w:rsid w:val="003E2061"/>
    <w:rsid w:val="003E31E0"/>
    <w:rsid w:val="003E4588"/>
    <w:rsid w:val="003F229D"/>
    <w:rsid w:val="003F2EAB"/>
    <w:rsid w:val="003F4344"/>
    <w:rsid w:val="003F5456"/>
    <w:rsid w:val="003F67F9"/>
    <w:rsid w:val="004001BA"/>
    <w:rsid w:val="00402E5C"/>
    <w:rsid w:val="00403803"/>
    <w:rsid w:val="00403D12"/>
    <w:rsid w:val="0040633C"/>
    <w:rsid w:val="00406778"/>
    <w:rsid w:val="00411B37"/>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7BF6"/>
    <w:rsid w:val="00481649"/>
    <w:rsid w:val="004824BF"/>
    <w:rsid w:val="004847FB"/>
    <w:rsid w:val="0048646D"/>
    <w:rsid w:val="00487557"/>
    <w:rsid w:val="0049273C"/>
    <w:rsid w:val="004957DE"/>
    <w:rsid w:val="00495D00"/>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017C"/>
    <w:rsid w:val="005215DA"/>
    <w:rsid w:val="00522698"/>
    <w:rsid w:val="00525392"/>
    <w:rsid w:val="0053220B"/>
    <w:rsid w:val="0053288E"/>
    <w:rsid w:val="00533C2D"/>
    <w:rsid w:val="00534D69"/>
    <w:rsid w:val="00535CA4"/>
    <w:rsid w:val="0053678C"/>
    <w:rsid w:val="005370D5"/>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90B80"/>
    <w:rsid w:val="00590D4F"/>
    <w:rsid w:val="00595433"/>
    <w:rsid w:val="0059560A"/>
    <w:rsid w:val="00595A6D"/>
    <w:rsid w:val="00595BB1"/>
    <w:rsid w:val="0059611B"/>
    <w:rsid w:val="0059732C"/>
    <w:rsid w:val="005A095E"/>
    <w:rsid w:val="005A211B"/>
    <w:rsid w:val="005A361B"/>
    <w:rsid w:val="005A37A6"/>
    <w:rsid w:val="005B0BD0"/>
    <w:rsid w:val="005B24B1"/>
    <w:rsid w:val="005B2A73"/>
    <w:rsid w:val="005B476B"/>
    <w:rsid w:val="005B73F4"/>
    <w:rsid w:val="005C0039"/>
    <w:rsid w:val="005C0130"/>
    <w:rsid w:val="005C20DC"/>
    <w:rsid w:val="005D1E18"/>
    <w:rsid w:val="005D271F"/>
    <w:rsid w:val="005D2BC4"/>
    <w:rsid w:val="005D58C3"/>
    <w:rsid w:val="005D6BF4"/>
    <w:rsid w:val="005DC5FD"/>
    <w:rsid w:val="005E08B7"/>
    <w:rsid w:val="005E0DFB"/>
    <w:rsid w:val="005E29E2"/>
    <w:rsid w:val="005E3EAE"/>
    <w:rsid w:val="005E42CC"/>
    <w:rsid w:val="005E4ECC"/>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3A92"/>
    <w:rsid w:val="006A5EF2"/>
    <w:rsid w:val="006B20F6"/>
    <w:rsid w:val="006B2352"/>
    <w:rsid w:val="006B4064"/>
    <w:rsid w:val="006B5B84"/>
    <w:rsid w:val="006B7738"/>
    <w:rsid w:val="006C0196"/>
    <w:rsid w:val="006C3DB3"/>
    <w:rsid w:val="006D146B"/>
    <w:rsid w:val="006D2CBC"/>
    <w:rsid w:val="006D3440"/>
    <w:rsid w:val="006E03B9"/>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D21"/>
    <w:rsid w:val="00703161"/>
    <w:rsid w:val="00704414"/>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90AD5"/>
    <w:rsid w:val="00791233"/>
    <w:rsid w:val="00793B9B"/>
    <w:rsid w:val="00793DD4"/>
    <w:rsid w:val="007966B4"/>
    <w:rsid w:val="007A0F9C"/>
    <w:rsid w:val="007A4211"/>
    <w:rsid w:val="007A63C4"/>
    <w:rsid w:val="007A72A9"/>
    <w:rsid w:val="007B0D9C"/>
    <w:rsid w:val="007B2979"/>
    <w:rsid w:val="007B3185"/>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764D"/>
    <w:rsid w:val="009A7DF8"/>
    <w:rsid w:val="009B2F73"/>
    <w:rsid w:val="009B3249"/>
    <w:rsid w:val="009B4FB6"/>
    <w:rsid w:val="009B59B0"/>
    <w:rsid w:val="009B5D27"/>
    <w:rsid w:val="009B6AD8"/>
    <w:rsid w:val="009C30B3"/>
    <w:rsid w:val="009C58F9"/>
    <w:rsid w:val="009C6A16"/>
    <w:rsid w:val="009C6DFB"/>
    <w:rsid w:val="009D49B7"/>
    <w:rsid w:val="009D51EF"/>
    <w:rsid w:val="009D581A"/>
    <w:rsid w:val="009D7BC5"/>
    <w:rsid w:val="009E058E"/>
    <w:rsid w:val="009E05C5"/>
    <w:rsid w:val="009E11EB"/>
    <w:rsid w:val="009E16CF"/>
    <w:rsid w:val="009E3EAA"/>
    <w:rsid w:val="009E4504"/>
    <w:rsid w:val="009E4F77"/>
    <w:rsid w:val="009E67B6"/>
    <w:rsid w:val="009E6FEC"/>
    <w:rsid w:val="009E78FA"/>
    <w:rsid w:val="009F06F0"/>
    <w:rsid w:val="009F2D25"/>
    <w:rsid w:val="009F3D98"/>
    <w:rsid w:val="009F677E"/>
    <w:rsid w:val="00A0186B"/>
    <w:rsid w:val="00A02E93"/>
    <w:rsid w:val="00A03854"/>
    <w:rsid w:val="00A0407E"/>
    <w:rsid w:val="00A05D6C"/>
    <w:rsid w:val="00A06983"/>
    <w:rsid w:val="00A10740"/>
    <w:rsid w:val="00A1205C"/>
    <w:rsid w:val="00A1213D"/>
    <w:rsid w:val="00A152B9"/>
    <w:rsid w:val="00A1692E"/>
    <w:rsid w:val="00A176A7"/>
    <w:rsid w:val="00A20118"/>
    <w:rsid w:val="00A202F6"/>
    <w:rsid w:val="00A20710"/>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9017F"/>
    <w:rsid w:val="00A90207"/>
    <w:rsid w:val="00A94100"/>
    <w:rsid w:val="00A94A55"/>
    <w:rsid w:val="00A9553A"/>
    <w:rsid w:val="00A95C71"/>
    <w:rsid w:val="00AA4656"/>
    <w:rsid w:val="00AB027D"/>
    <w:rsid w:val="00AB1F90"/>
    <w:rsid w:val="00AB5512"/>
    <w:rsid w:val="00AB5FB0"/>
    <w:rsid w:val="00AB6BFA"/>
    <w:rsid w:val="00AB781B"/>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6F49"/>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6B48"/>
    <w:rsid w:val="00C77ED3"/>
    <w:rsid w:val="00C84424"/>
    <w:rsid w:val="00C874A9"/>
    <w:rsid w:val="00C90377"/>
    <w:rsid w:val="00C9059A"/>
    <w:rsid w:val="00C9154F"/>
    <w:rsid w:val="00C9182E"/>
    <w:rsid w:val="00C942E0"/>
    <w:rsid w:val="00C94498"/>
    <w:rsid w:val="00C94828"/>
    <w:rsid w:val="00C955D9"/>
    <w:rsid w:val="00C97E33"/>
    <w:rsid w:val="00CA0DEF"/>
    <w:rsid w:val="00CA353A"/>
    <w:rsid w:val="00CA4319"/>
    <w:rsid w:val="00CA6E73"/>
    <w:rsid w:val="00CA7BAA"/>
    <w:rsid w:val="00CB09CC"/>
    <w:rsid w:val="00CB1085"/>
    <w:rsid w:val="00CB3297"/>
    <w:rsid w:val="00CB4B32"/>
    <w:rsid w:val="00CB55BF"/>
    <w:rsid w:val="00CC2C9A"/>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768"/>
    <w:rsid w:val="00CE291B"/>
    <w:rsid w:val="00CE29B1"/>
    <w:rsid w:val="00CE3DEF"/>
    <w:rsid w:val="00CE4933"/>
    <w:rsid w:val="00CE497A"/>
    <w:rsid w:val="00CE56AB"/>
    <w:rsid w:val="00CE7B0B"/>
    <w:rsid w:val="00CE7F93"/>
    <w:rsid w:val="00CF176B"/>
    <w:rsid w:val="00CF19D7"/>
    <w:rsid w:val="00CF26A3"/>
    <w:rsid w:val="00CF2A96"/>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7079"/>
    <w:rsid w:val="00D4184A"/>
    <w:rsid w:val="00D4340A"/>
    <w:rsid w:val="00D44BF1"/>
    <w:rsid w:val="00D45C31"/>
    <w:rsid w:val="00D4758A"/>
    <w:rsid w:val="00D50E24"/>
    <w:rsid w:val="00D51FEA"/>
    <w:rsid w:val="00D54B35"/>
    <w:rsid w:val="00D55E8C"/>
    <w:rsid w:val="00D60624"/>
    <w:rsid w:val="00D611C6"/>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6C58"/>
    <w:rsid w:val="00DD7487"/>
    <w:rsid w:val="00DE34DE"/>
    <w:rsid w:val="00DE4E97"/>
    <w:rsid w:val="00DE4F84"/>
    <w:rsid w:val="00DE64ED"/>
    <w:rsid w:val="00DE6BFD"/>
    <w:rsid w:val="00DF0596"/>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50C1"/>
    <w:rsid w:val="00E45E01"/>
    <w:rsid w:val="00E50994"/>
    <w:rsid w:val="00E51123"/>
    <w:rsid w:val="00E53650"/>
    <w:rsid w:val="00E545A2"/>
    <w:rsid w:val="00E54DFC"/>
    <w:rsid w:val="00E54F03"/>
    <w:rsid w:val="00E5559B"/>
    <w:rsid w:val="00E6157B"/>
    <w:rsid w:val="00E62601"/>
    <w:rsid w:val="00E6433B"/>
    <w:rsid w:val="00E65D62"/>
    <w:rsid w:val="00E6699F"/>
    <w:rsid w:val="00E6725E"/>
    <w:rsid w:val="00E701D8"/>
    <w:rsid w:val="00E71707"/>
    <w:rsid w:val="00E72B7E"/>
    <w:rsid w:val="00E73875"/>
    <w:rsid w:val="00E75032"/>
    <w:rsid w:val="00E802D9"/>
    <w:rsid w:val="00E81310"/>
    <w:rsid w:val="00E81BC5"/>
    <w:rsid w:val="00E81BE6"/>
    <w:rsid w:val="00E8601C"/>
    <w:rsid w:val="00E86236"/>
    <w:rsid w:val="00E86804"/>
    <w:rsid w:val="00E903B3"/>
    <w:rsid w:val="00E91BC1"/>
    <w:rsid w:val="00E91DCF"/>
    <w:rsid w:val="00E95263"/>
    <w:rsid w:val="00E9711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microsoft.com/office/2011/relationships/people" Target="peop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header" Target="header2.xml"/><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4.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microsoft.com/office/2020/10/relationships/intelligence" Target="intelligence2.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image" Target="media/image5.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1310A-A019-458E-B822-09509E7A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11825</Words>
  <Characters>67408</Characters>
  <Application>Microsoft Office Word</Application>
  <DocSecurity>0</DocSecurity>
  <Lines>561</Lines>
  <Paragraphs>158</Paragraphs>
  <ScaleCrop>false</ScaleCrop>
  <Company/>
  <LinksUpToDate>false</LinksUpToDate>
  <CharactersWithSpaces>79075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23</cp:revision>
  <cp:lastPrinted>2023-08-22T08:40:00Z</cp:lastPrinted>
  <dcterms:created xsi:type="dcterms:W3CDTF">2024-07-06T20:29:00Z</dcterms:created>
  <dcterms:modified xsi:type="dcterms:W3CDTF">2024-07-14T20:03:00Z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