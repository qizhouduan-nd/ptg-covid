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3FEAEEE4" w14:textId="77777777" w:rsidR="004E59A1" w:rsidRDefault="004E59A1" w:rsidP="00FF45A0">
      <w:pPr>
        <w:spacing w:after="0" w:line="240" w:lineRule="auto"/>
        <w:rPr>
          <w:rFonts w:ascii="Times New Roman" w:hAnsi="Times New Roman" w:cs="Times New Roman"/>
          <w:sz w:val="24"/>
          <w:szCs w:val="24"/>
        </w:rPr>
      </w:pPr>
    </w:p>
    <w:p w14:paraId="1B9D8ED4" w14:textId="493CC144" w:rsidR="00FF45A0" w:rsidRDefault="00F504A2"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February </w:t>
      </w:r>
      <w:r w:rsidR="008201E3">
        <w:rPr>
          <w:rFonts w:ascii="Times New Roman" w:hAnsi="Times New Roman" w:cs="Times New Roman"/>
          <w:sz w:val="24"/>
          <w:szCs w:val="24"/>
        </w:rPr>
        <w:t>8</w:t>
      </w:r>
      <w:r w:rsidR="00FF45A0">
        <w:rPr>
          <w:rFonts w:ascii="Times New Roman" w:hAnsi="Times New Roman" w:cs="Times New Roman"/>
          <w:sz w:val="24"/>
          <w:szCs w:val="24"/>
        </w:rPr>
        <w:t xml:space="preserve"> </w:t>
      </w:r>
      <w:r w:rsidR="002F2F0D">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7A5CA6BD" w14:textId="77777777" w:rsidR="004E59A1" w:rsidRDefault="004E59A1" w:rsidP="00A25160">
      <w:pPr>
        <w:spacing w:after="0" w:line="240" w:lineRule="auto"/>
        <w:outlineLvl w:val="2"/>
        <w:rPr>
          <w:rFonts w:ascii="Times New Roman" w:hAnsi="Times New Roman" w:cs="Times New Roman"/>
          <w:color w:val="000000"/>
          <w:sz w:val="24"/>
          <w:szCs w:val="24"/>
          <w:shd w:val="clear" w:color="auto" w:fill="FFFFFF"/>
        </w:rPr>
      </w:pPr>
    </w:p>
    <w:p w14:paraId="1F44DD18" w14:textId="144D73B5"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color w:val="000000"/>
          <w:sz w:val="24"/>
          <w:szCs w:val="24"/>
          <w:shd w:val="clear" w:color="auto" w:fill="FFFFFF"/>
        </w:rPr>
        <w:t>Richard Norton</w:t>
      </w:r>
      <w:r>
        <w:rPr>
          <w:rFonts w:ascii="Times New Roman" w:hAnsi="Times New Roman" w:cs="Times New Roman"/>
          <w:sz w:val="24"/>
          <w:szCs w:val="24"/>
        </w:rPr>
        <w:t>, MD</w:t>
      </w:r>
    </w:p>
    <w:p w14:paraId="2FE2944C" w14:textId="77777777"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sz w:val="24"/>
          <w:szCs w:val="24"/>
          <w:shd w:val="clear" w:color="auto" w:fill="FFFFFF"/>
        </w:rPr>
        <w:t xml:space="preserve">Editor-in-Chief, </w:t>
      </w:r>
      <w:r>
        <w:rPr>
          <w:rStyle w:val="Emphasis"/>
          <w:rFonts w:ascii="Times New Roman" w:hAnsi="Times New Roman" w:cs="Times New Roman"/>
          <w:sz w:val="24"/>
          <w:szCs w:val="24"/>
          <w:shd w:val="clear" w:color="auto" w:fill="FFFFFF"/>
        </w:rPr>
        <w:t>The Lancet</w:t>
      </w:r>
    </w:p>
    <w:p w14:paraId="225FF264" w14:textId="77777777" w:rsidR="00A25160" w:rsidRDefault="0006148D" w:rsidP="00A25160">
      <w:pPr>
        <w:tabs>
          <w:tab w:val="left" w:pos="2415"/>
        </w:tabs>
        <w:spacing w:after="0" w:line="240" w:lineRule="auto"/>
        <w:outlineLvl w:val="2"/>
        <w:rPr>
          <w:rFonts w:ascii="Times New Roman" w:hAnsi="Times New Roman" w:cs="Times New Roman"/>
          <w:sz w:val="24"/>
          <w:szCs w:val="24"/>
        </w:rPr>
      </w:pPr>
      <w:hyperlink r:id="rId9" w:tgtFrame="_blank" w:history="1">
        <w:r w:rsidR="00A25160">
          <w:rPr>
            <w:rStyle w:val="Hyperlink"/>
            <w:rFonts w:ascii="Times New Roman" w:hAnsi="Times New Roman" w:cs="Times New Roman"/>
            <w:color w:val="3C4043"/>
            <w:sz w:val="24"/>
            <w:szCs w:val="24"/>
            <w:shd w:val="clear" w:color="auto" w:fill="FFFFFF"/>
          </w:rPr>
          <w:t>richard.horton@lancet.com</w:t>
        </w:r>
      </w:hyperlink>
      <w:r w:rsidR="00A25160">
        <w:rPr>
          <w:rFonts w:ascii="Times New Roman" w:hAnsi="Times New Roman" w:cs="Times New Roman"/>
          <w:sz w:val="24"/>
          <w:szCs w:val="24"/>
        </w:rPr>
        <w:br/>
      </w:r>
    </w:p>
    <w:p w14:paraId="55E2A471" w14:textId="77777777" w:rsidR="00A25160" w:rsidRDefault="00A25160" w:rsidP="00A25160">
      <w:pPr>
        <w:spacing w:after="0" w:line="240" w:lineRule="auto"/>
        <w:rPr>
          <w:rFonts w:ascii="Times New Roman" w:eastAsia="Malgun Gothic" w:hAnsi="Times New Roman" w:cs="Times New Roman"/>
          <w:sz w:val="24"/>
          <w:szCs w:val="24"/>
        </w:rPr>
      </w:pPr>
    </w:p>
    <w:p w14:paraId="72CB7324" w14:textId="77777777" w:rsidR="00A25160" w:rsidRDefault="00A25160" w:rsidP="00A2516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r>
        <w:rPr>
          <w:rFonts w:ascii="Times New Roman" w:hAnsi="Times New Roman" w:cs="Times New Roman"/>
          <w:color w:val="000000"/>
          <w:sz w:val="24"/>
          <w:szCs w:val="24"/>
          <w:shd w:val="clear" w:color="auto" w:fill="FFFFFF"/>
        </w:rPr>
        <w:t>Norton</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65F4C9F7" w:rsidR="00FF45A0" w:rsidRPr="004E59A1" w:rsidRDefault="00FF45A0" w:rsidP="00FF45A0">
      <w:pPr>
        <w:spacing w:after="0" w:line="240" w:lineRule="auto"/>
        <w:outlineLvl w:val="2"/>
        <w:rPr>
          <w:rFonts w:ascii="Times New Roman" w:hAnsi="Times New Roman" w:cs="Times New Roman"/>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w:t>
      </w:r>
      <w:r w:rsidR="00A25160" w:rsidRPr="004E59A1">
        <w:rPr>
          <w:rStyle w:val="Emphasis"/>
          <w:rFonts w:ascii="Times New Roman" w:hAnsi="Times New Roman" w:cs="Times New Roman"/>
          <w:sz w:val="24"/>
          <w:szCs w:val="24"/>
          <w:shd w:val="clear" w:color="auto" w:fill="FFFFFF"/>
        </w:rPr>
        <w:t>The Lancet</w:t>
      </w:r>
      <w:r w:rsidR="00A25160">
        <w:rPr>
          <w:rFonts w:ascii="Times New Roman" w:hAnsi="Times New Roman" w:cs="Times New Roman"/>
          <w:sz w:val="24"/>
          <w:szCs w:val="24"/>
        </w:rPr>
        <w:t xml:space="preserve"> </w:t>
      </w:r>
      <w:r>
        <w:rPr>
          <w:rFonts w:ascii="Times New Roman" w:hAnsi="Times New Roman" w:cs="Times New Roman"/>
          <w:sz w:val="24"/>
          <w:szCs w:val="24"/>
        </w:rPr>
        <w:t>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202EC681"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eastAsia="Malgun Gothic" w:hAnsi="Times New Roman" w:cs="Times New Roman"/>
          <w:sz w:val="24"/>
          <w:szCs w:val="24"/>
        </w:rPr>
        <w:t>because this interdisciplinary study p</w:t>
      </w:r>
      <w:r>
        <w:rPr>
          <w:rFonts w:ascii="Times New Roman" w:eastAsia="Calibri" w:hAnsi="Times New Roman" w:cs="Times New Roman"/>
          <w:sz w:val="24"/>
          <w:szCs w:val="24"/>
        </w:rPr>
        <w:t>rovides information on an aggregated outcome, PTG, in populations exposed to the Covid-19 Pandemic, the deadliest global disaster in the 21 century</w:t>
      </w:r>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3D821669"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0826AF0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r w:rsidR="000D6F51">
        <w:rPr>
          <w:rFonts w:ascii="Times New Roman" w:hAnsi="Times New Roman" w:cs="Times New Roman"/>
          <w:sz w:val="24"/>
          <w:szCs w:val="24"/>
        </w:rPr>
        <w:t xml:space="preserve">One more issue, there are more citations than </w:t>
      </w:r>
      <w:r w:rsidR="001D08DD">
        <w:rPr>
          <w:rFonts w:ascii="Times New Roman" w:hAnsi="Times New Roman" w:cs="Times New Roman"/>
          <w:sz w:val="24"/>
          <w:szCs w:val="24"/>
        </w:rPr>
        <w:t xml:space="preserve">the # in </w:t>
      </w:r>
      <w:r w:rsidR="000D6F51">
        <w:rPr>
          <w:rFonts w:ascii="Times New Roman" w:hAnsi="Times New Roman" w:cs="Times New Roman"/>
          <w:sz w:val="24"/>
          <w:szCs w:val="24"/>
        </w:rPr>
        <w:t>one of the limit instructions.</w:t>
      </w:r>
      <w:r w:rsidR="001D08DD">
        <w:rPr>
          <w:rFonts w:ascii="Times New Roman" w:hAnsi="Times New Roman" w:cs="Times New Roman"/>
          <w:sz w:val="24"/>
          <w:szCs w:val="24"/>
        </w:rPr>
        <w:t xml:space="preserve"> But, our text is several hundred below the word limit. If RR is granted, we are willing to cut more</w:t>
      </w:r>
      <w:r w:rsidR="000B4B24">
        <w:rPr>
          <w:rFonts w:ascii="Times New Roman" w:hAnsi="Times New Roman" w:cs="Times New Roman"/>
          <w:sz w:val="24"/>
          <w:szCs w:val="24"/>
        </w:rPr>
        <w:t xml:space="preserve"> on requests.</w:t>
      </w:r>
    </w:p>
    <w:p w14:paraId="2F1DE1C4" w14:textId="57D0BBB3" w:rsidR="00FF45A0" w:rsidRDefault="000D6F51" w:rsidP="000B4B24">
      <w:pPr>
        <w:tabs>
          <w:tab w:val="left" w:pos="6263"/>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ab/>
      </w:r>
    </w:p>
    <w:p w14:paraId="286AEDCD" w14:textId="42A281ED"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202A1EFF" w14:textId="77777777" w:rsidR="004E59A1" w:rsidRDefault="004E59A1" w:rsidP="00FF45A0">
      <w:pPr>
        <w:spacing w:after="0"/>
        <w:rPr>
          <w:rFonts w:ascii="Times New Roman" w:hAnsi="Times New Roman" w:cs="Times New Roman"/>
          <w:sz w:val="24"/>
          <w:szCs w:val="24"/>
        </w:rPr>
      </w:pPr>
    </w:p>
    <w:p w14:paraId="70695A89" w14:textId="3374BAAC"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proofErr w:type="spellStart"/>
      <w:r>
        <w:rPr>
          <w:rFonts w:ascii="Times New Roman" w:eastAsia="Malgun Gothic" w:hAnsi="Times New Roman" w:cs="Times New Roman"/>
          <w:sz w:val="24"/>
          <w:szCs w:val="24"/>
          <w:lang w:val="it-IT"/>
        </w:rPr>
        <w:t>Amy</w:t>
      </w:r>
      <w:proofErr w:type="spellEnd"/>
      <w:r>
        <w:rPr>
          <w:rFonts w:ascii="Times New Roman" w:eastAsia="Malgun Gothic" w:hAnsi="Times New Roman" w:cs="Times New Roman"/>
          <w:sz w:val="24"/>
          <w:szCs w:val="24"/>
          <w:lang w:val="it-IT"/>
        </w:rPr>
        <w:t xml:space="preserve">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proofErr w:type="spellStart"/>
      <w:r>
        <w:rPr>
          <w:rFonts w:ascii="Times New Roman" w:hAnsi="Times New Roman" w:cs="Times New Roman"/>
          <w:sz w:val="24"/>
          <w:szCs w:val="24"/>
          <w:lang w:val="it-IT"/>
        </w:rPr>
        <w:t>Qizhou</w:t>
      </w:r>
      <w:proofErr w:type="spellEnd"/>
      <w:r>
        <w:rPr>
          <w:rFonts w:ascii="Times New Roman" w:hAnsi="Times New Roman" w:cs="Times New Roman"/>
          <w:sz w:val="24"/>
          <w:szCs w:val="24"/>
          <w:lang w:val="it-IT"/>
        </w:rPr>
        <w:t xml:space="preserve"> </w:t>
      </w:r>
      <w:proofErr w:type="spellStart"/>
      <w:r>
        <w:rPr>
          <w:rFonts w:ascii="Times New Roman" w:hAnsi="Times New Roman" w:cs="Times New Roman"/>
          <w:sz w:val="24"/>
          <w:szCs w:val="24"/>
          <w:lang w:val="it-IT"/>
        </w:rPr>
        <w:t>Duan</w:t>
      </w:r>
      <w:proofErr w:type="spellEnd"/>
      <w:r>
        <w:rPr>
          <w:rFonts w:ascii="Times New Roman" w:hAnsi="Times New Roman" w:cs="Times New Roman"/>
          <w:sz w:val="24"/>
          <w:szCs w:val="24"/>
          <w:lang w:val="it-IT"/>
        </w:rPr>
        <w:t>,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Marguerite </w:t>
      </w:r>
      <w:proofErr w:type="spellStart"/>
      <w:r>
        <w:rPr>
          <w:rFonts w:ascii="Times New Roman" w:hAnsi="Times New Roman" w:cs="Times New Roman"/>
          <w:sz w:val="24"/>
          <w:szCs w:val="24"/>
        </w:rPr>
        <w:t>Rwil</w:t>
      </w:r>
      <w:proofErr w:type="spellEnd"/>
      <w:r>
        <w:rPr>
          <w:rFonts w:ascii="Times New Roman" w:hAnsi="Times New Roman" w:cs="Times New Roman"/>
          <w:sz w:val="24"/>
          <w:szCs w:val="24"/>
        </w:rPr>
        <w:t>,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w:t>
      </w:r>
      <w:proofErr w:type="spellEnd"/>
      <w:r>
        <w:rPr>
          <w:rFonts w:ascii="Times New Roman" w:hAnsi="Times New Roman" w:cs="Times New Roman"/>
          <w:sz w:val="24"/>
          <w:szCs w:val="24"/>
        </w:rPr>
        <w: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53B45DE5"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sidR="00F504A2">
        <w:rPr>
          <w:rFonts w:ascii="Times New Roman" w:hAnsi="Times New Roman" w:cs="Times New Roman"/>
          <w:sz w:val="24"/>
          <w:szCs w:val="24"/>
        </w:rPr>
        <w:t>2</w:t>
      </w:r>
      <w:r>
        <w:rPr>
          <w:rFonts w:ascii="Times New Roman" w:hAnsi="Times New Roman" w:cs="Times New Roman"/>
          <w:sz w:val="24"/>
          <w:szCs w:val="24"/>
        </w:rPr>
        <w:t>/</w:t>
      </w:r>
      <w:r w:rsidR="00396DE2">
        <w:rPr>
          <w:rFonts w:ascii="Times New Roman" w:hAnsi="Times New Roman" w:cs="Times New Roman"/>
          <w:sz w:val="24"/>
          <w:szCs w:val="24"/>
        </w:rPr>
        <w:t>06</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2570 University Center Building C, Florida State University (FSU), Tallahassee, FL, 32306;  amyai8@gmail.com</w:t>
      </w:r>
      <w:r>
        <w:rPr>
          <w:rFonts w:eastAsia="Malgun Gothic"/>
          <w:b w:val="0"/>
          <w:bCs w:val="0"/>
          <w:sz w:val="24"/>
          <w:szCs w:val="24"/>
        </w:rPr>
        <w:t xml:space="preserve">2.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9E16CF">
          <w:footerReference w:type="default" r:id="rId10"/>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r>
        <w:rPr>
          <w:rFonts w:ascii="Times New Roman" w:hAnsi="Times New Roman" w:cs="Times New Roman"/>
          <w:sz w:val="24"/>
          <w:szCs w:val="24"/>
        </w:rPr>
        <w:t>…..</w:t>
      </w:r>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28F53F2A"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F504A2">
        <w:rPr>
          <w:rFonts w:ascii="Times New Roman" w:hAnsi="Times New Roman" w:cs="Times New Roman"/>
          <w:sz w:val="24"/>
          <w:szCs w:val="24"/>
        </w:rPr>
        <w:t>02/</w:t>
      </w:r>
      <w:r w:rsidR="00A65CBA">
        <w:rPr>
          <w:rFonts w:ascii="Times New Roman" w:hAnsi="Times New Roman" w:cs="Times New Roman"/>
          <w:sz w:val="24"/>
          <w:szCs w:val="24"/>
        </w:rPr>
        <w:t>0</w:t>
      </w:r>
      <w:r w:rsidR="00396DE2">
        <w:rPr>
          <w:rFonts w:ascii="Times New Roman" w:hAnsi="Times New Roman" w:cs="Times New Roman"/>
          <w:sz w:val="24"/>
          <w:szCs w:val="24"/>
        </w:rPr>
        <w:t>6</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w:t>
      </w:r>
      <w:proofErr w:type="spellStart"/>
      <w:r>
        <w:rPr>
          <w:rFonts w:ascii="Times New Roman" w:hAnsi="Times New Roman" w:cs="Times New Roman"/>
          <w:b/>
          <w:bCs/>
          <w:i/>
          <w:sz w:val="24"/>
          <w:szCs w:val="24"/>
        </w:rPr>
        <w:t>Fundings</w:t>
      </w:r>
      <w:proofErr w:type="spellEnd"/>
      <w:r>
        <w:rPr>
          <w:rFonts w:ascii="Times New Roman" w:hAnsi="Times New Roman" w:cs="Times New Roman"/>
          <w:b/>
          <w:bCs/>
          <w:i/>
          <w:sz w:val="24"/>
          <w:szCs w:val="24"/>
        </w:rPr>
        <w:t xml:space="preserve">: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9E16CF">
          <w:headerReference w:type="default" r:id="rId11"/>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 xml:space="preserve">Title Page: ?? Words, Abstract: ?? Words, Text: ?? Words, References: ?? Words, </w:t>
      </w:r>
      <w:r w:rsidRPr="006E290D">
        <w:rPr>
          <w:rStyle w:val="cf01"/>
          <w:rFonts w:ascii="Times New Roman" w:hAnsi="Times New Roman" w:cs="Times New Roman"/>
          <w:sz w:val="24"/>
          <w:szCs w:val="24"/>
          <w:highlight w:val="yellow"/>
        </w:rPr>
        <w:t>Cannot add figure/legend information as they are screengrabs</w:t>
      </w:r>
      <w:r w:rsidRPr="006E290D">
        <w:rPr>
          <w:rFonts w:ascii="Times New Roman" w:eastAsia="Times New Roman" w:hAnsi="Times New Roman" w:cs="Times New Roman"/>
          <w:sz w:val="24"/>
          <w:szCs w:val="24"/>
          <w:highlight w:val="yellow"/>
        </w:rPr>
        <w:t>)</w:t>
      </w:r>
    </w:p>
    <w:p w14:paraId="6AF88A91" w14:textId="564375EC" w:rsidR="00FF45A0" w:rsidRDefault="00630068" w:rsidP="00FF45A0">
      <w:pPr>
        <w:spacing w:after="0" w:line="480" w:lineRule="auto"/>
        <w:rPr>
          <w:rFonts w:ascii="Times New Roman" w:hAnsi="Times New Roman" w:cs="Times New Roman"/>
          <w:sz w:val="24"/>
          <w:szCs w:val="24"/>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sidRPr="00A65CBA">
        <w:rPr>
          <w:rFonts w:ascii="Times New Roman" w:hAnsi="Times New Roman" w:cs="Times New Roman"/>
          <w:b/>
          <w:bCs/>
          <w:sz w:val="24"/>
          <w:szCs w:val="24"/>
        </w:rPr>
        <w:t>Background</w:t>
      </w:r>
      <w:r w:rsidRPr="00A65CBA">
        <w:rPr>
          <w:rFonts w:ascii="Times New Roman" w:hAnsi="Times New Roman" w:cs="Times New Roman"/>
          <w:sz w:val="24"/>
          <w:szCs w:val="24"/>
        </w:rPr>
        <w:t>. Posttraumatic growth (PTG)</w:t>
      </w:r>
      <w:r>
        <w:rPr>
          <w:rFonts w:ascii="Times New Roman" w:hAnsi="Times New Roman" w:cs="Times New Roman"/>
          <w:sz w:val="24"/>
          <w:szCs w:val="24"/>
        </w:rPr>
        <w:t xml:space="preserve">, positive </w:t>
      </w:r>
      <w:r>
        <w:rPr>
          <w:rFonts w:ascii="Times New Roman" w:hAnsi="Times New Roman" w:cs="Times New Roman"/>
          <w:sz w:val="24"/>
          <w:szCs w:val="24"/>
          <w:lang w:val="en-GB"/>
        </w:rPr>
        <w:t xml:space="preserve">gains </w:t>
      </w:r>
      <w:r>
        <w:rPr>
          <w:rFonts w:ascii="Times New Roman" w:hAnsi="Times New Roman" w:cs="Times New Roman"/>
          <w:sz w:val="24"/>
          <w:szCs w:val="24"/>
        </w:rPr>
        <w:t>arising from the struggle with trauma,</w:t>
      </w:r>
      <w:r w:rsidRPr="00A65CBA">
        <w:rPr>
          <w:rFonts w:ascii="Times New Roman" w:hAnsi="Times New Roman" w:cs="Times New Roman"/>
          <w:sz w:val="24"/>
          <w:szCs w:val="24"/>
        </w:rPr>
        <w:t xml:space="preserve"> can be easily assessed and </w:t>
      </w:r>
      <w:r>
        <w:rPr>
          <w:rFonts w:ascii="Times New Roman" w:hAnsi="Times New Roman" w:cs="Times New Roman"/>
          <w:sz w:val="24"/>
          <w:szCs w:val="24"/>
        </w:rPr>
        <w:t xml:space="preserve">may </w:t>
      </w:r>
      <w:r w:rsidRPr="00A65CBA">
        <w:rPr>
          <w:rFonts w:ascii="Times New Roman" w:hAnsi="Times New Roman" w:cs="Times New Roman"/>
          <w:sz w:val="24"/>
          <w:szCs w:val="24"/>
        </w:rPr>
        <w:t xml:space="preserve">lead to optimal outcomes of patients, health providers, and general populations affected by Covid-19. </w:t>
      </w:r>
      <w:r>
        <w:rPr>
          <w:rFonts w:ascii="Times New Roman" w:hAnsi="Times New Roman" w:cs="Times New Roman"/>
          <w:sz w:val="24"/>
          <w:szCs w:val="24"/>
        </w:rPr>
        <w:t xml:space="preserve">This is </w:t>
      </w:r>
      <w:r w:rsidRPr="00E54DFB">
        <w:rPr>
          <w:rFonts w:ascii="Times New Roman" w:hAnsi="Times New Roman" w:cs="Times New Roman"/>
          <w:sz w:val="24"/>
          <w:szCs w:val="24"/>
        </w:rPr>
        <w:t xml:space="preserve">the first </w:t>
      </w:r>
      <w:r w:rsidRPr="00A65CBA">
        <w:rPr>
          <w:rFonts w:ascii="Times New Roman" w:hAnsi="Times New Roman" w:cs="Times New Roman"/>
          <w:sz w:val="24"/>
          <w:szCs w:val="24"/>
        </w:rPr>
        <w:t>meta-analysis and systematic review of the association between PTG and Covid-19 and posttraumatic stress symptoms</w:t>
      </w:r>
      <w:r>
        <w:rPr>
          <w:rFonts w:ascii="Times New Roman" w:hAnsi="Times New Roman" w:cs="Times New Roman"/>
          <w:sz w:val="24"/>
          <w:szCs w:val="24"/>
        </w:rPr>
        <w:t xml:space="preserve"> </w:t>
      </w:r>
      <w:r w:rsidRPr="00A65CBA">
        <w:rPr>
          <w:rFonts w:ascii="Times New Roman" w:hAnsi="Times New Roman" w:cs="Times New Roman"/>
          <w:sz w:val="24"/>
          <w:szCs w:val="24"/>
        </w:rPr>
        <w:t xml:space="preserve">(PTSS). </w:t>
      </w:r>
      <w:r w:rsidRPr="00A65CBA">
        <w:rPr>
          <w:rFonts w:ascii="Times New Roman" w:hAnsi="Times New Roman" w:cs="Times New Roman"/>
          <w:b/>
          <w:bCs/>
          <w:sz w:val="24"/>
          <w:szCs w:val="24"/>
        </w:rPr>
        <w:t xml:space="preserve">Method. </w:t>
      </w:r>
      <w:r w:rsidRPr="00A65CBA">
        <w:rPr>
          <w:rFonts w:ascii="Times New Roman" w:hAnsi="Times New Roman" w:cs="Times New Roman"/>
          <w:sz w:val="24"/>
          <w:szCs w:val="24"/>
        </w:rPr>
        <w:t xml:space="preserve">PubMed (30), </w:t>
      </w:r>
      <w:proofErr w:type="spellStart"/>
      <w:r w:rsidRPr="00A65CBA">
        <w:rPr>
          <w:rFonts w:ascii="Times New Roman" w:hAnsi="Times New Roman" w:cs="Times New Roman"/>
          <w:sz w:val="24"/>
          <w:szCs w:val="24"/>
        </w:rPr>
        <w:t>PsychINFO</w:t>
      </w:r>
      <w:proofErr w:type="spellEnd"/>
      <w:r w:rsidRPr="00A65CBA">
        <w:rPr>
          <w:rFonts w:ascii="Times New Roman" w:hAnsi="Times New Roman" w:cs="Times New Roman"/>
          <w:sz w:val="24"/>
          <w:szCs w:val="24"/>
        </w:rPr>
        <w:t xml:space="preserve"> (6), </w:t>
      </w:r>
      <w:r w:rsidRPr="00A65CBA">
        <w:rPr>
          <w:rFonts w:ascii="Times New Roman" w:hAnsi="Times New Roman" w:cs="Times New Roman"/>
          <w:w w:val="90"/>
          <w:sz w:val="24"/>
          <w:szCs w:val="24"/>
        </w:rPr>
        <w:t xml:space="preserve">Academic Search Complete (4), Ovid MEDLINE (20), </w:t>
      </w:r>
      <w:r w:rsidRPr="00A65CBA">
        <w:rPr>
          <w:rFonts w:ascii="Times New Roman" w:hAnsi="Times New Roman" w:cs="Times New Roman"/>
          <w:sz w:val="24"/>
          <w:szCs w:val="24"/>
        </w:rPr>
        <w:t xml:space="preserve"> electronic databases were systematically searched from May 23, 2023 through </w:t>
      </w:r>
      <w:r>
        <w:rPr>
          <w:rFonts w:ascii="Times New Roman" w:hAnsi="Times New Roman" w:cs="Times New Roman"/>
          <w:sz w:val="24"/>
          <w:szCs w:val="24"/>
        </w:rPr>
        <w:t>January</w:t>
      </w:r>
      <w:r w:rsidRPr="00A65CBA">
        <w:rPr>
          <w:rFonts w:ascii="Times New Roman" w:hAnsi="Times New Roman" w:cs="Times New Roman"/>
          <w:sz w:val="24"/>
          <w:szCs w:val="24"/>
        </w:rPr>
        <w:t xml:space="preserve"> </w:t>
      </w:r>
      <w:r>
        <w:rPr>
          <w:rFonts w:ascii="Times New Roman" w:hAnsi="Times New Roman" w:cs="Times New Roman"/>
          <w:sz w:val="24"/>
          <w:szCs w:val="24"/>
        </w:rPr>
        <w:t>8</w:t>
      </w:r>
      <w:r w:rsidRPr="00A65CBA">
        <w:rPr>
          <w:rFonts w:ascii="Times New Roman" w:hAnsi="Times New Roman" w:cs="Times New Roman"/>
          <w:sz w:val="24"/>
          <w:szCs w:val="24"/>
        </w:rPr>
        <w:t>, to identify all eligible studies reporting the association between PTG and Covid-19 by suing the following Medical Subject Heading and psychological terms: Covid-19, posttraumatic growth, PTG, stress-related growth, adverse growth, positive outcomes, positive effects, self-growth. Data were screened and extracted independently by 2 investigators. Adjusted effect estimates were employed, and pooled analysis was conducted, using the Hartung-Knapp-</w:t>
      </w:r>
      <w:proofErr w:type="spellStart"/>
      <w:r w:rsidRPr="00A65CBA">
        <w:rPr>
          <w:rFonts w:ascii="Times New Roman" w:hAnsi="Times New Roman" w:cs="Times New Roman"/>
          <w:sz w:val="24"/>
          <w:szCs w:val="24"/>
        </w:rPr>
        <w:t>Sidik</w:t>
      </w:r>
      <w:proofErr w:type="spellEnd"/>
      <w:r w:rsidRPr="00A65CBA">
        <w:rPr>
          <w:rFonts w:ascii="Times New Roman" w:hAnsi="Times New Roman" w:cs="Times New Roman"/>
          <w:sz w:val="24"/>
          <w:szCs w:val="24"/>
        </w:rPr>
        <w:t>-</w:t>
      </w:r>
      <w:proofErr w:type="spellStart"/>
      <w:r w:rsidRPr="00A65CBA">
        <w:rPr>
          <w:rFonts w:ascii="Times New Roman" w:hAnsi="Times New Roman" w:cs="Times New Roman"/>
          <w:sz w:val="24"/>
          <w:szCs w:val="24"/>
        </w:rPr>
        <w:t>Jonkman</w:t>
      </w:r>
      <w:proofErr w:type="spellEnd"/>
      <w:r w:rsidRPr="00A65CBA">
        <w:rPr>
          <w:rFonts w:ascii="Times New Roman" w:hAnsi="Times New Roman" w:cs="Times New Roman"/>
          <w:sz w:val="24"/>
          <w:szCs w:val="24"/>
        </w:rPr>
        <w:t xml:space="preserve"> </w:t>
      </w:r>
      <w:proofErr w:type="spellStart"/>
      <w:r w:rsidRPr="00A65CBA">
        <w:rPr>
          <w:rFonts w:ascii="Times New Roman" w:hAnsi="Times New Roman" w:cs="Times New Roman"/>
          <w:sz w:val="24"/>
          <w:szCs w:val="24"/>
        </w:rPr>
        <w:t>rondom</w:t>
      </w:r>
      <w:proofErr w:type="spellEnd"/>
      <w:r w:rsidRPr="00A65CBA">
        <w:rPr>
          <w:rFonts w:ascii="Times New Roman" w:hAnsi="Times New Roman" w:cs="Times New Roman"/>
          <w:sz w:val="24"/>
          <w:szCs w:val="24"/>
        </w:rPr>
        <w:t>-effects model. Sensitivity and subgroup analyses were conducted to assess the robustness of the findings. The Meta-analysis of Observational Studies in Epidemiology</w:t>
      </w:r>
      <w:r>
        <w:rPr>
          <w:rFonts w:ascii="Times New Roman" w:hAnsi="Times New Roman" w:cs="Times New Roman"/>
          <w:sz w:val="24"/>
          <w:szCs w:val="24"/>
        </w:rPr>
        <w:t xml:space="preserve"> </w:t>
      </w:r>
      <w:r w:rsidRPr="00A65CBA">
        <w:rPr>
          <w:rFonts w:ascii="Times New Roman" w:hAnsi="Times New Roman" w:cs="Times New Roman"/>
          <w:sz w:val="24"/>
          <w:szCs w:val="24"/>
        </w:rPr>
        <w:t>(MOOSE) reporting guideline was followed.</w:t>
      </w:r>
      <w:r w:rsidRPr="00A65CBA">
        <w:rPr>
          <w:rFonts w:ascii="Times New Roman" w:hAnsi="Times New Roman" w:cs="Times New Roman"/>
          <w:b/>
          <w:bCs/>
          <w:sz w:val="24"/>
          <w:szCs w:val="24"/>
        </w:rPr>
        <w:t xml:space="preserve"> Results. </w:t>
      </w:r>
      <w:r w:rsidRPr="692ED770">
        <w:rPr>
          <w:rFonts w:ascii="Times New Roman" w:hAnsi="Times New Roman" w:cs="Times New Roman"/>
          <w:color w:val="000000" w:themeColor="text1"/>
          <w:sz w:val="24"/>
          <w:szCs w:val="24"/>
        </w:rPr>
        <w:t>The search yielded 60 unique publications</w:t>
      </w:r>
      <w:r w:rsidRPr="007867F9">
        <w:rPr>
          <w:rFonts w:ascii="Times New Roman" w:hAnsi="Times New Roman" w:cs="Times New Roman"/>
          <w:sz w:val="24"/>
          <w:szCs w:val="24"/>
        </w:rPr>
        <w:t xml:space="preserve"> </w:t>
      </w:r>
      <w:r>
        <w:rPr>
          <w:rFonts w:ascii="Times New Roman" w:hAnsi="Times New Roman" w:cs="Times New Roman"/>
          <w:sz w:val="24"/>
          <w:szCs w:val="24"/>
        </w:rPr>
        <w:t>around the globe</w:t>
      </w:r>
      <w:r w:rsidRPr="692ED770">
        <w:rPr>
          <w:rFonts w:ascii="Times New Roman" w:hAnsi="Times New Roman" w:cs="Times New Roman"/>
          <w:color w:val="000000" w:themeColor="text1"/>
          <w:sz w:val="24"/>
          <w:szCs w:val="24"/>
        </w:rPr>
        <w:t>, of which 42 qualified for full-text review</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Pr="00A65CBA">
        <w:rPr>
          <w:rFonts w:ascii="Times New Roman" w:hAnsi="Times New Roman" w:cs="Times New Roman"/>
          <w:b/>
          <w:bCs/>
          <w:sz w:val="24"/>
          <w:szCs w:val="24"/>
        </w:rPr>
        <w:t xml:space="preserve">Results. </w:t>
      </w:r>
      <w:r>
        <w:rPr>
          <w:rFonts w:ascii="Times New Roman" w:hAnsi="Times New Roman" w:cs="Times New Roman"/>
          <w:sz w:val="24"/>
          <w:szCs w:val="24"/>
        </w:rPr>
        <w:t xml:space="preserve">The final selection involved a composite of 30 </w:t>
      </w:r>
      <w:r w:rsidRPr="00A65CBA">
        <w:rPr>
          <w:rFonts w:ascii="Times New Roman" w:hAnsi="Times New Roman" w:cs="Times New Roman"/>
          <w:sz w:val="24"/>
          <w:szCs w:val="24"/>
        </w:rPr>
        <w:t xml:space="preserve">studies </w:t>
      </w:r>
      <w:r>
        <w:rPr>
          <w:rFonts w:ascii="Times New Roman" w:hAnsi="Times New Roman" w:cs="Times New Roman"/>
          <w:sz w:val="24"/>
          <w:szCs w:val="24"/>
        </w:rPr>
        <w:t xml:space="preserve">with </w:t>
      </w:r>
      <w:r w:rsidRPr="00A65CBA">
        <w:rPr>
          <w:rFonts w:ascii="Times New Roman" w:hAnsi="Times New Roman" w:cs="Times New Roman"/>
          <w:sz w:val="24"/>
          <w:szCs w:val="24"/>
        </w:rPr>
        <w:t>data on the COVID-19</w:t>
      </w:r>
      <w:r>
        <w:rPr>
          <w:rFonts w:ascii="Times New Roman" w:hAnsi="Times New Roman" w:cs="Times New Roman"/>
          <w:sz w:val="24"/>
          <w:szCs w:val="24"/>
        </w:rPr>
        <w:t>—</w:t>
      </w:r>
      <w:r w:rsidRPr="00A65CBA">
        <w:rPr>
          <w:rFonts w:ascii="Times New Roman" w:hAnsi="Times New Roman" w:cs="Times New Roman"/>
          <w:sz w:val="24"/>
          <w:szCs w:val="24"/>
        </w:rPr>
        <w:t>PTG association</w:t>
      </w:r>
      <w:r>
        <w:rPr>
          <w:rFonts w:ascii="Times New Roman" w:hAnsi="Times New Roman" w:cs="Times New Roman"/>
          <w:sz w:val="24"/>
          <w:szCs w:val="24"/>
        </w:rPr>
        <w:t>,</w:t>
      </w:r>
      <w:r w:rsidRPr="00595396">
        <w:rPr>
          <w:rFonts w:ascii="Times New Roman" w:hAnsi="Times New Roman" w:cs="Times New Roman"/>
          <w:sz w:val="24"/>
          <w:szCs w:val="24"/>
        </w:rPr>
        <w:t xml:space="preserve"> comprising 42, 386 participants</w:t>
      </w:r>
      <w:r w:rsidRPr="00A65CBA">
        <w:rPr>
          <w:rFonts w:ascii="Times New Roman" w:hAnsi="Times New Roman" w:cs="Times New Roman"/>
          <w:sz w:val="24"/>
          <w:szCs w:val="24"/>
        </w:rPr>
        <w:t xml:space="preserve">. On pooled analysis, COVID-19 </w:t>
      </w:r>
      <w:r>
        <w:rPr>
          <w:rFonts w:ascii="Times New Roman" w:hAnsi="Times New Roman" w:cs="Times New Roman"/>
          <w:sz w:val="24"/>
          <w:szCs w:val="24"/>
        </w:rPr>
        <w:t xml:space="preserve">was significantly associated with PTG as determined mostly by Posttraumatic Growth Inventory (PTGI) </w:t>
      </w:r>
      <w:r w:rsidRPr="00A65CBA">
        <w:rPr>
          <w:rFonts w:ascii="Times New Roman" w:hAnsi="Times New Roman" w:cs="Times New Roman"/>
          <w:sz w:val="24"/>
          <w:szCs w:val="24"/>
        </w:rPr>
        <w:t>(</w:t>
      </w:r>
      <w:r w:rsidRPr="000D6674">
        <w:rPr>
          <w:rFonts w:ascii="Times New Roman" w:hAnsi="Times New Roman" w:cs="Times New Roman"/>
          <w:i/>
          <w:iCs/>
          <w:sz w:val="24"/>
          <w:szCs w:val="24"/>
        </w:rPr>
        <w:t>g</w:t>
      </w:r>
      <w:r w:rsidRPr="00A65CBA">
        <w:rPr>
          <w:rFonts w:ascii="Times New Roman" w:hAnsi="Times New Roman" w:cs="Times New Roman"/>
          <w:sz w:val="24"/>
          <w:szCs w:val="24"/>
        </w:rPr>
        <w:t>=0.75</w:t>
      </w:r>
      <w:r>
        <w:rPr>
          <w:rFonts w:ascii="Times New Roman" w:hAnsi="Times New Roman" w:cs="Times New Roman"/>
          <w:sz w:val="24"/>
          <w:szCs w:val="24"/>
        </w:rPr>
        <w:t>;</w:t>
      </w:r>
      <w:r w:rsidRPr="00A65CBA">
        <w:rPr>
          <w:rFonts w:ascii="Times New Roman" w:hAnsi="Times New Roman" w:cs="Times New Roman"/>
          <w:sz w:val="24"/>
          <w:szCs w:val="24"/>
        </w:rPr>
        <w:t xml:space="preserve"> 95%CI</w:t>
      </w:r>
      <w:r>
        <w:rPr>
          <w:rFonts w:ascii="Times New Roman" w:hAnsi="Times New Roman" w:cs="Times New Roman"/>
          <w:sz w:val="24"/>
          <w:szCs w:val="24"/>
        </w:rPr>
        <w:t xml:space="preserve">, </w:t>
      </w:r>
      <w:r w:rsidRPr="00A65CBA">
        <w:rPr>
          <w:rFonts w:ascii="Times New Roman" w:hAnsi="Times New Roman" w:cs="Times New Roman"/>
          <w:sz w:val="24"/>
          <w:szCs w:val="24"/>
        </w:rPr>
        <w:t>0.45</w:t>
      </w:r>
      <w:r>
        <w:rPr>
          <w:rFonts w:ascii="Times New Roman" w:hAnsi="Times New Roman" w:cs="Times New Roman"/>
          <w:sz w:val="24"/>
          <w:szCs w:val="24"/>
        </w:rPr>
        <w:t>-</w:t>
      </w:r>
      <w:r w:rsidRPr="00A65CBA">
        <w:rPr>
          <w:rFonts w:ascii="Times New Roman" w:hAnsi="Times New Roman" w:cs="Times New Roman"/>
          <w:sz w:val="24"/>
          <w:szCs w:val="24"/>
        </w:rPr>
        <w:t>1.05</w:t>
      </w:r>
      <w:r>
        <w:rPr>
          <w:rFonts w:ascii="Times New Roman" w:hAnsi="Times New Roman" w:cs="Times New Roman"/>
          <w:sz w:val="24"/>
          <w:szCs w:val="24"/>
        </w:rPr>
        <w:t xml:space="preserve">; </w:t>
      </w:r>
      <w:r w:rsidR="00E701D8">
        <w:rPr>
          <w:rFonts w:ascii="Times New Roman" w:hAnsi="Times New Roman" w:cs="Times New Roman"/>
          <w:i/>
          <w:iCs/>
          <w:sz w:val="24"/>
          <w:szCs w:val="24"/>
        </w:rPr>
        <w:t>p</w:t>
      </w:r>
      <w:r>
        <w:rPr>
          <w:rFonts w:ascii="Times New Roman" w:hAnsi="Times New Roman" w:cs="Times New Roman"/>
          <w:sz w:val="24"/>
          <w:szCs w:val="24"/>
        </w:rPr>
        <w:t>&lt;.0001</w:t>
      </w:r>
      <w:r w:rsidRPr="00A65CBA">
        <w:rPr>
          <w:rFonts w:ascii="Times New Roman" w:hAnsi="Times New Roman" w:cs="Times New Roman"/>
          <w:sz w:val="24"/>
          <w:szCs w:val="24"/>
        </w:rPr>
        <w:t>), with a high heterogeneity in the analysis</w:t>
      </w:r>
      <w:r>
        <w:rPr>
          <w:rFonts w:ascii="Times New Roman" w:hAnsi="Times New Roman" w:cs="Times New Roman"/>
          <w:sz w:val="24"/>
          <w:szCs w:val="24"/>
        </w:rPr>
        <w:t xml:space="preserve"> </w:t>
      </w:r>
      <w:r w:rsidRPr="00A65CBA">
        <w:rPr>
          <w:rFonts w:ascii="Times New Roman" w:hAnsi="Times New Roman" w:cs="Times New Roman"/>
          <w:sz w:val="24"/>
          <w:szCs w:val="24"/>
        </w:rPr>
        <w:t>(</w:t>
      </w:r>
      <w:r w:rsidRPr="00A65CBA">
        <w:rPr>
          <w:rFonts w:ascii="Times New Roman" w:hAnsi="Times New Roman" w:cs="Times New Roman"/>
          <w:i/>
          <w:iCs/>
          <w:sz w:val="24"/>
          <w:szCs w:val="24"/>
        </w:rPr>
        <w:t>I</w:t>
      </w:r>
      <w:r w:rsidRPr="00A65CBA">
        <w:rPr>
          <w:rFonts w:ascii="Times New Roman" w:hAnsi="Times New Roman" w:cs="Times New Roman"/>
          <w:sz w:val="24"/>
          <w:szCs w:val="24"/>
          <w:vertAlign w:val="superscript"/>
        </w:rPr>
        <w:t>2</w:t>
      </w:r>
      <w:r w:rsidRPr="00A65CBA">
        <w:rPr>
          <w:rFonts w:ascii="Times New Roman" w:hAnsi="Times New Roman" w:cs="Times New Roman"/>
          <w:sz w:val="24"/>
          <w:szCs w:val="24"/>
        </w:rPr>
        <w:t xml:space="preserve">=99.72%). Subgroup analyses indicated </w:t>
      </w:r>
      <w:r>
        <w:rPr>
          <w:rFonts w:ascii="Times New Roman" w:hAnsi="Times New Roman" w:cs="Times New Roman"/>
          <w:sz w:val="24"/>
          <w:szCs w:val="24"/>
        </w:rPr>
        <w:t>no significant</w:t>
      </w:r>
      <w:r w:rsidRPr="00A65CBA">
        <w:rPr>
          <w:rFonts w:ascii="Times New Roman" w:hAnsi="Times New Roman" w:cs="Times New Roman"/>
          <w:sz w:val="24"/>
          <w:szCs w:val="24"/>
        </w:rPr>
        <w:t xml:space="preserve"> association</w:t>
      </w:r>
      <w:r>
        <w:rPr>
          <w:rFonts w:ascii="Times New Roman" w:hAnsi="Times New Roman" w:cs="Times New Roman"/>
          <w:sz w:val="24"/>
          <w:szCs w:val="24"/>
        </w:rPr>
        <w:t>s</w:t>
      </w:r>
      <w:r w:rsidRPr="00A65CBA">
        <w:rPr>
          <w:rFonts w:ascii="Times New Roman" w:hAnsi="Times New Roman" w:cs="Times New Roman"/>
          <w:sz w:val="24"/>
          <w:szCs w:val="24"/>
        </w:rPr>
        <w:t xml:space="preserve"> between Covid-19 related PTG and </w:t>
      </w:r>
      <w:r>
        <w:rPr>
          <w:rFonts w:ascii="Times New Roman" w:hAnsi="Times New Roman" w:cs="Times New Roman"/>
          <w:sz w:val="24"/>
          <w:szCs w:val="24"/>
        </w:rPr>
        <w:t>risk and protective factors (</w:t>
      </w:r>
      <w:r w:rsidRPr="00A65CBA">
        <w:rPr>
          <w:rFonts w:ascii="Times New Roman" w:hAnsi="Times New Roman" w:cs="Times New Roman"/>
          <w:sz w:val="24"/>
          <w:szCs w:val="24"/>
        </w:rPr>
        <w:t>PTSD</w:t>
      </w:r>
      <w:r>
        <w:rPr>
          <w:rFonts w:ascii="Times New Roman" w:hAnsi="Times New Roman" w:cs="Times New Roman"/>
          <w:sz w:val="24"/>
          <w:szCs w:val="24"/>
        </w:rPr>
        <w:t>, depression, social support, coping, and spirituality)</w:t>
      </w:r>
      <w:r w:rsidRPr="00A65CBA">
        <w:rPr>
          <w:rFonts w:ascii="Times New Roman" w:hAnsi="Times New Roman" w:cs="Times New Roman"/>
          <w:sz w:val="24"/>
          <w:szCs w:val="24"/>
        </w:rPr>
        <w:t>.</w:t>
      </w:r>
      <w:r>
        <w:rPr>
          <w:rFonts w:ascii="Times New Roman" w:hAnsi="Times New Roman" w:cs="Times New Roman"/>
          <w:b/>
          <w:bCs/>
          <w:sz w:val="24"/>
          <w:szCs w:val="24"/>
        </w:rPr>
        <w:t xml:space="preserve"> </w:t>
      </w:r>
      <w:r w:rsidRPr="00710F38">
        <w:rPr>
          <w:rFonts w:ascii="Times New Roman" w:hAnsi="Times New Roman" w:cs="Times New Roman"/>
          <w:b/>
          <w:bCs/>
          <w:sz w:val="24"/>
          <w:szCs w:val="24"/>
        </w:rPr>
        <w:t>Conclusion</w:t>
      </w:r>
      <w:r w:rsidRPr="00710F38">
        <w:rPr>
          <w:rFonts w:ascii="Times New Roman" w:hAnsi="Times New Roman" w:cs="Times New Roman"/>
          <w:b/>
          <w:bCs/>
          <w:caps/>
          <w:sz w:val="24"/>
          <w:szCs w:val="24"/>
        </w:rPr>
        <w:t xml:space="preserve">. </w:t>
      </w:r>
      <w:r w:rsidRPr="00742C5E">
        <w:rPr>
          <w:rFonts w:ascii="Times New Roman" w:hAnsi="Times New Roman" w:cs="Times New Roman"/>
          <w:sz w:val="24"/>
          <w:szCs w:val="24"/>
        </w:rPr>
        <w:t>The</w:t>
      </w:r>
      <w:r w:rsidRPr="00710F38">
        <w:rPr>
          <w:rFonts w:ascii="Times New Roman" w:hAnsi="Times New Roman" w:cs="Times New Roman"/>
          <w:sz w:val="24"/>
          <w:szCs w:val="24"/>
        </w:rPr>
        <w:t xml:space="preserve"> findings indicate that COVID-19 events could be a</w:t>
      </w:r>
      <w:r w:rsidRPr="00EA0A9F">
        <w:rPr>
          <w:rFonts w:ascii="Times New Roman" w:hAnsi="Times New Roman" w:cs="Times New Roman"/>
          <w:sz w:val="24"/>
          <w:szCs w:val="24"/>
        </w:rPr>
        <w:t xml:space="preserve">ssociated with PTG as a potential positive outcome. </w:t>
      </w:r>
      <w:r w:rsidR="00742C5E" w:rsidRPr="001B47F0">
        <w:rPr>
          <w:rFonts w:ascii="Times New Roman" w:hAnsi="Times New Roman" w:cs="Times New Roman"/>
          <w:sz w:val="24"/>
          <w:szCs w:val="24"/>
        </w:rPr>
        <w:t>N</w:t>
      </w:r>
      <w:r w:rsidR="00742C5E">
        <w:rPr>
          <w:rFonts w:ascii="Times New Roman" w:hAnsi="Times New Roman" w:cs="Times New Roman"/>
          <w:sz w:val="24"/>
          <w:szCs w:val="24"/>
        </w:rPr>
        <w:t xml:space="preserve">o test risk and protective factors </w:t>
      </w:r>
      <w:r w:rsidR="00A95C71">
        <w:rPr>
          <w:rFonts w:ascii="Times New Roman" w:hAnsi="Times New Roman" w:cs="Times New Roman"/>
          <w:sz w:val="24"/>
          <w:szCs w:val="24"/>
        </w:rPr>
        <w:t>might moderate this relationship.</w:t>
      </w:r>
      <w:r w:rsidR="00742C5E">
        <w:rPr>
          <w:rFonts w:ascii="Times New Roman" w:hAnsi="Times New Roman" w:cs="Times New Roman"/>
          <w:sz w:val="24"/>
          <w:szCs w:val="24"/>
        </w:rPr>
        <w:t xml:space="preserve"> </w:t>
      </w:r>
      <w:r w:rsidRPr="00EA0A9F">
        <w:rPr>
          <w:rFonts w:ascii="Times New Roman" w:hAnsi="Times New Roman" w:cs="Times New Roman"/>
          <w:sz w:val="24"/>
          <w:szCs w:val="24"/>
        </w:rPr>
        <w:t>Future investigation</w:t>
      </w:r>
      <w:r w:rsidRPr="007867F9">
        <w:rPr>
          <w:rFonts w:ascii="Times New Roman" w:hAnsi="Times New Roman" w:cs="Times New Roman"/>
          <w:sz w:val="24"/>
          <w:szCs w:val="24"/>
        </w:rPr>
        <w:t xml:space="preserve"> </w:t>
      </w:r>
      <w:r w:rsidRPr="00E93E1E">
        <w:rPr>
          <w:rFonts w:ascii="Times New Roman" w:hAnsi="Times New Roman" w:cs="Times New Roman"/>
          <w:sz w:val="24"/>
          <w:szCs w:val="24"/>
        </w:rPr>
        <w:t>should pursue</w:t>
      </w:r>
      <w:r w:rsidRPr="007867F9">
        <w:rPr>
          <w:rFonts w:ascii="Times New Roman" w:hAnsi="Times New Roman" w:cs="Times New Roman"/>
          <w:sz w:val="24"/>
          <w:szCs w:val="24"/>
        </w:rPr>
        <w:t xml:space="preserve"> </w:t>
      </w:r>
      <w:r w:rsidRPr="008A277F">
        <w:rPr>
          <w:rFonts w:ascii="Times New Roman" w:hAnsi="Times New Roman" w:cs="Times New Roman"/>
          <w:sz w:val="24"/>
          <w:szCs w:val="24"/>
        </w:rPr>
        <w:t>more</w:t>
      </w:r>
      <w:r>
        <w:rPr>
          <w:rFonts w:ascii="Times New Roman" w:hAnsi="Times New Roman" w:cs="Times New Roman"/>
          <w:sz w:val="24"/>
          <w:szCs w:val="24"/>
        </w:rPr>
        <w:t xml:space="preserve"> </w:t>
      </w:r>
      <w:r w:rsidRPr="00A65CBA">
        <w:rPr>
          <w:rFonts w:ascii="Times New Roman" w:hAnsi="Times New Roman" w:cs="Times New Roman"/>
          <w:sz w:val="24"/>
          <w:szCs w:val="24"/>
        </w:rPr>
        <w:lastRenderedPageBreak/>
        <w:t>prospective design and explore the biobehavioral mechanisms underlying this relationship to promote PTG-related better outcomes in patient-centered care</w:t>
      </w:r>
      <w:r w:rsidR="00FF45A0" w:rsidRPr="001501B7">
        <w:rPr>
          <w:rFonts w:ascii="Times New Roman" w:hAnsi="Times New Roman" w:cs="Times New Roman"/>
          <w:sz w:val="24"/>
          <w:szCs w:val="24"/>
        </w:rPr>
        <w:t>.</w:t>
      </w:r>
      <w:r w:rsidR="00FF45A0">
        <w:rPr>
          <w:rFonts w:ascii="Times New Roman" w:hAnsi="Times New Roman" w:cs="Times New Roman"/>
          <w:sz w:val="24"/>
          <w:szCs w:val="24"/>
        </w:rPr>
        <w:t xml:space="preserve"> (</w:t>
      </w:r>
      <w:r w:rsidR="00A95C71">
        <w:rPr>
          <w:rFonts w:ascii="Times New Roman" w:hAnsi="Times New Roman" w:cs="Times New Roman"/>
          <w:sz w:val="24"/>
          <w:szCs w:val="24"/>
        </w:rPr>
        <w:t xml:space="preserve">300 </w:t>
      </w:r>
      <w:r w:rsidR="00FF45A0">
        <w:rPr>
          <w:rFonts w:ascii="Times New Roman" w:hAnsi="Times New Roman" w:cs="Times New Roman"/>
          <w:sz w:val="24"/>
          <w:szCs w:val="24"/>
        </w:rPr>
        <w:t xml:space="preserve">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9E16CF">
          <w:headerReference w:type="default" r:id="rId12"/>
          <w:pgSz w:w="12240" w:h="15840"/>
          <w:pgMar w:top="1440" w:right="1440" w:bottom="1440" w:left="1440" w:header="720" w:footer="0" w:gutter="0"/>
          <w:pgNumType w:start="1"/>
          <w:cols w:space="720"/>
          <w:formProt w:val="0"/>
          <w:docGrid w:linePitch="360" w:charSpace="4096"/>
        </w:sect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lastRenderedPageBreak/>
        <w:t>Introduction</w:t>
      </w:r>
    </w:p>
    <w:p w14:paraId="2DB2449A" w14:textId="04E397D2" w:rsidR="00FF45A0" w:rsidRPr="00ED4E31"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color w:val="333333"/>
          <w:sz w:val="24"/>
          <w:szCs w:val="24"/>
          <w:shd w:val="clear" w:color="auto" w:fill="FFFFFF"/>
        </w:rPr>
        <w:t>Since the World Health Organization declared the 2019 novel coronavirus (Covid-19) as a global emergency(Sohrabi</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2020), the pandemic has created a sweeping impact on mortality and detrimental </w:t>
      </w:r>
      <w:r w:rsidR="00ED34D8" w:rsidRPr="00ED4E31">
        <w:rPr>
          <w:rFonts w:ascii="Times New Roman" w:hAnsi="Times New Roman" w:cs="Times New Roman"/>
          <w:color w:val="333333"/>
          <w:sz w:val="24"/>
          <w:szCs w:val="24"/>
          <w:shd w:val="clear" w:color="auto" w:fill="FFFFFF"/>
        </w:rPr>
        <w:t>psychiatric consequences</w:t>
      </w:r>
      <w:r w:rsidRPr="00ED4E31">
        <w:rPr>
          <w:rFonts w:ascii="Times New Roman" w:hAnsi="Times New Roman" w:cs="Times New Roman"/>
          <w:color w:val="333333"/>
          <w:sz w:val="24"/>
          <w:szCs w:val="24"/>
          <w:shd w:val="clear" w:color="auto" w:fill="FFFFFF"/>
        </w:rPr>
        <w:t>(O’Connor</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2020;</w:t>
      </w:r>
      <w:r w:rsidRPr="00ED4E31">
        <w:rPr>
          <w:rFonts w:ascii="Times New Roman" w:hAnsi="Times New Roman" w:cs="Times New Roman"/>
          <w:sz w:val="24"/>
          <w:szCs w:val="24"/>
          <w:shd w:val="clear" w:color="auto" w:fill="FFFFFF"/>
        </w:rPr>
        <w:t>Wang</w:t>
      </w:r>
      <w:r w:rsidR="005E42CC" w:rsidRPr="00ED4E31">
        <w:rPr>
          <w:rFonts w:ascii="Times New Roman" w:hAnsi="Times New Roman" w:cs="Times New Roman"/>
          <w:sz w:val="24"/>
          <w:szCs w:val="24"/>
          <w:shd w:val="clear" w:color="auto" w:fill="FFFFFF"/>
        </w:rPr>
        <w:t>_et_al.,</w:t>
      </w:r>
      <w:r w:rsidRPr="00ED4E31">
        <w:rPr>
          <w:rFonts w:ascii="Times New Roman" w:hAnsi="Times New Roman" w:cs="Times New Roman"/>
          <w:sz w:val="24"/>
          <w:szCs w:val="24"/>
          <w:shd w:val="clear" w:color="auto" w:fill="FFFFFF"/>
        </w:rPr>
        <w:t>2022</w:t>
      </w:r>
      <w:r w:rsidRPr="00ED4E31">
        <w:rPr>
          <w:rFonts w:ascii="Times New Roman" w:hAnsi="Times New Roman" w:cs="Times New Roman"/>
          <w:color w:val="333333"/>
          <w:sz w:val="24"/>
          <w:szCs w:val="24"/>
          <w:shd w:val="clear" w:color="auto" w:fill="FFFFFF"/>
        </w:rPr>
        <w:t>). Unlike other severe diseases (e.g., cardiovascular diseases, cancer), Covid-19’s effect is pervasive and traumatic, influencing many sectors of populations(Krishnamoorthy</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2020) and at all levels (individual, family, community, nation, and the word). In medical settings, its highly contiguous nature also </w:t>
      </w:r>
      <w:proofErr w:type="spellStart"/>
      <w:r w:rsidRPr="00ED4E31">
        <w:rPr>
          <w:rFonts w:ascii="Times New Roman" w:hAnsi="Times New Roman" w:cs="Times New Roman"/>
          <w:color w:val="333333"/>
          <w:sz w:val="24"/>
          <w:szCs w:val="24"/>
          <w:shd w:val="clear" w:color="auto" w:fill="FFFFFF"/>
        </w:rPr>
        <w:t>generatYed</w:t>
      </w:r>
      <w:proofErr w:type="spellEnd"/>
      <w:r w:rsidRPr="00ED4E31">
        <w:rPr>
          <w:rFonts w:ascii="Times New Roman" w:hAnsi="Times New Roman" w:cs="Times New Roman"/>
          <w:color w:val="333333"/>
          <w:sz w:val="24"/>
          <w:szCs w:val="24"/>
          <w:shd w:val="clear" w:color="auto" w:fill="FFFFFF"/>
        </w:rPr>
        <w:t xml:space="preserve"> health and existential threats to both patients and health-care providers(Adjorlolo</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2022;Castiglioni</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2023;Chen</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2021;</w:t>
      </w:r>
      <w:r w:rsidRPr="00ED4E31">
        <w:rPr>
          <w:rFonts w:ascii="Times New Roman" w:hAnsi="Times New Roman" w:cs="Times New Roman"/>
        </w:rPr>
        <w:t>Khattab</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2020;Lewis</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2022;</w:t>
      </w:r>
      <w:r w:rsidRPr="00ED4E31">
        <w:rPr>
          <w:rFonts w:ascii="Times New Roman" w:hAnsi="Times New Roman" w:cs="Times New Roman"/>
          <w:color w:val="333333"/>
          <w:sz w:val="24"/>
          <w:szCs w:val="24"/>
          <w:shd w:val="clear" w:color="auto" w:fill="FFFFFF"/>
        </w:rPr>
        <w:t>Yeung</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2022;Zhang</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2021). </w:t>
      </w:r>
    </w:p>
    <w:p w14:paraId="2AFE8F6E" w14:textId="106A590F" w:rsidR="00FF45A0" w:rsidRPr="00ED4E31"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traumas(Moreland</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2023).</w:t>
      </w:r>
      <w:r w:rsidRPr="00ED4E31">
        <w:rPr>
          <w:rFonts w:ascii="Arial" w:hAnsi="Arial" w:cs="Arial"/>
          <w:color w:val="333333"/>
          <w:sz w:val="21"/>
          <w:szCs w:val="21"/>
          <w:shd w:val="clear" w:color="auto" w:fill="FFFFFF"/>
        </w:rPr>
        <w:t xml:space="preserve"> </w:t>
      </w:r>
      <w:r w:rsidRPr="00ED4E31">
        <w:rPr>
          <w:rFonts w:ascii="Times New Roman" w:hAnsi="Times New Roman" w:cs="Times New Roman"/>
          <w:color w:val="333333"/>
          <w:sz w:val="24"/>
          <w:szCs w:val="24"/>
          <w:shd w:val="clear" w:color="auto" w:fill="FFFFFF"/>
        </w:rPr>
        <w:t>However, positive cognition, such as posttraumatic growth (PTG), can also emerge with struggles as trauma-related psychological gains (e.g., positive mindset changes in cognition and worldview)(</w:t>
      </w:r>
      <w:r w:rsidR="00363EB9" w:rsidRPr="00ED4E31">
        <w:rPr>
          <w:rFonts w:ascii="Times New Roman" w:hAnsi="Times New Roman" w:cs="Times New Roman"/>
          <w:sz w:val="24"/>
          <w:szCs w:val="24"/>
        </w:rPr>
        <w:t>Calhoun</w:t>
      </w:r>
      <w:r w:rsidR="0056404C" w:rsidRPr="00ED4E31">
        <w:rPr>
          <w:rFonts w:ascii="Times New Roman" w:hAnsi="Times New Roman" w:cs="Times New Roman"/>
          <w:sz w:val="24"/>
          <w:szCs w:val="24"/>
        </w:rPr>
        <w:t>_&amp;_</w:t>
      </w:r>
      <w:r w:rsidR="00363EB9" w:rsidRPr="00ED4E31">
        <w:rPr>
          <w:rFonts w:ascii="Times New Roman" w:hAnsi="Times New Roman" w:cs="Times New Roman"/>
          <w:sz w:val="24"/>
          <w:szCs w:val="24"/>
        </w:rPr>
        <w:t>Tedeschi</w:t>
      </w:r>
      <w:r w:rsidRPr="00ED4E31">
        <w:rPr>
          <w:rFonts w:ascii="Times New Roman" w:hAnsi="Times New Roman" w:cs="Times New Roman"/>
          <w:sz w:val="24"/>
          <w:szCs w:val="24"/>
        </w:rPr>
        <w:t>,200</w:t>
      </w:r>
      <w:r w:rsidR="00363EB9" w:rsidRPr="00ED4E31">
        <w:rPr>
          <w:rFonts w:ascii="Times New Roman" w:hAnsi="Times New Roman" w:cs="Times New Roman"/>
          <w:sz w:val="24"/>
          <w:szCs w:val="24"/>
        </w:rPr>
        <w:t>6</w:t>
      </w:r>
      <w:r w:rsidRPr="00ED4E31">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 PTG is also a kind of better outcomes in patients with life-altering diseases(</w:t>
      </w:r>
      <w:r w:rsidRPr="00ED4E31">
        <w:rPr>
          <w:rFonts w:ascii="Times New Roman" w:hAnsi="Times New Roman" w:cs="Times New Roman"/>
          <w:sz w:val="24"/>
          <w:szCs w:val="24"/>
          <w:shd w:val="clear" w:color="auto" w:fill="FFFFFF"/>
        </w:rPr>
        <w:t>Ma</w:t>
      </w:r>
      <w:r w:rsidR="005E42CC" w:rsidRPr="00ED4E31">
        <w:rPr>
          <w:rFonts w:ascii="Times New Roman" w:hAnsi="Times New Roman" w:cs="Times New Roman"/>
          <w:sz w:val="24"/>
          <w:szCs w:val="24"/>
          <w:shd w:val="clear" w:color="auto" w:fill="FFFFFF"/>
        </w:rPr>
        <w:t>_et_al.,</w:t>
      </w:r>
      <w:r w:rsidRPr="00ED4E31">
        <w:rPr>
          <w:rFonts w:ascii="Times New Roman" w:hAnsi="Times New Roman" w:cs="Times New Roman"/>
          <w:sz w:val="24"/>
          <w:szCs w:val="24"/>
          <w:shd w:val="clear" w:color="auto" w:fill="FFFFFF"/>
        </w:rPr>
        <w:t>2022;Pięta</w:t>
      </w:r>
      <w:r w:rsidR="00CA6E73" w:rsidRPr="00ED4E31">
        <w:rPr>
          <w:rFonts w:ascii="Times New Roman" w:hAnsi="Times New Roman" w:cs="Times New Roman"/>
          <w:sz w:val="24"/>
          <w:szCs w:val="24"/>
          <w:shd w:val="clear" w:color="auto" w:fill="FFFFFF"/>
        </w:rPr>
        <w:t>_&amp;_</w:t>
      </w:r>
      <w:r w:rsidRPr="00ED4E31">
        <w:rPr>
          <w:rFonts w:ascii="Times New Roman" w:hAnsi="Times New Roman" w:cs="Times New Roman"/>
          <w:sz w:val="24"/>
          <w:szCs w:val="24"/>
          <w:shd w:val="clear" w:color="auto" w:fill="FFFFFF"/>
        </w:rPr>
        <w:t>Rzeszutek,2022</w:t>
      </w:r>
      <w:r w:rsidRPr="00ED4E31">
        <w:rPr>
          <w:rFonts w:ascii="Times New Roman" w:eastAsia="Times New Roman" w:hAnsi="Times New Roman" w:cs="Times New Roman"/>
          <w:sz w:val="24"/>
          <w:szCs w:val="24"/>
        </w:rPr>
        <w:t>;Sawyer</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2010;Shand</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2015;Wang</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2022</w:t>
      </w:r>
      <w:r w:rsidRPr="00ED4E31">
        <w:rPr>
          <w:rFonts w:ascii="Times New Roman" w:hAnsi="Times New Roman" w:cs="Times New Roman"/>
          <w:color w:val="333333"/>
          <w:sz w:val="24"/>
          <w:szCs w:val="24"/>
          <w:shd w:val="clear" w:color="auto" w:fill="FFFFFF"/>
        </w:rPr>
        <w:t xml:space="preserve">). </w:t>
      </w:r>
      <w:r w:rsidRPr="00ED4E31">
        <w:rPr>
          <w:rFonts w:ascii="Times New Roman" w:hAnsi="Times New Roman" w:cs="Times New Roman"/>
          <w:sz w:val="24"/>
          <w:szCs w:val="24"/>
        </w:rPr>
        <w:t>A few meta-analyses have associated this phenomenon with low mortality in non-pandemic patients(Ma</w:t>
      </w:r>
      <w:r w:rsidR="005E42CC" w:rsidRPr="00ED4E31">
        <w:rPr>
          <w:rFonts w:ascii="Times New Roman" w:hAnsi="Times New Roman" w:cs="Times New Roman"/>
          <w:sz w:val="24"/>
          <w:szCs w:val="24"/>
        </w:rPr>
        <w:t>_et_al.,</w:t>
      </w:r>
      <w:r w:rsidR="6C8985BF" w:rsidRPr="00ED4E31">
        <w:rPr>
          <w:rFonts w:ascii="Times New Roman" w:hAnsi="Times New Roman" w:cs="Times New Roman"/>
          <w:sz w:val="24"/>
          <w:szCs w:val="24"/>
        </w:rPr>
        <w:t>2022;</w:t>
      </w:r>
      <w:r w:rsidRPr="00ED4E31">
        <w:rPr>
          <w:rFonts w:ascii="Times New Roman" w:hAnsi="Times New Roman" w:cs="Times New Roman"/>
          <w:sz w:val="24"/>
          <w:szCs w:val="24"/>
        </w:rPr>
        <w:t>Wan</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2023).</w:t>
      </w:r>
    </w:p>
    <w:p w14:paraId="02D12D61" w14:textId="250BA955" w:rsidR="00FF45A0" w:rsidRPr="00ED4E31" w:rsidRDefault="00FF45A0" w:rsidP="00FF45A0">
      <w:pPr>
        <w:tabs>
          <w:tab w:val="left" w:pos="4950"/>
        </w:tabs>
        <w:spacing w:after="0" w:line="480" w:lineRule="auto"/>
        <w:ind w:firstLine="720"/>
        <w:rPr>
          <w:rFonts w:ascii="Times New Roman" w:hAnsi="Times New Roman" w:cs="Times New Roman"/>
          <w:sz w:val="24"/>
          <w:szCs w:val="24"/>
        </w:rPr>
      </w:pPr>
      <w:r w:rsidRPr="00ED4E31">
        <w:rPr>
          <w:rFonts w:ascii="Times New Roman" w:hAnsi="Times New Roman" w:cs="Times New Roman"/>
          <w:color w:val="333333"/>
          <w:sz w:val="24"/>
          <w:szCs w:val="24"/>
          <w:shd w:val="clear" w:color="auto" w:fill="FFFFFF"/>
        </w:rPr>
        <w:t>Given the long-term and vast impact of Covid-19</w:t>
      </w:r>
      <w:r w:rsidRPr="00ED4E31">
        <w:rPr>
          <w:rFonts w:ascii="Times New Roman" w:hAnsi="Times New Roman" w:cs="Times New Roman"/>
          <w:color w:val="333333"/>
          <w:sz w:val="28"/>
          <w:szCs w:val="28"/>
          <w:shd w:val="clear" w:color="auto" w:fill="FFFFFF"/>
        </w:rPr>
        <w:t>(</w:t>
      </w:r>
      <w:r w:rsidRPr="00ED4E31">
        <w:rPr>
          <w:rFonts w:ascii="Times New Roman" w:hAnsi="Times New Roman" w:cs="Times New Roman"/>
          <w:sz w:val="24"/>
          <w:szCs w:val="24"/>
        </w:rPr>
        <w:t>Emek</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2021;Parums</w:t>
      </w:r>
      <w:r w:rsidR="149CC42C" w:rsidRPr="00ED4E31">
        <w:rPr>
          <w:rFonts w:ascii="Times New Roman" w:hAnsi="Times New Roman" w:cs="Times New Roman"/>
          <w:sz w:val="24"/>
          <w:szCs w:val="24"/>
        </w:rPr>
        <w:t>,</w:t>
      </w:r>
      <w:r w:rsidRPr="00ED4E31">
        <w:rPr>
          <w:rFonts w:ascii="Times New Roman" w:hAnsi="Times New Roman" w:cs="Times New Roman"/>
          <w:sz w:val="24"/>
          <w:szCs w:val="24"/>
        </w:rPr>
        <w:t>2021</w:t>
      </w:r>
      <w:r w:rsidRPr="00ED4E31">
        <w:rPr>
          <w:rFonts w:ascii="Times New Roman" w:hAnsi="Times New Roman" w:cs="Times New Roman"/>
          <w:color w:val="333333"/>
          <w:sz w:val="24"/>
          <w:szCs w:val="24"/>
          <w:shd w:val="clear" w:color="auto" w:fill="FFFFFF"/>
        </w:rPr>
        <w:t xml:space="preserve">), it is necessary to examine if PTG cooccur with this pandemic as a modifiable dimension of outcomes </w:t>
      </w:r>
      <w:r w:rsidRPr="00ED4E31">
        <w:rPr>
          <w:rFonts w:ascii="Times New Roman" w:hAnsi="Times New Roman" w:cs="Times New Roman"/>
          <w:color w:val="333333"/>
          <w:sz w:val="24"/>
          <w:szCs w:val="24"/>
          <w:shd w:val="clear" w:color="auto" w:fill="FFFFFF"/>
        </w:rPr>
        <w:lastRenderedPageBreak/>
        <w:t>in the United States and globally. In 2021, a national representative study of US veterans reported moderate to greater levels of PTG resulting from the COVID-19 experience, especially among those suffering from posttraumatic stress symptoms (PTSD) linked with positive Covid-19 results(Pietrzak</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2021). Other studies have also shown the emergence of Covid-19-related PTG i</w:t>
      </w:r>
      <w:r w:rsidR="007F508E" w:rsidRPr="00ED4E31">
        <w:rPr>
          <w:rFonts w:ascii="Times New Roman" w:hAnsi="Times New Roman" w:cs="Times New Roman"/>
          <w:color w:val="333333"/>
          <w:sz w:val="24"/>
          <w:szCs w:val="24"/>
          <w:shd w:val="clear" w:color="auto" w:fill="FFFFFF"/>
        </w:rPr>
        <w:t>n</w:t>
      </w:r>
      <w:r w:rsidRPr="00ED4E31">
        <w:rPr>
          <w:rFonts w:ascii="Times New Roman" w:hAnsi="Times New Roman" w:cs="Times New Roman"/>
          <w:color w:val="333333"/>
          <w:sz w:val="24"/>
          <w:szCs w:val="24"/>
          <w:shd w:val="clear" w:color="auto" w:fill="FFFFFF"/>
        </w:rPr>
        <w:t xml:space="preserve"> </w:t>
      </w:r>
      <w:r w:rsidR="007F508E" w:rsidRPr="00ED4E31">
        <w:rPr>
          <w:rFonts w:ascii="Times New Roman" w:hAnsi="Times New Roman" w:cs="Times New Roman"/>
          <w:color w:val="333333"/>
          <w:sz w:val="24"/>
          <w:szCs w:val="24"/>
          <w:shd w:val="clear" w:color="auto" w:fill="FFFFFF"/>
        </w:rPr>
        <w:t xml:space="preserve">different </w:t>
      </w:r>
      <w:r w:rsidRPr="00ED4E31">
        <w:rPr>
          <w:rFonts w:ascii="Times New Roman" w:hAnsi="Times New Roman" w:cs="Times New Roman"/>
          <w:color w:val="333333"/>
          <w:sz w:val="24"/>
          <w:szCs w:val="24"/>
          <w:shd w:val="clear" w:color="auto" w:fill="FFFFFF"/>
        </w:rPr>
        <w:t xml:space="preserve">countries. To </w:t>
      </w:r>
      <w:r w:rsidRPr="00ED4E31">
        <w:rPr>
          <w:rFonts w:ascii="Times New Roman" w:hAnsi="Times New Roman" w:cs="Times New Roman"/>
          <w:sz w:val="24"/>
          <w:szCs w:val="24"/>
        </w:rPr>
        <w:t>provide more reliable and robust conclusion on this positive worldview-based mindset change across different sectors of populations (</w:t>
      </w:r>
      <w:r w:rsidRPr="00ED4E31">
        <w:rPr>
          <w:rFonts w:ascii="Times New Roman" w:hAnsi="Times New Roman" w:cs="Times New Roman"/>
          <w:color w:val="333333"/>
          <w:sz w:val="24"/>
          <w:szCs w:val="24"/>
          <w:shd w:val="clear" w:color="auto" w:fill="FFFFFF"/>
        </w:rPr>
        <w:t>general populations, health-care providers, and infected patients), w</w:t>
      </w:r>
      <w:r w:rsidRPr="00ED4E31">
        <w:rPr>
          <w:rFonts w:ascii="Times New Roman" w:hAnsi="Times New Roman" w:cs="Times New Roman"/>
          <w:sz w:val="24"/>
          <w:szCs w:val="24"/>
        </w:rPr>
        <w:t xml:space="preserve">e conducted this first meta-analytic review to examining PTG during and post COVID-19. </w:t>
      </w:r>
    </w:p>
    <w:p w14:paraId="2DC6A17B" w14:textId="4B6BE3E4" w:rsidR="00FF45A0" w:rsidRPr="00D806CF" w:rsidRDefault="00FF45A0" w:rsidP="00FF45A0">
      <w:pPr>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sz w:val="24"/>
          <w:szCs w:val="24"/>
        </w:rPr>
        <w:t>A</w:t>
      </w:r>
      <w:r w:rsidRPr="00ED4E31">
        <w:rPr>
          <w:rFonts w:ascii="Times New Roman" w:eastAsia="Times New Roman" w:hAnsi="Times New Roman" w:cs="Times New Roman"/>
          <w:sz w:val="24"/>
          <w:szCs w:val="24"/>
        </w:rPr>
        <w:t xml:space="preserve"> meta-analys</w:t>
      </w:r>
      <w:r w:rsidR="00941282" w:rsidRPr="00ED4E31">
        <w:rPr>
          <w:rFonts w:ascii="Times New Roman" w:eastAsia="Times New Roman" w:hAnsi="Times New Roman" w:cs="Times New Roman"/>
          <w:sz w:val="24"/>
          <w:szCs w:val="24"/>
        </w:rPr>
        <w:t>i</w:t>
      </w:r>
      <w:r w:rsidRPr="00ED4E31">
        <w:rPr>
          <w:rFonts w:ascii="Times New Roman" w:eastAsia="Times New Roman" w:hAnsi="Times New Roman" w:cs="Times New Roman"/>
          <w:sz w:val="24"/>
          <w:szCs w:val="24"/>
        </w:rPr>
        <w:t>s on another pandemic has demonstrated the relationship between PTG and adjustment among individuals living with HIV/AIDS(</w:t>
      </w:r>
      <w:r w:rsidRPr="00ED4E31">
        <w:rPr>
          <w:rFonts w:ascii="Times New Roman" w:hAnsi="Times New Roman" w:cs="Times New Roman"/>
          <w:sz w:val="24"/>
          <w:szCs w:val="24"/>
          <w:shd w:val="clear" w:color="auto" w:fill="FFFFFF"/>
        </w:rPr>
        <w:t>Pięta</w:t>
      </w:r>
      <w:r w:rsidR="00CA6E73" w:rsidRPr="00ED4E31">
        <w:rPr>
          <w:rFonts w:ascii="Times New Roman" w:hAnsi="Times New Roman" w:cs="Times New Roman"/>
          <w:sz w:val="24"/>
          <w:szCs w:val="24"/>
          <w:shd w:val="clear" w:color="auto" w:fill="FFFFFF"/>
        </w:rPr>
        <w:t>_&amp;_</w:t>
      </w:r>
      <w:r w:rsidRPr="00ED4E31">
        <w:rPr>
          <w:rFonts w:ascii="Times New Roman" w:hAnsi="Times New Roman" w:cs="Times New Roman"/>
          <w:sz w:val="24"/>
          <w:szCs w:val="24"/>
          <w:shd w:val="clear" w:color="auto" w:fill="FFFFFF"/>
        </w:rPr>
        <w:t>Rzeszutek,2022)</w:t>
      </w:r>
      <w:r w:rsidRPr="00ED4E31">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sidRPr="00ED4E31">
        <w:rPr>
          <w:rFonts w:ascii="Times New Roman" w:eastAsia="Times New Roman" w:hAnsi="Times New Roman" w:cs="Times New Roman"/>
          <w:sz w:val="24"/>
          <w:szCs w:val="24"/>
        </w:rPr>
        <w:t>Accordingly, this</w:t>
      </w:r>
      <w:r w:rsidRPr="00ED4E31">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 </w:t>
      </w:r>
      <w:r w:rsidRPr="00ED4E31">
        <w:rPr>
          <w:rFonts w:ascii="Times New Roman" w:eastAsia="Times New Roman" w:hAnsi="Times New Roman" w:cs="Times New Roman"/>
          <w:sz w:val="24"/>
          <w:szCs w:val="24"/>
        </w:rPr>
        <w:t xml:space="preserve">More specifically, we evaluated the magnitude and consistency of the pandemic related PTG, as a change in posttraumatic positive cognition. We also conducted subgroup analyses linking PTG with certain risk and protective factors. </w:t>
      </w:r>
    </w:p>
    <w:p w14:paraId="382DAADA" w14:textId="77777777" w:rsidR="00FF45A0" w:rsidRPr="00ED4E31" w:rsidRDefault="00FF45A0" w:rsidP="00FF45A0">
      <w:pPr>
        <w:pStyle w:val="Heading1"/>
        <w:spacing w:before="0" w:line="480" w:lineRule="auto"/>
        <w:jc w:val="center"/>
        <w:rPr>
          <w:rFonts w:ascii="Times New Roman" w:hAnsi="Times New Roman" w:cs="Times New Roman"/>
          <w:b/>
          <w:bCs/>
          <w:color w:val="auto"/>
          <w:spacing w:val="-2"/>
          <w:sz w:val="24"/>
          <w:szCs w:val="24"/>
        </w:rPr>
      </w:pPr>
      <w:r w:rsidRPr="00ED4E31">
        <w:rPr>
          <w:rFonts w:ascii="Times New Roman" w:hAnsi="Times New Roman" w:cs="Times New Roman"/>
          <w:b/>
          <w:bCs/>
          <w:color w:val="auto"/>
          <w:spacing w:val="-2"/>
          <w:sz w:val="24"/>
          <w:szCs w:val="24"/>
        </w:rPr>
        <w:t>Methods</w:t>
      </w:r>
    </w:p>
    <w:p w14:paraId="4B003C65" w14:textId="77777777" w:rsidR="00FF45A0" w:rsidRPr="00ED4E31" w:rsidRDefault="00FF45A0" w:rsidP="00FF45A0">
      <w:pPr>
        <w:pStyle w:val="Heading1"/>
        <w:spacing w:before="0" w:line="480" w:lineRule="auto"/>
        <w:rPr>
          <w:rFonts w:ascii="Times New Roman" w:hAnsi="Times New Roman" w:cs="Times New Roman"/>
          <w:b/>
          <w:bCs/>
          <w:color w:val="auto"/>
          <w:sz w:val="24"/>
          <w:szCs w:val="24"/>
          <w:lang w:eastAsia="zh-CN"/>
        </w:rPr>
      </w:pPr>
      <w:r w:rsidRPr="00ED4E31">
        <w:rPr>
          <w:rFonts w:ascii="Times New Roman" w:hAnsi="Times New Roman" w:cs="Times New Roman"/>
          <w:b/>
          <w:bCs/>
          <w:color w:val="auto"/>
          <w:spacing w:val="-2"/>
          <w:sz w:val="24"/>
          <w:szCs w:val="24"/>
        </w:rPr>
        <w:t>Data Sources and Searches</w:t>
      </w:r>
    </w:p>
    <w:p w14:paraId="6319C84E" w14:textId="05127CA5" w:rsidR="00FF45A0" w:rsidRPr="00ED4E31" w:rsidRDefault="00FF45A0" w:rsidP="00FF45A0">
      <w:pPr>
        <w:spacing w:after="0" w:line="480" w:lineRule="auto"/>
        <w:ind w:firstLine="720"/>
        <w:rPr>
          <w:rFonts w:ascii="Times New Roman" w:hAnsi="Times New Roman" w:cs="Times New Roman"/>
          <w:spacing w:val="-6"/>
          <w:sz w:val="24"/>
          <w:szCs w:val="24"/>
        </w:rPr>
      </w:pPr>
      <w:r w:rsidRPr="00ED4E31">
        <w:rPr>
          <w:rFonts w:ascii="Times New Roman" w:hAnsi="Times New Roman" w:cs="Times New Roman"/>
          <w:spacing w:val="-6"/>
          <w:sz w:val="24"/>
          <w:szCs w:val="24"/>
        </w:rPr>
        <w:t>This systematic meta-analytic review was conducted and presented following the recommendations of the Meta-analysis of Observational Studies in Epidemiology (MOOSE) reporting guideline(Stroup</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 xml:space="preserve">2000). A systematic literature search of Ovid MEDLINE, PsycINFO, </w:t>
      </w:r>
      <w:r w:rsidRPr="00ED4E31">
        <w:rPr>
          <w:rFonts w:ascii="Times New Roman" w:hAnsi="Times New Roman" w:cs="Times New Roman"/>
          <w:spacing w:val="-6"/>
          <w:sz w:val="24"/>
          <w:szCs w:val="24"/>
        </w:rPr>
        <w:lastRenderedPageBreak/>
        <w:t xml:space="preserve">Academic Search Complete, and PubMed was performed for research articles published from 2000 since the first year of Covid-19, to </w:t>
      </w:r>
      <w:r w:rsidR="007F0DB6" w:rsidRPr="00ED4E31">
        <w:rPr>
          <w:rFonts w:ascii="Times New Roman" w:hAnsi="Times New Roman" w:cs="Times New Roman"/>
          <w:spacing w:val="-6"/>
          <w:sz w:val="24"/>
          <w:szCs w:val="24"/>
        </w:rPr>
        <w:t xml:space="preserve">January, </w:t>
      </w:r>
      <w:r w:rsidRPr="00ED4E31">
        <w:rPr>
          <w:rFonts w:ascii="Times New Roman" w:hAnsi="Times New Roman" w:cs="Times New Roman"/>
          <w:spacing w:val="-6"/>
          <w:sz w:val="24"/>
          <w:szCs w:val="24"/>
        </w:rPr>
        <w:t>202</w:t>
      </w:r>
      <w:r w:rsidR="007F0DB6" w:rsidRPr="00ED4E31">
        <w:rPr>
          <w:rFonts w:ascii="Times New Roman" w:hAnsi="Times New Roman" w:cs="Times New Roman"/>
          <w:spacing w:val="-6"/>
          <w:sz w:val="24"/>
          <w:szCs w:val="24"/>
        </w:rPr>
        <w:t>4</w:t>
      </w:r>
      <w:r w:rsidRPr="00ED4E31">
        <w:rPr>
          <w:rFonts w:ascii="Times New Roman" w:hAnsi="Times New Roman" w:cs="Times New Roman"/>
          <w:spacing w:val="-6"/>
          <w:sz w:val="24"/>
          <w:szCs w:val="24"/>
        </w:rPr>
        <w:t>.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publications(Cui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2021;Feingold</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2022;Finstad</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w:t>
      </w:r>
      <w:r w:rsidR="6E0CD282" w:rsidRPr="00ED4E31">
        <w:rPr>
          <w:rFonts w:ascii="Times New Roman" w:hAnsi="Times New Roman" w:cs="Times New Roman"/>
          <w:spacing w:val="-6"/>
          <w:sz w:val="24"/>
          <w:szCs w:val="24"/>
        </w:rPr>
        <w:t>;</w:t>
      </w:r>
      <w:r w:rsidRPr="00ED4E31">
        <w:rPr>
          <w:rFonts w:ascii="Times New Roman" w:hAnsi="Times New Roman" w:cs="Times New Roman"/>
          <w:spacing w:val="-6"/>
          <w:sz w:val="24"/>
          <w:szCs w:val="24"/>
        </w:rPr>
        <w:t>Hyun</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2021;Kowalski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2021;Li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2022;Van der Hallen</w:t>
      </w:r>
      <w:r w:rsidR="00CA6E73" w:rsidRPr="00ED4E31">
        <w:rPr>
          <w:rFonts w:ascii="Times New Roman" w:hAnsi="Times New Roman" w:cs="Times New Roman"/>
          <w:spacing w:val="-6"/>
          <w:sz w:val="24"/>
          <w:szCs w:val="24"/>
        </w:rPr>
        <w:t>_&amp;_</w:t>
      </w:r>
      <w:r w:rsidRPr="00ED4E31">
        <w:rPr>
          <w:rFonts w:ascii="Times New Roman" w:hAnsi="Times New Roman" w:cs="Times New Roman"/>
          <w:spacing w:val="-6"/>
          <w:sz w:val="24"/>
          <w:szCs w:val="24"/>
        </w:rPr>
        <w:t>Godor</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 xml:space="preserve">2022). </w:t>
      </w:r>
    </w:p>
    <w:p w14:paraId="6F263B77" w14:textId="77777777" w:rsidR="00FF45A0" w:rsidRPr="00ED4E31" w:rsidRDefault="00FF45A0" w:rsidP="00FF45A0">
      <w:pPr>
        <w:pStyle w:val="Heading1"/>
        <w:spacing w:before="0" w:line="480" w:lineRule="auto"/>
        <w:rPr>
          <w:rFonts w:ascii="Times New Roman" w:hAnsi="Times New Roman" w:cs="Times New Roman"/>
          <w:b/>
          <w:bCs/>
          <w:color w:val="auto"/>
          <w:sz w:val="24"/>
          <w:szCs w:val="24"/>
          <w:lang w:eastAsia="zh-CN"/>
        </w:rPr>
      </w:pPr>
      <w:r w:rsidRPr="00ED4E31">
        <w:rPr>
          <w:rFonts w:ascii="Times New Roman" w:hAnsi="Times New Roman" w:cs="Times New Roman"/>
          <w:b/>
          <w:bCs/>
          <w:color w:val="auto"/>
          <w:spacing w:val="-2"/>
          <w:sz w:val="24"/>
          <w:szCs w:val="24"/>
        </w:rPr>
        <w:t>Study Selection</w:t>
      </w:r>
    </w:p>
    <w:p w14:paraId="28C429FC" w14:textId="7A91E2B4" w:rsidR="00FF45A0" w:rsidRPr="00ED4E31" w:rsidRDefault="00E1143F"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sidR="00FF45A0" w:rsidRPr="00ED4E31">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w:t>
      </w:r>
      <w:r w:rsidR="00CD0809" w:rsidRPr="00ED4E31">
        <w:rPr>
          <w:rFonts w:ascii="Times New Roman" w:hAnsi="Times New Roman" w:cs="Times New Roman"/>
          <w:sz w:val="24"/>
          <w:szCs w:val="24"/>
        </w:rPr>
        <w:t>d</w:t>
      </w:r>
      <w:r w:rsidR="00FF45A0" w:rsidRPr="00ED4E31">
        <w:rPr>
          <w:rFonts w:ascii="Times New Roman" w:hAnsi="Times New Roman" w:cs="Times New Roman"/>
          <w:sz w:val="24"/>
          <w:szCs w:val="24"/>
        </w:rPr>
        <w:t xml:space="preserve"> to adopt PTGI(Posttraumatic Growth Inventory</w:t>
      </w:r>
      <w:r w:rsidR="006F7F2C" w:rsidRPr="00ED4E31">
        <w:rPr>
          <w:rFonts w:ascii="Times New Roman" w:hAnsi="Times New Roman" w:cs="Times New Roman"/>
          <w:sz w:val="24"/>
          <w:szCs w:val="24"/>
        </w:rPr>
        <w:t>;Tedeschi</w:t>
      </w:r>
      <w:r w:rsidR="00CA6E73" w:rsidRPr="00ED4E31">
        <w:rPr>
          <w:rFonts w:ascii="Times New Roman" w:hAnsi="Times New Roman" w:cs="Times New Roman"/>
          <w:sz w:val="24"/>
          <w:szCs w:val="24"/>
        </w:rPr>
        <w:t>_&amp;_</w:t>
      </w:r>
      <w:r w:rsidR="006F7F2C" w:rsidRPr="00ED4E31">
        <w:rPr>
          <w:rFonts w:ascii="Times New Roman" w:hAnsi="Times New Roman" w:cs="Times New Roman"/>
          <w:sz w:val="24"/>
          <w:szCs w:val="24"/>
        </w:rPr>
        <w:t>Calhoun,1996</w:t>
      </w:r>
      <w:r w:rsidR="00FF45A0" w:rsidRPr="00ED4E31">
        <w:rPr>
          <w:rFonts w:ascii="Times New Roman" w:hAnsi="Times New Roman" w:cs="Times New Roman"/>
          <w:sz w:val="24"/>
          <w:szCs w:val="24"/>
        </w:rPr>
        <w:t xml:space="preserve">) as the standard scale for measuring PTG. Any </w:t>
      </w:r>
      <w:r w:rsidR="00FA2BC2" w:rsidRPr="00ED4E31">
        <w:rPr>
          <w:rFonts w:ascii="Times New Roman" w:hAnsi="Times New Roman" w:cs="Times New Roman"/>
          <w:sz w:val="24"/>
          <w:szCs w:val="24"/>
        </w:rPr>
        <w:t xml:space="preserve">standard </w:t>
      </w:r>
      <w:r w:rsidR="00FF45A0" w:rsidRPr="00ED4E31">
        <w:rPr>
          <w:rFonts w:ascii="Times New Roman" w:hAnsi="Times New Roman" w:cs="Times New Roman"/>
          <w:sz w:val="24"/>
          <w:szCs w:val="24"/>
        </w:rPr>
        <w:t xml:space="preserve">variants of PTGI </w:t>
      </w:r>
      <w:r w:rsidR="00FA2BC2" w:rsidRPr="00ED4E31">
        <w:rPr>
          <w:rFonts w:ascii="Times New Roman" w:hAnsi="Times New Roman" w:cs="Times New Roman"/>
          <w:sz w:val="24"/>
          <w:szCs w:val="24"/>
        </w:rPr>
        <w:t xml:space="preserve">(e.g., </w:t>
      </w:r>
      <w:r w:rsidR="00FF45A0" w:rsidRPr="00ED4E31">
        <w:rPr>
          <w:rFonts w:ascii="Times New Roman" w:hAnsi="Times New Roman" w:cs="Times New Roman"/>
          <w:sz w:val="24"/>
          <w:szCs w:val="24"/>
        </w:rPr>
        <w:t>PTGI-SF</w:t>
      </w:r>
      <w:r w:rsidR="00FA2BC2" w:rsidRPr="00ED4E31">
        <w:rPr>
          <w:rFonts w:ascii="Times New Roman" w:hAnsi="Times New Roman" w:cs="Times New Roman"/>
          <w:sz w:val="24"/>
          <w:szCs w:val="24"/>
        </w:rPr>
        <w:t>)</w:t>
      </w:r>
      <w:r w:rsidR="00FF45A0" w:rsidRPr="00ED4E31">
        <w:rPr>
          <w:rFonts w:ascii="Times New Roman" w:hAnsi="Times New Roman" w:cs="Times New Roman"/>
          <w:sz w:val="24"/>
          <w:szCs w:val="24"/>
        </w:rPr>
        <w:t xml:space="preserve"> that could be converted to </w:t>
      </w:r>
      <w:r w:rsidR="00FA2BC2" w:rsidRPr="00ED4E31">
        <w:rPr>
          <w:rFonts w:ascii="Times New Roman" w:hAnsi="Times New Roman" w:cs="Times New Roman"/>
          <w:sz w:val="24"/>
          <w:szCs w:val="24"/>
        </w:rPr>
        <w:t>its scoring style</w:t>
      </w:r>
      <w:r w:rsidR="00FF45A0" w:rsidRPr="00ED4E31">
        <w:rPr>
          <w:rFonts w:ascii="Times New Roman" w:hAnsi="Times New Roman" w:cs="Times New Roman"/>
          <w:sz w:val="24"/>
          <w:szCs w:val="24"/>
        </w:rPr>
        <w:t xml:space="preserve"> were included. Stated differently, only those with mean scores on PTG with standard deviation or correlates with PTG were included</w:t>
      </w:r>
      <w:r w:rsidR="00FF45A0" w:rsidRPr="00ED4E31">
        <w:rPr>
          <w:rFonts w:ascii="Times New Roman" w:hAnsi="Times New Roman" w:cs="Times New Roman"/>
          <w:spacing w:val="-6"/>
          <w:sz w:val="24"/>
          <w:szCs w:val="24"/>
        </w:rPr>
        <w:t>.</w:t>
      </w:r>
    </w:p>
    <w:p w14:paraId="088B75CD" w14:textId="5D380219" w:rsidR="00FF45A0" w:rsidRPr="00D806CF" w:rsidRDefault="00FF45A0" w:rsidP="00FF45A0">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00ED4E31">
        <w:rPr>
          <w:rFonts w:ascii="Times New Roman" w:eastAsia="Times New Roman" w:hAnsi="Times New Roman" w:cs="Times New Roman"/>
          <w:sz w:val="24"/>
          <w:szCs w:val="24"/>
        </w:rPr>
        <w:t xml:space="preserve">Measures such as Stress-related growth </w:t>
      </w:r>
      <w:r w:rsidRPr="00ED4E31">
        <w:rPr>
          <w:rFonts w:ascii="Times New Roman" w:eastAsia="Times New Roman" w:hAnsi="Times New Roman" w:cs="Times New Roman"/>
          <w:sz w:val="24"/>
          <w:szCs w:val="24"/>
        </w:rPr>
        <w:lastRenderedPageBreak/>
        <w:t xml:space="preserve">scales(e.g., SRGS, </w:t>
      </w:r>
      <w:r w:rsidR="00021E38" w:rsidRPr="00D806CF">
        <w:rPr>
          <w:rFonts w:ascii="Times New Roman" w:eastAsia="Times New Roman" w:hAnsi="Times New Roman" w:cs="Times New Roman"/>
          <w:sz w:val="24"/>
          <w:szCs w:val="24"/>
        </w:rPr>
        <w:t>Park,_</w:t>
      </w:r>
      <w:r w:rsidRPr="00D806CF">
        <w:rPr>
          <w:rFonts w:ascii="Times New Roman" w:eastAsia="Times New Roman" w:hAnsi="Times New Roman" w:cs="Times New Roman"/>
          <w:sz w:val="24"/>
          <w:szCs w:val="24"/>
        </w:rPr>
        <w:t>Cohen,</w:t>
      </w:r>
      <w:r w:rsidR="00CA6E73" w:rsidRPr="00D806CF">
        <w:rPr>
          <w:rFonts w:ascii="Times New Roman" w:eastAsia="Times New Roman" w:hAnsi="Times New Roman" w:cs="Times New Roman"/>
          <w:sz w:val="24"/>
          <w:szCs w:val="24"/>
        </w:rPr>
        <w:t>_&amp;_</w:t>
      </w:r>
      <w:r w:rsidRPr="00D806CF">
        <w:rPr>
          <w:rFonts w:ascii="Times New Roman" w:eastAsia="Times New Roman" w:hAnsi="Times New Roman" w:cs="Times New Roman"/>
          <w:sz w:val="24"/>
          <w:szCs w:val="24"/>
        </w:rPr>
        <w:t>Murch,1996</w:t>
      </w:r>
      <w:r w:rsidRPr="00ED4E31">
        <w:rPr>
          <w:rFonts w:ascii="Times New Roman" w:eastAsia="Times New Roman" w:hAnsi="Times New Roman" w:cs="Times New Roman"/>
          <w:sz w:val="24"/>
          <w:szCs w:val="24"/>
        </w:rPr>
        <w:t xml:space="preserve">) that were derived from a different set of items, and accesses different aspects of PTG, were excluded. </w:t>
      </w:r>
      <w:r w:rsidRPr="00ED4E31">
        <w:rPr>
          <w:rFonts w:ascii="Times New Roman" w:hAnsi="Times New Roman" w:cs="Times New Roman"/>
          <w:sz w:val="24"/>
          <w:szCs w:val="24"/>
        </w:rPr>
        <w:t>The latter type of exclusion also involved measures on such broader positive changes as Benefit Finding Scale(Mohr</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1999) Perceived Benefit Scale(McMillen</w:t>
      </w:r>
      <w:r w:rsidR="00CA6E73" w:rsidRPr="00ED4E31">
        <w:rPr>
          <w:rFonts w:ascii="Times New Roman" w:hAnsi="Times New Roman" w:cs="Times New Roman"/>
          <w:sz w:val="24"/>
          <w:szCs w:val="24"/>
        </w:rPr>
        <w:t>_&amp;_</w:t>
      </w:r>
      <w:r w:rsidRPr="00ED4E31">
        <w:rPr>
          <w:rFonts w:ascii="Times New Roman" w:hAnsi="Times New Roman" w:cs="Times New Roman"/>
          <w:sz w:val="24"/>
          <w:szCs w:val="24"/>
        </w:rPr>
        <w:t>Fisher</w:t>
      </w:r>
      <w:r w:rsidR="3F6148BE" w:rsidRPr="00ED4E31">
        <w:rPr>
          <w:rFonts w:ascii="Times New Roman" w:hAnsi="Times New Roman" w:cs="Times New Roman"/>
          <w:sz w:val="24"/>
          <w:szCs w:val="24"/>
        </w:rPr>
        <w:t>.,</w:t>
      </w:r>
      <w:r w:rsidRPr="00ED4E31">
        <w:rPr>
          <w:rFonts w:ascii="Times New Roman" w:hAnsi="Times New Roman" w:cs="Times New Roman"/>
          <w:sz w:val="24"/>
          <w:szCs w:val="24"/>
        </w:rPr>
        <w:t>1998)</w:t>
      </w:r>
      <w:r w:rsidR="00CD0809" w:rsidRPr="00ED4E31">
        <w:rPr>
          <w:rFonts w:ascii="Times New Roman" w:hAnsi="Times New Roman" w:cs="Times New Roman"/>
          <w:sz w:val="24"/>
          <w:szCs w:val="24"/>
        </w:rPr>
        <w:t>,</w:t>
      </w:r>
      <w:r w:rsidRPr="00ED4E31">
        <w:rPr>
          <w:rFonts w:ascii="Times New Roman" w:hAnsi="Times New Roman" w:cs="Times New Roman"/>
          <w:sz w:val="24"/>
          <w:szCs w:val="24"/>
        </w:rPr>
        <w:t xml:space="preserve"> because certain gains did not pertain to adulthood growth.</w:t>
      </w:r>
      <w:r w:rsidRPr="00D806CF">
        <w:rPr>
          <w:rFonts w:ascii="Times New Roman" w:eastAsia="Times New Roman" w:hAnsi="Times New Roman" w:cs="Times New Roman"/>
          <w:sz w:val="24"/>
          <w:szCs w:val="24"/>
        </w:rPr>
        <w:t xml:space="preserve"> </w:t>
      </w:r>
    </w:p>
    <w:p w14:paraId="6932F75C" w14:textId="77777777" w:rsidR="00FF45A0" w:rsidRPr="00ED4E31" w:rsidRDefault="00FF45A0" w:rsidP="00FF45A0">
      <w:pPr>
        <w:spacing w:after="0" w:line="480" w:lineRule="auto"/>
        <w:rPr>
          <w:rFonts w:ascii="Times New Roman" w:hAnsi="Times New Roman" w:cs="Times New Roman"/>
          <w:sz w:val="24"/>
          <w:szCs w:val="24"/>
        </w:rPr>
      </w:pPr>
      <w:r w:rsidRPr="00ED4E31">
        <w:rPr>
          <w:rFonts w:ascii="Times New Roman" w:hAnsi="Times New Roman" w:cs="Times New Roman"/>
          <w:b/>
          <w:bCs/>
          <w:spacing w:val="-2"/>
          <w:sz w:val="24"/>
          <w:szCs w:val="24"/>
        </w:rPr>
        <w:t xml:space="preserve">Data Extraction and </w:t>
      </w:r>
      <w:r w:rsidRPr="00ED4E31">
        <w:rPr>
          <w:rFonts w:ascii="Times New Roman" w:hAnsi="Times New Roman" w:cs="Times New Roman"/>
          <w:b/>
          <w:bCs/>
          <w:spacing w:val="-2"/>
          <w:sz w:val="24"/>
          <w:szCs w:val="24"/>
          <w:lang w:eastAsia="zh-CN"/>
        </w:rPr>
        <w:t>Quality Assessment</w:t>
      </w:r>
      <w:r w:rsidRPr="00ED4E31">
        <w:rPr>
          <w:rFonts w:ascii="Times New Roman" w:hAnsi="Times New Roman" w:cs="Times New Roman"/>
          <w:sz w:val="24"/>
          <w:szCs w:val="24"/>
        </w:rPr>
        <w:t xml:space="preserve"> </w:t>
      </w:r>
    </w:p>
    <w:p w14:paraId="634885F9" w14:textId="58DE7D4A"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w:t>
      </w:r>
      <w:r w:rsidR="00974C90" w:rsidRPr="00ED4E31">
        <w:rPr>
          <w:rFonts w:ascii="Times New Roman" w:hAnsi="Times New Roman" w:cs="Times New Roman"/>
          <w:sz w:val="24"/>
          <w:szCs w:val="24"/>
        </w:rPr>
        <w:t xml:space="preserve">s (e.g. PTGI) </w:t>
      </w:r>
      <w:r w:rsidRPr="00ED4E31">
        <w:rPr>
          <w:rFonts w:ascii="Times New Roman" w:hAnsi="Times New Roman" w:cs="Times New Roman"/>
          <w:sz w:val="24"/>
          <w:szCs w:val="24"/>
        </w:rPr>
        <w:t>of PTG, and the standard deviation of the measure</w:t>
      </w:r>
      <w:r w:rsidR="00974C90" w:rsidRPr="00ED4E31">
        <w:rPr>
          <w:rFonts w:ascii="Times New Roman" w:hAnsi="Times New Roman" w:cs="Times New Roman"/>
          <w:sz w:val="24"/>
          <w:szCs w:val="24"/>
        </w:rPr>
        <w:t xml:space="preserve">s </w:t>
      </w:r>
      <w:r w:rsidRPr="00ED4E31">
        <w:rPr>
          <w:rFonts w:ascii="Times New Roman" w:hAnsi="Times New Roman" w:cs="Times New Roman"/>
          <w:sz w:val="24"/>
          <w:szCs w:val="24"/>
        </w:rPr>
        <w:t>for each study. The quality of the selected studies was assessed using Meta-analyses of Observational Studies in Epidemiology Checklist(</w:t>
      </w:r>
      <w:r w:rsidRPr="00ED4E31">
        <w:rPr>
          <w:rFonts w:ascii="Times New Roman" w:hAnsi="Times New Roman" w:cs="Times New Roman"/>
          <w:spacing w:val="-6"/>
          <w:sz w:val="24"/>
          <w:szCs w:val="24"/>
        </w:rPr>
        <w:t>Zuuren</w:t>
      </w:r>
      <w:r w:rsidR="0056404C" w:rsidRPr="00ED4E31">
        <w:rPr>
          <w:rFonts w:ascii="Times New Roman" w:hAnsi="Times New Roman" w:cs="Times New Roman"/>
          <w:spacing w:val="-6"/>
          <w:sz w:val="24"/>
          <w:szCs w:val="24"/>
        </w:rPr>
        <w:t>_&amp;_</w:t>
      </w:r>
      <w:r w:rsidRPr="00ED4E31">
        <w:rPr>
          <w:rFonts w:ascii="Times New Roman" w:hAnsi="Times New Roman" w:cs="Times New Roman"/>
          <w:spacing w:val="-6"/>
          <w:sz w:val="24"/>
          <w:szCs w:val="24"/>
        </w:rPr>
        <w:t>Fedorowicz,2016</w:t>
      </w:r>
      <w:r w:rsidRPr="00ED4E31">
        <w:rPr>
          <w:rFonts w:ascii="Times New Roman" w:hAnsi="Times New Roman" w:cs="Times New Roman"/>
          <w:sz w:val="24"/>
          <w:szCs w:val="24"/>
        </w:rPr>
        <w:t>).</w:t>
      </w:r>
    </w:p>
    <w:p w14:paraId="70487D77" w14:textId="77777777" w:rsidR="00FF45A0" w:rsidRPr="00ED4E31" w:rsidRDefault="00FF45A0" w:rsidP="00FF45A0">
      <w:pPr>
        <w:spacing w:after="0" w:line="480" w:lineRule="auto"/>
        <w:rPr>
          <w:rFonts w:ascii="Times New Roman" w:hAnsi="Times New Roman" w:cs="Times New Roman"/>
          <w:sz w:val="24"/>
          <w:szCs w:val="24"/>
        </w:rPr>
      </w:pPr>
      <w:r w:rsidRPr="00ED4E31">
        <w:rPr>
          <w:rFonts w:ascii="Times New Roman" w:hAnsi="Times New Roman" w:cs="Times New Roman"/>
          <w:b/>
          <w:bCs/>
          <w:sz w:val="24"/>
          <w:szCs w:val="24"/>
        </w:rPr>
        <w:t>Statistical Analysis</w:t>
      </w:r>
    </w:p>
    <w:p w14:paraId="49AC42DC" w14:textId="48B56C19" w:rsidR="00253425" w:rsidRPr="00ED4E31" w:rsidRDefault="00FF45A0" w:rsidP="003E4588">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R (version 4.3.1) was used to conduct the meta-analysis. The current study selected articles that reported the mean and standard deviation (SD) of PTG as assessed by the either PTGI</w:t>
      </w:r>
      <w:r w:rsidR="002D26B9" w:rsidRPr="00ED4E31">
        <w:rPr>
          <w:rFonts w:ascii="Times New Roman" w:hAnsi="Times New Roman" w:cs="Times New Roman"/>
          <w:sz w:val="24"/>
          <w:szCs w:val="24"/>
        </w:rPr>
        <w:t xml:space="preserve"> </w:t>
      </w:r>
      <w:r w:rsidR="00DF407A" w:rsidRPr="00ED4E31">
        <w:rPr>
          <w:rFonts w:ascii="Times New Roman" w:hAnsi="Times New Roman" w:cs="Times New Roman"/>
          <w:sz w:val="24"/>
          <w:szCs w:val="24"/>
        </w:rPr>
        <w:t>(</w:t>
      </w:r>
      <w:r w:rsidRPr="00ED4E31">
        <w:rPr>
          <w:rFonts w:ascii="Times New Roman" w:hAnsi="Times New Roman" w:cs="Times New Roman"/>
          <w:sz w:val="24"/>
          <w:szCs w:val="24"/>
        </w:rPr>
        <w:t>Tedeschi</w:t>
      </w:r>
      <w:r w:rsidR="0056404C" w:rsidRPr="00ED4E31">
        <w:rPr>
          <w:rFonts w:ascii="Times New Roman" w:hAnsi="Times New Roman" w:cs="Times New Roman"/>
          <w:sz w:val="24"/>
          <w:szCs w:val="24"/>
        </w:rPr>
        <w:t>_&amp;_</w:t>
      </w:r>
      <w:r w:rsidRPr="00ED4E31">
        <w:rPr>
          <w:rFonts w:ascii="Times New Roman" w:hAnsi="Times New Roman" w:cs="Times New Roman"/>
          <w:sz w:val="24"/>
          <w:szCs w:val="24"/>
        </w:rPr>
        <w:t>Calhoun</w:t>
      </w:r>
      <w:r w:rsidR="00DF407A" w:rsidRPr="00D806CF">
        <w:rPr>
          <w:rFonts w:ascii="Times New Roman" w:hAnsi="Times New Roman" w:cs="Times New Roman"/>
          <w:sz w:val="24"/>
          <w:szCs w:val="24"/>
        </w:rPr>
        <w:t>,</w:t>
      </w:r>
      <w:r w:rsidRPr="00D806CF">
        <w:rPr>
          <w:rFonts w:ascii="Times New Roman" w:hAnsi="Times New Roman" w:cs="Times New Roman"/>
          <w:sz w:val="24"/>
          <w:szCs w:val="24"/>
        </w:rPr>
        <w:t>1996</w:t>
      </w:r>
      <w:r w:rsidRPr="00ED4E31">
        <w:rPr>
          <w:rFonts w:ascii="Times New Roman" w:hAnsi="Times New Roman" w:cs="Times New Roman"/>
          <w:sz w:val="24"/>
          <w:szCs w:val="24"/>
        </w:rPr>
        <w:t xml:space="preserve">) or its variants. </w:t>
      </w:r>
      <w:r w:rsidR="001242D5" w:rsidRPr="00ED4E31">
        <w:rPr>
          <w:rFonts w:ascii="Times New Roman" w:hAnsi="Times New Roman" w:cs="Times New Roman"/>
          <w:sz w:val="24"/>
          <w:szCs w:val="24"/>
        </w:rPr>
        <w:t xml:space="preserve">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w:t>
      </w:r>
      <w:r w:rsidR="001242D5" w:rsidRPr="00ED4E31">
        <w:rPr>
          <w:rFonts w:ascii="Times New Roman" w:hAnsi="Times New Roman" w:cs="Times New Roman"/>
          <w:sz w:val="24"/>
          <w:szCs w:val="24"/>
        </w:rPr>
        <w:lastRenderedPageBreak/>
        <w:t>indicated none to low levels of PTG, while scores of 45 or above indicated medium to high levels of PTG. This cutoff point was chosen based on its frequent usage in existing literature</w:t>
      </w:r>
      <w:r w:rsidR="001242D5" w:rsidRPr="00ED4E31">
        <w:rPr>
          <w:rFonts w:ascii="Times New Roman" w:eastAsia="Times New Roman" w:hAnsi="Times New Roman" w:cs="Times New Roman"/>
          <w:sz w:val="24"/>
          <w:szCs w:val="24"/>
        </w:rPr>
        <w:t>(Mazor</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2016;Naghavi</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2020;Taher</w:t>
      </w:r>
      <w:r w:rsidR="0056404C" w:rsidRPr="00ED4E31">
        <w:rPr>
          <w:rFonts w:ascii="Times New Roman" w:eastAsia="Times New Roman" w:hAnsi="Times New Roman" w:cs="Times New Roman"/>
          <w:sz w:val="24"/>
          <w:szCs w:val="24"/>
        </w:rPr>
        <w:t>_&amp;_</w:t>
      </w:r>
      <w:r w:rsidR="001242D5" w:rsidRPr="00ED4E31">
        <w:rPr>
          <w:rFonts w:ascii="Times New Roman" w:eastAsia="Times New Roman" w:hAnsi="Times New Roman" w:cs="Times New Roman"/>
          <w:sz w:val="24"/>
          <w:szCs w:val="24"/>
        </w:rPr>
        <w:t>Allan,2020;Wall</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2023)</w:t>
      </w:r>
      <w:r w:rsidR="001242D5" w:rsidRPr="00ED4E31">
        <w:rPr>
          <w:rFonts w:ascii="Times New Roman" w:hAnsi="Times New Roman" w:cs="Times New Roman"/>
          <w:sz w:val="24"/>
          <w:szCs w:val="24"/>
        </w:rPr>
        <w:t>.</w:t>
      </w:r>
      <w:r w:rsidR="00DF5E6C" w:rsidRPr="00ED4E31">
        <w:rPr>
          <w:rFonts w:ascii="Times New Roman" w:hAnsi="Times New Roman" w:cs="Times New Roman"/>
          <w:sz w:val="24"/>
          <w:szCs w:val="24"/>
        </w:rPr>
        <w:t xml:space="preserve"> </w:t>
      </w:r>
      <w:r w:rsidR="003E4588" w:rsidRPr="00ED4E31">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3E4588" w:rsidRPr="00ED4E31">
        <w:rPr>
          <w:rFonts w:ascii="Times New Roman" w:eastAsia="Times New Roman" w:hAnsi="Times New Roman" w:cs="Times New Roman"/>
          <w:sz w:val="24"/>
          <w:szCs w:val="24"/>
        </w:rPr>
        <w:t>(Mazor</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2016;Naghavi</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2020;Taher</w:t>
      </w:r>
      <w:r w:rsidR="0056404C" w:rsidRPr="00ED4E31">
        <w:rPr>
          <w:rFonts w:ascii="Times New Roman" w:eastAsia="Times New Roman" w:hAnsi="Times New Roman" w:cs="Times New Roman"/>
          <w:sz w:val="24"/>
          <w:szCs w:val="24"/>
        </w:rPr>
        <w:t>_&amp;_</w:t>
      </w:r>
      <w:r w:rsidR="003E4588" w:rsidRPr="00ED4E31">
        <w:rPr>
          <w:rFonts w:ascii="Times New Roman" w:eastAsia="Times New Roman" w:hAnsi="Times New Roman" w:cs="Times New Roman"/>
          <w:sz w:val="24"/>
          <w:szCs w:val="24"/>
        </w:rPr>
        <w:t>Allan,2020;Wall</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2023)</w:t>
      </w:r>
      <w:r w:rsidR="003E4588" w:rsidRPr="00ED4E31">
        <w:rPr>
          <w:rFonts w:ascii="Times New Roman" w:hAnsi="Times New Roman" w:cs="Times New Roman"/>
          <w:sz w:val="24"/>
          <w:szCs w:val="24"/>
        </w:rPr>
        <w:t>.</w:t>
      </w:r>
      <w:r w:rsidR="003E4588" w:rsidRPr="00ED4E31">
        <w:rPr>
          <w:rFonts w:ascii="Times New Roman" w:eastAsia="Times New Roman" w:hAnsi="Times New Roman" w:cs="Times New Roman"/>
          <w:sz w:val="24"/>
          <w:szCs w:val="24"/>
        </w:rPr>
        <w:t xml:space="preserve"> </w:t>
      </w:r>
    </w:p>
    <w:p w14:paraId="3736F9D6" w14:textId="563972DC" w:rsidR="00FF45A0" w:rsidRPr="00ED4E31" w:rsidRDefault="00FF45A0" w:rsidP="003E4588">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 xml:space="preserve">The aforementioned method of </w:t>
      </w:r>
      <w:r w:rsidR="003E4588" w:rsidRPr="00ED4E31">
        <w:rPr>
          <w:rFonts w:ascii="Times New Roman" w:hAnsi="Times New Roman" w:cs="Times New Roman"/>
          <w:sz w:val="24"/>
          <w:szCs w:val="24"/>
        </w:rPr>
        <w:t xml:space="preserve">using predetermined cutoff point to </w:t>
      </w:r>
      <w:r w:rsidRPr="00ED4E31">
        <w:rPr>
          <w:rFonts w:ascii="Times New Roman" w:hAnsi="Times New Roman" w:cs="Times New Roman"/>
          <w:sz w:val="24"/>
          <w:szCs w:val="24"/>
        </w:rPr>
        <w:t>categoriz</w:t>
      </w:r>
      <w:r w:rsidR="003E4588" w:rsidRPr="00ED4E31">
        <w:rPr>
          <w:rFonts w:ascii="Times New Roman" w:hAnsi="Times New Roman" w:cs="Times New Roman"/>
          <w:sz w:val="24"/>
          <w:szCs w:val="24"/>
        </w:rPr>
        <w:t>e</w:t>
      </w:r>
      <w:r w:rsidRPr="00ED4E31">
        <w:rPr>
          <w:rFonts w:ascii="Times New Roman" w:hAnsi="Times New Roman" w:cs="Times New Roman"/>
          <w:sz w:val="24"/>
          <w:szCs w:val="24"/>
        </w:rPr>
        <w:t xml:space="preserve"> the level of PTG </w:t>
      </w:r>
      <w:r w:rsidR="00F13E37" w:rsidRPr="00ED4E31">
        <w:rPr>
          <w:rFonts w:ascii="Times New Roman" w:hAnsi="Times New Roman" w:cs="Times New Roman"/>
          <w:sz w:val="24"/>
          <w:szCs w:val="24"/>
        </w:rPr>
        <w:t>posit</w:t>
      </w:r>
      <w:r w:rsidR="00FA4E39" w:rsidRPr="00ED4E31">
        <w:rPr>
          <w:rFonts w:ascii="Times New Roman" w:hAnsi="Times New Roman" w:cs="Times New Roman"/>
          <w:sz w:val="24"/>
          <w:szCs w:val="24"/>
        </w:rPr>
        <w:t>s</w:t>
      </w:r>
      <w:r w:rsidR="00F13E37" w:rsidRPr="00ED4E31">
        <w:rPr>
          <w:rFonts w:ascii="Times New Roman" w:hAnsi="Times New Roman" w:cs="Times New Roman"/>
          <w:sz w:val="24"/>
          <w:szCs w:val="24"/>
        </w:rPr>
        <w:t xml:space="preserve"> a clear criterion. </w:t>
      </w:r>
      <w:r w:rsidRPr="00ED4E31">
        <w:rPr>
          <w:rFonts w:ascii="Times New Roman" w:hAnsi="Times New Roman" w:cs="Times New Roman"/>
          <w:sz w:val="24"/>
          <w:szCs w:val="24"/>
        </w:rPr>
        <w:t xml:space="preserve">If the PTG measure collected from the studies </w:t>
      </w:r>
      <w:r w:rsidR="005A37A6" w:rsidRPr="00ED4E31">
        <w:rPr>
          <w:rFonts w:ascii="Times New Roman" w:hAnsi="Times New Roman" w:cs="Times New Roman" w:hint="eastAsia"/>
          <w:sz w:val="24"/>
          <w:szCs w:val="24"/>
          <w:lang w:eastAsia="zh-CN"/>
        </w:rPr>
        <w:t>w</w:t>
      </w:r>
      <w:r w:rsidR="005A37A6" w:rsidRPr="00ED4E31">
        <w:rPr>
          <w:rFonts w:ascii="Times New Roman" w:hAnsi="Times New Roman" w:cs="Times New Roman"/>
          <w:sz w:val="24"/>
          <w:szCs w:val="24"/>
          <w:lang w:eastAsia="zh-CN"/>
        </w:rPr>
        <w:t>ere</w:t>
      </w:r>
      <w:r w:rsidRPr="00ED4E31">
        <w:rPr>
          <w:rFonts w:ascii="Times New Roman" w:hAnsi="Times New Roman" w:cs="Times New Roman"/>
          <w:sz w:val="24"/>
          <w:szCs w:val="24"/>
        </w:rPr>
        <w:t xml:space="preserve"> significantly higher than 45 cut-off point, then,</w:t>
      </w:r>
      <w:r w:rsidR="00C9059A" w:rsidRPr="00ED4E31">
        <w:rPr>
          <w:rFonts w:ascii="Times New Roman" w:hAnsi="Times New Roman" w:cs="Times New Roman"/>
          <w:sz w:val="24"/>
          <w:szCs w:val="24"/>
        </w:rPr>
        <w:t xml:space="preserve"> the association of </w:t>
      </w:r>
      <w:r w:rsidRPr="00ED4E31">
        <w:rPr>
          <w:rFonts w:ascii="Times New Roman" w:hAnsi="Times New Roman" w:cs="Times New Roman"/>
          <w:sz w:val="24"/>
          <w:szCs w:val="24"/>
        </w:rPr>
        <w:t xml:space="preserve">PTG </w:t>
      </w:r>
      <w:r w:rsidR="00C9059A" w:rsidRPr="00ED4E31">
        <w:rPr>
          <w:rFonts w:ascii="Times New Roman" w:hAnsi="Times New Roman" w:cs="Times New Roman"/>
          <w:sz w:val="24"/>
          <w:szCs w:val="24"/>
        </w:rPr>
        <w:t xml:space="preserve">with </w:t>
      </w:r>
      <w:r w:rsidRPr="00ED4E31">
        <w:rPr>
          <w:rFonts w:ascii="Times New Roman" w:hAnsi="Times New Roman" w:cs="Times New Roman"/>
          <w:sz w:val="24"/>
          <w:szCs w:val="24"/>
        </w:rPr>
        <w:t xml:space="preserve">COVID-19 </w:t>
      </w:r>
      <w:r w:rsidR="009E11EB" w:rsidRPr="00ED4E31">
        <w:rPr>
          <w:rFonts w:ascii="Times New Roman" w:hAnsi="Times New Roman" w:cs="Times New Roman"/>
          <w:sz w:val="24"/>
          <w:szCs w:val="24"/>
        </w:rPr>
        <w:t>was</w:t>
      </w:r>
      <w:r w:rsidRPr="00ED4E31">
        <w:rPr>
          <w:rFonts w:ascii="Times New Roman" w:hAnsi="Times New Roman" w:cs="Times New Roman"/>
          <w:sz w:val="24"/>
          <w:szCs w:val="24"/>
        </w:rPr>
        <w:t xml:space="preserve"> </w:t>
      </w:r>
      <w:r w:rsidR="00F57D6D" w:rsidRPr="00ED4E31">
        <w:rPr>
          <w:rFonts w:ascii="Times New Roman" w:hAnsi="Times New Roman" w:cs="Times New Roman"/>
          <w:sz w:val="24"/>
          <w:szCs w:val="24"/>
        </w:rPr>
        <w:t xml:space="preserve">considered </w:t>
      </w:r>
      <w:r w:rsidRPr="00ED4E31">
        <w:rPr>
          <w:rFonts w:ascii="Times New Roman" w:hAnsi="Times New Roman" w:cs="Times New Roman"/>
          <w:sz w:val="24"/>
          <w:szCs w:val="24"/>
        </w:rPr>
        <w:t xml:space="preserve">positive. </w:t>
      </w:r>
    </w:p>
    <w:p w14:paraId="531B5B7C" w14:textId="2A2863F2"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current study u</w:t>
      </w:r>
      <w:r w:rsidR="0041576B" w:rsidRPr="00ED4E31">
        <w:rPr>
          <w:rFonts w:ascii="Times New Roman" w:hAnsi="Times New Roman" w:cs="Times New Roman"/>
          <w:sz w:val="24"/>
          <w:szCs w:val="24"/>
        </w:rPr>
        <w:t>sed</w:t>
      </w:r>
      <w:r w:rsidRPr="00ED4E31">
        <w:rPr>
          <w:rFonts w:ascii="Times New Roman" w:hAnsi="Times New Roman" w:cs="Times New Roman"/>
          <w:sz w:val="24"/>
          <w:szCs w:val="24"/>
        </w:rPr>
        <w:t xml:space="preserve"> a random effect meta-analytical model for main analysis. Random effect model does not assume a single true effect size, but rather assume</w:t>
      </w:r>
      <w:r w:rsidR="00602DCB" w:rsidRPr="00ED4E31">
        <w:rPr>
          <w:rFonts w:ascii="Times New Roman" w:hAnsi="Times New Roman" w:cs="Times New Roman"/>
          <w:sz w:val="24"/>
          <w:szCs w:val="24"/>
        </w:rPr>
        <w:t>s</w:t>
      </w:r>
      <w:r w:rsidRPr="00ED4E31">
        <w:rPr>
          <w:rFonts w:ascii="Times New Roman" w:hAnsi="Times New Roman" w:cs="Times New Roman"/>
          <w:sz w:val="24"/>
          <w:szCs w:val="24"/>
        </w:rPr>
        <w:t xml:space="preserve"> a distribution of true effect sizes. This </w:t>
      </w:r>
      <w:r w:rsidR="003E4588" w:rsidRPr="00ED4E31">
        <w:rPr>
          <w:rFonts w:ascii="Times New Roman" w:hAnsi="Times New Roman" w:cs="Times New Roman"/>
          <w:sz w:val="24"/>
          <w:szCs w:val="24"/>
        </w:rPr>
        <w:t>means ensures</w:t>
      </w:r>
      <w:r w:rsidRPr="00ED4E31">
        <w:rPr>
          <w:rFonts w:ascii="Times New Roman" w:hAnsi="Times New Roman" w:cs="Times New Roman"/>
          <w:sz w:val="24"/>
          <w:szCs w:val="24"/>
        </w:rPr>
        <w:t xml:space="preserve"> the flexibility to take the between-study variability/heterogeneity in effect sizes into account in th</w:t>
      </w:r>
      <w:r w:rsidR="008F1E25" w:rsidRPr="00ED4E31">
        <w:rPr>
          <w:rFonts w:ascii="Times New Roman" w:hAnsi="Times New Roman" w:cs="Times New Roman"/>
          <w:sz w:val="24"/>
          <w:szCs w:val="24"/>
        </w:rPr>
        <w:t>e</w:t>
      </w:r>
      <w:r w:rsidRPr="00ED4E31">
        <w:rPr>
          <w:rFonts w:ascii="Times New Roman" w:hAnsi="Times New Roman" w:cs="Times New Roman"/>
          <w:sz w:val="24"/>
          <w:szCs w:val="24"/>
        </w:rPr>
        <w:t xml:space="preserve"> analysis. </w:t>
      </w:r>
    </w:p>
    <w:p w14:paraId="5B918E98" w14:textId="77777777" w:rsidR="00FF45A0" w:rsidRPr="00ED4E31" w:rsidRDefault="00FF45A0" w:rsidP="00FF45A0">
      <w:pPr>
        <w:spacing w:after="0" w:line="480" w:lineRule="auto"/>
        <w:jc w:val="center"/>
        <w:rPr>
          <w:rFonts w:ascii="Times New Roman" w:hAnsi="Times New Roman" w:cs="Times New Roman"/>
          <w:b/>
          <w:bCs/>
          <w:spacing w:val="-2"/>
          <w:sz w:val="24"/>
          <w:szCs w:val="24"/>
        </w:rPr>
      </w:pPr>
      <w:r w:rsidRPr="00ED4E31">
        <w:rPr>
          <w:rFonts w:ascii="Times New Roman" w:hAnsi="Times New Roman" w:cs="Times New Roman"/>
          <w:b/>
          <w:bCs/>
          <w:spacing w:val="-2"/>
          <w:sz w:val="24"/>
          <w:szCs w:val="24"/>
        </w:rPr>
        <w:t>Results</w:t>
      </w:r>
    </w:p>
    <w:p w14:paraId="7A18424B" w14:textId="77777777" w:rsidR="00FF45A0" w:rsidRPr="00ED4E31" w:rsidRDefault="00FF45A0" w:rsidP="00FF45A0">
      <w:pPr>
        <w:spacing w:after="0" w:line="480" w:lineRule="auto"/>
        <w:rPr>
          <w:rFonts w:ascii="Times New Roman" w:hAnsi="Times New Roman" w:cs="Times New Roman"/>
          <w:b/>
          <w:bCs/>
          <w:spacing w:val="-2"/>
          <w:sz w:val="24"/>
          <w:szCs w:val="24"/>
        </w:rPr>
      </w:pPr>
      <w:r w:rsidRPr="00ED4E31">
        <w:rPr>
          <w:rFonts w:ascii="Times New Roman" w:hAnsi="Times New Roman" w:cs="Times New Roman"/>
          <w:b/>
          <w:bCs/>
          <w:spacing w:val="-2"/>
          <w:sz w:val="24"/>
          <w:szCs w:val="24"/>
        </w:rPr>
        <w:t>Study Characteristics</w:t>
      </w:r>
    </w:p>
    <w:p w14:paraId="0FB438BA" w14:textId="375AD872" w:rsidR="00FF45A0" w:rsidRPr="00ED4E31" w:rsidRDefault="00FF45A0" w:rsidP="00FF45A0">
      <w:pPr>
        <w:spacing w:after="0" w:line="480" w:lineRule="auto"/>
        <w:ind w:firstLine="720"/>
        <w:rPr>
          <w:rFonts w:ascii="Times New Roman" w:hAnsi="Times New Roman" w:cs="Times New Roman"/>
          <w:color w:val="000000"/>
          <w:sz w:val="24"/>
          <w:szCs w:val="24"/>
          <w:lang w:eastAsia="zh-CN"/>
        </w:rPr>
      </w:pPr>
      <w:r w:rsidRPr="00ED4E31">
        <w:rPr>
          <w:rFonts w:ascii="Times New Roman" w:hAnsi="Times New Roman" w:cs="Times New Roman"/>
          <w:color w:val="000000" w:themeColor="text1"/>
          <w:sz w:val="24"/>
          <w:szCs w:val="24"/>
        </w:rPr>
        <w:t>Figure 1 illustrates a flow diagram of the literature and related screening process. The search yielded 60 unique publications, of which 42 qualified for full-text review. In the end, 30 studies(</w:t>
      </w:r>
      <w:r w:rsidRPr="00D806CF">
        <w:rPr>
          <w:rFonts w:ascii="Times New Roman" w:hAnsi="Times New Roman" w:cs="Times New Roman"/>
          <w:color w:val="000000" w:themeColor="text1"/>
          <w:sz w:val="24"/>
          <w:szCs w:val="24"/>
        </w:rPr>
        <w:t>Adjorlolo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w:t>
      </w:r>
      <w:r w:rsidRPr="00D806CF">
        <w:rPr>
          <w:rFonts w:ascii="Times New Roman" w:hAnsi="Times New Roman" w:cs="Times New Roman"/>
          <w:color w:val="000000" w:themeColor="text1"/>
          <w:sz w:val="24"/>
          <w:szCs w:val="24"/>
        </w:rPr>
        <w:lastRenderedPageBreak/>
        <w:t>Sufyani,2021;Bai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2007A345"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A56643"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2023;Kalaitzaki</w:t>
      </w:r>
      <w:r w:rsidR="005E42CC" w:rsidRPr="00D806CF">
        <w:rPr>
          <w:rFonts w:ascii="Times New Roman" w:hAnsi="Times New Roman" w:cs="Times New Roman"/>
          <w:color w:val="000000" w:themeColor="text1"/>
          <w:sz w:val="24"/>
          <w:szCs w:val="24"/>
        </w:rPr>
        <w:t>_et_al.,</w:t>
      </w:r>
      <w:r w:rsidR="02ECEEC7" w:rsidRPr="00D806CF">
        <w:rPr>
          <w:rFonts w:ascii="Times New Roman" w:hAnsi="Times New Roman" w:cs="Times New Roman"/>
          <w:color w:val="000000" w:themeColor="text1"/>
          <w:sz w:val="24"/>
          <w:szCs w:val="24"/>
        </w:rPr>
        <w:t>2022;</w:t>
      </w:r>
      <w:r w:rsidRPr="00D806CF">
        <w:rPr>
          <w:rFonts w:ascii="Times New Roman" w:hAnsi="Times New Roman" w:cs="Times New Roman"/>
          <w:color w:val="000000" w:themeColor="text1"/>
          <w:sz w:val="24"/>
          <w:szCs w:val="24"/>
        </w:rPr>
        <w:t>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329B4C54"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w:t>
      </w:r>
      <w:r w:rsidR="0CC59A0F" w:rsidRPr="00D806CF">
        <w:rPr>
          <w:rFonts w:ascii="Times New Roman" w:hAnsi="Times New Roman" w:cs="Times New Roman"/>
          <w:color w:val="000000" w:themeColor="text1"/>
          <w:sz w:val="24"/>
          <w:szCs w:val="24"/>
        </w:rPr>
        <w:t>3</w:t>
      </w:r>
      <w:r w:rsidRPr="00D806CF">
        <w:rPr>
          <w:rFonts w:ascii="Times New Roman" w:hAnsi="Times New Roman" w:cs="Times New Roman"/>
          <w:color w:val="000000" w:themeColor="text1"/>
          <w:sz w:val="24"/>
          <w:szCs w:val="24"/>
        </w:rPr>
        <w:t>;Lau</w:t>
      </w:r>
      <w:r w:rsidR="005E42CC" w:rsidRPr="00D806CF">
        <w:rPr>
          <w:rFonts w:ascii="Times New Roman" w:hAnsi="Times New Roman" w:cs="Times New Roman"/>
          <w:color w:val="000000" w:themeColor="text1"/>
          <w:sz w:val="24"/>
          <w:szCs w:val="24"/>
        </w:rPr>
        <w:t>_et_al.,</w:t>
      </w:r>
      <w:r w:rsidR="3AAAFA5B" w:rsidRPr="00D806CF">
        <w:rPr>
          <w:rFonts w:ascii="Times New Roman" w:hAnsi="Times New Roman" w:cs="Times New Roman"/>
          <w:color w:val="000000" w:themeColor="text1"/>
          <w:sz w:val="24"/>
          <w:szCs w:val="24"/>
        </w:rPr>
        <w:t>2021;</w:t>
      </w:r>
      <w:r w:rsidRPr="00D806CF">
        <w:rPr>
          <w:rFonts w:ascii="Times New Roman" w:hAnsi="Times New Roman" w:cs="Times New Roman"/>
          <w:color w:val="000000" w:themeColor="text1"/>
          <w:sz w:val="24"/>
          <w:szCs w:val="24"/>
        </w:rPr>
        <w:t>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2021;Morales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Johnston,2021;Tu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von Soest,2022;Vazquez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2023;Willey</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2022;Yildiz, 2021;Zhang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2021;Zhou</w:t>
      </w:r>
      <w:r w:rsidR="005E42CC" w:rsidRPr="00D806CF">
        <w:rPr>
          <w:rFonts w:ascii="Times New Roman" w:hAnsi="Times New Roman" w:cs="Times New Roman"/>
          <w:color w:val="000000" w:themeColor="text1"/>
          <w:sz w:val="24"/>
          <w:szCs w:val="24"/>
        </w:rPr>
        <w:t>_et_al.,</w:t>
      </w:r>
      <w:r w:rsidR="713B0D44" w:rsidRPr="00D806CF">
        <w:rPr>
          <w:rFonts w:ascii="Times New Roman" w:hAnsi="Times New Roman" w:cs="Times New Roman"/>
          <w:color w:val="000000" w:themeColor="text1"/>
          <w:sz w:val="24"/>
          <w:szCs w:val="24"/>
        </w:rPr>
        <w:t>2020)</w:t>
      </w:r>
      <w:r w:rsidRPr="00D806CF">
        <w:rPr>
          <w:rFonts w:ascii="Times New Roman" w:hAnsi="Times New Roman" w:cs="Times New Roman"/>
          <w:color w:val="000000" w:themeColor="text1"/>
          <w:sz w:val="24"/>
          <w:szCs w:val="24"/>
        </w:rPr>
        <w:t>, met the inclusion criteria for the main analysis. 12 studies were selected for subgroup analyses on PTSD citations of them</w:t>
      </w:r>
      <w:ins w:id="2" w:author="Qizhou Duan" w:date="2024-02-08T16:27:00Z">
        <w:r w:rsidR="00D30BF9">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w:t>
      </w:r>
      <w:ins w:id="3" w:author="Qizhou Duan" w:date="2024-02-08T16:27:00Z">
        <w:r w:rsidR="00B10EDF">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5E42CC" w:rsidRPr="00D806CF">
        <w:rPr>
          <w:rFonts w:ascii="Times New Roman" w:hAnsi="Times New Roman" w:cs="Times New Roman"/>
          <w:color w:val="000000" w:themeColor="text1"/>
          <w:sz w:val="24"/>
          <w:szCs w:val="24"/>
        </w:rPr>
        <w:t>_et_al.,</w:t>
      </w:r>
      <w:r w:rsidR="602DEB9B" w:rsidRPr="00D806CF">
        <w:rPr>
          <w:rFonts w:ascii="Times New Roman" w:hAnsi="Times New Roman" w:cs="Times New Roman"/>
          <w:color w:val="000000" w:themeColor="text1"/>
          <w:sz w:val="24"/>
          <w:szCs w:val="24"/>
        </w:rPr>
        <w:t>2021</w:t>
      </w:r>
      <w:r w:rsidRPr="00D806CF">
        <w:rPr>
          <w:rFonts w:ascii="Times New Roman" w:hAnsi="Times New Roman" w:cs="Times New Roman"/>
          <w:color w:val="000000" w:themeColor="text1"/>
          <w:sz w:val="24"/>
          <w:szCs w:val="24"/>
        </w:rPr>
        <w:t>;Lewis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t>
      </w:r>
      <w:r w:rsidRPr="00ED4E31">
        <w:rPr>
          <w:rFonts w:ascii="Times New Roman" w:hAnsi="Times New Roman" w:cs="Times New Roman"/>
          <w:color w:val="000000" w:themeColor="text1"/>
          <w:sz w:val="24"/>
          <w:szCs w:val="24"/>
        </w:rPr>
        <w:t xml:space="preserve">). Of these 12 included in the analysis, all employed PTGI or </w:t>
      </w:r>
      <w:r w:rsidR="00C607AD" w:rsidRPr="00ED4E31">
        <w:rPr>
          <w:rFonts w:ascii="Times New Roman" w:hAnsi="Times New Roman" w:cs="Times New Roman"/>
          <w:color w:val="000000" w:themeColor="text1"/>
          <w:sz w:val="24"/>
          <w:szCs w:val="24"/>
        </w:rPr>
        <w:t>its variants (e.g. PTGI-SF)</w:t>
      </w:r>
      <w:r w:rsidR="001566A0" w:rsidRPr="00ED4E31">
        <w:rPr>
          <w:rFonts w:ascii="Times New Roman" w:hAnsi="Times New Roman" w:cs="Times New Roman"/>
          <w:color w:val="000000" w:themeColor="text1"/>
          <w:sz w:val="24"/>
          <w:szCs w:val="24"/>
        </w:rPr>
        <w:t xml:space="preserve"> </w:t>
      </w:r>
      <w:r w:rsidRPr="00ED4E31">
        <w:rPr>
          <w:rFonts w:ascii="Times New Roman" w:hAnsi="Times New Roman" w:cs="Times New Roman"/>
          <w:color w:val="000000" w:themeColor="text1"/>
          <w:sz w:val="24"/>
          <w:szCs w:val="24"/>
        </w:rPr>
        <w:t>to examine PTG</w:t>
      </w:r>
      <w:r w:rsidR="00E6433B" w:rsidRPr="00ED4E31">
        <w:rPr>
          <w:rFonts w:ascii="Times New Roman" w:hAnsi="Times New Roman" w:cs="Times New Roman"/>
          <w:color w:val="000000" w:themeColor="text1"/>
          <w:sz w:val="24"/>
          <w:szCs w:val="24"/>
        </w:rPr>
        <w:t xml:space="preserve">. </w:t>
      </w:r>
      <w:del w:id="4" w:author="Qizhou Duan" w:date="2024-02-08T16:26:00Z">
        <w:r w:rsidRPr="00D30BF9" w:rsidDel="00FA0D54">
          <w:rPr>
            <w:rFonts w:ascii="Times New Roman" w:hAnsi="Times New Roman" w:cs="Times New Roman"/>
            <w:color w:val="000000" w:themeColor="text1"/>
            <w:sz w:val="24"/>
            <w:szCs w:val="24"/>
          </w:rPr>
          <w:delText xml:space="preserve">Nineteen </w:delText>
        </w:r>
      </w:del>
      <w:ins w:id="5" w:author="Qizhou Duan" w:date="2024-02-08T16:26:00Z">
        <w:r w:rsidR="00FA0D54" w:rsidRPr="00906B8B">
          <w:rPr>
            <w:rFonts w:ascii="Times New Roman" w:hAnsi="Times New Roman" w:cs="Times New Roman"/>
            <w:color w:val="000000" w:themeColor="text1"/>
            <w:sz w:val="24"/>
            <w:szCs w:val="24"/>
            <w:rPrChange w:id="6" w:author="Qizhou Duan" w:date="2024-02-08T16:26:00Z">
              <w:rPr>
                <w:rFonts w:ascii="Times New Roman" w:hAnsi="Times New Roman" w:cs="Times New Roman"/>
                <w:color w:val="000000" w:themeColor="text1"/>
                <w:sz w:val="24"/>
                <w:szCs w:val="24"/>
                <w:highlight w:val="yellow"/>
              </w:rPr>
            </w:rPrChange>
          </w:rPr>
          <w:t>Twenty-Five</w:t>
        </w:r>
        <w:r w:rsidR="00FA0D54" w:rsidRPr="00906B8B">
          <w:rPr>
            <w:rFonts w:ascii="Times New Roman" w:hAnsi="Times New Roman" w:cs="Times New Roman"/>
            <w:color w:val="000000" w:themeColor="text1"/>
            <w:sz w:val="24"/>
            <w:szCs w:val="24"/>
          </w:rPr>
          <w:t xml:space="preserve"> </w:t>
        </w:r>
      </w:ins>
      <w:r w:rsidRPr="00906B8B">
        <w:rPr>
          <w:rFonts w:ascii="Times New Roman" w:hAnsi="Times New Roman" w:cs="Times New Roman"/>
          <w:color w:val="000000" w:themeColor="text1"/>
          <w:sz w:val="24"/>
          <w:szCs w:val="24"/>
          <w:rPrChange w:id="7" w:author="Qizhou Duan" w:date="2024-02-08T16:26:00Z">
            <w:rPr>
              <w:rFonts w:ascii="Times New Roman" w:hAnsi="Times New Roman" w:cs="Times New Roman"/>
              <w:color w:val="000000" w:themeColor="text1"/>
              <w:sz w:val="24"/>
              <w:szCs w:val="24"/>
            </w:rPr>
          </w:rPrChange>
        </w:rPr>
        <w:t xml:space="preserve">were cross-sectional studies and </w:t>
      </w:r>
      <w:ins w:id="8" w:author="Qizhou Duan" w:date="2024-02-08T16:26:00Z">
        <w:r w:rsidR="00C1318A" w:rsidRPr="00906B8B">
          <w:rPr>
            <w:rFonts w:ascii="Times New Roman" w:hAnsi="Times New Roman" w:cs="Times New Roman"/>
            <w:color w:val="000000" w:themeColor="text1"/>
            <w:sz w:val="24"/>
            <w:szCs w:val="24"/>
            <w:rPrChange w:id="9" w:author="Qizhou Duan" w:date="2024-02-08T16:26:00Z">
              <w:rPr>
                <w:rFonts w:ascii="Times New Roman" w:hAnsi="Times New Roman" w:cs="Times New Roman"/>
                <w:color w:val="000000" w:themeColor="text1"/>
                <w:sz w:val="24"/>
                <w:szCs w:val="24"/>
                <w:highlight w:val="yellow"/>
              </w:rPr>
            </w:rPrChange>
          </w:rPr>
          <w:t>5</w:t>
        </w:r>
      </w:ins>
      <w:del w:id="10" w:author="Qizhou Duan" w:date="2024-02-08T16:26:00Z">
        <w:r w:rsidRPr="00906B8B" w:rsidDel="00C1318A">
          <w:rPr>
            <w:rFonts w:ascii="Times New Roman" w:hAnsi="Times New Roman" w:cs="Times New Roman"/>
            <w:color w:val="000000" w:themeColor="text1"/>
            <w:sz w:val="24"/>
            <w:szCs w:val="24"/>
            <w:rPrChange w:id="11" w:author="Qizhou Duan" w:date="2024-02-08T16:26:00Z">
              <w:rPr>
                <w:rFonts w:ascii="Times New Roman" w:hAnsi="Times New Roman" w:cs="Times New Roman"/>
                <w:color w:val="000000" w:themeColor="text1"/>
                <w:sz w:val="24"/>
                <w:szCs w:val="24"/>
              </w:rPr>
            </w:rPrChange>
          </w:rPr>
          <w:delText>7</w:delText>
        </w:r>
      </w:del>
      <w:r w:rsidRPr="00906B8B">
        <w:rPr>
          <w:rFonts w:ascii="Times New Roman" w:hAnsi="Times New Roman" w:cs="Times New Roman"/>
          <w:color w:val="000000" w:themeColor="text1"/>
          <w:sz w:val="24"/>
          <w:szCs w:val="24"/>
          <w:rPrChange w:id="12" w:author="Qizhou Duan" w:date="2024-02-08T16:26:00Z">
            <w:rPr>
              <w:rFonts w:ascii="Times New Roman" w:hAnsi="Times New Roman" w:cs="Times New Roman"/>
              <w:color w:val="000000" w:themeColor="text1"/>
              <w:sz w:val="24"/>
              <w:szCs w:val="24"/>
            </w:rPr>
          </w:rPrChange>
        </w:rPr>
        <w:t xml:space="preserve"> were prospective studies</w:t>
      </w:r>
      <w:ins w:id="13" w:author="Qizhou Duan" w:date="2024-02-08T16:26:00Z">
        <w:r w:rsidR="00680F2F" w:rsidRPr="00906B8B">
          <w:rPr>
            <w:rFonts w:ascii="Times New Roman" w:hAnsi="Times New Roman" w:cs="Times New Roman"/>
            <w:color w:val="000000" w:themeColor="text1"/>
            <w:sz w:val="24"/>
            <w:szCs w:val="24"/>
            <w:rPrChange w:id="14" w:author="Qizhou Duan" w:date="2024-02-08T16:26:00Z">
              <w:rPr>
                <w:rFonts w:ascii="Times New Roman" w:hAnsi="Times New Roman" w:cs="Times New Roman"/>
                <w:color w:val="000000" w:themeColor="text1"/>
                <w:sz w:val="24"/>
                <w:szCs w:val="24"/>
                <w:highlight w:val="yellow"/>
              </w:rPr>
            </w:rPrChange>
          </w:rPr>
          <w:t xml:space="preserve">. </w:t>
        </w:r>
      </w:ins>
      <w:del w:id="15" w:author="Qizhou Duan" w:date="2024-02-08T16:26:00Z">
        <w:r w:rsidR="00E1143F" w:rsidRPr="00906B8B" w:rsidDel="00680F2F">
          <w:rPr>
            <w:rFonts w:ascii="Times New Roman" w:hAnsi="Times New Roman" w:cs="Times New Roman"/>
            <w:color w:val="000000" w:themeColor="text1"/>
            <w:sz w:val="24"/>
            <w:szCs w:val="24"/>
            <w:rPrChange w:id="16" w:author="Qizhou Duan" w:date="2024-02-08T16:26:00Z">
              <w:rPr>
                <w:rFonts w:ascii="Times New Roman" w:hAnsi="Times New Roman" w:cs="Times New Roman"/>
                <w:color w:val="000000" w:themeColor="text1"/>
                <w:sz w:val="24"/>
                <w:szCs w:val="24"/>
              </w:rPr>
            </w:rPrChange>
          </w:rPr>
          <w:delText>(QZ?</w:delText>
        </w:r>
        <w:r w:rsidR="005022CC" w:rsidRPr="00906B8B" w:rsidDel="00680F2F">
          <w:rPr>
            <w:rFonts w:ascii="Times New Roman" w:hAnsi="Times New Roman" w:cs="Times New Roman"/>
            <w:color w:val="000000" w:themeColor="text1"/>
            <w:sz w:val="24"/>
            <w:szCs w:val="24"/>
            <w:rPrChange w:id="17" w:author="Qizhou Duan" w:date="2024-02-08T16:26:00Z">
              <w:rPr>
                <w:rFonts w:ascii="Times New Roman" w:hAnsi="Times New Roman" w:cs="Times New Roman"/>
                <w:color w:val="000000" w:themeColor="text1"/>
                <w:sz w:val="24"/>
                <w:szCs w:val="24"/>
              </w:rPr>
            </w:rPrChange>
          </w:rPr>
          <w:delText xml:space="preserve"> – still checking the papers, marg can skip this part</w:delText>
        </w:r>
        <w:r w:rsidR="00E1143F" w:rsidRPr="00906B8B" w:rsidDel="00680F2F">
          <w:rPr>
            <w:rFonts w:ascii="Times New Roman" w:hAnsi="Times New Roman" w:cs="Times New Roman"/>
            <w:color w:val="000000" w:themeColor="text1"/>
            <w:sz w:val="24"/>
            <w:szCs w:val="24"/>
            <w:rPrChange w:id="18" w:author="Qizhou Duan" w:date="2024-02-08T16:26:00Z">
              <w:rPr>
                <w:rFonts w:ascii="Times New Roman" w:hAnsi="Times New Roman" w:cs="Times New Roman"/>
                <w:color w:val="000000" w:themeColor="text1"/>
                <w:sz w:val="24"/>
                <w:szCs w:val="24"/>
              </w:rPr>
            </w:rPrChange>
          </w:rPr>
          <w:delText>)</w:delText>
        </w:r>
        <w:r w:rsidRPr="00906B8B" w:rsidDel="00680F2F">
          <w:rPr>
            <w:rFonts w:ascii="Times New Roman" w:hAnsi="Times New Roman" w:cs="Times New Roman"/>
            <w:color w:val="000000" w:themeColor="text1"/>
            <w:sz w:val="24"/>
            <w:szCs w:val="24"/>
            <w:rPrChange w:id="19" w:author="Qizhou Duan" w:date="2024-02-08T16:26:00Z">
              <w:rPr>
                <w:rFonts w:ascii="Times New Roman" w:hAnsi="Times New Roman" w:cs="Times New Roman"/>
                <w:color w:val="000000" w:themeColor="text1"/>
                <w:sz w:val="24"/>
                <w:szCs w:val="24"/>
              </w:rPr>
            </w:rPrChange>
          </w:rPr>
          <w:delText xml:space="preserve">. </w:delText>
        </w:r>
      </w:del>
      <w:r w:rsidRPr="00906B8B">
        <w:rPr>
          <w:rFonts w:ascii="Times New Roman" w:hAnsi="Times New Roman" w:cs="Times New Roman"/>
          <w:color w:val="000000" w:themeColor="text1"/>
          <w:sz w:val="24"/>
          <w:szCs w:val="24"/>
          <w:rPrChange w:id="20" w:author="Qizhou Duan" w:date="2024-02-08T16:26:00Z">
            <w:rPr>
              <w:rFonts w:ascii="Times New Roman" w:hAnsi="Times New Roman" w:cs="Times New Roman"/>
              <w:color w:val="000000" w:themeColor="text1"/>
              <w:sz w:val="24"/>
              <w:szCs w:val="24"/>
            </w:rPr>
          </w:rPrChange>
        </w:rPr>
        <w:t>F</w:t>
      </w:r>
      <w:r w:rsidRPr="009B6AD8">
        <w:rPr>
          <w:rFonts w:ascii="Times New Roman" w:hAnsi="Times New Roman" w:cs="Times New Roman"/>
          <w:color w:val="000000" w:themeColor="text1"/>
          <w:sz w:val="24"/>
          <w:szCs w:val="24"/>
        </w:rPr>
        <w:t>or the selected studies involving</w:t>
      </w:r>
      <w:r w:rsidRPr="00ED4E31">
        <w:rPr>
          <w:rFonts w:ascii="Times New Roman" w:hAnsi="Times New Roman" w:cs="Times New Roman"/>
          <w:color w:val="000000" w:themeColor="text1"/>
          <w:sz w:val="24"/>
          <w:szCs w:val="24"/>
        </w:rPr>
        <w:t xml:space="preserve"> a total of 42,386 individuals, table 1 and table 3 present their overall characteristics. </w:t>
      </w:r>
    </w:p>
    <w:p w14:paraId="53B56194" w14:textId="596696EE" w:rsidR="00FF45A0" w:rsidRPr="00D806CF" w:rsidRDefault="00FF45A0" w:rsidP="692ED770">
      <w:pPr>
        <w:spacing w:after="0" w:line="480" w:lineRule="auto"/>
        <w:ind w:firstLine="720"/>
        <w:rPr>
          <w:rFonts w:ascii="Times New Roman" w:hAnsi="Times New Roman" w:cs="Times New Roman"/>
          <w:color w:val="000000" w:themeColor="text1"/>
          <w:sz w:val="24"/>
          <w:szCs w:val="24"/>
        </w:rPr>
      </w:pPr>
      <w:r w:rsidRPr="00ED4E31">
        <w:rPr>
          <w:rFonts w:ascii="Times New Roman" w:hAnsi="Times New Roman" w:cs="Times New Roman"/>
          <w:color w:val="000000" w:themeColor="text1"/>
          <w:sz w:val="24"/>
          <w:szCs w:val="24"/>
        </w:rPr>
        <w:t>Among the studies included in the analysis, seven studies were performed in the United States</w:t>
      </w:r>
      <w:ins w:id="21" w:author="Qizhou Duan" w:date="2024-02-08T15:31:00Z">
        <w:r w:rsidR="004B32B3">
          <w:rPr>
            <w:rFonts w:ascii="Times New Roman" w:hAnsi="Times New Roman" w:cs="Times New Roman"/>
            <w:color w:val="000000" w:themeColor="text1"/>
            <w:sz w:val="24"/>
            <w:szCs w:val="24"/>
          </w:rPr>
          <w:t xml:space="preserve"> </w:t>
        </w:r>
      </w:ins>
      <w:r w:rsidRPr="00ED4E31">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t>
      </w:r>
      <w:ins w:id="22" w:author="Qizhou Duan" w:date="2024-02-08T15:31:00Z">
        <w:r w:rsidR="004B32B3">
          <w:rPr>
            <w:rFonts w:ascii="Times New Roman" w:hAnsi="Times New Roman" w:cs="Times New Roman"/>
            <w:color w:val="000000" w:themeColor="text1"/>
            <w:sz w:val="24"/>
            <w:szCs w:val="24"/>
          </w:rPr>
          <w:t xml:space="preserve"> </w:t>
        </w:r>
      </w:ins>
      <w:proofErr w:type="spellStart"/>
      <w:r w:rsidRPr="00D806CF">
        <w:rPr>
          <w:rFonts w:ascii="Times New Roman" w:hAnsi="Times New Roman" w:cs="Times New Roman"/>
          <w:color w:val="000000" w:themeColor="text1"/>
          <w:sz w:val="24"/>
          <w:szCs w:val="24"/>
        </w:rPr>
        <w:t>Morales</w:t>
      </w:r>
      <w:r w:rsidR="005E42CC" w:rsidRPr="00D806CF">
        <w:rPr>
          <w:rFonts w:ascii="Times New Roman" w:hAnsi="Times New Roman" w:cs="Times New Roman"/>
          <w:color w:val="000000" w:themeColor="text1"/>
          <w:sz w:val="24"/>
          <w:szCs w:val="24"/>
        </w:rPr>
        <w:t>_et_al</w:t>
      </w:r>
      <w:proofErr w:type="spellEnd"/>
      <w:r w:rsidR="005E42CC" w:rsidRPr="00D806CF">
        <w:rPr>
          <w:rFonts w:ascii="Times New Roman" w:hAnsi="Times New Roman" w:cs="Times New Roman"/>
          <w:color w:val="000000" w:themeColor="text1"/>
          <w:sz w:val="24"/>
          <w:szCs w:val="24"/>
        </w:rPr>
        <w:t>.,</w:t>
      </w:r>
      <w:ins w:id="23" w:author="Qizhou Duan" w:date="2024-02-08T15:35:00Z">
        <w:r w:rsidR="00F53C9B">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2023;</w:t>
      </w:r>
      <w:ins w:id="24" w:author="Qizhou Duan" w:date="2024-02-08T15:35:00Z">
        <w:r w:rsidR="00E33420">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w:t>
      </w:r>
      <w:ins w:id="25" w:author="Qizhou Duan" w:date="2024-02-08T15:35:00Z">
        <w:r w:rsidR="0038276C">
          <w:rPr>
            <w:rFonts w:ascii="Times New Roman" w:hAnsi="Times New Roman" w:cs="Times New Roman"/>
            <w:color w:val="000000" w:themeColor="text1"/>
            <w:sz w:val="24"/>
            <w:szCs w:val="24"/>
          </w:rPr>
          <w:t xml:space="preserve"> </w:t>
        </w:r>
      </w:ins>
      <w:proofErr w:type="spellStart"/>
      <w:r w:rsidRPr="00D806CF">
        <w:rPr>
          <w:rFonts w:ascii="Times New Roman" w:hAnsi="Times New Roman" w:cs="Times New Roman"/>
          <w:color w:val="000000" w:themeColor="text1"/>
          <w:sz w:val="24"/>
          <w:szCs w:val="24"/>
        </w:rPr>
        <w:t>Tu</w:t>
      </w:r>
      <w:r w:rsidR="005E42CC" w:rsidRPr="00D806CF">
        <w:rPr>
          <w:rFonts w:ascii="Times New Roman" w:hAnsi="Times New Roman" w:cs="Times New Roman"/>
          <w:color w:val="000000" w:themeColor="text1"/>
          <w:sz w:val="24"/>
          <w:szCs w:val="24"/>
        </w:rPr>
        <w:t>_et_al</w:t>
      </w:r>
      <w:proofErr w:type="spellEnd"/>
      <w:r w:rsidR="005E42CC" w:rsidRPr="00D806CF">
        <w:rPr>
          <w:rFonts w:ascii="Times New Roman" w:hAnsi="Times New Roman" w:cs="Times New Roman"/>
          <w:color w:val="000000" w:themeColor="text1"/>
          <w:sz w:val="24"/>
          <w:szCs w:val="24"/>
        </w:rPr>
        <w:t>.,</w:t>
      </w:r>
      <w:ins w:id="26" w:author="Qizhou Duan" w:date="2024-02-08T15:35:00Z">
        <w:r w:rsidR="00D754E1">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2023;</w:t>
      </w:r>
      <w:ins w:id="27" w:author="Qizhou Duan" w:date="2024-02-08T15:35:00Z">
        <w:r w:rsidR="006F44A3">
          <w:rPr>
            <w:rFonts w:ascii="Times New Roman" w:hAnsi="Times New Roman" w:cs="Times New Roman"/>
            <w:color w:val="000000" w:themeColor="text1"/>
            <w:sz w:val="24"/>
            <w:szCs w:val="24"/>
          </w:rPr>
          <w:t xml:space="preserve"> </w:t>
        </w:r>
      </w:ins>
      <w:r w:rsidRPr="00D806CF">
        <w:rPr>
          <w:rFonts w:ascii="Times New Roman" w:hAnsi="Times New Roman" w:cs="Times New Roman"/>
          <w:color w:val="000000" w:themeColor="text1"/>
          <w:sz w:val="24"/>
          <w:szCs w:val="24"/>
        </w:rPr>
        <w:t>Willey et</w:t>
      </w:r>
    </w:p>
    <w:p w14:paraId="0FF0E641" w14:textId="22D4DC08" w:rsidR="00FF45A0" w:rsidRPr="00D806CF" w:rsidRDefault="00FF45A0" w:rsidP="00A65CBA">
      <w:pPr>
        <w:spacing w:after="0" w:line="480" w:lineRule="auto"/>
        <w:rPr>
          <w:rFonts w:ascii="Times New Roman" w:hAnsi="Times New Roman" w:cs="Times New Roman"/>
          <w:color w:val="000000"/>
          <w:sz w:val="24"/>
          <w:szCs w:val="24"/>
        </w:rPr>
      </w:pPr>
      <w:r w:rsidRPr="00D806CF">
        <w:rPr>
          <w:rFonts w:ascii="Times New Roman" w:hAnsi="Times New Roman" w:cs="Times New Roman"/>
          <w:color w:val="000000" w:themeColor="text1"/>
          <w:sz w:val="24"/>
          <w:szCs w:val="24"/>
        </w:rPr>
        <w:t>al.,2022;Zhang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2021;Zhou</w:t>
      </w:r>
      <w:r w:rsidR="005E42CC" w:rsidRPr="00D806CF">
        <w:rPr>
          <w:rFonts w:ascii="Times New Roman" w:hAnsi="Times New Roman" w:cs="Times New Roman"/>
          <w:color w:val="000000" w:themeColor="text1"/>
          <w:sz w:val="24"/>
          <w:szCs w:val="24"/>
        </w:rPr>
        <w:t>_et_al.,</w:t>
      </w:r>
      <w:r w:rsidR="731C20CE" w:rsidRPr="00D806CF">
        <w:rPr>
          <w:rFonts w:ascii="Times New Roman" w:hAnsi="Times New Roman" w:cs="Times New Roman"/>
          <w:color w:val="000000" w:themeColor="text1"/>
          <w:sz w:val="24"/>
          <w:szCs w:val="24"/>
        </w:rPr>
        <w:t>2020</w:t>
      </w:r>
      <w:r w:rsidRPr="00D806CF">
        <w:rPr>
          <w:rFonts w:ascii="Times New Roman" w:hAnsi="Times New Roman" w:cs="Times New Roman"/>
          <w:color w:val="000000" w:themeColor="text1"/>
          <w:sz w:val="24"/>
          <w:szCs w:val="24"/>
        </w:rPr>
        <w:t>), two in the United Kingdom(Barnicot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 one in Ghana(Adjorlolo</w:t>
      </w:r>
      <w:r w:rsidR="00A56643"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 two from Greece(Kalaitzaki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 and from the European countries of Norway, Italy and Spain one study was found in each(Castiglioni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 xml:space="preserve">von Soest,2022) five from the </w:t>
      </w:r>
      <w:r w:rsidRPr="00D806CF">
        <w:rPr>
          <w:rFonts w:ascii="Times New Roman" w:hAnsi="Times New Roman" w:cs="Times New Roman"/>
          <w:color w:val="000000" w:themeColor="text1"/>
          <w:sz w:val="24"/>
          <w:szCs w:val="24"/>
        </w:rPr>
        <w:lastRenderedPageBreak/>
        <w:t>Middle Eastern countries of Turkey, Pakistan and Saudi Arabia, and Israel(Arnout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2023;Yildiz,2021), nine from China,(Bai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t>
      </w:r>
      <w:r w:rsidRPr="00ED4E31">
        <w:rPr>
          <w:rFonts w:ascii="Times New Roman" w:hAnsi="Times New Roman" w:cs="Times New Roman"/>
          <w:color w:val="000000" w:themeColor="text1"/>
          <w:sz w:val="24"/>
          <w:szCs w:val="24"/>
        </w:rPr>
        <w:t>). Included articles involved a variety of different types of people such as patients and the general population(</w:t>
      </w:r>
      <w:r w:rsidRPr="00D806CF">
        <w:rPr>
          <w:rFonts w:ascii="Times New Roman" w:hAnsi="Times New Roman" w:cs="Times New Roman"/>
          <w:color w:val="000000" w:themeColor="text1"/>
          <w:sz w:val="24"/>
          <w:szCs w:val="24"/>
        </w:rPr>
        <w:t>Adjorlolo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w:t>
      </w:r>
      <w:r w:rsidR="641E60F8"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2022;Lau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von Soest,2022;Vazquez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2021;Willey</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2022;Zhou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 nurses and medical doctors(Bai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A56643" w:rsidRPr="00D806CF">
        <w:rPr>
          <w:rFonts w:ascii="Times New Roman" w:hAnsi="Times New Roman" w:cs="Times New Roman"/>
          <w:color w:val="000000" w:themeColor="text1"/>
          <w:sz w:val="24"/>
          <w:szCs w:val="24"/>
        </w:rPr>
        <w:t>_et_al.,</w:t>
      </w:r>
      <w:r w:rsidR="07F81D05" w:rsidRPr="00D806CF">
        <w:rPr>
          <w:rFonts w:ascii="Times New Roman" w:hAnsi="Times New Roman" w:cs="Times New Roman"/>
          <w:color w:val="000000" w:themeColor="text1"/>
          <w:sz w:val="24"/>
          <w:szCs w:val="24"/>
        </w:rPr>
        <w:t>2</w:t>
      </w:r>
      <w:r w:rsidRPr="00D806CF">
        <w:rPr>
          <w:rFonts w:ascii="Times New Roman" w:hAnsi="Times New Roman" w:cs="Times New Roman"/>
          <w:color w:val="000000" w:themeColor="text1"/>
          <w:sz w:val="24"/>
          <w:szCs w:val="24"/>
        </w:rPr>
        <w:t>023;Kalaitzaki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0215B8C3" w:rsidRPr="00D806CF">
        <w:rPr>
          <w:rFonts w:ascii="Times New Roman" w:hAnsi="Times New Roman" w:cs="Times New Roman"/>
          <w:color w:val="000000" w:themeColor="text1"/>
          <w:sz w:val="24"/>
          <w:szCs w:val="24"/>
        </w:rPr>
        <w:t>Y</w:t>
      </w:r>
      <w:r w:rsidRPr="00D806CF">
        <w:rPr>
          <w:rFonts w:ascii="Times New Roman" w:hAnsi="Times New Roman" w:cs="Times New Roman"/>
          <w:color w:val="000000" w:themeColor="text1"/>
          <w:sz w:val="24"/>
          <w:szCs w:val="24"/>
        </w:rPr>
        <w:t>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 pregnant women(Chasson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t>
      </w:r>
      <w:r w:rsidRPr="00ED4E31">
        <w:rPr>
          <w:rFonts w:ascii="Times New Roman" w:hAnsi="Times New Roman" w:cs="Times New Roman"/>
          <w:color w:val="000000" w:themeColor="text1"/>
          <w:sz w:val="24"/>
          <w:szCs w:val="24"/>
        </w:rPr>
        <w:t>, and students(</w:t>
      </w:r>
      <w:r w:rsidRPr="00D806CF">
        <w:rPr>
          <w:rFonts w:ascii="Times New Roman" w:hAnsi="Times New Roman" w:cs="Times New Roman"/>
          <w:color w:val="000000" w:themeColor="text1"/>
          <w:sz w:val="24"/>
          <w:szCs w:val="24"/>
        </w:rPr>
        <w:t>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2023;Morales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2023;Tu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2023;Yildiz,2021</w:t>
      </w:r>
      <w:r w:rsidRPr="00ED4E31">
        <w:rPr>
          <w:rFonts w:ascii="Times New Roman" w:hAnsi="Times New Roman" w:cs="Times New Roman"/>
          <w:color w:val="000000" w:themeColor="text1"/>
          <w:sz w:val="24"/>
          <w:szCs w:val="24"/>
        </w:rPr>
        <w:t>) most of which centered on the general population during COVID 19.</w:t>
      </w:r>
    </w:p>
    <w:p w14:paraId="27BE054F" w14:textId="77777777" w:rsidR="00FF45A0" w:rsidRPr="00ED4E31" w:rsidRDefault="00FF45A0" w:rsidP="00FF45A0">
      <w:pPr>
        <w:tabs>
          <w:tab w:val="left" w:pos="5220"/>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Main analysis</w:t>
      </w:r>
      <w:r w:rsidRPr="00ED4E31">
        <w:rPr>
          <w:rFonts w:ascii="Times New Roman" w:hAnsi="Times New Roman" w:cs="Times New Roman"/>
          <w:b/>
          <w:bCs/>
          <w:sz w:val="24"/>
          <w:szCs w:val="24"/>
        </w:rPr>
        <w:tab/>
      </w:r>
    </w:p>
    <w:p w14:paraId="555325DB" w14:textId="78C0F0F2" w:rsidR="00FF45A0" w:rsidRPr="00ED4E31" w:rsidRDefault="00FF45A0" w:rsidP="00220BE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main analysis included 30 studies</w:t>
      </w:r>
      <w:r w:rsidR="00AD7DAC" w:rsidRPr="00ED4E31">
        <w:rPr>
          <w:rFonts w:ascii="Times New Roman" w:hAnsi="Times New Roman" w:cs="Times New Roman"/>
          <w:sz w:val="24"/>
          <w:szCs w:val="24"/>
        </w:rPr>
        <w:t xml:space="preserve"> </w:t>
      </w:r>
      <w:r w:rsidRPr="00ED4E31">
        <w:rPr>
          <w:rFonts w:ascii="Times New Roman" w:hAnsi="Times New Roman" w:cs="Times New Roman"/>
          <w:sz w:val="24"/>
          <w:szCs w:val="24"/>
        </w:rPr>
        <w:t>involving a total of 42,386</w:t>
      </w:r>
      <w:r w:rsidR="00CD37C3" w:rsidRPr="00ED4E31">
        <w:rPr>
          <w:rFonts w:ascii="Times New Roman" w:hAnsi="Times New Roman" w:cs="Times New Roman"/>
          <w:sz w:val="24"/>
          <w:szCs w:val="24"/>
        </w:rPr>
        <w:t xml:space="preserve"> subjects</w:t>
      </w:r>
      <w:r w:rsidR="00AD7DAC" w:rsidRPr="00ED4E31">
        <w:rPr>
          <w:rFonts w:ascii="Times New Roman" w:hAnsi="Times New Roman" w:cs="Times New Roman"/>
          <w:sz w:val="24"/>
          <w:szCs w:val="24"/>
        </w:rPr>
        <w:t xml:space="preserve">. </w:t>
      </w:r>
      <w:r w:rsidRPr="00ED4E31">
        <w:rPr>
          <w:rFonts w:ascii="Times New Roman" w:hAnsi="Times New Roman" w:cs="Times New Roman"/>
          <w:sz w:val="24"/>
          <w:szCs w:val="24"/>
        </w:rPr>
        <w:t>The sample size of these studies ranged from 100 (Willey</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2022) to 12,586 individuals</w:t>
      </w:r>
      <w:ins w:id="28" w:author="Qizhou Duan" w:date="2024-02-08T15:31:00Z">
        <w:r w:rsidR="004D62AB">
          <w:rPr>
            <w:rFonts w:ascii="Times New Roman" w:hAnsi="Times New Roman" w:cs="Times New Roman"/>
            <w:sz w:val="24"/>
            <w:szCs w:val="24"/>
          </w:rPr>
          <w:t xml:space="preserve"> </w:t>
        </w:r>
      </w:ins>
      <w:r w:rsidRPr="00ED4E31">
        <w:rPr>
          <w:rFonts w:ascii="Times New Roman" w:hAnsi="Times New Roman" w:cs="Times New Roman"/>
          <w:sz w:val="24"/>
          <w:szCs w:val="24"/>
        </w:rPr>
        <w:t>(</w:t>
      </w:r>
      <w:proofErr w:type="spellStart"/>
      <w:r w:rsidRPr="00ED4E31">
        <w:rPr>
          <w:rFonts w:ascii="Times New Roman" w:hAnsi="Times New Roman" w:cs="Times New Roman"/>
          <w:sz w:val="24"/>
          <w:szCs w:val="24"/>
        </w:rPr>
        <w:t>Ulset</w:t>
      </w:r>
      <w:proofErr w:type="spellEnd"/>
      <w:r w:rsidR="0056404C" w:rsidRPr="00ED4E31">
        <w:rPr>
          <w:rFonts w:ascii="Times New Roman" w:hAnsi="Times New Roman" w:cs="Times New Roman"/>
          <w:sz w:val="24"/>
          <w:szCs w:val="24"/>
        </w:rPr>
        <w:t>_&amp;_</w:t>
      </w:r>
      <w:r w:rsidRPr="00ED4E31">
        <w:rPr>
          <w:rFonts w:ascii="Times New Roman" w:hAnsi="Times New Roman" w:cs="Times New Roman"/>
          <w:sz w:val="24"/>
          <w:szCs w:val="24"/>
        </w:rPr>
        <w:t xml:space="preserve">von Soest,2022). </w:t>
      </w:r>
      <w:r w:rsidR="00956DEB" w:rsidRPr="00ED4E31">
        <w:rPr>
          <w:rFonts w:ascii="Times New Roman" w:hAnsi="Times New Roman" w:cs="Times New Roman"/>
          <w:sz w:val="24"/>
          <w:szCs w:val="24"/>
        </w:rPr>
        <w:t xml:space="preserve">Among the studies, different proportions </w:t>
      </w:r>
      <w:r w:rsidRPr="00ED4E31">
        <w:rPr>
          <w:rFonts w:ascii="Times New Roman" w:hAnsi="Times New Roman" w:cs="Times New Roman"/>
          <w:sz w:val="24"/>
          <w:szCs w:val="24"/>
        </w:rPr>
        <w:t>of male participants</w:t>
      </w:r>
      <w:r w:rsidR="00956DEB" w:rsidRPr="00ED4E31">
        <w:rPr>
          <w:rFonts w:ascii="Times New Roman" w:hAnsi="Times New Roman" w:cs="Times New Roman"/>
          <w:sz w:val="24"/>
          <w:szCs w:val="24"/>
        </w:rPr>
        <w:t xml:space="preserve"> were observed</w:t>
      </w:r>
      <w:r w:rsidRPr="00ED4E31">
        <w:rPr>
          <w:rFonts w:ascii="Times New Roman" w:hAnsi="Times New Roman" w:cs="Times New Roman"/>
          <w:sz w:val="24"/>
          <w:szCs w:val="24"/>
        </w:rPr>
        <w:t>, with the percentage ranging from 4.40%(Chen</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 xml:space="preserve">2020) to </w:t>
      </w:r>
      <w:r w:rsidR="00917A65" w:rsidRPr="00ED4E31">
        <w:rPr>
          <w:rFonts w:ascii="Times New Roman" w:hAnsi="Times New Roman" w:cs="Times New Roman"/>
          <w:sz w:val="24"/>
          <w:szCs w:val="24"/>
        </w:rPr>
        <w:t>74</w:t>
      </w:r>
      <w:r w:rsidRPr="00ED4E31">
        <w:rPr>
          <w:rFonts w:ascii="Times New Roman" w:hAnsi="Times New Roman" w:cs="Times New Roman"/>
          <w:sz w:val="24"/>
          <w:szCs w:val="24"/>
        </w:rPr>
        <w:t>%(</w:t>
      </w:r>
      <w:r w:rsidR="009B3249" w:rsidRPr="00ED4E31">
        <w:rPr>
          <w:rFonts w:ascii="Times New Roman" w:hAnsi="Times New Roman" w:cs="Times New Roman"/>
          <w:sz w:val="24"/>
          <w:szCs w:val="24"/>
        </w:rPr>
        <w:t>Willey</w:t>
      </w:r>
      <w:r w:rsidR="005E42CC" w:rsidRPr="00ED4E31">
        <w:rPr>
          <w:rFonts w:ascii="Times New Roman" w:hAnsi="Times New Roman" w:cs="Times New Roman"/>
          <w:sz w:val="24"/>
          <w:szCs w:val="24"/>
        </w:rPr>
        <w:t>_et_al.,</w:t>
      </w:r>
      <w:r w:rsidR="009B3249" w:rsidRPr="00ED4E31">
        <w:rPr>
          <w:rFonts w:ascii="Times New Roman" w:hAnsi="Times New Roman" w:cs="Times New Roman"/>
          <w:sz w:val="24"/>
          <w:szCs w:val="24"/>
        </w:rPr>
        <w:t>2022</w:t>
      </w:r>
      <w:r w:rsidR="00104998" w:rsidRPr="00ED4E31">
        <w:rPr>
          <w:rFonts w:ascii="Times New Roman" w:hAnsi="Times New Roman" w:cs="Times New Roman"/>
          <w:sz w:val="24"/>
          <w:szCs w:val="24"/>
        </w:rPr>
        <w:t>)</w:t>
      </w:r>
      <w:r w:rsidR="009B3249" w:rsidRPr="00ED4E31">
        <w:rPr>
          <w:rFonts w:ascii="Times New Roman" w:hAnsi="Times New Roman" w:cs="Times New Roman"/>
          <w:sz w:val="24"/>
          <w:szCs w:val="24"/>
        </w:rPr>
        <w:t>.</w:t>
      </w:r>
      <w:r w:rsidRPr="00ED4E31">
        <w:rPr>
          <w:rFonts w:ascii="Times New Roman" w:hAnsi="Times New Roman" w:cs="Times New Roman"/>
          <w:sz w:val="24"/>
          <w:szCs w:val="24"/>
        </w:rPr>
        <w:t xml:space="preserve"> Mean age of them ranged from </w:t>
      </w:r>
      <w:r w:rsidR="005138F3" w:rsidRPr="00ED4E31">
        <w:rPr>
          <w:rFonts w:ascii="Times New Roman" w:hAnsi="Times New Roman" w:cs="Times New Roman"/>
          <w:sz w:val="24"/>
          <w:szCs w:val="24"/>
        </w:rPr>
        <w:t xml:space="preserve">age of </w:t>
      </w:r>
      <w:r w:rsidRPr="00ED4E31">
        <w:rPr>
          <w:rFonts w:ascii="Times New Roman" w:hAnsi="Times New Roman" w:cs="Times New Roman"/>
          <w:sz w:val="24"/>
          <w:szCs w:val="24"/>
        </w:rPr>
        <w:t>24.96(Zhai</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 xml:space="preserve">2021) to </w:t>
      </w:r>
      <w:r w:rsidR="005138F3" w:rsidRPr="00ED4E31">
        <w:rPr>
          <w:rFonts w:ascii="Times New Roman" w:hAnsi="Times New Roman" w:cs="Times New Roman"/>
          <w:sz w:val="24"/>
          <w:szCs w:val="24"/>
        </w:rPr>
        <w:t xml:space="preserve">age of </w:t>
      </w:r>
      <w:r w:rsidRPr="00ED4E31">
        <w:rPr>
          <w:rFonts w:ascii="Times New Roman" w:hAnsi="Times New Roman" w:cs="Times New Roman"/>
          <w:sz w:val="24"/>
          <w:szCs w:val="24"/>
        </w:rPr>
        <w:t>76.3(Willey</w:t>
      </w:r>
      <w:r w:rsidR="00A56643" w:rsidRPr="00ED4E31">
        <w:rPr>
          <w:rFonts w:ascii="Times New Roman" w:hAnsi="Times New Roman" w:cs="Times New Roman"/>
          <w:sz w:val="24"/>
          <w:szCs w:val="24"/>
        </w:rPr>
        <w:t>_et_al.,</w:t>
      </w:r>
      <w:r w:rsidR="3E816A1B" w:rsidRPr="00ED4E31">
        <w:rPr>
          <w:rFonts w:ascii="Times New Roman" w:hAnsi="Times New Roman" w:cs="Times New Roman"/>
          <w:sz w:val="24"/>
          <w:szCs w:val="24"/>
        </w:rPr>
        <w:t>2</w:t>
      </w:r>
      <w:r w:rsidRPr="00ED4E31">
        <w:rPr>
          <w:rFonts w:ascii="Times New Roman" w:hAnsi="Times New Roman" w:cs="Times New Roman"/>
          <w:sz w:val="24"/>
          <w:szCs w:val="24"/>
        </w:rPr>
        <w:t xml:space="preserve">022). The mean age of the participants varied with studies, with a few not providing explicit data, but indicating </w:t>
      </w:r>
      <w:r w:rsidRPr="00ED4E31">
        <w:rPr>
          <w:rFonts w:ascii="Times New Roman" w:hAnsi="Times New Roman" w:cs="Times New Roman"/>
          <w:sz w:val="24"/>
          <w:szCs w:val="24"/>
        </w:rPr>
        <w:lastRenderedPageBreak/>
        <w:t>that the participants were adults above 18 years old</w:t>
      </w:r>
      <w:r w:rsidR="00F0205E" w:rsidRPr="00ED4E31">
        <w:rPr>
          <w:rFonts w:ascii="Times New Roman" w:hAnsi="Times New Roman" w:cs="Times New Roman"/>
          <w:sz w:val="24"/>
          <w:szCs w:val="24"/>
        </w:rPr>
        <w:t>(Arnout</w:t>
      </w:r>
      <w:r w:rsidR="0056404C" w:rsidRPr="00ED4E31">
        <w:rPr>
          <w:rFonts w:ascii="Times New Roman" w:hAnsi="Times New Roman" w:cs="Times New Roman"/>
          <w:sz w:val="24"/>
          <w:szCs w:val="24"/>
        </w:rPr>
        <w:t>_&amp;_</w:t>
      </w:r>
      <w:r w:rsidR="00F0205E" w:rsidRPr="00ED4E31">
        <w:rPr>
          <w:rFonts w:ascii="Times New Roman" w:hAnsi="Times New Roman" w:cs="Times New Roman"/>
          <w:sz w:val="24"/>
          <w:szCs w:val="24"/>
        </w:rPr>
        <w:t>Al-Sufyani,2021;Gul</w:t>
      </w:r>
      <w:r w:rsidR="00A56643" w:rsidRPr="00ED4E31">
        <w:rPr>
          <w:rFonts w:ascii="Times New Roman" w:hAnsi="Times New Roman" w:cs="Times New Roman"/>
          <w:sz w:val="24"/>
          <w:szCs w:val="24"/>
        </w:rPr>
        <w:t>_et_al.,</w:t>
      </w:r>
      <w:r w:rsidR="79A68DB5" w:rsidRPr="00ED4E31">
        <w:rPr>
          <w:rFonts w:ascii="Times New Roman" w:hAnsi="Times New Roman" w:cs="Times New Roman"/>
          <w:sz w:val="24"/>
          <w:szCs w:val="24"/>
        </w:rPr>
        <w:t>2</w:t>
      </w:r>
      <w:r w:rsidR="00F0205E" w:rsidRPr="00ED4E31">
        <w:rPr>
          <w:rFonts w:ascii="Times New Roman" w:hAnsi="Times New Roman" w:cs="Times New Roman"/>
          <w:sz w:val="24"/>
          <w:szCs w:val="24"/>
        </w:rPr>
        <w:t>023;Morales</w:t>
      </w:r>
      <w:r w:rsidR="005E42CC" w:rsidRPr="00ED4E31">
        <w:rPr>
          <w:rFonts w:ascii="Times New Roman" w:hAnsi="Times New Roman" w:cs="Times New Roman"/>
          <w:sz w:val="24"/>
          <w:szCs w:val="24"/>
        </w:rPr>
        <w:t>_et_al.,</w:t>
      </w:r>
      <w:r w:rsidR="00F0205E" w:rsidRPr="00ED4E31">
        <w:rPr>
          <w:rFonts w:ascii="Times New Roman" w:hAnsi="Times New Roman" w:cs="Times New Roman"/>
          <w:sz w:val="24"/>
          <w:szCs w:val="24"/>
        </w:rPr>
        <w:t>2023)</w:t>
      </w:r>
      <w:r w:rsidRPr="00ED4E31">
        <w:rPr>
          <w:rFonts w:ascii="Times New Roman" w:hAnsi="Times New Roman" w:cs="Times New Roman"/>
          <w:sz w:val="24"/>
          <w:szCs w:val="24"/>
        </w:rPr>
        <w:t xml:space="preserve">. </w:t>
      </w:r>
    </w:p>
    <w:p w14:paraId="4099A51A" w14:textId="447BFBD8" w:rsidR="00FF45A0" w:rsidRPr="00ED4E31" w:rsidRDefault="00FF45A0" w:rsidP="00373E8D">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mean PTG ranged from 26.54 to 98.30 with varying degrees of standard deviation, indicative of the range and spread of PTG scores in these studies. Table 1 presents overall characteristics of all studies. The main analysis revealed a significant positive effect relative to the cutoff point of 45</w:t>
      </w:r>
      <w:r w:rsidR="001748DE" w:rsidRPr="00ED4E31">
        <w:rPr>
          <w:rFonts w:ascii="Times New Roman" w:hAnsi="Times New Roman" w:cs="Times New Roman"/>
          <w:sz w:val="24"/>
          <w:szCs w:val="24"/>
        </w:rPr>
        <w:t>.</w:t>
      </w:r>
      <w:r w:rsidR="006424C9" w:rsidRPr="00ED4E31">
        <w:rPr>
          <w:rFonts w:ascii="Times New Roman" w:hAnsi="Times New Roman" w:cs="Times New Roman"/>
          <w:sz w:val="24"/>
          <w:szCs w:val="24"/>
        </w:rPr>
        <w:t xml:space="preserve"> </w:t>
      </w:r>
      <w:r w:rsidR="005D1E18" w:rsidRPr="00ED4E31">
        <w:rPr>
          <w:rFonts w:ascii="Times New Roman" w:hAnsi="Times New Roman" w:cs="Times New Roman"/>
          <w:sz w:val="24"/>
          <w:szCs w:val="24"/>
        </w:rPr>
        <w:t xml:space="preserve">The hedges’ g calculated to reflect the deviation from </w:t>
      </w:r>
      <w:r w:rsidR="009B2F73" w:rsidRPr="00ED4E31">
        <w:rPr>
          <w:rFonts w:ascii="Times New Roman" w:hAnsi="Times New Roman" w:cs="Times New Roman"/>
          <w:sz w:val="24"/>
          <w:szCs w:val="24"/>
        </w:rPr>
        <w:t xml:space="preserve">the 45 cutoff points </w:t>
      </w:r>
      <w:r w:rsidR="00672F00" w:rsidRPr="00ED4E31">
        <w:rPr>
          <w:rFonts w:ascii="Times New Roman" w:hAnsi="Times New Roman" w:cs="Times New Roman"/>
          <w:sz w:val="24"/>
          <w:szCs w:val="24"/>
        </w:rPr>
        <w:t>wa</w:t>
      </w:r>
      <w:r w:rsidR="009B2F73" w:rsidRPr="00ED4E31">
        <w:rPr>
          <w:rFonts w:ascii="Times New Roman" w:hAnsi="Times New Roman" w:cs="Times New Roman"/>
          <w:sz w:val="24"/>
          <w:szCs w:val="24"/>
        </w:rPr>
        <w:t xml:space="preserve">s </w:t>
      </w:r>
      <w:r w:rsidR="00671B65" w:rsidRPr="00ED4E31">
        <w:rPr>
          <w:rFonts w:ascii="Times New Roman" w:hAnsi="Times New Roman" w:cs="Times New Roman"/>
          <w:sz w:val="24"/>
          <w:szCs w:val="24"/>
        </w:rPr>
        <w:t xml:space="preserve">0.75 </w:t>
      </w:r>
      <w:r w:rsidR="00776AA1" w:rsidRPr="00ED4E31">
        <w:rPr>
          <w:rFonts w:ascii="Times New Roman" w:hAnsi="Times New Roman" w:cs="Times New Roman"/>
          <w:sz w:val="24"/>
          <w:szCs w:val="24"/>
        </w:rPr>
        <w:t>with 95% CI</w:t>
      </w:r>
      <w:ins w:id="29" w:author="Qizhou Duan" w:date="2024-02-08T15:31:00Z">
        <w:r w:rsidR="00A74210">
          <w:rPr>
            <w:rFonts w:ascii="Times New Roman" w:hAnsi="Times New Roman" w:cs="Times New Roman"/>
            <w:sz w:val="24"/>
            <w:szCs w:val="24"/>
          </w:rPr>
          <w:t xml:space="preserve"> </w:t>
        </w:r>
      </w:ins>
      <w:r w:rsidR="00776AA1" w:rsidRPr="00ED4E31">
        <w:rPr>
          <w:rFonts w:ascii="Times New Roman" w:hAnsi="Times New Roman" w:cs="Times New Roman"/>
          <w:sz w:val="24"/>
          <w:szCs w:val="24"/>
        </w:rPr>
        <w:t>[0.45, 1.05]</w:t>
      </w:r>
      <w:r w:rsidR="005F4764" w:rsidRPr="00ED4E31">
        <w:rPr>
          <w:rFonts w:ascii="Times New Roman" w:hAnsi="Times New Roman" w:cs="Times New Roman"/>
          <w:sz w:val="24"/>
          <w:szCs w:val="24"/>
        </w:rPr>
        <w:t xml:space="preserve">. </w:t>
      </w:r>
      <w:r w:rsidR="00864ABB" w:rsidRPr="00ED4E31">
        <w:rPr>
          <w:rFonts w:ascii="Times New Roman" w:hAnsi="Times New Roman" w:cs="Times New Roman"/>
          <w:sz w:val="24"/>
          <w:szCs w:val="24"/>
        </w:rPr>
        <w:t xml:space="preserve">Based on the rule of thumb, 0.5 </w:t>
      </w:r>
      <w:r w:rsidR="00951BF1" w:rsidRPr="00ED4E31">
        <w:rPr>
          <w:rFonts w:ascii="Times New Roman" w:hAnsi="Times New Roman" w:cs="Times New Roman"/>
          <w:sz w:val="24"/>
          <w:szCs w:val="24"/>
        </w:rPr>
        <w:t>show</w:t>
      </w:r>
      <w:r w:rsidR="00672F00" w:rsidRPr="00ED4E31">
        <w:rPr>
          <w:rFonts w:ascii="Times New Roman" w:hAnsi="Times New Roman" w:cs="Times New Roman"/>
          <w:sz w:val="24"/>
          <w:szCs w:val="24"/>
        </w:rPr>
        <w:t>ed</w:t>
      </w:r>
      <w:r w:rsidR="00864ABB" w:rsidRPr="00ED4E31">
        <w:rPr>
          <w:rFonts w:ascii="Times New Roman" w:hAnsi="Times New Roman" w:cs="Times New Roman"/>
          <w:sz w:val="24"/>
          <w:szCs w:val="24"/>
        </w:rPr>
        <w:t xml:space="preserve"> a medium effect and 0.8 or above </w:t>
      </w:r>
      <w:r w:rsidR="00951BF1" w:rsidRPr="00ED4E31">
        <w:rPr>
          <w:rFonts w:ascii="Times New Roman" w:hAnsi="Times New Roman" w:cs="Times New Roman"/>
          <w:sz w:val="24"/>
          <w:szCs w:val="24"/>
        </w:rPr>
        <w:t>present</w:t>
      </w:r>
      <w:r w:rsidR="00672F00" w:rsidRPr="00ED4E31">
        <w:rPr>
          <w:rFonts w:ascii="Times New Roman" w:hAnsi="Times New Roman" w:cs="Times New Roman"/>
          <w:sz w:val="24"/>
          <w:szCs w:val="24"/>
        </w:rPr>
        <w:t>ed</w:t>
      </w:r>
      <w:r w:rsidR="00864ABB" w:rsidRPr="00ED4E31">
        <w:rPr>
          <w:rFonts w:ascii="Times New Roman" w:hAnsi="Times New Roman" w:cs="Times New Roman"/>
          <w:sz w:val="24"/>
          <w:szCs w:val="24"/>
        </w:rPr>
        <w:t xml:space="preserve"> a large effect</w:t>
      </w:r>
      <w:ins w:id="30" w:author="Qizhou Duan" w:date="2024-02-08T15:31:00Z">
        <w:r w:rsidR="00A74210">
          <w:rPr>
            <w:rFonts w:ascii="Times New Roman" w:hAnsi="Times New Roman" w:cs="Times New Roman"/>
            <w:sz w:val="24"/>
            <w:szCs w:val="24"/>
          </w:rPr>
          <w:t xml:space="preserve"> </w:t>
        </w:r>
      </w:ins>
      <w:r w:rsidR="00864ABB" w:rsidRPr="00ED4E31">
        <w:rPr>
          <w:rFonts w:ascii="Times New Roman" w:hAnsi="Times New Roman" w:cs="Times New Roman"/>
          <w:sz w:val="24"/>
          <w:szCs w:val="24"/>
        </w:rPr>
        <w:t>(</w:t>
      </w:r>
      <w:r w:rsidR="00864ABB" w:rsidRPr="00ED4E31">
        <w:rPr>
          <w:rFonts w:ascii="Times New Roman" w:hAnsi="Times New Roman" w:cs="Times New Roman"/>
          <w:color w:val="222222"/>
          <w:sz w:val="24"/>
          <w:szCs w:val="24"/>
          <w:shd w:val="clear" w:color="auto" w:fill="FFFFFF"/>
        </w:rPr>
        <w:t>Taylor</w:t>
      </w:r>
      <w:r w:rsidR="0056404C" w:rsidRPr="00ED4E31">
        <w:rPr>
          <w:rFonts w:ascii="Times New Roman" w:hAnsi="Times New Roman" w:cs="Times New Roman"/>
          <w:color w:val="222222"/>
          <w:sz w:val="24"/>
          <w:szCs w:val="24"/>
          <w:shd w:val="clear" w:color="auto" w:fill="FFFFFF"/>
        </w:rPr>
        <w:t>_&amp;_</w:t>
      </w:r>
      <w:r w:rsidR="00864ABB" w:rsidRPr="00ED4E31">
        <w:rPr>
          <w:rFonts w:ascii="Times New Roman" w:hAnsi="Times New Roman" w:cs="Times New Roman"/>
          <w:color w:val="222222"/>
          <w:sz w:val="24"/>
          <w:szCs w:val="24"/>
          <w:shd w:val="clear" w:color="auto" w:fill="FFFFFF"/>
        </w:rPr>
        <w:t>Alanazi,2023</w:t>
      </w:r>
      <w:r w:rsidR="00864ABB" w:rsidRPr="00ED4E31">
        <w:rPr>
          <w:rFonts w:ascii="Times New Roman" w:hAnsi="Times New Roman" w:cs="Times New Roman"/>
          <w:sz w:val="24"/>
          <w:szCs w:val="24"/>
        </w:rPr>
        <w:t>).</w:t>
      </w:r>
      <w:r w:rsidR="001A341D" w:rsidRPr="00ED4E31">
        <w:rPr>
          <w:rFonts w:ascii="Times New Roman" w:hAnsi="Times New Roman" w:cs="Times New Roman"/>
          <w:sz w:val="24"/>
          <w:szCs w:val="24"/>
        </w:rPr>
        <w:t xml:space="preserve"> </w:t>
      </w:r>
      <w:r w:rsidRPr="00ED4E31">
        <w:rPr>
          <w:rFonts w:ascii="Times New Roman" w:hAnsi="Times New Roman" w:cs="Times New Roman"/>
          <w:sz w:val="24"/>
          <w:szCs w:val="24"/>
        </w:rPr>
        <w:t>Th</w:t>
      </w:r>
      <w:r w:rsidR="007E246F" w:rsidRPr="00ED4E31">
        <w:rPr>
          <w:rFonts w:ascii="Times New Roman" w:hAnsi="Times New Roman" w:cs="Times New Roman"/>
          <w:sz w:val="24"/>
          <w:szCs w:val="24"/>
        </w:rPr>
        <w:t>ese</w:t>
      </w:r>
      <w:r w:rsidRPr="00ED4E31">
        <w:rPr>
          <w:rFonts w:ascii="Times New Roman" w:hAnsi="Times New Roman" w:cs="Times New Roman"/>
          <w:sz w:val="24"/>
          <w:szCs w:val="24"/>
        </w:rPr>
        <w:t xml:space="preserve"> </w:t>
      </w:r>
      <w:r w:rsidR="00CF176B" w:rsidRPr="00ED4E31">
        <w:rPr>
          <w:rFonts w:ascii="Times New Roman" w:hAnsi="Times New Roman" w:cs="Times New Roman"/>
          <w:sz w:val="24"/>
          <w:szCs w:val="24"/>
        </w:rPr>
        <w:t xml:space="preserve">results </w:t>
      </w:r>
      <w:r w:rsidR="003072A7" w:rsidRPr="00ED4E31">
        <w:rPr>
          <w:rFonts w:ascii="Times New Roman" w:hAnsi="Times New Roman" w:cs="Times New Roman"/>
          <w:sz w:val="24"/>
          <w:szCs w:val="24"/>
        </w:rPr>
        <w:t>indicated a highly</w:t>
      </w:r>
      <w:r w:rsidRPr="00ED4E31">
        <w:rPr>
          <w:rFonts w:ascii="Times New Roman" w:hAnsi="Times New Roman" w:cs="Times New Roman"/>
          <w:sz w:val="24"/>
          <w:szCs w:val="24"/>
        </w:rPr>
        <w:t xml:space="preserve"> </w:t>
      </w:r>
      <w:r w:rsidR="003072A7" w:rsidRPr="00ED4E31">
        <w:rPr>
          <w:rFonts w:ascii="Times New Roman" w:hAnsi="Times New Roman" w:cs="Times New Roman"/>
          <w:sz w:val="24"/>
          <w:szCs w:val="24"/>
        </w:rPr>
        <w:t xml:space="preserve">positive </w:t>
      </w:r>
      <w:r w:rsidRPr="00ED4E31">
        <w:rPr>
          <w:rFonts w:ascii="Times New Roman" w:hAnsi="Times New Roman" w:cs="Times New Roman"/>
          <w:sz w:val="24"/>
          <w:szCs w:val="24"/>
        </w:rPr>
        <w:t>relat</w:t>
      </w:r>
      <w:r w:rsidR="003072A7" w:rsidRPr="00ED4E31">
        <w:rPr>
          <w:rFonts w:ascii="Times New Roman" w:hAnsi="Times New Roman" w:cs="Times New Roman"/>
          <w:sz w:val="24"/>
          <w:szCs w:val="24"/>
        </w:rPr>
        <w:t xml:space="preserve">ionship of PTG </w:t>
      </w:r>
      <w:r w:rsidRPr="00ED4E31">
        <w:rPr>
          <w:rFonts w:ascii="Times New Roman" w:hAnsi="Times New Roman" w:cs="Times New Roman"/>
          <w:sz w:val="24"/>
          <w:szCs w:val="24"/>
        </w:rPr>
        <w:t>to COVID-19</w:t>
      </w:r>
      <w:r w:rsidR="00562AD3" w:rsidRPr="00ED4E31">
        <w:rPr>
          <w:rFonts w:ascii="Times New Roman" w:hAnsi="Times New Roman" w:cs="Times New Roman"/>
          <w:sz w:val="24"/>
          <w:szCs w:val="24"/>
        </w:rPr>
        <w:t>.</w:t>
      </w:r>
      <w:r w:rsidR="00B93961" w:rsidRPr="00ED4E31">
        <w:rPr>
          <w:rFonts w:ascii="Times New Roman" w:hAnsi="Times New Roman" w:cs="Times New Roman"/>
          <w:sz w:val="24"/>
          <w:szCs w:val="24"/>
        </w:rPr>
        <w:t xml:space="preserve"> </w:t>
      </w:r>
      <w:r w:rsidR="00113E8B" w:rsidRPr="00ED4E31">
        <w:rPr>
          <w:rFonts w:ascii="Times New Roman" w:hAnsi="Times New Roman" w:cs="Times New Roman"/>
          <w:i/>
          <w:iCs/>
          <w:sz w:val="24"/>
          <w:szCs w:val="24"/>
        </w:rPr>
        <w:t>I</w:t>
      </w:r>
      <w:r w:rsidR="00113E8B" w:rsidRPr="00ED4E31">
        <w:rPr>
          <w:rFonts w:ascii="Times New Roman" w:hAnsi="Times New Roman" w:cs="Times New Roman"/>
          <w:i/>
          <w:iCs/>
          <w:sz w:val="24"/>
          <w:szCs w:val="24"/>
          <w:vertAlign w:val="superscript"/>
        </w:rPr>
        <w:t>2</w:t>
      </w:r>
      <w:r w:rsidR="00113E8B" w:rsidRPr="00ED4E31">
        <w:rPr>
          <w:rFonts w:ascii="Times New Roman" w:hAnsi="Times New Roman" w:cs="Times New Roman"/>
          <w:sz w:val="24"/>
          <w:szCs w:val="24"/>
        </w:rPr>
        <w:t xml:space="preserve"> value 99.72% in table 3 also </w:t>
      </w:r>
      <w:r w:rsidR="00672F00" w:rsidRPr="00ED4E31">
        <w:rPr>
          <w:rFonts w:ascii="Times New Roman" w:hAnsi="Times New Roman" w:cs="Times New Roman"/>
          <w:sz w:val="24"/>
          <w:szCs w:val="24"/>
        </w:rPr>
        <w:t xml:space="preserve">showed </w:t>
      </w:r>
      <w:r w:rsidR="00D86995" w:rsidRPr="00ED4E31">
        <w:rPr>
          <w:rFonts w:ascii="Times New Roman" w:hAnsi="Times New Roman" w:cs="Times New Roman"/>
          <w:sz w:val="24"/>
          <w:szCs w:val="24"/>
        </w:rPr>
        <w:t xml:space="preserve">high heterogeneity </w:t>
      </w:r>
      <w:r w:rsidR="003D1379" w:rsidRPr="00ED4E31">
        <w:rPr>
          <w:rFonts w:ascii="Times New Roman" w:hAnsi="Times New Roman" w:cs="Times New Roman"/>
          <w:sz w:val="24"/>
          <w:szCs w:val="24"/>
        </w:rPr>
        <w:t>among selected studies</w:t>
      </w:r>
      <w:r w:rsidR="00373E8D" w:rsidRPr="00ED4E31">
        <w:rPr>
          <w:rFonts w:ascii="Times New Roman" w:hAnsi="Times New Roman" w:cs="Times New Roman"/>
          <w:sz w:val="24"/>
          <w:szCs w:val="24"/>
        </w:rPr>
        <w:t>.</w:t>
      </w:r>
      <w:r w:rsidR="0028013A" w:rsidRPr="00ED4E31">
        <w:rPr>
          <w:rFonts w:ascii="Times New Roman" w:hAnsi="Times New Roman" w:cs="Times New Roman"/>
          <w:sz w:val="24"/>
          <w:szCs w:val="24"/>
        </w:rPr>
        <w:t xml:space="preserve"> </w:t>
      </w:r>
    </w:p>
    <w:p w14:paraId="615FB2AE" w14:textId="6D05EF89" w:rsidR="00FF45A0" w:rsidRPr="00ED4E31" w:rsidRDefault="00FF45A0" w:rsidP="00FF45A0">
      <w:pPr>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 xml:space="preserve">Subgroup Analyses of PTG and Covariates </w:t>
      </w:r>
    </w:p>
    <w:p w14:paraId="2B6017B1" w14:textId="71D783A5"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Table 4 shows the summary of subgroup analyses.</w:t>
      </w:r>
      <w:r w:rsidR="00196824" w:rsidRPr="00ED4E31">
        <w:rPr>
          <w:rFonts w:ascii="Times New Roman" w:hAnsi="Times New Roman" w:cs="Times New Roman"/>
          <w:sz w:val="24"/>
          <w:szCs w:val="24"/>
        </w:rPr>
        <w:t xml:space="preserve"> The studies included in the study considered several </w:t>
      </w:r>
      <w:r w:rsidR="007D1B94" w:rsidRPr="00ED4E31">
        <w:rPr>
          <w:rFonts w:ascii="Times New Roman" w:hAnsi="Times New Roman" w:cs="Times New Roman"/>
          <w:sz w:val="24"/>
          <w:szCs w:val="24"/>
        </w:rPr>
        <w:t>factors</w:t>
      </w:r>
      <w:r w:rsidR="004F27D5" w:rsidRPr="00ED4E31">
        <w:rPr>
          <w:rFonts w:ascii="Times New Roman" w:hAnsi="Times New Roman" w:cs="Times New Roman"/>
          <w:sz w:val="24"/>
          <w:szCs w:val="24"/>
        </w:rPr>
        <w:t xml:space="preserve"> in conjunction with PTG </w:t>
      </w:r>
      <w:r w:rsidR="00B306D3" w:rsidRPr="00ED4E31">
        <w:rPr>
          <w:rFonts w:ascii="Times New Roman" w:hAnsi="Times New Roman" w:cs="Times New Roman"/>
          <w:sz w:val="24"/>
          <w:szCs w:val="24"/>
        </w:rPr>
        <w:t xml:space="preserve">such as PTSD/PTSS, depression, anxiety, social support, </w:t>
      </w:r>
      <w:r w:rsidR="001C4A6D" w:rsidRPr="00ED4E31">
        <w:rPr>
          <w:rFonts w:ascii="Times New Roman" w:hAnsi="Times New Roman" w:cs="Times New Roman"/>
          <w:sz w:val="24"/>
          <w:szCs w:val="24"/>
        </w:rPr>
        <w:t xml:space="preserve">coping, </w:t>
      </w:r>
      <w:r w:rsidR="00B306D3" w:rsidRPr="00ED4E31">
        <w:rPr>
          <w:rFonts w:ascii="Times New Roman" w:hAnsi="Times New Roman" w:cs="Times New Roman"/>
          <w:sz w:val="24"/>
          <w:szCs w:val="24"/>
        </w:rPr>
        <w:t>and spirituality.</w:t>
      </w:r>
      <w:r w:rsidR="000A20A5" w:rsidRPr="00ED4E31">
        <w:rPr>
          <w:rFonts w:ascii="Times New Roman" w:hAnsi="Times New Roman" w:cs="Times New Roman"/>
          <w:sz w:val="24"/>
          <w:szCs w:val="24"/>
        </w:rPr>
        <w:t xml:space="preserve"> </w:t>
      </w:r>
    </w:p>
    <w:p w14:paraId="2079BB84" w14:textId="77777777" w:rsidR="00FF45A0" w:rsidRPr="00ED4E31" w:rsidRDefault="00FF45A0" w:rsidP="00FF45A0">
      <w:pPr>
        <w:autoSpaceDE w:val="0"/>
        <w:autoSpaceDN w:val="0"/>
        <w:adjustRightInd w:val="0"/>
        <w:spacing w:after="0" w:line="480" w:lineRule="auto"/>
        <w:rPr>
          <w:rFonts w:ascii="Times New Roman" w:hAnsi="Times New Roman" w:cs="Times New Roman"/>
          <w:sz w:val="24"/>
          <w:szCs w:val="24"/>
        </w:rPr>
      </w:pPr>
      <w:r w:rsidRPr="00ED4E31">
        <w:rPr>
          <w:rFonts w:ascii="Times New Roman" w:hAnsi="Times New Roman" w:cs="Times New Roman"/>
          <w:b/>
          <w:bCs/>
          <w:i/>
          <w:iCs/>
          <w:sz w:val="24"/>
          <w:szCs w:val="24"/>
        </w:rPr>
        <w:t>PTSD/PTSS</w:t>
      </w:r>
    </w:p>
    <w:p w14:paraId="01256FC8" w14:textId="750DFB4C" w:rsidR="00416243" w:rsidRPr="00D806CF" w:rsidRDefault="00416243" w:rsidP="00EE7153">
      <w:pPr>
        <w:spacing w:after="0" w:line="480" w:lineRule="auto"/>
        <w:rPr>
          <w:rFonts w:ascii="Times New Roman" w:hAnsi="Times New Roman" w:cs="Times New Roman"/>
          <w:sz w:val="24"/>
          <w:szCs w:val="24"/>
        </w:rPr>
      </w:pPr>
      <w:r w:rsidRPr="00ED4E31">
        <w:rPr>
          <w:rFonts w:ascii="Times New Roman" w:hAnsi="Times New Roman" w:cs="Times New Roman"/>
          <w:sz w:val="24"/>
          <w:szCs w:val="24"/>
        </w:rPr>
        <w:t>Twelve selected studies presented the association of PTSD with PTG with a total of 19</w:t>
      </w:r>
      <w:r w:rsidR="001C4A6D" w:rsidRPr="00ED4E31">
        <w:rPr>
          <w:rFonts w:ascii="Times New Roman" w:hAnsi="Times New Roman" w:cs="Times New Roman"/>
          <w:sz w:val="24"/>
          <w:szCs w:val="24"/>
        </w:rPr>
        <w:t>,</w:t>
      </w:r>
      <w:r w:rsidRPr="00ED4E31">
        <w:rPr>
          <w:rFonts w:ascii="Times New Roman" w:hAnsi="Times New Roman" w:cs="Times New Roman"/>
          <w:sz w:val="24"/>
          <w:szCs w:val="24"/>
        </w:rPr>
        <w:t>774 participants</w:t>
      </w:r>
      <w:ins w:id="31" w:author="Qizhou Duan" w:date="2024-02-08T15:31:00Z">
        <w:r w:rsidR="008248D9">
          <w:rPr>
            <w:rFonts w:ascii="Times New Roman" w:hAnsi="Times New Roman" w:cs="Times New Roman"/>
            <w:sz w:val="24"/>
            <w:szCs w:val="24"/>
          </w:rPr>
          <w:t xml:space="preserve"> </w:t>
        </w:r>
      </w:ins>
      <w:r w:rsidRPr="00ED4E31">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w:t>
      </w:r>
      <w:r w:rsidR="5C63586D"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A56643" w:rsidRPr="00D806CF">
        <w:rPr>
          <w:rFonts w:ascii="Times New Roman" w:hAnsi="Times New Roman" w:cs="Times New Roman"/>
          <w:color w:val="000000" w:themeColor="text1"/>
          <w:sz w:val="24"/>
          <w:szCs w:val="24"/>
        </w:rPr>
        <w:t>_et_al.,</w:t>
      </w:r>
      <w:r w:rsidR="0D57F5D0" w:rsidRPr="00D806CF">
        <w:rPr>
          <w:rFonts w:ascii="Times New Roman" w:hAnsi="Times New Roman" w:cs="Times New Roman"/>
          <w:color w:val="000000" w:themeColor="text1"/>
          <w:sz w:val="24"/>
          <w:szCs w:val="24"/>
        </w:rPr>
        <w:t>2</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021;Lewis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t>
      </w:r>
      <w:r w:rsidRPr="00ED4E31">
        <w:rPr>
          <w:rFonts w:ascii="Times New Roman" w:hAnsi="Times New Roman" w:cs="Times New Roman"/>
          <w:color w:val="000000" w:themeColor="text1"/>
          <w:sz w:val="24"/>
          <w:szCs w:val="24"/>
        </w:rPr>
        <w:t>).</w:t>
      </w:r>
      <w:r w:rsidR="00BD15D5" w:rsidRPr="00ED4E31">
        <w:rPr>
          <w:rFonts w:ascii="Times New Roman" w:hAnsi="Times New Roman" w:cs="Times New Roman"/>
          <w:sz w:val="24"/>
          <w:szCs w:val="24"/>
        </w:rPr>
        <w:t xml:space="preserve"> The baseline effect size (the intercept term) was </w:t>
      </w:r>
      <w:r w:rsidR="00BD15D5" w:rsidRPr="00ED4E31">
        <w:rPr>
          <w:rFonts w:ascii="Times New Roman" w:hAnsi="Times New Roman" w:cs="Times New Roman"/>
          <w:i/>
          <w:iCs/>
          <w:sz w:val="24"/>
          <w:szCs w:val="24"/>
        </w:rPr>
        <w:t>g</w:t>
      </w:r>
      <w:r w:rsidR="00BD15D5" w:rsidRPr="00ED4E31">
        <w:rPr>
          <w:rFonts w:ascii="Times New Roman" w:hAnsi="Times New Roman" w:cs="Times New Roman"/>
          <w:sz w:val="24"/>
          <w:szCs w:val="24"/>
        </w:rPr>
        <w:t xml:space="preserve">=0.55, and whether the studies investigated PTSD yielded a higher effect with the regression coefficient associated with the PTSD term being </w:t>
      </w:r>
      <w:r w:rsidR="00BD15D5" w:rsidRPr="00ED4E31">
        <w:rPr>
          <w:rFonts w:ascii="Times New Roman" w:hAnsi="Times New Roman" w:cs="Times New Roman"/>
          <w:i/>
          <w:iCs/>
          <w:sz w:val="24"/>
          <w:szCs w:val="24"/>
        </w:rPr>
        <w:t>B=</w:t>
      </w:r>
      <w:r w:rsidR="00BD15D5" w:rsidRPr="00ED4E31">
        <w:rPr>
          <w:rFonts w:ascii="Times New Roman" w:hAnsi="Times New Roman" w:cs="Times New Roman"/>
          <w:sz w:val="24"/>
          <w:szCs w:val="24"/>
        </w:rPr>
        <w:t>0.49; 95%CI</w:t>
      </w:r>
      <w:ins w:id="32" w:author="Qizhou Duan" w:date="2024-02-08T14:53:00Z">
        <w:r w:rsidR="00875D2B">
          <w:rPr>
            <w:rFonts w:ascii="Times New Roman" w:hAnsi="Times New Roman" w:cs="Times New Roman"/>
            <w:sz w:val="24"/>
            <w:szCs w:val="24"/>
          </w:rPr>
          <w:t xml:space="preserve"> </w:t>
        </w:r>
        <w:r w:rsidR="00875D2B" w:rsidRPr="005E6453">
          <w:rPr>
            <w:rFonts w:ascii="Times New Roman" w:hAnsi="Times New Roman" w:cs="Times New Roman"/>
            <w:sz w:val="24"/>
            <w:szCs w:val="24"/>
          </w:rPr>
          <w:t>[</w:t>
        </w:r>
      </w:ins>
      <w:del w:id="33" w:author="Qizhou Duan" w:date="2024-02-08T14:53:00Z">
        <w:r w:rsidR="00BD15D5" w:rsidRPr="005E6453" w:rsidDel="00875D2B">
          <w:rPr>
            <w:rFonts w:ascii="Times New Roman" w:hAnsi="Times New Roman" w:cs="Times New Roman"/>
            <w:sz w:val="24"/>
            <w:szCs w:val="24"/>
            <w:rPrChange w:id="34" w:author="Qizhou Duan" w:date="2024-02-08T15:30:00Z">
              <w:rPr>
                <w:rFonts w:ascii="Times New Roman" w:hAnsi="Times New Roman" w:cs="Times New Roman"/>
                <w:sz w:val="24"/>
                <w:szCs w:val="24"/>
              </w:rPr>
            </w:rPrChange>
          </w:rPr>
          <w:delText xml:space="preserve">, </w:delText>
        </w:r>
      </w:del>
      <w:ins w:id="35" w:author="Qizhou Duan" w:date="2024-02-08T15:30:00Z">
        <w:r w:rsidR="00270B33" w:rsidRPr="005E6453">
          <w:rPr>
            <w:rFonts w:ascii="Times New Roman" w:hAnsi="Times New Roman" w:cs="Times New Roman"/>
            <w:sz w:val="24"/>
            <w:szCs w:val="24"/>
            <w:rPrChange w:id="36" w:author="Qizhou Duan" w:date="2024-02-08T15:30:00Z">
              <w:rPr>
                <w:rFonts w:ascii="Times New Roman" w:hAnsi="Times New Roman" w:cs="Times New Roman"/>
                <w:sz w:val="24"/>
                <w:szCs w:val="24"/>
                <w:highlight w:val="yellow"/>
              </w:rPr>
            </w:rPrChange>
          </w:rPr>
          <w:t>-0.1</w:t>
        </w:r>
      </w:ins>
      <w:del w:id="37" w:author="Qizhou Duan" w:date="2024-02-08T15:30:00Z">
        <w:r w:rsidR="00BD15D5" w:rsidRPr="005E6453" w:rsidDel="00270B33">
          <w:rPr>
            <w:rFonts w:ascii="Times New Roman" w:hAnsi="Times New Roman" w:cs="Times New Roman"/>
            <w:sz w:val="24"/>
            <w:szCs w:val="24"/>
            <w:rPrChange w:id="38" w:author="Qizhou Duan" w:date="2024-02-08T15:30:00Z">
              <w:rPr>
                <w:rFonts w:ascii="Times New Roman" w:hAnsi="Times New Roman" w:cs="Times New Roman"/>
                <w:sz w:val="24"/>
                <w:szCs w:val="24"/>
                <w:highlight w:val="yellow"/>
              </w:rPr>
            </w:rPrChange>
          </w:rPr>
          <w:delText>0.18</w:delText>
        </w:r>
      </w:del>
      <w:ins w:id="39" w:author="Qizhou Duan" w:date="2024-02-08T14:53:00Z">
        <w:r w:rsidR="00875D2B" w:rsidRPr="005E6453">
          <w:rPr>
            <w:rFonts w:ascii="Times New Roman" w:hAnsi="Times New Roman" w:cs="Times New Roman"/>
            <w:sz w:val="24"/>
            <w:szCs w:val="24"/>
            <w:rPrChange w:id="40" w:author="Qizhou Duan" w:date="2024-02-08T15:30:00Z">
              <w:rPr>
                <w:rFonts w:ascii="Times New Roman" w:hAnsi="Times New Roman" w:cs="Times New Roman"/>
                <w:sz w:val="24"/>
                <w:szCs w:val="24"/>
                <w:highlight w:val="yellow"/>
              </w:rPr>
            </w:rPrChange>
          </w:rPr>
          <w:t>,</w:t>
        </w:r>
      </w:ins>
      <w:del w:id="41" w:author="Qizhou Duan" w:date="2024-02-08T14:53:00Z">
        <w:r w:rsidR="00BD15D5" w:rsidRPr="005E6453" w:rsidDel="00875D2B">
          <w:rPr>
            <w:rFonts w:ascii="Times New Roman" w:hAnsi="Times New Roman" w:cs="Times New Roman"/>
            <w:sz w:val="24"/>
            <w:szCs w:val="24"/>
            <w:rPrChange w:id="42" w:author="Qizhou Duan" w:date="2024-02-08T15:30:00Z">
              <w:rPr>
                <w:rFonts w:ascii="Times New Roman" w:hAnsi="Times New Roman" w:cs="Times New Roman"/>
                <w:sz w:val="24"/>
                <w:szCs w:val="24"/>
                <w:highlight w:val="yellow"/>
              </w:rPr>
            </w:rPrChange>
          </w:rPr>
          <w:delText>-</w:delText>
        </w:r>
      </w:del>
      <w:r w:rsidR="00BD15D5" w:rsidRPr="005E6453">
        <w:rPr>
          <w:rFonts w:ascii="Times New Roman" w:hAnsi="Times New Roman" w:cs="Times New Roman"/>
          <w:sz w:val="24"/>
          <w:szCs w:val="24"/>
          <w:rPrChange w:id="43" w:author="Qizhou Duan" w:date="2024-02-08T15:30:00Z">
            <w:rPr>
              <w:rFonts w:ascii="Times New Roman" w:hAnsi="Times New Roman" w:cs="Times New Roman"/>
              <w:sz w:val="24"/>
              <w:szCs w:val="24"/>
              <w:highlight w:val="yellow"/>
            </w:rPr>
          </w:rPrChange>
        </w:rPr>
        <w:t xml:space="preserve"> </w:t>
      </w:r>
      <w:ins w:id="44" w:author="Qizhou Duan" w:date="2024-02-08T15:30:00Z">
        <w:r w:rsidR="00270B33" w:rsidRPr="005E6453">
          <w:rPr>
            <w:rFonts w:ascii="Times New Roman" w:hAnsi="Times New Roman" w:cs="Times New Roman"/>
            <w:sz w:val="24"/>
            <w:szCs w:val="24"/>
            <w:rPrChange w:id="45" w:author="Qizhou Duan" w:date="2024-02-08T15:30:00Z">
              <w:rPr>
                <w:rFonts w:ascii="Times New Roman" w:hAnsi="Times New Roman" w:cs="Times New Roman"/>
                <w:sz w:val="24"/>
                <w:szCs w:val="24"/>
                <w:highlight w:val="yellow"/>
              </w:rPr>
            </w:rPrChange>
          </w:rPr>
          <w:t>1</w:t>
        </w:r>
      </w:ins>
      <w:del w:id="46" w:author="Qizhou Duan" w:date="2024-02-08T15:30:00Z">
        <w:r w:rsidR="00BD15D5" w:rsidRPr="005E6453" w:rsidDel="00270B33">
          <w:rPr>
            <w:rFonts w:ascii="Times New Roman" w:hAnsi="Times New Roman" w:cs="Times New Roman"/>
            <w:sz w:val="24"/>
            <w:szCs w:val="24"/>
            <w:rPrChange w:id="47" w:author="Qizhou Duan" w:date="2024-02-08T15:30:00Z">
              <w:rPr>
                <w:rFonts w:ascii="Times New Roman" w:hAnsi="Times New Roman" w:cs="Times New Roman"/>
                <w:sz w:val="24"/>
                <w:szCs w:val="24"/>
                <w:highlight w:val="yellow"/>
              </w:rPr>
            </w:rPrChange>
          </w:rPr>
          <w:delText>0</w:delText>
        </w:r>
      </w:del>
      <w:r w:rsidR="00BD15D5" w:rsidRPr="005E6453">
        <w:rPr>
          <w:rFonts w:ascii="Times New Roman" w:hAnsi="Times New Roman" w:cs="Times New Roman"/>
          <w:sz w:val="24"/>
          <w:szCs w:val="24"/>
          <w:rPrChange w:id="48" w:author="Qizhou Duan" w:date="2024-02-08T15:30:00Z">
            <w:rPr>
              <w:rFonts w:ascii="Times New Roman" w:hAnsi="Times New Roman" w:cs="Times New Roman"/>
              <w:sz w:val="24"/>
              <w:szCs w:val="24"/>
              <w:highlight w:val="yellow"/>
            </w:rPr>
          </w:rPrChange>
        </w:rPr>
        <w:t>.</w:t>
      </w:r>
      <w:ins w:id="49" w:author="Qizhou Duan" w:date="2024-02-08T15:30:00Z">
        <w:r w:rsidR="00270B33" w:rsidRPr="005E6453">
          <w:rPr>
            <w:rFonts w:ascii="Times New Roman" w:hAnsi="Times New Roman" w:cs="Times New Roman"/>
            <w:sz w:val="24"/>
            <w:szCs w:val="24"/>
            <w:rPrChange w:id="50" w:author="Qizhou Duan" w:date="2024-02-08T15:30:00Z">
              <w:rPr>
                <w:rFonts w:ascii="Times New Roman" w:hAnsi="Times New Roman" w:cs="Times New Roman"/>
                <w:sz w:val="24"/>
                <w:szCs w:val="24"/>
                <w:highlight w:val="yellow"/>
              </w:rPr>
            </w:rPrChange>
          </w:rPr>
          <w:t>0</w:t>
        </w:r>
      </w:ins>
      <w:del w:id="51" w:author="Qizhou Duan" w:date="2024-02-08T15:30:00Z">
        <w:r w:rsidR="00BD15D5" w:rsidRPr="005E6453" w:rsidDel="00270B33">
          <w:rPr>
            <w:rFonts w:ascii="Times New Roman" w:hAnsi="Times New Roman" w:cs="Times New Roman"/>
            <w:sz w:val="24"/>
            <w:szCs w:val="24"/>
            <w:rPrChange w:id="52" w:author="Qizhou Duan" w:date="2024-02-08T15:30:00Z">
              <w:rPr>
                <w:rFonts w:ascii="Times New Roman" w:hAnsi="Times New Roman" w:cs="Times New Roman"/>
                <w:sz w:val="24"/>
                <w:szCs w:val="24"/>
                <w:highlight w:val="yellow"/>
              </w:rPr>
            </w:rPrChange>
          </w:rPr>
          <w:delText>9</w:delText>
        </w:r>
      </w:del>
      <w:ins w:id="53" w:author="Qizhou Duan" w:date="2024-02-08T15:30:00Z">
        <w:r w:rsidR="00270B33" w:rsidRPr="005E6453">
          <w:rPr>
            <w:rFonts w:ascii="Times New Roman" w:hAnsi="Times New Roman" w:cs="Times New Roman"/>
            <w:sz w:val="24"/>
            <w:szCs w:val="24"/>
            <w:rPrChange w:id="54" w:author="Qizhou Duan" w:date="2024-02-08T15:30:00Z">
              <w:rPr>
                <w:rFonts w:ascii="Times New Roman" w:hAnsi="Times New Roman" w:cs="Times New Roman"/>
                <w:sz w:val="24"/>
                <w:szCs w:val="24"/>
                <w:highlight w:val="yellow"/>
              </w:rPr>
            </w:rPrChange>
          </w:rPr>
          <w:t>8</w:t>
        </w:r>
      </w:ins>
      <w:del w:id="55" w:author="Qizhou Duan" w:date="2024-02-08T15:30:00Z">
        <w:r w:rsidR="00BD15D5" w:rsidRPr="005E6453" w:rsidDel="00270B33">
          <w:rPr>
            <w:rFonts w:ascii="Times New Roman" w:hAnsi="Times New Roman" w:cs="Times New Roman"/>
            <w:sz w:val="24"/>
            <w:szCs w:val="24"/>
            <w:rPrChange w:id="56" w:author="Qizhou Duan" w:date="2024-02-08T15:30:00Z">
              <w:rPr>
                <w:rFonts w:ascii="Times New Roman" w:hAnsi="Times New Roman" w:cs="Times New Roman"/>
                <w:sz w:val="24"/>
                <w:szCs w:val="24"/>
                <w:highlight w:val="yellow"/>
              </w:rPr>
            </w:rPrChange>
          </w:rPr>
          <w:delText>2</w:delText>
        </w:r>
      </w:del>
      <w:ins w:id="57" w:author="Qizhou Duan" w:date="2024-02-08T14:53:00Z">
        <w:r w:rsidR="00875D2B" w:rsidRPr="005E6453">
          <w:rPr>
            <w:rFonts w:ascii="Times New Roman" w:hAnsi="Times New Roman" w:cs="Times New Roman"/>
            <w:sz w:val="24"/>
            <w:szCs w:val="24"/>
            <w:rPrChange w:id="58" w:author="Qizhou Duan" w:date="2024-02-08T15:30:00Z">
              <w:rPr>
                <w:rFonts w:ascii="Times New Roman" w:hAnsi="Times New Roman" w:cs="Times New Roman"/>
                <w:sz w:val="24"/>
                <w:szCs w:val="24"/>
                <w:highlight w:val="yellow"/>
              </w:rPr>
            </w:rPrChange>
          </w:rPr>
          <w:t>]</w:t>
        </w:r>
      </w:ins>
      <w:r w:rsidR="00BD15D5" w:rsidRPr="005E6453">
        <w:rPr>
          <w:rFonts w:ascii="Times New Roman" w:hAnsi="Times New Roman" w:cs="Times New Roman"/>
          <w:sz w:val="24"/>
          <w:szCs w:val="24"/>
          <w:rPrChange w:id="59" w:author="Qizhou Duan" w:date="2024-02-08T15:30:00Z">
            <w:rPr>
              <w:rFonts w:ascii="Times New Roman" w:hAnsi="Times New Roman" w:cs="Times New Roman"/>
              <w:sz w:val="24"/>
              <w:szCs w:val="24"/>
              <w:highlight w:val="yellow"/>
            </w:rPr>
          </w:rPrChange>
        </w:rPr>
        <w:t xml:space="preserve">; </w:t>
      </w:r>
      <w:r w:rsidR="00BD15D5" w:rsidRPr="005E6453">
        <w:rPr>
          <w:rFonts w:ascii="Times New Roman" w:hAnsi="Times New Roman" w:cs="Times New Roman"/>
          <w:i/>
          <w:iCs/>
          <w:sz w:val="24"/>
          <w:szCs w:val="24"/>
          <w:rPrChange w:id="60" w:author="Qizhou Duan" w:date="2024-02-08T15:30:00Z">
            <w:rPr>
              <w:rFonts w:ascii="Times New Roman" w:hAnsi="Times New Roman" w:cs="Times New Roman"/>
              <w:i/>
              <w:iCs/>
              <w:sz w:val="24"/>
              <w:szCs w:val="24"/>
              <w:highlight w:val="yellow"/>
            </w:rPr>
          </w:rPrChange>
        </w:rPr>
        <w:t>p</w:t>
      </w:r>
      <w:r w:rsidR="00BD15D5" w:rsidRPr="005E6453">
        <w:rPr>
          <w:rFonts w:ascii="Times New Roman" w:hAnsi="Times New Roman" w:cs="Times New Roman"/>
          <w:sz w:val="24"/>
          <w:szCs w:val="24"/>
          <w:rPrChange w:id="61" w:author="Qizhou Duan" w:date="2024-02-08T15:30:00Z">
            <w:rPr>
              <w:rFonts w:ascii="Times New Roman" w:hAnsi="Times New Roman" w:cs="Times New Roman"/>
              <w:sz w:val="24"/>
              <w:szCs w:val="24"/>
              <w:highlight w:val="yellow"/>
            </w:rPr>
          </w:rPrChange>
        </w:rPr>
        <w:t>=0.11</w:t>
      </w:r>
      <w:r w:rsidR="00BD15D5" w:rsidRPr="00ED4E31">
        <w:rPr>
          <w:rFonts w:ascii="Times New Roman" w:hAnsi="Times New Roman" w:cs="Times New Roman"/>
          <w:sz w:val="24"/>
          <w:szCs w:val="24"/>
        </w:rPr>
        <w:t>.</w:t>
      </w:r>
      <w:r w:rsidR="00BD15D5" w:rsidRPr="00ED4E31">
        <w:rPr>
          <w:rFonts w:ascii="AppleSystemUIFont" w:hAnsi="AppleSystemUIFont" w:cs="AppleSystemUIFont"/>
          <w:sz w:val="26"/>
          <w:szCs w:val="26"/>
        </w:rPr>
        <w:t xml:space="preserve"> </w:t>
      </w:r>
      <w:r w:rsidR="00BD15D5" w:rsidRPr="00ED4E31">
        <w:rPr>
          <w:rFonts w:ascii="Times New Roman" w:hAnsi="Times New Roman" w:cs="Times New Roman"/>
          <w:sz w:val="24"/>
          <w:szCs w:val="24"/>
        </w:rPr>
        <w:t>However,</w:t>
      </w:r>
      <w:r w:rsidRPr="00ED4E31">
        <w:rPr>
          <w:rFonts w:ascii="Times New Roman" w:hAnsi="Times New Roman" w:cs="Times New Roman"/>
          <w:sz w:val="24"/>
          <w:szCs w:val="24"/>
        </w:rPr>
        <w:t xml:space="preserve"> PTSD as a moderator is not significant (</w:t>
      </w:r>
      <w:r w:rsidRPr="00ED4E31">
        <w:rPr>
          <w:rFonts w:ascii="Times New Roman" w:hAnsi="Times New Roman" w:cs="Times New Roman"/>
          <w:i/>
          <w:iCs/>
          <w:sz w:val="24"/>
          <w:szCs w:val="24"/>
        </w:rPr>
        <w:t>p</w:t>
      </w:r>
      <w:r w:rsidRPr="00ED4E31">
        <w:rPr>
          <w:rFonts w:ascii="Times New Roman" w:hAnsi="Times New Roman" w:cs="Times New Roman"/>
          <w:sz w:val="24"/>
          <w:szCs w:val="24"/>
        </w:rPr>
        <w:t>-value</w:t>
      </w:r>
      <w:r w:rsidR="000D41BA" w:rsidRPr="00ED4E31">
        <w:rPr>
          <w:rFonts w:ascii="Times New Roman" w:hAnsi="Times New Roman" w:cs="Times New Roman"/>
          <w:sz w:val="24"/>
          <w:szCs w:val="24"/>
        </w:rPr>
        <w:t>=</w:t>
      </w:r>
      <w:r w:rsidRPr="00ED4E31">
        <w:rPr>
          <w:rFonts w:ascii="Times New Roman" w:hAnsi="Times New Roman" w:cs="Times New Roman"/>
          <w:sz w:val="24"/>
          <w:szCs w:val="24"/>
        </w:rPr>
        <w:t xml:space="preserve">0.11). Thus, there </w:t>
      </w:r>
      <w:r w:rsidR="00886407" w:rsidRPr="00ED4E31">
        <w:rPr>
          <w:rFonts w:ascii="Times New Roman" w:hAnsi="Times New Roman" w:cs="Times New Roman"/>
          <w:sz w:val="24"/>
          <w:szCs w:val="24"/>
        </w:rPr>
        <w:t xml:space="preserve">was </w:t>
      </w:r>
      <w:r w:rsidRPr="00ED4E31">
        <w:rPr>
          <w:rFonts w:ascii="Times New Roman" w:hAnsi="Times New Roman" w:cs="Times New Roman"/>
          <w:sz w:val="24"/>
          <w:szCs w:val="24"/>
        </w:rPr>
        <w:t xml:space="preserve">no </w:t>
      </w:r>
      <w:r w:rsidRPr="00ED4E31">
        <w:rPr>
          <w:rFonts w:ascii="Times New Roman" w:hAnsi="Times New Roman" w:cs="Times New Roman"/>
          <w:sz w:val="24"/>
          <w:szCs w:val="24"/>
        </w:rPr>
        <w:lastRenderedPageBreak/>
        <w:t>significant relationship between PTSD and PTG</w:t>
      </w:r>
      <w:r w:rsidR="005A095E" w:rsidRPr="00ED4E31">
        <w:rPr>
          <w:rFonts w:ascii="Times New Roman" w:hAnsi="Times New Roman" w:cs="Times New Roman"/>
          <w:sz w:val="24"/>
          <w:szCs w:val="24"/>
        </w:rPr>
        <w:t>.</w:t>
      </w:r>
      <w:r w:rsidRPr="00ED4E31">
        <w:rPr>
          <w:rFonts w:ascii="Times New Roman" w:hAnsi="Times New Roman" w:cs="Times New Roman"/>
          <w:sz w:val="24"/>
          <w:szCs w:val="24"/>
        </w:rPr>
        <w:t xml:space="preserve"> but the broad range </w:t>
      </w:r>
      <w:r w:rsidR="00886407" w:rsidRPr="00ED4E31">
        <w:rPr>
          <w:rFonts w:ascii="Times New Roman" w:hAnsi="Times New Roman" w:cs="Times New Roman"/>
          <w:sz w:val="24"/>
          <w:szCs w:val="24"/>
        </w:rPr>
        <w:t xml:space="preserve">of </w:t>
      </w:r>
      <w:r w:rsidR="005A095E" w:rsidRPr="00ED4E31">
        <w:rPr>
          <w:rFonts w:ascii="Times New Roman" w:hAnsi="Times New Roman" w:cs="Times New Roman"/>
          <w:sz w:val="24"/>
          <w:szCs w:val="24"/>
        </w:rPr>
        <w:t xml:space="preserve">effect sizes </w:t>
      </w:r>
      <w:r w:rsidRPr="00ED4E31">
        <w:rPr>
          <w:rFonts w:ascii="Times New Roman" w:hAnsi="Times New Roman" w:cs="Times New Roman"/>
          <w:sz w:val="24"/>
          <w:szCs w:val="24"/>
        </w:rPr>
        <w:t>indicate</w:t>
      </w:r>
      <w:r w:rsidR="00886407" w:rsidRPr="00ED4E31">
        <w:rPr>
          <w:rFonts w:ascii="Times New Roman" w:hAnsi="Times New Roman" w:cs="Times New Roman"/>
          <w:sz w:val="24"/>
          <w:szCs w:val="24"/>
        </w:rPr>
        <w:t>d</w:t>
      </w:r>
      <w:r w:rsidRPr="00ED4E31">
        <w:rPr>
          <w:rFonts w:ascii="Times New Roman" w:hAnsi="Times New Roman" w:cs="Times New Roman"/>
          <w:sz w:val="24"/>
          <w:szCs w:val="24"/>
        </w:rPr>
        <w:t xml:space="preserve"> a considerable amount of uncertainty in the effect estimate (</w:t>
      </w:r>
      <w:r w:rsidRPr="00ED4E31">
        <w:rPr>
          <w:rFonts w:ascii="Times New Roman" w:hAnsi="Times New Roman" w:cs="Times New Roman"/>
          <w:i/>
          <w:iCs/>
          <w:sz w:val="24"/>
          <w:szCs w:val="24"/>
        </w:rPr>
        <w:t>SE</w:t>
      </w:r>
      <w:r w:rsidR="000D41BA" w:rsidRPr="00ED4E31">
        <w:rPr>
          <w:rFonts w:ascii="Times New Roman" w:hAnsi="Times New Roman" w:cs="Times New Roman"/>
          <w:sz w:val="24"/>
          <w:szCs w:val="24"/>
        </w:rPr>
        <w:t>=</w:t>
      </w:r>
      <w:r w:rsidRPr="00ED4E31">
        <w:rPr>
          <w:rFonts w:ascii="Times New Roman" w:hAnsi="Times New Roman" w:cs="Times New Roman"/>
          <w:sz w:val="24"/>
          <w:szCs w:val="24"/>
        </w:rPr>
        <w:t xml:space="preserve">0.30). An </w:t>
      </w:r>
      <w:r w:rsidRPr="00ED4E31">
        <w:rPr>
          <w:rFonts w:ascii="Times New Roman" w:hAnsi="Times New Roman" w:cs="Times New Roman"/>
          <w:i/>
          <w:iCs/>
          <w:sz w:val="24"/>
          <w:szCs w:val="24"/>
        </w:rPr>
        <w:t>I</w:t>
      </w:r>
      <w:r w:rsidRPr="00ED4E31">
        <w:rPr>
          <w:rFonts w:ascii="Times New Roman" w:hAnsi="Times New Roman" w:cs="Times New Roman"/>
          <w:i/>
          <w:iCs/>
          <w:sz w:val="24"/>
          <w:szCs w:val="24"/>
          <w:vertAlign w:val="superscript"/>
        </w:rPr>
        <w:t>2</w:t>
      </w:r>
      <w:r w:rsidRPr="00ED4E31">
        <w:rPr>
          <w:rFonts w:ascii="Times New Roman" w:hAnsi="Times New Roman" w:cs="Times New Roman"/>
          <w:sz w:val="24"/>
          <w:szCs w:val="24"/>
        </w:rPr>
        <w:t xml:space="preserve"> value of 99.60% showed substantial heterogeneity across the studies.</w:t>
      </w:r>
    </w:p>
    <w:p w14:paraId="2FCE2198" w14:textId="6D1198D5" w:rsidR="00FF45A0" w:rsidRPr="00ED4E31" w:rsidRDefault="00403D12" w:rsidP="00FF45A0">
      <w:pPr>
        <w:autoSpaceDE w:val="0"/>
        <w:autoSpaceDN w:val="0"/>
        <w:adjustRightInd w:val="0"/>
        <w:spacing w:after="0" w:line="480" w:lineRule="auto"/>
        <w:rPr>
          <w:rFonts w:ascii="Times New Roman" w:hAnsi="Times New Roman" w:cs="Times New Roman"/>
          <w:sz w:val="24"/>
          <w:szCs w:val="24"/>
        </w:rPr>
      </w:pPr>
      <w:r w:rsidRPr="00ED4E31">
        <w:rPr>
          <w:rFonts w:ascii="Times New Roman" w:hAnsi="Times New Roman" w:cs="Times New Roman"/>
          <w:b/>
          <w:bCs/>
          <w:i/>
          <w:iCs/>
          <w:sz w:val="24"/>
          <w:szCs w:val="24"/>
        </w:rPr>
        <w:t xml:space="preserve">Mental Health </w:t>
      </w:r>
      <w:r w:rsidRPr="00ED4E31">
        <w:rPr>
          <w:rFonts w:ascii="Times New Roman" w:hAnsi="Times New Roman" w:cs="Times New Roman"/>
          <w:b/>
          <w:bCs/>
          <w:sz w:val="24"/>
          <w:szCs w:val="24"/>
        </w:rPr>
        <w:t>(</w:t>
      </w:r>
      <w:r w:rsidR="00FF45A0" w:rsidRPr="00ED4E31">
        <w:rPr>
          <w:rFonts w:ascii="Times New Roman" w:hAnsi="Times New Roman" w:cs="Times New Roman"/>
          <w:b/>
          <w:bCs/>
          <w:i/>
          <w:iCs/>
          <w:sz w:val="24"/>
          <w:szCs w:val="24"/>
        </w:rPr>
        <w:t>Depression</w:t>
      </w:r>
      <w:r w:rsidRPr="00ED4E31">
        <w:rPr>
          <w:rFonts w:ascii="Times New Roman" w:hAnsi="Times New Roman" w:cs="Times New Roman"/>
          <w:b/>
          <w:bCs/>
          <w:i/>
          <w:iCs/>
          <w:sz w:val="24"/>
          <w:szCs w:val="24"/>
        </w:rPr>
        <w:t xml:space="preserve">, </w:t>
      </w:r>
      <w:r w:rsidR="009F2D25" w:rsidRPr="00ED4E31">
        <w:rPr>
          <w:rFonts w:ascii="Times New Roman" w:hAnsi="Times New Roman" w:cs="Times New Roman"/>
          <w:b/>
          <w:bCs/>
          <w:i/>
          <w:iCs/>
          <w:sz w:val="24"/>
          <w:szCs w:val="24"/>
        </w:rPr>
        <w:t>Anxiety</w:t>
      </w:r>
      <w:r w:rsidRPr="00ED4E31">
        <w:rPr>
          <w:rFonts w:ascii="Times New Roman" w:hAnsi="Times New Roman" w:cs="Times New Roman"/>
          <w:b/>
          <w:bCs/>
          <w:sz w:val="24"/>
          <w:szCs w:val="24"/>
        </w:rPr>
        <w:t>)</w:t>
      </w:r>
      <w:r w:rsidR="00FF45A0" w:rsidRPr="00ED4E31">
        <w:rPr>
          <w:rFonts w:ascii="Times New Roman" w:hAnsi="Times New Roman" w:cs="Times New Roman"/>
          <w:sz w:val="24"/>
          <w:szCs w:val="24"/>
        </w:rPr>
        <w:t xml:space="preserve"> </w:t>
      </w:r>
    </w:p>
    <w:p w14:paraId="11EB9478" w14:textId="3A459B20" w:rsidR="00FF45A0" w:rsidRPr="00ED4E31" w:rsidRDefault="005A361B" w:rsidP="00FF45A0">
      <w:pPr>
        <w:autoSpaceDE w:val="0"/>
        <w:autoSpaceDN w:val="0"/>
        <w:adjustRightInd w:val="0"/>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Ten</w:t>
      </w:r>
      <w:r w:rsidR="00FF45A0" w:rsidRPr="00ED4E31">
        <w:rPr>
          <w:rFonts w:ascii="Times New Roman" w:hAnsi="Times New Roman" w:cs="Times New Roman"/>
          <w:sz w:val="24"/>
          <w:szCs w:val="24"/>
        </w:rPr>
        <w:t xml:space="preserve"> selected studies presented the association of depression with PTG with a total of</w:t>
      </w:r>
      <w:r w:rsidRPr="00ED4E31">
        <w:rPr>
          <w:rFonts w:ascii="Times New Roman" w:hAnsi="Times New Roman" w:cs="Times New Roman"/>
          <w:sz w:val="24"/>
          <w:szCs w:val="24"/>
        </w:rPr>
        <w:t xml:space="preserve"> 17</w:t>
      </w:r>
      <w:r w:rsidR="00886407" w:rsidRPr="00ED4E31">
        <w:rPr>
          <w:rFonts w:ascii="Times New Roman" w:hAnsi="Times New Roman" w:cs="Times New Roman"/>
          <w:sz w:val="24"/>
          <w:szCs w:val="24"/>
        </w:rPr>
        <w:t>,</w:t>
      </w:r>
      <w:r w:rsidRPr="00ED4E31">
        <w:rPr>
          <w:rFonts w:ascii="Times New Roman" w:hAnsi="Times New Roman" w:cs="Times New Roman"/>
          <w:sz w:val="24"/>
          <w:szCs w:val="24"/>
        </w:rPr>
        <w:t xml:space="preserve">064 </w:t>
      </w:r>
      <w:r w:rsidR="00FF45A0" w:rsidRPr="00ED4E31">
        <w:rPr>
          <w:rFonts w:ascii="Times New Roman" w:hAnsi="Times New Roman" w:cs="Times New Roman"/>
          <w:sz w:val="24"/>
          <w:szCs w:val="24"/>
        </w:rPr>
        <w:t>participants</w:t>
      </w:r>
      <w:ins w:id="62" w:author="Qizhou Duan" w:date="2024-02-08T16:29:00Z">
        <w:r w:rsidR="002A5FF9">
          <w:rPr>
            <w:rFonts w:ascii="Times New Roman" w:hAnsi="Times New Roman" w:cs="Times New Roman"/>
            <w:sz w:val="24"/>
            <w:szCs w:val="24"/>
          </w:rPr>
          <w:t xml:space="preserve"> </w:t>
        </w:r>
      </w:ins>
      <w:r w:rsidR="00FF45A0" w:rsidRPr="00ED4E31">
        <w:rPr>
          <w:rFonts w:ascii="Times New Roman" w:hAnsi="Times New Roman" w:cs="Times New Roman"/>
          <w:sz w:val="24"/>
          <w:szCs w:val="24"/>
        </w:rPr>
        <w:t>(</w:t>
      </w:r>
      <w:r w:rsidR="00B43F7E" w:rsidRPr="00D806CF">
        <w:rPr>
          <w:rFonts w:ascii="Times New Roman" w:hAnsi="Times New Roman" w:cs="Times New Roman"/>
          <w:sz w:val="24"/>
          <w:szCs w:val="24"/>
        </w:rPr>
        <w:t>Arnout</w:t>
      </w:r>
      <w:r w:rsidR="0056404C" w:rsidRPr="00D806CF">
        <w:rPr>
          <w:rFonts w:ascii="Times New Roman" w:hAnsi="Times New Roman" w:cs="Times New Roman"/>
          <w:sz w:val="24"/>
          <w:szCs w:val="24"/>
        </w:rPr>
        <w:t>_&amp;_</w:t>
      </w:r>
      <w:r w:rsidR="00B43F7E" w:rsidRPr="00D806CF">
        <w:rPr>
          <w:rFonts w:ascii="Times New Roman" w:hAnsi="Times New Roman" w:cs="Times New Roman"/>
          <w:sz w:val="24"/>
          <w:szCs w:val="24"/>
        </w:rPr>
        <w:t>Al-Sufyani,2021;</w:t>
      </w:r>
      <w:ins w:id="63" w:author="Qizhou Duan" w:date="2024-02-08T16:29:00Z">
        <w:r w:rsidR="00793B9B">
          <w:rPr>
            <w:rFonts w:ascii="Times New Roman" w:hAnsi="Times New Roman" w:cs="Times New Roman"/>
            <w:sz w:val="24"/>
            <w:szCs w:val="24"/>
          </w:rPr>
          <w:t xml:space="preserve"> </w:t>
        </w:r>
      </w:ins>
      <w:r w:rsidR="001B534B" w:rsidRPr="00D806CF">
        <w:rPr>
          <w:rFonts w:ascii="Times New Roman" w:hAnsi="Times New Roman" w:cs="Times New Roman"/>
          <w:sz w:val="24"/>
          <w:szCs w:val="24"/>
        </w:rPr>
        <w:t>Adjorlolo</w:t>
      </w:r>
      <w:r w:rsidR="005E42CC" w:rsidRPr="00D806CF">
        <w:rPr>
          <w:rFonts w:ascii="Times New Roman" w:hAnsi="Times New Roman" w:cs="Times New Roman"/>
          <w:sz w:val="24"/>
          <w:szCs w:val="24"/>
        </w:rPr>
        <w:t>_et_al.,</w:t>
      </w:r>
      <w:r w:rsidR="001B534B" w:rsidRPr="00D806CF">
        <w:rPr>
          <w:rFonts w:ascii="Times New Roman" w:hAnsi="Times New Roman" w:cs="Times New Roman"/>
          <w:sz w:val="24"/>
          <w:szCs w:val="24"/>
        </w:rPr>
        <w:t>2022;</w:t>
      </w:r>
      <w:r w:rsidR="00FF45A0" w:rsidRPr="00D806CF">
        <w:rPr>
          <w:rFonts w:ascii="Times New Roman" w:hAnsi="Times New Roman" w:cs="Times New Roman"/>
          <w:sz w:val="24"/>
          <w:szCs w:val="24"/>
        </w:rPr>
        <w:t>Barnic</w:t>
      </w:r>
      <w:r w:rsidR="01F070CB" w:rsidRPr="00D806CF">
        <w:rPr>
          <w:rFonts w:ascii="Times New Roman" w:hAnsi="Times New Roman" w:cs="Times New Roman"/>
          <w:sz w:val="24"/>
          <w:szCs w:val="24"/>
        </w:rPr>
        <w:t>o</w:t>
      </w:r>
      <w:r w:rsidR="00FF45A0" w:rsidRPr="00D806CF">
        <w:rPr>
          <w:rFonts w:ascii="Times New Roman" w:hAnsi="Times New Roman" w:cs="Times New Roman"/>
          <w:sz w:val="24"/>
          <w:szCs w:val="24"/>
        </w:rPr>
        <w:t>t</w:t>
      </w:r>
      <w:r w:rsidR="005E42CC" w:rsidRPr="00D806CF">
        <w:rPr>
          <w:rFonts w:ascii="Times New Roman" w:hAnsi="Times New Roman" w:cs="Times New Roman"/>
          <w:sz w:val="24"/>
          <w:szCs w:val="24"/>
        </w:rPr>
        <w:t>_et_al.,</w:t>
      </w:r>
      <w:r w:rsidR="00FF45A0" w:rsidRPr="00D806CF">
        <w:rPr>
          <w:rFonts w:ascii="Times New Roman" w:hAnsi="Times New Roman" w:cs="Times New Roman"/>
          <w:sz w:val="24"/>
          <w:szCs w:val="24"/>
        </w:rPr>
        <w:t>2023;Castiglioni</w:t>
      </w:r>
      <w:r w:rsidR="00A56643" w:rsidRPr="00D806CF">
        <w:rPr>
          <w:rFonts w:ascii="Times New Roman" w:hAnsi="Times New Roman" w:cs="Times New Roman"/>
          <w:sz w:val="24"/>
          <w:szCs w:val="24"/>
        </w:rPr>
        <w:t>_et_al.,</w:t>
      </w:r>
      <w:r w:rsidR="7D9517F6" w:rsidRPr="00D806CF">
        <w:rPr>
          <w:rFonts w:ascii="Times New Roman" w:hAnsi="Times New Roman" w:cs="Times New Roman"/>
          <w:sz w:val="24"/>
          <w:szCs w:val="24"/>
        </w:rPr>
        <w:t>2</w:t>
      </w:r>
      <w:r w:rsidR="00FF45A0" w:rsidRPr="00D806CF">
        <w:rPr>
          <w:rFonts w:ascii="Times New Roman" w:hAnsi="Times New Roman" w:cs="Times New Roman"/>
          <w:sz w:val="24"/>
          <w:szCs w:val="24"/>
        </w:rPr>
        <w:t>023</w:t>
      </w:r>
      <w:r w:rsidR="002A0485" w:rsidRPr="00D806CF">
        <w:rPr>
          <w:rFonts w:ascii="Times New Roman" w:hAnsi="Times New Roman" w:cs="Times New Roman"/>
          <w:sz w:val="24"/>
          <w:szCs w:val="24"/>
        </w:rPr>
        <w:t>;</w:t>
      </w:r>
      <w:r w:rsidR="00B43F7E" w:rsidRPr="00D806CF">
        <w:rPr>
          <w:rFonts w:ascii="Times New Roman" w:hAnsi="Times New Roman" w:cs="Times New Roman"/>
          <w:sz w:val="24"/>
          <w:szCs w:val="24"/>
        </w:rPr>
        <w:t>Kalaitzaki</w:t>
      </w:r>
      <w:r w:rsidR="005E42CC" w:rsidRPr="00D806CF">
        <w:rPr>
          <w:rFonts w:ascii="Times New Roman" w:hAnsi="Times New Roman" w:cs="Times New Roman"/>
          <w:sz w:val="24"/>
          <w:szCs w:val="24"/>
        </w:rPr>
        <w:t>_et_al.,</w:t>
      </w:r>
      <w:r w:rsidR="00B43F7E" w:rsidRPr="00D806CF">
        <w:rPr>
          <w:rFonts w:ascii="Times New Roman" w:hAnsi="Times New Roman" w:cs="Times New Roman"/>
          <w:sz w:val="24"/>
          <w:szCs w:val="24"/>
        </w:rPr>
        <w:t>2022;</w:t>
      </w:r>
      <w:r w:rsidR="00F805B9" w:rsidRPr="00D806CF">
        <w:rPr>
          <w:rFonts w:ascii="Times New Roman" w:hAnsi="Times New Roman" w:cs="Times New Roman"/>
          <w:sz w:val="24"/>
          <w:szCs w:val="24"/>
        </w:rPr>
        <w:t>Tu</w:t>
      </w:r>
      <w:r w:rsidR="005E42CC" w:rsidRPr="00D806CF">
        <w:rPr>
          <w:rFonts w:ascii="Times New Roman" w:hAnsi="Times New Roman" w:cs="Times New Roman"/>
          <w:sz w:val="24"/>
          <w:szCs w:val="24"/>
        </w:rPr>
        <w:t>_et_al.,</w:t>
      </w:r>
      <w:r w:rsidR="00F805B9" w:rsidRPr="00D806CF">
        <w:rPr>
          <w:rFonts w:ascii="Times New Roman" w:hAnsi="Times New Roman" w:cs="Times New Roman"/>
          <w:sz w:val="24"/>
          <w:szCs w:val="24"/>
        </w:rPr>
        <w:t>2023;</w:t>
      </w:r>
      <w:r w:rsidR="00AD10A5" w:rsidRPr="00D806CF">
        <w:rPr>
          <w:rFonts w:ascii="Times New Roman" w:hAnsi="Times New Roman" w:cs="Times New Roman"/>
          <w:sz w:val="24"/>
          <w:szCs w:val="24"/>
        </w:rPr>
        <w:t>Morales</w:t>
      </w:r>
      <w:r w:rsidR="00A56643" w:rsidRPr="00D806CF">
        <w:rPr>
          <w:rFonts w:ascii="Times New Roman" w:hAnsi="Times New Roman" w:cs="Times New Roman"/>
          <w:sz w:val="24"/>
          <w:szCs w:val="24"/>
        </w:rPr>
        <w:t>_et_al.,</w:t>
      </w:r>
      <w:r w:rsidR="79EBE78D" w:rsidRPr="00D806CF">
        <w:rPr>
          <w:rFonts w:ascii="Times New Roman" w:hAnsi="Times New Roman" w:cs="Times New Roman"/>
          <w:sz w:val="24"/>
          <w:szCs w:val="24"/>
        </w:rPr>
        <w:t>2</w:t>
      </w:r>
      <w:r w:rsidR="00AD10A5" w:rsidRPr="00D806CF">
        <w:rPr>
          <w:rFonts w:ascii="Times New Roman" w:hAnsi="Times New Roman" w:cs="Times New Roman"/>
          <w:sz w:val="24"/>
          <w:szCs w:val="24"/>
        </w:rPr>
        <w:t>023;</w:t>
      </w:r>
      <w:r w:rsidR="00403D12" w:rsidRPr="00D806CF">
        <w:rPr>
          <w:rFonts w:ascii="Times New Roman" w:hAnsi="Times New Roman" w:cs="Times New Roman"/>
          <w:sz w:val="24"/>
          <w:szCs w:val="24"/>
        </w:rPr>
        <w:t>Ulset</w:t>
      </w:r>
      <w:r w:rsidR="0056404C" w:rsidRPr="00D806CF">
        <w:rPr>
          <w:rFonts w:ascii="Times New Roman" w:hAnsi="Times New Roman" w:cs="Times New Roman"/>
          <w:sz w:val="24"/>
          <w:szCs w:val="24"/>
        </w:rPr>
        <w:t>_&amp;_</w:t>
      </w:r>
      <w:r w:rsidR="00403D12" w:rsidRPr="00D806CF">
        <w:rPr>
          <w:rFonts w:ascii="Times New Roman" w:hAnsi="Times New Roman" w:cs="Times New Roman"/>
          <w:sz w:val="24"/>
          <w:szCs w:val="24"/>
        </w:rPr>
        <w:t>Soest,2021;</w:t>
      </w:r>
      <w:r w:rsidR="00E545A2" w:rsidRPr="00D806CF">
        <w:rPr>
          <w:rFonts w:ascii="Times New Roman" w:hAnsi="Times New Roman" w:cs="Times New Roman"/>
          <w:sz w:val="24"/>
          <w:szCs w:val="24"/>
        </w:rPr>
        <w:t>Willey</w:t>
      </w:r>
      <w:r w:rsidR="005E42CC" w:rsidRPr="00D806CF">
        <w:rPr>
          <w:rFonts w:ascii="Times New Roman" w:hAnsi="Times New Roman" w:cs="Times New Roman"/>
          <w:sz w:val="24"/>
          <w:szCs w:val="24"/>
        </w:rPr>
        <w:t>_et_al.,</w:t>
      </w:r>
      <w:r w:rsidR="00E545A2" w:rsidRPr="00D806CF">
        <w:rPr>
          <w:rFonts w:ascii="Times New Roman" w:hAnsi="Times New Roman" w:cs="Times New Roman"/>
          <w:sz w:val="24"/>
          <w:szCs w:val="24"/>
        </w:rPr>
        <w:t>2022;</w:t>
      </w:r>
      <w:r w:rsidR="00FF45A0" w:rsidRPr="00D806CF">
        <w:rPr>
          <w:rFonts w:ascii="Times New Roman" w:hAnsi="Times New Roman" w:cs="Times New Roman"/>
          <w:sz w:val="24"/>
          <w:szCs w:val="24"/>
        </w:rPr>
        <w:t>Zhou</w:t>
      </w:r>
      <w:r w:rsidR="005E42CC" w:rsidRPr="00D806CF">
        <w:rPr>
          <w:rFonts w:ascii="Times New Roman" w:hAnsi="Times New Roman" w:cs="Times New Roman"/>
          <w:sz w:val="24"/>
          <w:szCs w:val="24"/>
        </w:rPr>
        <w:t>_et_al.,</w:t>
      </w:r>
      <w:r w:rsidR="00FF45A0" w:rsidRPr="00D806CF">
        <w:rPr>
          <w:rFonts w:ascii="Times New Roman" w:hAnsi="Times New Roman" w:cs="Times New Roman"/>
          <w:sz w:val="24"/>
          <w:szCs w:val="24"/>
        </w:rPr>
        <w:t>2020</w:t>
      </w:r>
      <w:r w:rsidR="00FF45A0" w:rsidRPr="00ED4E31">
        <w:rPr>
          <w:rFonts w:ascii="Times New Roman" w:hAnsi="Times New Roman" w:cs="Times New Roman"/>
          <w:sz w:val="24"/>
          <w:szCs w:val="24"/>
        </w:rPr>
        <w:t>).</w:t>
      </w:r>
      <w:r w:rsidR="00FF45A0" w:rsidRPr="00ED4E31">
        <w:rPr>
          <w:rFonts w:ascii="Times New Roman" w:hAnsi="Times New Roman" w:cs="Times New Roman"/>
          <w:sz w:val="24"/>
          <w:szCs w:val="24"/>
          <w:vertAlign w:val="superscript"/>
        </w:rPr>
        <w:t xml:space="preserve"> </w:t>
      </w:r>
      <w:r w:rsidR="00FF45A0" w:rsidRPr="00ED4E31">
        <w:rPr>
          <w:rFonts w:ascii="Times New Roman" w:hAnsi="Times New Roman" w:cs="Times New Roman"/>
          <w:sz w:val="24"/>
          <w:szCs w:val="24"/>
        </w:rPr>
        <w:t xml:space="preserve">The </w:t>
      </w:r>
      <w:r w:rsidR="00623B69" w:rsidRPr="00ED4E31">
        <w:rPr>
          <w:rFonts w:ascii="Times New Roman" w:hAnsi="Times New Roman" w:cs="Times New Roman"/>
          <w:sz w:val="24"/>
          <w:szCs w:val="24"/>
        </w:rPr>
        <w:t xml:space="preserve">baseline effect size </w:t>
      </w:r>
      <w:r w:rsidR="00431B76" w:rsidRPr="00ED4E31">
        <w:rPr>
          <w:rFonts w:ascii="Times New Roman" w:hAnsi="Times New Roman" w:cs="Times New Roman"/>
          <w:sz w:val="24"/>
          <w:szCs w:val="24"/>
        </w:rPr>
        <w:t>was</w:t>
      </w:r>
      <w:r w:rsidR="00623B69" w:rsidRPr="00ED4E31">
        <w:rPr>
          <w:rFonts w:ascii="Times New Roman" w:hAnsi="Times New Roman" w:cs="Times New Roman"/>
          <w:sz w:val="24"/>
          <w:szCs w:val="24"/>
        </w:rPr>
        <w:t xml:space="preserve"> </w:t>
      </w:r>
      <w:r w:rsidR="00623B69" w:rsidRPr="00ED4E31">
        <w:rPr>
          <w:rFonts w:ascii="Times New Roman" w:hAnsi="Times New Roman" w:cs="Times New Roman"/>
          <w:i/>
          <w:iCs/>
          <w:sz w:val="24"/>
          <w:szCs w:val="24"/>
        </w:rPr>
        <w:t>g</w:t>
      </w:r>
      <w:r w:rsidR="00985F94" w:rsidRPr="00ED4E31">
        <w:rPr>
          <w:rFonts w:ascii="Times New Roman" w:hAnsi="Times New Roman" w:cs="Times New Roman"/>
          <w:sz w:val="24"/>
          <w:szCs w:val="24"/>
        </w:rPr>
        <w:t>=</w:t>
      </w:r>
      <w:r w:rsidR="00623B69" w:rsidRPr="00ED4E31">
        <w:rPr>
          <w:rFonts w:ascii="Times New Roman" w:hAnsi="Times New Roman" w:cs="Times New Roman"/>
          <w:sz w:val="24"/>
          <w:szCs w:val="24"/>
        </w:rPr>
        <w:t xml:space="preserve">0.92, and </w:t>
      </w:r>
      <w:r w:rsidR="00B42762" w:rsidRPr="00ED4E31">
        <w:rPr>
          <w:rFonts w:ascii="Times New Roman" w:hAnsi="Times New Roman" w:cs="Times New Roman"/>
          <w:sz w:val="24"/>
          <w:szCs w:val="24"/>
        </w:rPr>
        <w:t>the regression coefficient for depression is</w:t>
      </w:r>
      <w:r w:rsidR="00FF45A0" w:rsidRPr="00ED4E31">
        <w:rPr>
          <w:rFonts w:ascii="Times New Roman" w:hAnsi="Times New Roman" w:cs="Times New Roman"/>
          <w:sz w:val="24"/>
          <w:szCs w:val="24"/>
        </w:rPr>
        <w:t xml:space="preserve"> </w:t>
      </w:r>
      <w:r w:rsidR="00EF748F" w:rsidRPr="00ED4E31">
        <w:rPr>
          <w:rFonts w:ascii="Times New Roman" w:hAnsi="Times New Roman" w:cs="Times New Roman"/>
          <w:i/>
          <w:iCs/>
          <w:sz w:val="24"/>
          <w:szCs w:val="24"/>
        </w:rPr>
        <w:t>B</w:t>
      </w:r>
      <w:r w:rsidR="00EF748F" w:rsidRPr="00ED4E31">
        <w:rPr>
          <w:rFonts w:ascii="Times New Roman" w:hAnsi="Times New Roman" w:cs="Times New Roman"/>
          <w:sz w:val="24"/>
          <w:szCs w:val="24"/>
        </w:rPr>
        <w:t>=-0.52</w:t>
      </w:r>
      <w:r w:rsidR="00EF748F" w:rsidRPr="00AE6173">
        <w:rPr>
          <w:rFonts w:ascii="Times New Roman" w:hAnsi="Times New Roman" w:cs="Times New Roman"/>
          <w:sz w:val="24"/>
          <w:szCs w:val="24"/>
          <w:rPrChange w:id="64" w:author="Qizhou Duan" w:date="2024-02-08T15:27:00Z">
            <w:rPr>
              <w:rFonts w:ascii="Times New Roman" w:hAnsi="Times New Roman" w:cs="Times New Roman"/>
              <w:sz w:val="24"/>
              <w:szCs w:val="24"/>
              <w:highlight w:val="yellow"/>
            </w:rPr>
          </w:rPrChange>
        </w:rPr>
        <w:t>; 95%CI</w:t>
      </w:r>
      <w:ins w:id="65" w:author="Qizhou Duan" w:date="2024-02-08T14:56:00Z">
        <w:r w:rsidR="008938A0" w:rsidRPr="00AE6173">
          <w:rPr>
            <w:rFonts w:ascii="Times New Roman" w:hAnsi="Times New Roman" w:cs="Times New Roman"/>
            <w:sz w:val="24"/>
            <w:szCs w:val="24"/>
            <w:rPrChange w:id="66" w:author="Qizhou Duan" w:date="2024-02-08T15:27:00Z">
              <w:rPr>
                <w:rFonts w:ascii="Times New Roman" w:hAnsi="Times New Roman" w:cs="Times New Roman"/>
                <w:sz w:val="24"/>
                <w:szCs w:val="24"/>
                <w:highlight w:val="yellow"/>
              </w:rPr>
            </w:rPrChange>
          </w:rPr>
          <w:t xml:space="preserve"> </w:t>
        </w:r>
      </w:ins>
      <w:del w:id="67" w:author="Qizhou Duan" w:date="2024-02-08T14:56:00Z">
        <w:r w:rsidR="00EF748F" w:rsidRPr="00AE6173" w:rsidDel="008938A0">
          <w:rPr>
            <w:rFonts w:ascii="Times New Roman" w:hAnsi="Times New Roman" w:cs="Times New Roman"/>
            <w:sz w:val="24"/>
            <w:szCs w:val="24"/>
            <w:rPrChange w:id="68" w:author="Qizhou Duan" w:date="2024-02-08T15:27:00Z">
              <w:rPr>
                <w:rFonts w:ascii="Times New Roman" w:hAnsi="Times New Roman" w:cs="Times New Roman"/>
                <w:sz w:val="24"/>
                <w:szCs w:val="24"/>
                <w:highlight w:val="yellow"/>
              </w:rPr>
            </w:rPrChange>
          </w:rPr>
          <w:delText xml:space="preserve">, </w:delText>
        </w:r>
      </w:del>
      <w:ins w:id="69" w:author="Qizhou Duan" w:date="2024-02-08T14:53:00Z">
        <w:r w:rsidR="00B72870" w:rsidRPr="00AE6173">
          <w:rPr>
            <w:rFonts w:ascii="Times New Roman" w:hAnsi="Times New Roman" w:cs="Times New Roman"/>
            <w:sz w:val="24"/>
            <w:szCs w:val="24"/>
            <w:rPrChange w:id="70" w:author="Qizhou Duan" w:date="2024-02-08T15:27:00Z">
              <w:rPr>
                <w:rFonts w:ascii="Times New Roman" w:hAnsi="Times New Roman" w:cs="Times New Roman"/>
                <w:sz w:val="24"/>
                <w:szCs w:val="24"/>
                <w:highlight w:val="yellow"/>
              </w:rPr>
            </w:rPrChange>
          </w:rPr>
          <w:t>[</w:t>
        </w:r>
      </w:ins>
      <w:r w:rsidR="00EF748F" w:rsidRPr="00AE6173">
        <w:rPr>
          <w:rFonts w:ascii="Times New Roman" w:hAnsi="Times New Roman" w:cs="Times New Roman"/>
          <w:sz w:val="24"/>
          <w:szCs w:val="24"/>
          <w:rPrChange w:id="71" w:author="Qizhou Duan" w:date="2024-02-08T15:27:00Z">
            <w:rPr>
              <w:rFonts w:ascii="Times New Roman" w:hAnsi="Times New Roman" w:cs="Times New Roman"/>
              <w:sz w:val="24"/>
              <w:szCs w:val="24"/>
              <w:highlight w:val="yellow"/>
            </w:rPr>
          </w:rPrChange>
        </w:rPr>
        <w:t>-1.14</w:t>
      </w:r>
      <w:ins w:id="72" w:author="Qizhou Duan" w:date="2024-02-08T14:54:00Z">
        <w:r w:rsidR="00B72870" w:rsidRPr="00AE6173">
          <w:rPr>
            <w:rFonts w:ascii="Times New Roman" w:hAnsi="Times New Roman" w:cs="Times New Roman"/>
            <w:sz w:val="24"/>
            <w:szCs w:val="24"/>
            <w:rPrChange w:id="73" w:author="Qizhou Duan" w:date="2024-02-08T15:27:00Z">
              <w:rPr>
                <w:rFonts w:ascii="Times New Roman" w:hAnsi="Times New Roman" w:cs="Times New Roman"/>
                <w:sz w:val="24"/>
                <w:szCs w:val="24"/>
                <w:highlight w:val="yellow"/>
              </w:rPr>
            </w:rPrChange>
          </w:rPr>
          <w:t xml:space="preserve">, </w:t>
        </w:r>
      </w:ins>
      <w:del w:id="74" w:author="Qizhou Duan" w:date="2024-02-08T14:54:00Z">
        <w:r w:rsidR="00EF748F" w:rsidRPr="00AE6173" w:rsidDel="00B72870">
          <w:rPr>
            <w:rFonts w:ascii="Times New Roman" w:hAnsi="Times New Roman" w:cs="Times New Roman"/>
            <w:sz w:val="24"/>
            <w:szCs w:val="24"/>
            <w:rPrChange w:id="75" w:author="Qizhou Duan" w:date="2024-02-08T15:27:00Z">
              <w:rPr>
                <w:rFonts w:ascii="Times New Roman" w:hAnsi="Times New Roman" w:cs="Times New Roman"/>
                <w:sz w:val="24"/>
                <w:szCs w:val="24"/>
                <w:highlight w:val="yellow"/>
              </w:rPr>
            </w:rPrChange>
          </w:rPr>
          <w:delText>-</w:delText>
        </w:r>
      </w:del>
      <w:r w:rsidR="00EF748F" w:rsidRPr="00AE6173">
        <w:rPr>
          <w:rFonts w:ascii="Times New Roman" w:hAnsi="Times New Roman" w:cs="Times New Roman"/>
          <w:sz w:val="24"/>
          <w:szCs w:val="24"/>
          <w:rPrChange w:id="76" w:author="Qizhou Duan" w:date="2024-02-08T15:27:00Z">
            <w:rPr>
              <w:rFonts w:ascii="Times New Roman" w:hAnsi="Times New Roman" w:cs="Times New Roman"/>
              <w:sz w:val="24"/>
              <w:szCs w:val="24"/>
              <w:highlight w:val="yellow"/>
            </w:rPr>
          </w:rPrChange>
        </w:rPr>
        <w:t>0.09</w:t>
      </w:r>
      <w:ins w:id="77" w:author="Qizhou Duan" w:date="2024-02-08T14:54:00Z">
        <w:r w:rsidR="00B72870" w:rsidRPr="00AE6173">
          <w:rPr>
            <w:rFonts w:ascii="Times New Roman" w:hAnsi="Times New Roman" w:cs="Times New Roman"/>
            <w:sz w:val="24"/>
            <w:szCs w:val="24"/>
            <w:rPrChange w:id="78" w:author="Qizhou Duan" w:date="2024-02-08T15:27:00Z">
              <w:rPr>
                <w:rFonts w:ascii="Times New Roman" w:hAnsi="Times New Roman" w:cs="Times New Roman"/>
                <w:sz w:val="24"/>
                <w:szCs w:val="24"/>
                <w:highlight w:val="yellow"/>
              </w:rPr>
            </w:rPrChange>
          </w:rPr>
          <w:t xml:space="preserve">] </w:t>
        </w:r>
      </w:ins>
      <w:r w:rsidR="00EF748F" w:rsidRPr="00AE6173">
        <w:rPr>
          <w:rFonts w:ascii="Times New Roman" w:hAnsi="Times New Roman" w:cs="Times New Roman"/>
          <w:sz w:val="24"/>
          <w:szCs w:val="24"/>
          <w:rPrChange w:id="79" w:author="Qizhou Duan" w:date="2024-02-08T15:27:00Z">
            <w:rPr>
              <w:rFonts w:ascii="Times New Roman" w:hAnsi="Times New Roman" w:cs="Times New Roman"/>
              <w:sz w:val="24"/>
              <w:szCs w:val="24"/>
              <w:highlight w:val="yellow"/>
            </w:rPr>
          </w:rPrChange>
        </w:rPr>
        <w:t xml:space="preserve">; </w:t>
      </w:r>
      <w:r w:rsidR="00EF748F" w:rsidRPr="00AE6173">
        <w:rPr>
          <w:rFonts w:ascii="Times New Roman" w:hAnsi="Times New Roman" w:cs="Times New Roman"/>
          <w:i/>
          <w:iCs/>
          <w:sz w:val="24"/>
          <w:szCs w:val="24"/>
          <w:rPrChange w:id="80" w:author="Qizhou Duan" w:date="2024-02-08T15:27:00Z">
            <w:rPr>
              <w:rFonts w:ascii="Times New Roman" w:hAnsi="Times New Roman" w:cs="Times New Roman"/>
              <w:i/>
              <w:iCs/>
              <w:sz w:val="24"/>
              <w:szCs w:val="24"/>
              <w:highlight w:val="yellow"/>
            </w:rPr>
          </w:rPrChange>
        </w:rPr>
        <w:t>p</w:t>
      </w:r>
      <w:r w:rsidR="00EF748F" w:rsidRPr="00AE6173">
        <w:rPr>
          <w:rFonts w:ascii="Times New Roman" w:hAnsi="Times New Roman" w:cs="Times New Roman"/>
          <w:sz w:val="24"/>
          <w:szCs w:val="24"/>
          <w:rPrChange w:id="81" w:author="Qizhou Duan" w:date="2024-02-08T15:27:00Z">
            <w:rPr>
              <w:rFonts w:ascii="Times New Roman" w:hAnsi="Times New Roman" w:cs="Times New Roman"/>
              <w:sz w:val="24"/>
              <w:szCs w:val="24"/>
              <w:highlight w:val="yellow"/>
            </w:rPr>
          </w:rPrChange>
        </w:rPr>
        <w:t>=0.09</w:t>
      </w:r>
      <w:r w:rsidR="008C7505" w:rsidRPr="00ED4E31">
        <w:rPr>
          <w:rFonts w:ascii="Times New Roman" w:hAnsi="Times New Roman" w:cs="Times New Roman"/>
          <w:sz w:val="24"/>
          <w:szCs w:val="24"/>
        </w:rPr>
        <w:t>,</w:t>
      </w:r>
      <w:r w:rsidR="00EF748F" w:rsidRPr="00ED4E31">
        <w:rPr>
          <w:rFonts w:ascii="Times New Roman" w:hAnsi="Times New Roman" w:cs="Times New Roman"/>
          <w:sz w:val="24"/>
          <w:szCs w:val="24"/>
        </w:rPr>
        <w:t xml:space="preserve"> </w:t>
      </w:r>
      <w:r w:rsidR="00752644" w:rsidRPr="00ED4E31">
        <w:rPr>
          <w:rFonts w:ascii="Times New Roman" w:hAnsi="Times New Roman" w:cs="Times New Roman"/>
          <w:sz w:val="24"/>
          <w:szCs w:val="24"/>
        </w:rPr>
        <w:t xml:space="preserve">indicating that overall, </w:t>
      </w:r>
      <w:r w:rsidR="00170379" w:rsidRPr="00ED4E31">
        <w:rPr>
          <w:rFonts w:ascii="Times New Roman" w:hAnsi="Times New Roman" w:cs="Times New Roman"/>
          <w:sz w:val="24"/>
          <w:szCs w:val="24"/>
        </w:rPr>
        <w:t xml:space="preserve">there </w:t>
      </w:r>
      <w:r w:rsidR="00883268" w:rsidRPr="00ED4E31">
        <w:rPr>
          <w:rFonts w:ascii="Times New Roman" w:hAnsi="Times New Roman" w:cs="Times New Roman"/>
          <w:sz w:val="24"/>
          <w:szCs w:val="24"/>
        </w:rPr>
        <w:t>was</w:t>
      </w:r>
      <w:r w:rsidR="00170379" w:rsidRPr="00ED4E31">
        <w:rPr>
          <w:rFonts w:ascii="Times New Roman" w:hAnsi="Times New Roman" w:cs="Times New Roman"/>
          <w:sz w:val="24"/>
          <w:szCs w:val="24"/>
        </w:rPr>
        <w:t xml:space="preserve"> an attenuated effect on </w:t>
      </w:r>
      <w:r w:rsidR="00752644" w:rsidRPr="00ED4E31">
        <w:rPr>
          <w:rFonts w:ascii="Times New Roman" w:hAnsi="Times New Roman" w:cs="Times New Roman"/>
          <w:sz w:val="24"/>
          <w:szCs w:val="24"/>
        </w:rPr>
        <w:t>PTG</w:t>
      </w:r>
      <w:r w:rsidR="00170379" w:rsidRPr="00ED4E31">
        <w:rPr>
          <w:rFonts w:ascii="Times New Roman" w:hAnsi="Times New Roman" w:cs="Times New Roman"/>
          <w:sz w:val="24"/>
          <w:szCs w:val="24"/>
        </w:rPr>
        <w:t xml:space="preserve"> when one has depression</w:t>
      </w:r>
      <w:r w:rsidR="00752644" w:rsidRPr="00ED4E31">
        <w:rPr>
          <w:rFonts w:ascii="Times New Roman" w:hAnsi="Times New Roman" w:cs="Times New Roman"/>
          <w:sz w:val="24"/>
          <w:szCs w:val="24"/>
        </w:rPr>
        <w:t>.</w:t>
      </w:r>
      <w:r w:rsidR="0053288E" w:rsidRPr="00ED4E31">
        <w:rPr>
          <w:rFonts w:ascii="Times New Roman" w:hAnsi="Times New Roman" w:cs="Times New Roman"/>
          <w:sz w:val="24"/>
          <w:szCs w:val="24"/>
        </w:rPr>
        <w:t xml:space="preserve"> </w:t>
      </w:r>
      <w:r w:rsidR="00752644" w:rsidRPr="00ED4E31">
        <w:rPr>
          <w:rFonts w:ascii="Times New Roman" w:hAnsi="Times New Roman" w:cs="Times New Roman"/>
          <w:sz w:val="24"/>
          <w:szCs w:val="24"/>
        </w:rPr>
        <w:t xml:space="preserve">However, the effect </w:t>
      </w:r>
      <w:r w:rsidR="00ED5472" w:rsidRPr="00ED4E31">
        <w:rPr>
          <w:rFonts w:ascii="Times New Roman" w:hAnsi="Times New Roman" w:cs="Times New Roman"/>
          <w:sz w:val="24"/>
          <w:szCs w:val="24"/>
        </w:rPr>
        <w:t>was</w:t>
      </w:r>
      <w:r w:rsidR="00752644" w:rsidRPr="00ED4E31">
        <w:rPr>
          <w:rFonts w:ascii="Times New Roman" w:hAnsi="Times New Roman" w:cs="Times New Roman"/>
          <w:sz w:val="24"/>
          <w:szCs w:val="24"/>
        </w:rPr>
        <w:t xml:space="preserve"> not significant. T</w:t>
      </w:r>
      <w:r w:rsidR="00FF45A0" w:rsidRPr="00ED4E31">
        <w:rPr>
          <w:rFonts w:ascii="Times New Roman" w:hAnsi="Times New Roman" w:cs="Times New Roman"/>
          <w:sz w:val="24"/>
          <w:szCs w:val="24"/>
        </w:rPr>
        <w:t>he broad range indicate</w:t>
      </w:r>
      <w:r w:rsidR="00D23EE3" w:rsidRPr="00ED4E31">
        <w:rPr>
          <w:rFonts w:ascii="Times New Roman" w:hAnsi="Times New Roman" w:cs="Times New Roman"/>
          <w:sz w:val="24"/>
          <w:szCs w:val="24"/>
        </w:rPr>
        <w:t>d</w:t>
      </w:r>
      <w:r w:rsidR="00FF45A0" w:rsidRPr="00ED4E31">
        <w:rPr>
          <w:rFonts w:ascii="Times New Roman" w:hAnsi="Times New Roman" w:cs="Times New Roman"/>
          <w:sz w:val="24"/>
          <w:szCs w:val="24"/>
        </w:rPr>
        <w:t xml:space="preserve"> considerable uncertainty in the effect estimate. A high </w:t>
      </w:r>
      <w:r w:rsidR="00886407" w:rsidRPr="00ED4E31">
        <w:rPr>
          <w:rFonts w:ascii="Times New Roman" w:hAnsi="Times New Roman" w:cs="Times New Roman"/>
          <w:i/>
          <w:iCs/>
          <w:sz w:val="24"/>
          <w:szCs w:val="24"/>
        </w:rPr>
        <w:t>I</w:t>
      </w:r>
      <w:r w:rsidR="00886407" w:rsidRPr="00ED4E31">
        <w:rPr>
          <w:rFonts w:ascii="Times New Roman" w:hAnsi="Times New Roman" w:cs="Times New Roman"/>
          <w:i/>
          <w:iCs/>
          <w:sz w:val="24"/>
          <w:szCs w:val="24"/>
          <w:vertAlign w:val="superscript"/>
        </w:rPr>
        <w:t>2</w:t>
      </w:r>
      <w:r w:rsidR="00FF45A0" w:rsidRPr="00ED4E31">
        <w:rPr>
          <w:rFonts w:ascii="Times New Roman" w:hAnsi="Times New Roman" w:cs="Times New Roman"/>
          <w:sz w:val="24"/>
          <w:szCs w:val="24"/>
        </w:rPr>
        <w:t xml:space="preserve"> value of 9</w:t>
      </w:r>
      <w:r w:rsidR="00076145" w:rsidRPr="00ED4E31">
        <w:rPr>
          <w:rFonts w:ascii="Times New Roman" w:hAnsi="Times New Roman" w:cs="Times New Roman"/>
          <w:sz w:val="24"/>
          <w:szCs w:val="24"/>
        </w:rPr>
        <w:t>9</w:t>
      </w:r>
      <w:r w:rsidR="00FF45A0" w:rsidRPr="00ED4E31">
        <w:rPr>
          <w:rFonts w:ascii="Times New Roman" w:hAnsi="Times New Roman" w:cs="Times New Roman"/>
          <w:sz w:val="24"/>
          <w:szCs w:val="24"/>
        </w:rPr>
        <w:t>.</w:t>
      </w:r>
      <w:r w:rsidR="00076145" w:rsidRPr="00ED4E31">
        <w:rPr>
          <w:rFonts w:ascii="Times New Roman" w:hAnsi="Times New Roman" w:cs="Times New Roman"/>
          <w:sz w:val="24"/>
          <w:szCs w:val="24"/>
        </w:rPr>
        <w:t>59</w:t>
      </w:r>
      <w:r w:rsidR="00FF45A0" w:rsidRPr="00ED4E31">
        <w:rPr>
          <w:rFonts w:ascii="Times New Roman" w:hAnsi="Times New Roman" w:cs="Times New Roman"/>
          <w:sz w:val="24"/>
          <w:szCs w:val="24"/>
        </w:rPr>
        <w:t>% showed substantial heterogeneity across these studies.</w:t>
      </w:r>
    </w:p>
    <w:p w14:paraId="077CA6F1" w14:textId="2BF70DB2" w:rsidR="006F69A7" w:rsidRPr="00ED4E31" w:rsidRDefault="006F69A7" w:rsidP="00FF45A0">
      <w:pPr>
        <w:autoSpaceDE w:val="0"/>
        <w:autoSpaceDN w:val="0"/>
        <w:adjustRightInd w:val="0"/>
        <w:spacing w:after="0" w:line="480" w:lineRule="auto"/>
        <w:ind w:firstLine="720"/>
        <w:rPr>
          <w:rFonts w:ascii="Times New Roman" w:hAnsi="Times New Roman" w:cs="Times New Roman"/>
          <w:b/>
          <w:bCs/>
          <w:sz w:val="24"/>
          <w:szCs w:val="24"/>
          <w:lang w:eastAsia="zh-CN"/>
        </w:rPr>
      </w:pPr>
      <w:r w:rsidRPr="00ED4E31">
        <w:rPr>
          <w:rFonts w:ascii="Times New Roman" w:hAnsi="Times New Roman" w:cs="Times New Roman"/>
          <w:sz w:val="24"/>
          <w:szCs w:val="24"/>
        </w:rPr>
        <w:t xml:space="preserve">With regards to Anxiety, there were </w:t>
      </w:r>
      <w:r w:rsidR="001A278F" w:rsidRPr="00ED4E31">
        <w:rPr>
          <w:rFonts w:ascii="Times New Roman" w:hAnsi="Times New Roman" w:cs="Times New Roman"/>
          <w:sz w:val="24"/>
          <w:szCs w:val="24"/>
        </w:rPr>
        <w:t xml:space="preserve">11 studies </w:t>
      </w:r>
      <w:r w:rsidR="001E2FDF" w:rsidRPr="00ED4E31">
        <w:rPr>
          <w:rFonts w:ascii="Times New Roman" w:hAnsi="Times New Roman" w:cs="Times New Roman"/>
          <w:sz w:val="24"/>
          <w:szCs w:val="24"/>
        </w:rPr>
        <w:t xml:space="preserve">discussed and measured </w:t>
      </w:r>
      <w:r w:rsidR="00D55E8C" w:rsidRPr="00ED4E31">
        <w:rPr>
          <w:rFonts w:ascii="Times New Roman" w:hAnsi="Times New Roman" w:cs="Times New Roman"/>
          <w:sz w:val="24"/>
          <w:szCs w:val="24"/>
        </w:rPr>
        <w:t>anxiety levels, spanning 7</w:t>
      </w:r>
      <w:r w:rsidR="00886407" w:rsidRPr="00ED4E31">
        <w:rPr>
          <w:rFonts w:ascii="Times New Roman" w:hAnsi="Times New Roman" w:cs="Times New Roman"/>
          <w:sz w:val="24"/>
          <w:szCs w:val="24"/>
        </w:rPr>
        <w:t>,</w:t>
      </w:r>
      <w:r w:rsidR="00D55E8C" w:rsidRPr="00ED4E31">
        <w:rPr>
          <w:rFonts w:ascii="Times New Roman" w:hAnsi="Times New Roman" w:cs="Times New Roman"/>
          <w:sz w:val="24"/>
          <w:szCs w:val="24"/>
        </w:rPr>
        <w:t>245 participants</w:t>
      </w:r>
      <w:r w:rsidR="00D2736B" w:rsidRPr="00ED4E31">
        <w:rPr>
          <w:rFonts w:ascii="Times New Roman" w:hAnsi="Times New Roman" w:cs="Times New Roman"/>
          <w:sz w:val="24"/>
          <w:szCs w:val="24"/>
        </w:rPr>
        <w:t xml:space="preserve">. </w:t>
      </w:r>
      <w:r w:rsidR="00834AA1" w:rsidRPr="00ED4E31">
        <w:rPr>
          <w:rFonts w:ascii="Times New Roman" w:hAnsi="Times New Roman" w:cs="Times New Roman"/>
          <w:sz w:val="24"/>
          <w:szCs w:val="24"/>
        </w:rPr>
        <w:t xml:space="preserve">The baseline effect </w:t>
      </w:r>
      <w:r w:rsidR="001102B6" w:rsidRPr="00ED4E31">
        <w:rPr>
          <w:rFonts w:ascii="Times New Roman" w:hAnsi="Times New Roman" w:cs="Times New Roman"/>
          <w:sz w:val="24"/>
          <w:szCs w:val="24"/>
        </w:rPr>
        <w:t>was</w:t>
      </w:r>
      <w:r w:rsidR="00834AA1" w:rsidRPr="00ED4E31">
        <w:rPr>
          <w:rFonts w:ascii="Times New Roman" w:hAnsi="Times New Roman" w:cs="Times New Roman"/>
          <w:sz w:val="24"/>
          <w:szCs w:val="24"/>
        </w:rPr>
        <w:t xml:space="preserve"> </w:t>
      </w:r>
      <w:r w:rsidR="00834AA1" w:rsidRPr="00811C59">
        <w:rPr>
          <w:rFonts w:ascii="Times New Roman" w:hAnsi="Times New Roman" w:cs="Times New Roman"/>
          <w:i/>
          <w:iCs/>
          <w:sz w:val="24"/>
          <w:szCs w:val="24"/>
          <w:rPrChange w:id="82" w:author="Qizhou Duan" w:date="2024-02-08T15:26:00Z">
            <w:rPr>
              <w:rFonts w:ascii="Times New Roman" w:hAnsi="Times New Roman" w:cs="Times New Roman"/>
              <w:i/>
              <w:iCs/>
              <w:sz w:val="24"/>
              <w:szCs w:val="24"/>
              <w:highlight w:val="yellow"/>
            </w:rPr>
          </w:rPrChange>
        </w:rPr>
        <w:t>g</w:t>
      </w:r>
      <w:r w:rsidR="00985F94" w:rsidRPr="00ED4E31">
        <w:rPr>
          <w:rFonts w:ascii="Times New Roman" w:hAnsi="Times New Roman" w:cs="Times New Roman"/>
          <w:sz w:val="24"/>
          <w:szCs w:val="24"/>
        </w:rPr>
        <w:t>=</w:t>
      </w:r>
      <w:r w:rsidR="001B1B84" w:rsidRPr="00ED4E31">
        <w:rPr>
          <w:rFonts w:ascii="Times New Roman" w:hAnsi="Times New Roman" w:cs="Times New Roman"/>
          <w:sz w:val="24"/>
          <w:szCs w:val="24"/>
        </w:rPr>
        <w:t xml:space="preserve">0.84, with Anxiety having a regression coefficient </w:t>
      </w:r>
      <w:r w:rsidR="00DC6CD5" w:rsidRPr="00ED4E31">
        <w:rPr>
          <w:rFonts w:ascii="Times New Roman" w:hAnsi="Times New Roman" w:cs="Times New Roman"/>
          <w:sz w:val="24"/>
          <w:szCs w:val="24"/>
        </w:rPr>
        <w:t xml:space="preserve">of </w:t>
      </w:r>
      <w:r w:rsidR="0007676D" w:rsidRPr="00ED4E31">
        <w:rPr>
          <w:rFonts w:ascii="Times New Roman" w:hAnsi="Times New Roman" w:cs="Times New Roman"/>
          <w:i/>
          <w:iCs/>
          <w:sz w:val="24"/>
          <w:szCs w:val="24"/>
        </w:rPr>
        <w:t>B</w:t>
      </w:r>
      <w:r w:rsidR="0007676D" w:rsidRPr="00ED4E31">
        <w:rPr>
          <w:rFonts w:ascii="Times New Roman" w:hAnsi="Times New Roman" w:cs="Times New Roman"/>
          <w:sz w:val="24"/>
          <w:szCs w:val="24"/>
        </w:rPr>
        <w:t>=-0.24 with 95%CI</w:t>
      </w:r>
      <w:ins w:id="83" w:author="Qizhou Duan" w:date="2024-02-08T14:56:00Z">
        <w:r w:rsidR="00D50E24">
          <w:rPr>
            <w:rFonts w:ascii="Times New Roman" w:hAnsi="Times New Roman" w:cs="Times New Roman"/>
            <w:sz w:val="24"/>
            <w:szCs w:val="24"/>
          </w:rPr>
          <w:t xml:space="preserve"> </w:t>
        </w:r>
      </w:ins>
      <w:del w:id="84" w:author="Qizhou Duan" w:date="2024-02-08T14:56:00Z">
        <w:r w:rsidR="0007676D" w:rsidRPr="00144458" w:rsidDel="00D50E24">
          <w:rPr>
            <w:rFonts w:ascii="Times New Roman" w:hAnsi="Times New Roman" w:cs="Times New Roman"/>
            <w:sz w:val="24"/>
            <w:szCs w:val="24"/>
            <w:rPrChange w:id="85" w:author="Qizhou Duan" w:date="2024-02-08T15:27:00Z">
              <w:rPr>
                <w:rFonts w:ascii="Times New Roman" w:hAnsi="Times New Roman" w:cs="Times New Roman"/>
                <w:sz w:val="24"/>
                <w:szCs w:val="24"/>
              </w:rPr>
            </w:rPrChange>
          </w:rPr>
          <w:delText xml:space="preserve">, </w:delText>
        </w:r>
      </w:del>
      <w:ins w:id="86" w:author="Qizhou Duan" w:date="2024-02-08T14:54:00Z">
        <w:r w:rsidR="00CA0DEF" w:rsidRPr="00144458">
          <w:rPr>
            <w:rFonts w:ascii="Times New Roman" w:hAnsi="Times New Roman" w:cs="Times New Roman"/>
            <w:sz w:val="24"/>
            <w:szCs w:val="24"/>
            <w:rPrChange w:id="87" w:author="Qizhou Duan" w:date="2024-02-08T15:27:00Z">
              <w:rPr>
                <w:rFonts w:ascii="Times New Roman" w:hAnsi="Times New Roman" w:cs="Times New Roman"/>
                <w:sz w:val="24"/>
                <w:szCs w:val="24"/>
              </w:rPr>
            </w:rPrChange>
          </w:rPr>
          <w:t>[</w:t>
        </w:r>
      </w:ins>
      <w:r w:rsidR="0007676D" w:rsidRPr="00144458">
        <w:rPr>
          <w:rFonts w:ascii="Times New Roman" w:hAnsi="Times New Roman" w:cs="Times New Roman"/>
          <w:sz w:val="24"/>
          <w:szCs w:val="24"/>
          <w:rPrChange w:id="88" w:author="Qizhou Duan" w:date="2024-02-08T15:27:00Z">
            <w:rPr>
              <w:rFonts w:ascii="Times New Roman" w:hAnsi="Times New Roman" w:cs="Times New Roman"/>
              <w:sz w:val="24"/>
              <w:szCs w:val="24"/>
              <w:highlight w:val="yellow"/>
            </w:rPr>
          </w:rPrChange>
        </w:rPr>
        <w:t>-0.86</w:t>
      </w:r>
      <w:ins w:id="89" w:author="Qizhou Duan" w:date="2024-02-08T14:54:00Z">
        <w:r w:rsidR="00CA0DEF" w:rsidRPr="00144458">
          <w:rPr>
            <w:rFonts w:ascii="Times New Roman" w:hAnsi="Times New Roman" w:cs="Times New Roman"/>
            <w:sz w:val="24"/>
            <w:szCs w:val="24"/>
            <w:rPrChange w:id="90" w:author="Qizhou Duan" w:date="2024-02-08T15:27:00Z">
              <w:rPr>
                <w:rFonts w:ascii="Times New Roman" w:hAnsi="Times New Roman" w:cs="Times New Roman"/>
                <w:sz w:val="24"/>
                <w:szCs w:val="24"/>
                <w:highlight w:val="yellow"/>
              </w:rPr>
            </w:rPrChange>
          </w:rPr>
          <w:t xml:space="preserve">, </w:t>
        </w:r>
      </w:ins>
      <w:del w:id="91" w:author="Qizhou Duan" w:date="2024-02-08T14:54:00Z">
        <w:r w:rsidR="0007676D" w:rsidRPr="00144458" w:rsidDel="00CA0DEF">
          <w:rPr>
            <w:rFonts w:ascii="Times New Roman" w:hAnsi="Times New Roman" w:cs="Times New Roman"/>
            <w:sz w:val="24"/>
            <w:szCs w:val="24"/>
            <w:rPrChange w:id="92" w:author="Qizhou Duan" w:date="2024-02-08T15:27:00Z">
              <w:rPr>
                <w:rFonts w:ascii="Times New Roman" w:hAnsi="Times New Roman" w:cs="Times New Roman"/>
                <w:sz w:val="24"/>
                <w:szCs w:val="24"/>
                <w:highlight w:val="yellow"/>
              </w:rPr>
            </w:rPrChange>
          </w:rPr>
          <w:delText>-</w:delText>
        </w:r>
      </w:del>
      <w:r w:rsidR="0007676D" w:rsidRPr="00144458">
        <w:rPr>
          <w:rFonts w:ascii="Times New Roman" w:hAnsi="Times New Roman" w:cs="Times New Roman"/>
          <w:sz w:val="24"/>
          <w:szCs w:val="24"/>
          <w:rPrChange w:id="93" w:author="Qizhou Duan" w:date="2024-02-08T15:27:00Z">
            <w:rPr>
              <w:rFonts w:ascii="Times New Roman" w:hAnsi="Times New Roman" w:cs="Times New Roman"/>
              <w:sz w:val="24"/>
              <w:szCs w:val="24"/>
              <w:highlight w:val="yellow"/>
            </w:rPr>
          </w:rPrChange>
        </w:rPr>
        <w:t>0.38</w:t>
      </w:r>
      <w:ins w:id="94" w:author="Qizhou Duan" w:date="2024-02-08T14:54:00Z">
        <w:r w:rsidR="00CA0DEF" w:rsidRPr="00144458">
          <w:rPr>
            <w:rFonts w:ascii="Times New Roman" w:hAnsi="Times New Roman" w:cs="Times New Roman"/>
            <w:sz w:val="24"/>
            <w:szCs w:val="24"/>
            <w:rPrChange w:id="95" w:author="Qizhou Duan" w:date="2024-02-08T15:27:00Z">
              <w:rPr>
                <w:rFonts w:ascii="Times New Roman" w:hAnsi="Times New Roman" w:cs="Times New Roman"/>
                <w:sz w:val="24"/>
                <w:szCs w:val="24"/>
                <w:highlight w:val="yellow"/>
              </w:rPr>
            </w:rPrChange>
          </w:rPr>
          <w:t>]</w:t>
        </w:r>
      </w:ins>
      <w:r w:rsidR="0007676D" w:rsidRPr="00144458">
        <w:rPr>
          <w:rFonts w:ascii="Times New Roman" w:hAnsi="Times New Roman" w:cs="Times New Roman"/>
          <w:sz w:val="24"/>
          <w:szCs w:val="24"/>
          <w:rPrChange w:id="96" w:author="Qizhou Duan" w:date="2024-02-08T15:27:00Z">
            <w:rPr>
              <w:rFonts w:ascii="Times New Roman" w:hAnsi="Times New Roman" w:cs="Times New Roman"/>
              <w:sz w:val="24"/>
              <w:szCs w:val="24"/>
              <w:highlight w:val="yellow"/>
            </w:rPr>
          </w:rPrChange>
        </w:rPr>
        <w:t xml:space="preserve">; </w:t>
      </w:r>
      <w:r w:rsidR="0007676D" w:rsidRPr="00144458">
        <w:rPr>
          <w:rFonts w:ascii="Times New Roman" w:hAnsi="Times New Roman" w:cs="Times New Roman"/>
          <w:i/>
          <w:iCs/>
          <w:sz w:val="24"/>
          <w:szCs w:val="24"/>
          <w:rPrChange w:id="97" w:author="Qizhou Duan" w:date="2024-02-08T15:27:00Z">
            <w:rPr>
              <w:rFonts w:ascii="Times New Roman" w:hAnsi="Times New Roman" w:cs="Times New Roman"/>
              <w:i/>
              <w:iCs/>
              <w:sz w:val="24"/>
              <w:szCs w:val="24"/>
              <w:highlight w:val="yellow"/>
            </w:rPr>
          </w:rPrChange>
        </w:rPr>
        <w:t>p</w:t>
      </w:r>
      <w:r w:rsidR="0007676D" w:rsidRPr="00144458">
        <w:rPr>
          <w:rFonts w:ascii="Times New Roman" w:hAnsi="Times New Roman" w:cs="Times New Roman"/>
          <w:sz w:val="24"/>
          <w:szCs w:val="24"/>
          <w:rPrChange w:id="98" w:author="Qizhou Duan" w:date="2024-02-08T15:27:00Z">
            <w:rPr>
              <w:rFonts w:ascii="Times New Roman" w:hAnsi="Times New Roman" w:cs="Times New Roman"/>
              <w:sz w:val="24"/>
              <w:szCs w:val="24"/>
              <w:highlight w:val="yellow"/>
            </w:rPr>
          </w:rPrChange>
        </w:rPr>
        <w:t>=0.44</w:t>
      </w:r>
      <w:r w:rsidR="0007676D" w:rsidRPr="00ED4E31">
        <w:rPr>
          <w:rFonts w:ascii="Times New Roman" w:hAnsi="Times New Roman" w:cs="Times New Roman"/>
          <w:sz w:val="24"/>
          <w:szCs w:val="24"/>
        </w:rPr>
        <w:t>,</w:t>
      </w:r>
      <w:r w:rsidR="00DC6CD5" w:rsidRPr="00ED4E31">
        <w:rPr>
          <w:rFonts w:ascii="Times New Roman" w:hAnsi="Times New Roman" w:cs="Times New Roman"/>
          <w:sz w:val="24"/>
          <w:szCs w:val="24"/>
        </w:rPr>
        <w:t xml:space="preserve"> indicating a negative </w:t>
      </w:r>
      <w:r w:rsidR="006E7B59" w:rsidRPr="00ED4E31">
        <w:rPr>
          <w:rFonts w:ascii="Times New Roman" w:hAnsi="Times New Roman" w:cs="Times New Roman"/>
          <w:sz w:val="24"/>
          <w:szCs w:val="24"/>
        </w:rPr>
        <w:t>trend on PTG if a participant ha</w:t>
      </w:r>
      <w:r w:rsidR="00746F5F" w:rsidRPr="00ED4E31">
        <w:rPr>
          <w:rFonts w:ascii="Times New Roman" w:hAnsi="Times New Roman" w:cs="Times New Roman"/>
          <w:sz w:val="24"/>
          <w:szCs w:val="24"/>
        </w:rPr>
        <w:t>d</w:t>
      </w:r>
      <w:r w:rsidR="006E7B59" w:rsidRPr="00ED4E31">
        <w:rPr>
          <w:rFonts w:ascii="Times New Roman" w:hAnsi="Times New Roman" w:cs="Times New Roman"/>
          <w:sz w:val="24"/>
          <w:szCs w:val="24"/>
        </w:rPr>
        <w:t xml:space="preserve"> anxiety symptoms with them. </w:t>
      </w:r>
      <w:r w:rsidR="00560AC7" w:rsidRPr="00ED4E31">
        <w:rPr>
          <w:rFonts w:ascii="Times New Roman" w:hAnsi="Times New Roman" w:cs="Times New Roman"/>
          <w:sz w:val="24"/>
          <w:szCs w:val="24"/>
        </w:rPr>
        <w:t xml:space="preserve">The heterogeneity after considering Anxiety as a moderator </w:t>
      </w:r>
      <w:r w:rsidR="00956AC6" w:rsidRPr="00ED4E31">
        <w:rPr>
          <w:rFonts w:ascii="Times New Roman" w:hAnsi="Times New Roman" w:cs="Times New Roman"/>
          <w:sz w:val="24"/>
          <w:szCs w:val="24"/>
        </w:rPr>
        <w:t>was</w:t>
      </w:r>
      <w:r w:rsidR="00560AC7" w:rsidRPr="00ED4E31">
        <w:rPr>
          <w:rFonts w:ascii="Times New Roman" w:hAnsi="Times New Roman" w:cs="Times New Roman"/>
          <w:sz w:val="24"/>
          <w:szCs w:val="24"/>
        </w:rPr>
        <w:t xml:space="preserve"> also high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560AC7" w:rsidRPr="00ED4E31">
        <w:rPr>
          <w:rFonts w:ascii="Times New Roman" w:hAnsi="Times New Roman" w:cs="Times New Roman"/>
          <w:sz w:val="24"/>
          <w:szCs w:val="24"/>
        </w:rPr>
        <w:t xml:space="preserve"> of </w:t>
      </w:r>
      <w:r w:rsidR="00E22CE4" w:rsidRPr="00ED4E31">
        <w:rPr>
          <w:rFonts w:ascii="Times New Roman" w:hAnsi="Times New Roman" w:cs="Times New Roman"/>
          <w:sz w:val="24"/>
          <w:szCs w:val="24"/>
          <w:lang w:eastAsia="zh-CN"/>
        </w:rPr>
        <w:t>99.71%.</w:t>
      </w:r>
    </w:p>
    <w:p w14:paraId="64CA02BD" w14:textId="49C62594" w:rsidR="00781EA8" w:rsidRPr="00ED4E31"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00ED4E31">
        <w:rPr>
          <w:rFonts w:ascii="Times New Roman" w:hAnsi="Times New Roman" w:cs="Times New Roman"/>
          <w:b/>
          <w:bCs/>
          <w:i/>
          <w:iCs/>
          <w:sz w:val="24"/>
          <w:szCs w:val="24"/>
        </w:rPr>
        <w:t xml:space="preserve">Social Support </w:t>
      </w:r>
    </w:p>
    <w:p w14:paraId="2E0F4960" w14:textId="16C711CE" w:rsidR="006A3A92" w:rsidRPr="00ED4E31" w:rsidRDefault="006A3A92" w:rsidP="004E59A1">
      <w:pPr>
        <w:autoSpaceDE w:val="0"/>
        <w:autoSpaceDN w:val="0"/>
        <w:adjustRightInd w:val="0"/>
        <w:spacing w:after="0" w:line="480" w:lineRule="auto"/>
        <w:ind w:firstLine="720"/>
        <w:rPr>
          <w:rFonts w:ascii="Times New Roman" w:hAnsi="Times New Roman" w:cs="Times New Roman"/>
          <w:b/>
          <w:bCs/>
          <w:sz w:val="24"/>
          <w:szCs w:val="24"/>
        </w:rPr>
      </w:pPr>
      <w:r w:rsidRPr="00ED4E31">
        <w:rPr>
          <w:rFonts w:ascii="Times New Roman" w:hAnsi="Times New Roman" w:cs="Times New Roman"/>
          <w:sz w:val="24"/>
          <w:szCs w:val="24"/>
        </w:rPr>
        <w:t>Seven selected studies discussed social support concerning PTG with a total of 4231 participants</w:t>
      </w:r>
      <w:r w:rsidR="1525D95D" w:rsidRPr="00ED4E31">
        <w:rPr>
          <w:rFonts w:ascii="Times New Roman" w:hAnsi="Times New Roman" w:cs="Times New Roman"/>
          <w:sz w:val="24"/>
          <w:szCs w:val="24"/>
        </w:rPr>
        <w:t>(</w:t>
      </w:r>
      <w:r w:rsidRPr="00D806CF">
        <w:rPr>
          <w:rFonts w:ascii="Times New Roman" w:hAnsi="Times New Roman" w:cs="Times New Roman"/>
          <w:sz w:val="24"/>
          <w:szCs w:val="24"/>
        </w:rPr>
        <w:t>Gul</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2023;Kalaitzaki</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2022;Mo</w:t>
      </w:r>
      <w:r w:rsidR="00A56643" w:rsidRPr="00D806CF">
        <w:rPr>
          <w:rFonts w:ascii="Times New Roman" w:hAnsi="Times New Roman" w:cs="Times New Roman"/>
          <w:sz w:val="24"/>
          <w:szCs w:val="24"/>
        </w:rPr>
        <w:t>_et_al.,</w:t>
      </w:r>
      <w:r w:rsidRPr="00D806CF">
        <w:rPr>
          <w:rFonts w:ascii="Times New Roman" w:hAnsi="Times New Roman" w:cs="Times New Roman"/>
          <w:sz w:val="24"/>
          <w:szCs w:val="24"/>
        </w:rPr>
        <w:t>2022;Morales</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2023;Northfield</w:t>
      </w:r>
      <w:r w:rsidR="0056404C" w:rsidRPr="00D806CF">
        <w:rPr>
          <w:rFonts w:ascii="Times New Roman" w:hAnsi="Times New Roman" w:cs="Times New Roman"/>
          <w:sz w:val="24"/>
          <w:szCs w:val="24"/>
        </w:rPr>
        <w:t>_&amp;_</w:t>
      </w:r>
      <w:r w:rsidRPr="00D806CF">
        <w:rPr>
          <w:rFonts w:ascii="Times New Roman" w:hAnsi="Times New Roman" w:cs="Times New Roman"/>
          <w:sz w:val="24"/>
          <w:szCs w:val="24"/>
        </w:rPr>
        <w:t>Johnston,2021;Zhang</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2021;Zhou</w:t>
      </w:r>
      <w:r w:rsidR="00A56643" w:rsidRPr="00D806CF">
        <w:rPr>
          <w:rFonts w:ascii="Times New Roman" w:hAnsi="Times New Roman" w:cs="Times New Roman"/>
          <w:sz w:val="24"/>
          <w:szCs w:val="24"/>
        </w:rPr>
        <w:t>_et_al.,</w:t>
      </w:r>
      <w:r w:rsidR="6DD2839D" w:rsidRPr="00D806CF">
        <w:rPr>
          <w:rFonts w:ascii="Times New Roman" w:hAnsi="Times New Roman" w:cs="Times New Roman"/>
          <w:sz w:val="24"/>
          <w:szCs w:val="24"/>
        </w:rPr>
        <w:t>2</w:t>
      </w:r>
      <w:r w:rsidRPr="00D806CF">
        <w:rPr>
          <w:rFonts w:ascii="Times New Roman" w:hAnsi="Times New Roman" w:cs="Times New Roman"/>
          <w:sz w:val="24"/>
          <w:szCs w:val="24"/>
        </w:rPr>
        <w:t>020</w:t>
      </w:r>
      <w:r w:rsidRPr="00ED4E31">
        <w:rPr>
          <w:rFonts w:ascii="Times New Roman" w:hAnsi="Times New Roman" w:cs="Times New Roman"/>
          <w:sz w:val="24"/>
          <w:szCs w:val="24"/>
        </w:rPr>
        <w:t>)</w:t>
      </w:r>
      <w:r w:rsidR="00CF19D7" w:rsidRPr="00ED4E31">
        <w:rPr>
          <w:rFonts w:ascii="Times New Roman" w:hAnsi="Times New Roman" w:cs="Times New Roman"/>
          <w:sz w:val="24"/>
          <w:szCs w:val="24"/>
        </w:rPr>
        <w:t>.</w:t>
      </w:r>
      <w:r w:rsidRPr="00ED4E31">
        <w:rPr>
          <w:rFonts w:ascii="Times New Roman" w:hAnsi="Times New Roman" w:cs="Times New Roman"/>
          <w:sz w:val="24"/>
          <w:szCs w:val="24"/>
        </w:rPr>
        <w:t xml:space="preserve"> </w:t>
      </w:r>
      <w:bookmarkStart w:id="99" w:name="_Hlk158122734"/>
      <w:r w:rsidR="00CF19D7" w:rsidRPr="00ED4E31">
        <w:rPr>
          <w:rFonts w:ascii="Times New Roman" w:hAnsi="Times New Roman" w:cs="Times New Roman"/>
          <w:sz w:val="24"/>
          <w:szCs w:val="24"/>
        </w:rPr>
        <w:t xml:space="preserve">The baseline effect was </w:t>
      </w:r>
      <w:r w:rsidR="00CF19D7" w:rsidRPr="008D159C">
        <w:rPr>
          <w:rFonts w:ascii="Times New Roman" w:hAnsi="Times New Roman" w:cs="Times New Roman"/>
          <w:i/>
          <w:iCs/>
          <w:sz w:val="24"/>
          <w:szCs w:val="24"/>
          <w:rPrChange w:id="100" w:author="Qizhou Duan" w:date="2024-02-08T15:26:00Z">
            <w:rPr>
              <w:rFonts w:ascii="Times New Roman" w:hAnsi="Times New Roman" w:cs="Times New Roman"/>
              <w:sz w:val="24"/>
              <w:szCs w:val="24"/>
            </w:rPr>
          </w:rPrChange>
        </w:rPr>
        <w:t>g</w:t>
      </w:r>
      <w:r w:rsidR="00CF19D7" w:rsidRPr="00ED4E31">
        <w:rPr>
          <w:rFonts w:ascii="Times New Roman" w:hAnsi="Times New Roman" w:cs="Times New Roman"/>
          <w:sz w:val="24"/>
          <w:szCs w:val="24"/>
        </w:rPr>
        <w:t xml:space="preserve">=0.75, with Social Support having a regression coefficient of </w:t>
      </w:r>
      <w:r w:rsidR="00CF19D7" w:rsidRPr="00ED4E31">
        <w:rPr>
          <w:rFonts w:ascii="Times New Roman" w:hAnsi="Times New Roman" w:cs="Times New Roman"/>
          <w:i/>
          <w:iCs/>
          <w:sz w:val="24"/>
          <w:szCs w:val="24"/>
        </w:rPr>
        <w:t>B</w:t>
      </w:r>
      <w:r w:rsidR="00CF19D7" w:rsidRPr="00ED4E31">
        <w:rPr>
          <w:rFonts w:ascii="Times New Roman" w:hAnsi="Times New Roman" w:cs="Times New Roman"/>
          <w:sz w:val="24"/>
          <w:szCs w:val="24"/>
        </w:rPr>
        <w:t>=-0.03; 95%CI</w:t>
      </w:r>
      <w:ins w:id="101" w:author="Qizhou Duan" w:date="2024-02-08T14:56:00Z">
        <w:r w:rsidR="00495D00">
          <w:rPr>
            <w:rFonts w:ascii="Times New Roman" w:hAnsi="Times New Roman" w:cs="Times New Roman"/>
            <w:sz w:val="24"/>
            <w:szCs w:val="24"/>
          </w:rPr>
          <w:t xml:space="preserve"> </w:t>
        </w:r>
      </w:ins>
      <w:del w:id="102" w:author="Qizhou Duan" w:date="2024-02-08T14:56:00Z">
        <w:r w:rsidR="00CF19D7" w:rsidRPr="00DF1C09" w:rsidDel="00406778">
          <w:rPr>
            <w:rFonts w:ascii="Times New Roman" w:hAnsi="Times New Roman" w:cs="Times New Roman"/>
            <w:sz w:val="24"/>
            <w:szCs w:val="24"/>
            <w:rPrChange w:id="103" w:author="Qizhou Duan" w:date="2024-02-08T15:26:00Z">
              <w:rPr>
                <w:rFonts w:ascii="Times New Roman" w:hAnsi="Times New Roman" w:cs="Times New Roman"/>
                <w:sz w:val="24"/>
                <w:szCs w:val="24"/>
              </w:rPr>
            </w:rPrChange>
          </w:rPr>
          <w:delText xml:space="preserve">, </w:delText>
        </w:r>
      </w:del>
      <w:ins w:id="104" w:author="Qizhou Duan" w:date="2024-02-08T14:55:00Z">
        <w:r w:rsidR="009E67B6" w:rsidRPr="00DF1C09">
          <w:rPr>
            <w:rFonts w:ascii="Times New Roman" w:hAnsi="Times New Roman" w:cs="Times New Roman"/>
            <w:sz w:val="24"/>
            <w:szCs w:val="24"/>
            <w:rPrChange w:id="105" w:author="Qizhou Duan" w:date="2024-02-08T15:26:00Z">
              <w:rPr>
                <w:rFonts w:ascii="Times New Roman" w:hAnsi="Times New Roman" w:cs="Times New Roman"/>
                <w:sz w:val="24"/>
                <w:szCs w:val="24"/>
              </w:rPr>
            </w:rPrChange>
          </w:rPr>
          <w:t>[</w:t>
        </w:r>
      </w:ins>
      <w:r w:rsidR="00CF19D7" w:rsidRPr="00DF1C09">
        <w:rPr>
          <w:rFonts w:ascii="Times New Roman" w:hAnsi="Times New Roman" w:cs="Times New Roman"/>
          <w:sz w:val="24"/>
          <w:szCs w:val="24"/>
          <w:rPrChange w:id="106" w:author="Qizhou Duan" w:date="2024-02-08T15:26:00Z">
            <w:rPr>
              <w:rFonts w:ascii="Times New Roman" w:hAnsi="Times New Roman" w:cs="Times New Roman"/>
              <w:sz w:val="24"/>
              <w:szCs w:val="24"/>
              <w:highlight w:val="yellow"/>
            </w:rPr>
          </w:rPrChange>
        </w:rPr>
        <w:t>-0.74</w:t>
      </w:r>
      <w:ins w:id="107" w:author="Qizhou Duan" w:date="2024-02-08T14:56:00Z">
        <w:r w:rsidR="009E67B6" w:rsidRPr="00DF1C09">
          <w:rPr>
            <w:rFonts w:ascii="Times New Roman" w:hAnsi="Times New Roman" w:cs="Times New Roman"/>
            <w:sz w:val="24"/>
            <w:szCs w:val="24"/>
            <w:rPrChange w:id="108" w:author="Qizhou Duan" w:date="2024-02-08T15:26:00Z">
              <w:rPr>
                <w:rFonts w:ascii="Times New Roman" w:hAnsi="Times New Roman" w:cs="Times New Roman"/>
                <w:sz w:val="24"/>
                <w:szCs w:val="24"/>
                <w:highlight w:val="yellow"/>
              </w:rPr>
            </w:rPrChange>
          </w:rPr>
          <w:t xml:space="preserve">, </w:t>
        </w:r>
      </w:ins>
      <w:del w:id="109" w:author="Qizhou Duan" w:date="2024-02-08T14:56:00Z">
        <w:r w:rsidR="00CF19D7" w:rsidRPr="00DF1C09" w:rsidDel="009E67B6">
          <w:rPr>
            <w:rFonts w:ascii="Times New Roman" w:hAnsi="Times New Roman" w:cs="Times New Roman"/>
            <w:sz w:val="24"/>
            <w:szCs w:val="24"/>
            <w:rPrChange w:id="110" w:author="Qizhou Duan" w:date="2024-02-08T15:26:00Z">
              <w:rPr>
                <w:rFonts w:ascii="Times New Roman" w:hAnsi="Times New Roman" w:cs="Times New Roman"/>
                <w:sz w:val="24"/>
                <w:szCs w:val="24"/>
                <w:highlight w:val="yellow"/>
              </w:rPr>
            </w:rPrChange>
          </w:rPr>
          <w:delText>-</w:delText>
        </w:r>
      </w:del>
      <w:r w:rsidR="00CF19D7" w:rsidRPr="00DF1C09">
        <w:rPr>
          <w:rFonts w:ascii="Times New Roman" w:hAnsi="Times New Roman" w:cs="Times New Roman"/>
          <w:sz w:val="24"/>
          <w:szCs w:val="24"/>
          <w:rPrChange w:id="111" w:author="Qizhou Duan" w:date="2024-02-08T15:26:00Z">
            <w:rPr>
              <w:rFonts w:ascii="Times New Roman" w:hAnsi="Times New Roman" w:cs="Times New Roman"/>
              <w:sz w:val="24"/>
              <w:szCs w:val="24"/>
              <w:highlight w:val="yellow"/>
            </w:rPr>
          </w:rPrChange>
        </w:rPr>
        <w:t>0.69</w:t>
      </w:r>
      <w:ins w:id="112" w:author="Qizhou Duan" w:date="2024-02-08T14:56:00Z">
        <w:r w:rsidR="009E67B6" w:rsidRPr="00DF1C09">
          <w:rPr>
            <w:rFonts w:ascii="Times New Roman" w:hAnsi="Times New Roman" w:cs="Times New Roman"/>
            <w:sz w:val="24"/>
            <w:szCs w:val="24"/>
            <w:rPrChange w:id="113" w:author="Qizhou Duan" w:date="2024-02-08T15:26:00Z">
              <w:rPr>
                <w:rFonts w:ascii="Times New Roman" w:hAnsi="Times New Roman" w:cs="Times New Roman"/>
                <w:sz w:val="24"/>
                <w:szCs w:val="24"/>
                <w:highlight w:val="yellow"/>
              </w:rPr>
            </w:rPrChange>
          </w:rPr>
          <w:t>]</w:t>
        </w:r>
      </w:ins>
      <w:r w:rsidR="00CF19D7" w:rsidRPr="00DF1C09">
        <w:rPr>
          <w:rFonts w:ascii="Times New Roman" w:hAnsi="Times New Roman" w:cs="Times New Roman"/>
          <w:sz w:val="24"/>
          <w:szCs w:val="24"/>
          <w:rPrChange w:id="114" w:author="Qizhou Duan" w:date="2024-02-08T15:26:00Z">
            <w:rPr>
              <w:rFonts w:ascii="Times New Roman" w:hAnsi="Times New Roman" w:cs="Times New Roman"/>
              <w:sz w:val="24"/>
              <w:szCs w:val="24"/>
              <w:highlight w:val="yellow"/>
            </w:rPr>
          </w:rPrChange>
        </w:rPr>
        <w:t xml:space="preserve">; </w:t>
      </w:r>
      <w:r w:rsidR="00CF19D7" w:rsidRPr="00DF1C09">
        <w:rPr>
          <w:rFonts w:ascii="Times New Roman" w:hAnsi="Times New Roman" w:cs="Times New Roman"/>
          <w:i/>
          <w:iCs/>
          <w:sz w:val="24"/>
          <w:szCs w:val="24"/>
          <w:rPrChange w:id="115" w:author="Qizhou Duan" w:date="2024-02-08T15:26:00Z">
            <w:rPr>
              <w:rFonts w:ascii="Times New Roman" w:hAnsi="Times New Roman" w:cs="Times New Roman"/>
              <w:i/>
              <w:iCs/>
              <w:sz w:val="24"/>
              <w:szCs w:val="24"/>
              <w:highlight w:val="yellow"/>
            </w:rPr>
          </w:rPrChange>
        </w:rPr>
        <w:t>p</w:t>
      </w:r>
      <w:r w:rsidR="00CF19D7" w:rsidRPr="00DF1C09">
        <w:rPr>
          <w:rFonts w:ascii="Times New Roman" w:hAnsi="Times New Roman" w:cs="Times New Roman"/>
          <w:sz w:val="24"/>
          <w:szCs w:val="24"/>
          <w:rPrChange w:id="116" w:author="Qizhou Duan" w:date="2024-02-08T15:26:00Z">
            <w:rPr>
              <w:rFonts w:ascii="Times New Roman" w:hAnsi="Times New Roman" w:cs="Times New Roman"/>
              <w:sz w:val="24"/>
              <w:szCs w:val="24"/>
              <w:highlight w:val="yellow"/>
            </w:rPr>
          </w:rPrChange>
        </w:rPr>
        <w:t>=0.94</w:t>
      </w:r>
      <w:r w:rsidR="00CF19D7" w:rsidRPr="00ED4E31">
        <w:rPr>
          <w:rFonts w:ascii="Times New Roman" w:hAnsi="Times New Roman" w:cs="Times New Roman"/>
          <w:sz w:val="24"/>
          <w:szCs w:val="24"/>
        </w:rPr>
        <w:t xml:space="preserve">. </w:t>
      </w:r>
      <w:bookmarkEnd w:id="99"/>
      <w:r w:rsidRPr="00ED4E31">
        <w:rPr>
          <w:rFonts w:ascii="Times New Roman" w:hAnsi="Times New Roman" w:cs="Times New Roman"/>
          <w:sz w:val="24"/>
          <w:szCs w:val="24"/>
        </w:rPr>
        <w:lastRenderedPageBreak/>
        <w:t xml:space="preserve">The moderator </w:t>
      </w:r>
      <w:r w:rsidR="00C53DAA" w:rsidRPr="00ED4E31">
        <w:rPr>
          <w:rFonts w:ascii="Times New Roman" w:hAnsi="Times New Roman" w:cs="Times New Roman"/>
          <w:sz w:val="24"/>
          <w:szCs w:val="24"/>
        </w:rPr>
        <w:t>was</w:t>
      </w:r>
      <w:r w:rsidRPr="00ED4E31">
        <w:rPr>
          <w:rFonts w:ascii="Times New Roman" w:hAnsi="Times New Roman" w:cs="Times New Roman"/>
          <w:sz w:val="24"/>
          <w:szCs w:val="24"/>
        </w:rPr>
        <w:t xml:space="preserve"> not significant indicating that including social support as a moderator </w:t>
      </w:r>
      <w:r w:rsidR="006E0E20" w:rsidRPr="00ED4E31">
        <w:rPr>
          <w:rFonts w:ascii="Times New Roman" w:hAnsi="Times New Roman" w:cs="Times New Roman"/>
          <w:sz w:val="24"/>
          <w:szCs w:val="24"/>
        </w:rPr>
        <w:t xml:space="preserve">did </w:t>
      </w:r>
      <w:r w:rsidRPr="00ED4E31">
        <w:rPr>
          <w:rFonts w:ascii="Times New Roman" w:hAnsi="Times New Roman" w:cs="Times New Roman"/>
          <w:sz w:val="24"/>
          <w:szCs w:val="24"/>
        </w:rPr>
        <w:t xml:space="preserve">not reduce the heterogeneity in the data. </w:t>
      </w:r>
      <w:r w:rsidR="008F27CE" w:rsidRPr="00ED4E31">
        <w:rPr>
          <w:rFonts w:ascii="Times New Roman" w:hAnsi="Times New Roman" w:cs="Times New Roman"/>
          <w:sz w:val="24"/>
          <w:szCs w:val="24"/>
        </w:rPr>
        <w:t>This can be seen from t</w:t>
      </w:r>
      <w:r w:rsidRPr="00ED4E31">
        <w:rPr>
          <w:rFonts w:ascii="Times New Roman" w:hAnsi="Times New Roman" w:cs="Times New Roman"/>
          <w:sz w:val="24"/>
          <w:szCs w:val="24"/>
        </w:rPr>
        <w:t xml:space="preserve">he high </w:t>
      </w:r>
      <w:r w:rsidR="0099319D" w:rsidRPr="00ED4E3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B2AC1" w:rsidRPr="00ED4E31">
        <w:rPr>
          <w:rFonts w:ascii="Times New Roman" w:hAnsi="Times New Roman" w:cs="Times New Roman"/>
          <w:sz w:val="24"/>
          <w:szCs w:val="24"/>
        </w:rPr>
        <w:t xml:space="preserve"> </w:t>
      </w:r>
      <w:r w:rsidRPr="00ED4E31">
        <w:rPr>
          <w:rFonts w:ascii="Times New Roman" w:hAnsi="Times New Roman" w:cs="Times New Roman"/>
          <w:sz w:val="24"/>
          <w:szCs w:val="24"/>
        </w:rPr>
        <w:t xml:space="preserve">of 99.72% for the model that considered social support. Overall, social support </w:t>
      </w:r>
      <w:r w:rsidR="00533C2D" w:rsidRPr="00ED4E31">
        <w:rPr>
          <w:rFonts w:ascii="Times New Roman" w:hAnsi="Times New Roman" w:cs="Times New Roman"/>
          <w:sz w:val="24"/>
          <w:szCs w:val="24"/>
        </w:rPr>
        <w:t xml:space="preserve">did </w:t>
      </w:r>
      <w:r w:rsidRPr="00ED4E31">
        <w:rPr>
          <w:rFonts w:ascii="Times New Roman" w:hAnsi="Times New Roman" w:cs="Times New Roman"/>
          <w:sz w:val="24"/>
          <w:szCs w:val="24"/>
        </w:rPr>
        <w:t>not contribute much to moderating the variability in PTG across studies.</w:t>
      </w:r>
    </w:p>
    <w:p w14:paraId="0ECDC988" w14:textId="5C35406F" w:rsidR="00403D12" w:rsidRPr="00ED4E31" w:rsidRDefault="00403D12" w:rsidP="00FF45A0">
      <w:pPr>
        <w:autoSpaceDE w:val="0"/>
        <w:autoSpaceDN w:val="0"/>
        <w:adjustRightInd w:val="0"/>
        <w:spacing w:after="0" w:line="480" w:lineRule="auto"/>
        <w:rPr>
          <w:rFonts w:ascii="Times New Roman" w:hAnsi="Times New Roman" w:cs="Times New Roman"/>
          <w:b/>
          <w:bCs/>
          <w:i/>
          <w:iCs/>
          <w:sz w:val="24"/>
          <w:szCs w:val="24"/>
        </w:rPr>
      </w:pPr>
      <w:r w:rsidRPr="00ED4E31">
        <w:rPr>
          <w:rFonts w:ascii="Times New Roman" w:hAnsi="Times New Roman" w:cs="Times New Roman"/>
          <w:b/>
          <w:bCs/>
          <w:i/>
          <w:iCs/>
          <w:sz w:val="24"/>
          <w:szCs w:val="24"/>
        </w:rPr>
        <w:t xml:space="preserve">Coping </w:t>
      </w:r>
    </w:p>
    <w:p w14:paraId="6AF7C19E" w14:textId="4A5FC00F" w:rsidR="00816EFF" w:rsidRPr="00ED4E31" w:rsidRDefault="00816EFF" w:rsidP="00816EFF">
      <w:pPr>
        <w:autoSpaceDE w:val="0"/>
        <w:autoSpaceDN w:val="0"/>
        <w:adjustRightInd w:val="0"/>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Various types of coping strategies were investigated with PTG in five studies(Kalaitzaki_et_al.,2022;Kalaitzaki_et_al.,2023;Willey_et_al.,2022;Zhang_et_al.,2021;Zhou_et_al.,2020) with a total of 3,189 participants. The baseline effect size was </w:t>
      </w:r>
      <w:r w:rsidR="00A05D6C" w:rsidRPr="00C97E33">
        <w:rPr>
          <w:rFonts w:ascii="Times New Roman" w:hAnsi="Times New Roman" w:cs="Times New Roman"/>
          <w:i/>
          <w:iCs/>
          <w:sz w:val="24"/>
          <w:szCs w:val="24"/>
          <w:rPrChange w:id="117" w:author="Qizhou Duan" w:date="2024-02-08T15:25:00Z">
            <w:rPr>
              <w:rFonts w:ascii="Times New Roman" w:hAnsi="Times New Roman" w:cs="Times New Roman"/>
              <w:i/>
              <w:iCs/>
              <w:sz w:val="24"/>
              <w:szCs w:val="24"/>
              <w:highlight w:val="yellow"/>
            </w:rPr>
          </w:rPrChange>
        </w:rPr>
        <w:t>g</w:t>
      </w:r>
      <w:r w:rsidRPr="00ED4E31">
        <w:rPr>
          <w:rFonts w:ascii="Times New Roman" w:hAnsi="Times New Roman" w:cs="Times New Roman"/>
          <w:sz w:val="24"/>
          <w:szCs w:val="24"/>
        </w:rPr>
        <w:t>=0.</w:t>
      </w:r>
      <w:ins w:id="118" w:author="Qizhou Duan" w:date="2024-02-08T15:25:00Z">
        <w:r w:rsidR="00C97E33">
          <w:rPr>
            <w:rFonts w:ascii="Times New Roman" w:hAnsi="Times New Roman" w:cs="Times New Roman"/>
            <w:sz w:val="24"/>
            <w:szCs w:val="24"/>
          </w:rPr>
          <w:t>80</w:t>
        </w:r>
      </w:ins>
      <w:del w:id="119" w:author="Qizhou Duan" w:date="2024-02-08T15:25:00Z">
        <w:r w:rsidRPr="00ED4E31" w:rsidDel="00C97E33">
          <w:rPr>
            <w:rFonts w:ascii="Times New Roman" w:hAnsi="Times New Roman" w:cs="Times New Roman"/>
            <w:sz w:val="24"/>
            <w:szCs w:val="24"/>
          </w:rPr>
          <w:delText>79</w:delText>
        </w:r>
      </w:del>
      <w:r w:rsidRPr="00ED4E31">
        <w:rPr>
          <w:rFonts w:ascii="Times New Roman" w:hAnsi="Times New Roman" w:cs="Times New Roman"/>
          <w:sz w:val="24"/>
          <w:szCs w:val="24"/>
        </w:rPr>
        <w:t xml:space="preserve">, and the regression coefficient for coping was </w:t>
      </w:r>
      <w:r w:rsidRPr="00C97E33">
        <w:rPr>
          <w:rFonts w:ascii="Times New Roman" w:hAnsi="Times New Roman" w:cs="Times New Roman"/>
          <w:i/>
          <w:iCs/>
          <w:sz w:val="24"/>
          <w:szCs w:val="24"/>
          <w:rPrChange w:id="120" w:author="Qizhou Duan" w:date="2024-02-08T15:25:00Z">
            <w:rPr>
              <w:rFonts w:ascii="Times New Roman" w:hAnsi="Times New Roman" w:cs="Times New Roman"/>
              <w:i/>
              <w:iCs/>
              <w:sz w:val="24"/>
              <w:szCs w:val="24"/>
              <w:highlight w:val="yellow"/>
            </w:rPr>
          </w:rPrChange>
        </w:rPr>
        <w:t>B</w:t>
      </w:r>
      <w:r w:rsidRPr="00C97E33">
        <w:rPr>
          <w:rFonts w:ascii="Times New Roman" w:hAnsi="Times New Roman" w:cs="Times New Roman"/>
          <w:sz w:val="24"/>
          <w:szCs w:val="24"/>
          <w:rPrChange w:id="121" w:author="Qizhou Duan" w:date="2024-02-08T15:25:00Z">
            <w:rPr>
              <w:rFonts w:ascii="Times New Roman" w:hAnsi="Times New Roman" w:cs="Times New Roman"/>
              <w:sz w:val="24"/>
              <w:szCs w:val="24"/>
              <w:highlight w:val="yellow"/>
            </w:rPr>
          </w:rPrChange>
        </w:rPr>
        <w:t>=-0.29; 95%CI</w:t>
      </w:r>
      <w:ins w:id="122" w:author="Qizhou Duan" w:date="2024-02-08T15:25:00Z">
        <w:r w:rsidR="00250DB1">
          <w:rPr>
            <w:rFonts w:ascii="Times New Roman" w:hAnsi="Times New Roman" w:cs="Times New Roman"/>
            <w:sz w:val="24"/>
            <w:szCs w:val="24"/>
          </w:rPr>
          <w:t xml:space="preserve"> </w:t>
        </w:r>
      </w:ins>
      <w:del w:id="123" w:author="Qizhou Duan" w:date="2024-02-08T15:25:00Z">
        <w:r w:rsidRPr="00C97E33" w:rsidDel="00250DB1">
          <w:rPr>
            <w:rFonts w:ascii="Times New Roman" w:hAnsi="Times New Roman" w:cs="Times New Roman"/>
            <w:sz w:val="24"/>
            <w:szCs w:val="24"/>
            <w:rPrChange w:id="124" w:author="Qizhou Duan" w:date="2024-02-08T15:25:00Z">
              <w:rPr>
                <w:rFonts w:ascii="Times New Roman" w:hAnsi="Times New Roman" w:cs="Times New Roman"/>
                <w:sz w:val="24"/>
                <w:szCs w:val="24"/>
                <w:highlight w:val="yellow"/>
              </w:rPr>
            </w:rPrChange>
          </w:rPr>
          <w:delText>,</w:delText>
        </w:r>
      </w:del>
      <w:ins w:id="125" w:author="Qizhou Duan" w:date="2024-02-08T14:56:00Z">
        <w:r w:rsidR="00FD2EC0" w:rsidRPr="00C97E33">
          <w:rPr>
            <w:rFonts w:ascii="Times New Roman" w:hAnsi="Times New Roman" w:cs="Times New Roman"/>
            <w:sz w:val="24"/>
            <w:szCs w:val="24"/>
            <w:rPrChange w:id="126" w:author="Qizhou Duan" w:date="2024-02-08T15:25:00Z">
              <w:rPr>
                <w:rFonts w:ascii="Times New Roman" w:hAnsi="Times New Roman" w:cs="Times New Roman"/>
                <w:sz w:val="24"/>
                <w:szCs w:val="24"/>
                <w:highlight w:val="yellow"/>
              </w:rPr>
            </w:rPrChange>
          </w:rPr>
          <w:t>[</w:t>
        </w:r>
      </w:ins>
      <w:ins w:id="127" w:author="Qizhou Duan" w:date="2024-02-08T15:25:00Z">
        <w:r w:rsidR="00964494">
          <w:rPr>
            <w:rFonts w:ascii="Times New Roman" w:hAnsi="Times New Roman" w:cs="Times New Roman"/>
            <w:sz w:val="24"/>
            <w:szCs w:val="24"/>
          </w:rPr>
          <w:t>-</w:t>
        </w:r>
      </w:ins>
      <w:del w:id="128" w:author="Qizhou Duan" w:date="2024-02-08T14:56:00Z">
        <w:r w:rsidRPr="00C97E33" w:rsidDel="00FD2EC0">
          <w:rPr>
            <w:rFonts w:ascii="Times New Roman" w:hAnsi="Times New Roman" w:cs="Times New Roman"/>
            <w:sz w:val="24"/>
            <w:szCs w:val="24"/>
            <w:rPrChange w:id="129" w:author="Qizhou Duan" w:date="2024-02-08T15:25:00Z">
              <w:rPr>
                <w:rFonts w:ascii="Times New Roman" w:hAnsi="Times New Roman" w:cs="Times New Roman"/>
                <w:sz w:val="24"/>
                <w:szCs w:val="24"/>
                <w:highlight w:val="yellow"/>
              </w:rPr>
            </w:rPrChange>
          </w:rPr>
          <w:delText xml:space="preserve"> -</w:delText>
        </w:r>
      </w:del>
      <w:r w:rsidRPr="00C97E33">
        <w:rPr>
          <w:rFonts w:ascii="Times New Roman" w:hAnsi="Times New Roman" w:cs="Times New Roman"/>
          <w:sz w:val="24"/>
          <w:szCs w:val="24"/>
          <w:rPrChange w:id="130" w:author="Qizhou Duan" w:date="2024-02-08T15:25:00Z">
            <w:rPr>
              <w:rFonts w:ascii="Times New Roman" w:hAnsi="Times New Roman" w:cs="Times New Roman"/>
              <w:sz w:val="24"/>
              <w:szCs w:val="24"/>
              <w:highlight w:val="yellow"/>
            </w:rPr>
          </w:rPrChange>
        </w:rPr>
        <w:t>1.10</w:t>
      </w:r>
      <w:ins w:id="131" w:author="Qizhou Duan" w:date="2024-02-08T14:56:00Z">
        <w:r w:rsidR="00FD2EC0" w:rsidRPr="00C97E33">
          <w:rPr>
            <w:rFonts w:ascii="Times New Roman" w:hAnsi="Times New Roman" w:cs="Times New Roman"/>
            <w:sz w:val="24"/>
            <w:szCs w:val="24"/>
            <w:rPrChange w:id="132" w:author="Qizhou Duan" w:date="2024-02-08T15:25:00Z">
              <w:rPr>
                <w:rFonts w:ascii="Times New Roman" w:hAnsi="Times New Roman" w:cs="Times New Roman"/>
                <w:sz w:val="24"/>
                <w:szCs w:val="24"/>
                <w:highlight w:val="yellow"/>
              </w:rPr>
            </w:rPrChange>
          </w:rPr>
          <w:t xml:space="preserve">, </w:t>
        </w:r>
      </w:ins>
      <w:del w:id="133" w:author="Qizhou Duan" w:date="2024-02-08T14:56:00Z">
        <w:r w:rsidRPr="00C97E33" w:rsidDel="00FD2EC0">
          <w:rPr>
            <w:rFonts w:ascii="Times New Roman" w:hAnsi="Times New Roman" w:cs="Times New Roman"/>
            <w:sz w:val="24"/>
            <w:szCs w:val="24"/>
            <w:rPrChange w:id="134" w:author="Qizhou Duan" w:date="2024-02-08T15:25:00Z">
              <w:rPr>
                <w:rFonts w:ascii="Times New Roman" w:hAnsi="Times New Roman" w:cs="Times New Roman"/>
                <w:sz w:val="24"/>
                <w:szCs w:val="24"/>
                <w:highlight w:val="yellow"/>
              </w:rPr>
            </w:rPrChange>
          </w:rPr>
          <w:delText>-</w:delText>
        </w:r>
      </w:del>
      <w:r w:rsidRPr="00C97E33">
        <w:rPr>
          <w:rFonts w:ascii="Times New Roman" w:hAnsi="Times New Roman" w:cs="Times New Roman"/>
          <w:sz w:val="24"/>
          <w:szCs w:val="24"/>
          <w:rPrChange w:id="135" w:author="Qizhou Duan" w:date="2024-02-08T15:25:00Z">
            <w:rPr>
              <w:rFonts w:ascii="Times New Roman" w:hAnsi="Times New Roman" w:cs="Times New Roman"/>
              <w:sz w:val="24"/>
              <w:szCs w:val="24"/>
              <w:highlight w:val="yellow"/>
            </w:rPr>
          </w:rPrChange>
        </w:rPr>
        <w:t>0.51</w:t>
      </w:r>
      <w:ins w:id="136" w:author="Qizhou Duan" w:date="2024-02-08T14:56:00Z">
        <w:r w:rsidR="00FD2EC0" w:rsidRPr="00C97E33">
          <w:rPr>
            <w:rFonts w:ascii="Times New Roman" w:hAnsi="Times New Roman" w:cs="Times New Roman"/>
            <w:sz w:val="24"/>
            <w:szCs w:val="24"/>
            <w:rPrChange w:id="137" w:author="Qizhou Duan" w:date="2024-02-08T15:25:00Z">
              <w:rPr>
                <w:rFonts w:ascii="Times New Roman" w:hAnsi="Times New Roman" w:cs="Times New Roman"/>
                <w:sz w:val="24"/>
                <w:szCs w:val="24"/>
                <w:highlight w:val="yellow"/>
              </w:rPr>
            </w:rPrChange>
          </w:rPr>
          <w:t>]</w:t>
        </w:r>
      </w:ins>
      <w:r w:rsidRPr="00C97E33">
        <w:rPr>
          <w:rFonts w:ascii="Times New Roman" w:hAnsi="Times New Roman" w:cs="Times New Roman"/>
          <w:sz w:val="24"/>
          <w:szCs w:val="24"/>
          <w:rPrChange w:id="138" w:author="Qizhou Duan" w:date="2024-02-08T15:25:00Z">
            <w:rPr>
              <w:rFonts w:ascii="Times New Roman" w:hAnsi="Times New Roman" w:cs="Times New Roman"/>
              <w:sz w:val="24"/>
              <w:szCs w:val="24"/>
              <w:highlight w:val="yellow"/>
            </w:rPr>
          </w:rPrChange>
        </w:rPr>
        <w:t xml:space="preserve">; </w:t>
      </w:r>
      <w:r w:rsidRPr="00C97E33">
        <w:rPr>
          <w:rFonts w:ascii="Times New Roman" w:hAnsi="Times New Roman" w:cs="Times New Roman"/>
          <w:i/>
          <w:iCs/>
          <w:sz w:val="24"/>
          <w:szCs w:val="24"/>
          <w:rPrChange w:id="139" w:author="Qizhou Duan" w:date="2024-02-08T15:25:00Z">
            <w:rPr>
              <w:rFonts w:ascii="Times New Roman" w:hAnsi="Times New Roman" w:cs="Times New Roman"/>
              <w:i/>
              <w:iCs/>
              <w:sz w:val="24"/>
              <w:szCs w:val="24"/>
              <w:highlight w:val="yellow"/>
            </w:rPr>
          </w:rPrChange>
        </w:rPr>
        <w:t>p</w:t>
      </w:r>
      <w:r w:rsidRPr="00C97E33">
        <w:rPr>
          <w:rFonts w:ascii="Times New Roman" w:hAnsi="Times New Roman" w:cs="Times New Roman"/>
          <w:sz w:val="24"/>
          <w:szCs w:val="24"/>
          <w:rPrChange w:id="140" w:author="Qizhou Duan" w:date="2024-02-08T15:25:00Z">
            <w:rPr>
              <w:rFonts w:ascii="Times New Roman" w:hAnsi="Times New Roman" w:cs="Times New Roman"/>
              <w:sz w:val="24"/>
              <w:szCs w:val="24"/>
              <w:highlight w:val="yellow"/>
            </w:rPr>
          </w:rPrChange>
        </w:rPr>
        <w:t>=0.47</w:t>
      </w:r>
      <w:r w:rsidRPr="00ED4E31">
        <w:rPr>
          <w:rFonts w:ascii="Times New Roman" w:hAnsi="Times New Roman" w:cs="Times New Roman"/>
          <w:sz w:val="24"/>
          <w:szCs w:val="24"/>
        </w:rPr>
        <w:t xml:space="preserve">. Coping strategies also was not a significant moderator in explain the high variability in PTG across studies.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ED4E31">
        <w:rPr>
          <w:rFonts w:ascii="Times New Roman" w:hAnsi="Times New Roman" w:cs="Times New Roman"/>
          <w:sz w:val="24"/>
          <w:szCs w:val="24"/>
        </w:rPr>
        <w:t xml:space="preserve">  for the model that considered coping is 99.72%. </w:t>
      </w:r>
    </w:p>
    <w:p w14:paraId="1777EFF1" w14:textId="696871C6" w:rsidR="00FF45A0" w:rsidRPr="00ED4E31" w:rsidRDefault="00FF45A0" w:rsidP="00431084">
      <w:pPr>
        <w:tabs>
          <w:tab w:val="left" w:pos="2400"/>
        </w:tabs>
        <w:autoSpaceDE w:val="0"/>
        <w:autoSpaceDN w:val="0"/>
        <w:adjustRightInd w:val="0"/>
        <w:spacing w:after="0" w:line="480" w:lineRule="auto"/>
        <w:rPr>
          <w:rFonts w:ascii="Times New Roman" w:hAnsi="Times New Roman" w:cs="Times New Roman"/>
          <w:i/>
          <w:iCs/>
          <w:sz w:val="24"/>
          <w:szCs w:val="24"/>
        </w:rPr>
      </w:pPr>
      <w:r w:rsidRPr="00ED4E31">
        <w:rPr>
          <w:rFonts w:ascii="Times New Roman" w:hAnsi="Times New Roman" w:cs="Times New Roman"/>
          <w:b/>
          <w:bCs/>
          <w:i/>
          <w:iCs/>
          <w:sz w:val="24"/>
          <w:szCs w:val="24"/>
        </w:rPr>
        <w:t>Spirituality</w:t>
      </w:r>
      <w:r w:rsidR="001529D2" w:rsidRPr="00ED4E31">
        <w:rPr>
          <w:rFonts w:ascii="Times New Roman" w:hAnsi="Times New Roman" w:cs="Times New Roman"/>
          <w:b/>
          <w:bCs/>
          <w:i/>
          <w:iCs/>
          <w:sz w:val="24"/>
          <w:szCs w:val="24"/>
        </w:rPr>
        <w:tab/>
      </w:r>
    </w:p>
    <w:p w14:paraId="6F3CB2B6" w14:textId="71F76D7A" w:rsidR="00FF45A0" w:rsidRPr="00ED4E31" w:rsidRDefault="00CB55BF" w:rsidP="005F500D">
      <w:pPr>
        <w:pStyle w:val="LO-normal"/>
        <w:spacing w:after="0" w:line="480" w:lineRule="auto"/>
        <w:ind w:firstLine="720"/>
        <w:rPr>
          <w:rFonts w:ascii="Times New Roman" w:eastAsia="Times New Roman" w:hAnsi="Times New Roman" w:cs="Times New Roman"/>
          <w:sz w:val="24"/>
          <w:szCs w:val="24"/>
          <w:lang w:eastAsia="zh-CN"/>
        </w:rPr>
      </w:pPr>
      <w:r w:rsidRPr="00ED4E31">
        <w:rPr>
          <w:rFonts w:ascii="Times New Roman" w:hAnsi="Times New Roman" w:cs="Times New Roman"/>
          <w:sz w:val="24"/>
          <w:szCs w:val="24"/>
        </w:rPr>
        <w:t>Finally, there are 13 studies talked about religion and spirituality with a total of 10</w:t>
      </w:r>
      <w:r w:rsidR="00653A5C" w:rsidRPr="00ED4E31">
        <w:rPr>
          <w:rFonts w:ascii="Times New Roman" w:hAnsi="Times New Roman" w:cs="Times New Roman"/>
          <w:sz w:val="24"/>
          <w:szCs w:val="24"/>
        </w:rPr>
        <w:t>,</w:t>
      </w:r>
      <w:r w:rsidRPr="00ED4E31">
        <w:rPr>
          <w:rFonts w:ascii="Times New Roman" w:hAnsi="Times New Roman" w:cs="Times New Roman"/>
          <w:sz w:val="24"/>
          <w:szCs w:val="24"/>
        </w:rPr>
        <w:t>388 participants</w:t>
      </w:r>
      <w:r w:rsidR="00412DCD" w:rsidRPr="00ED4E31">
        <w:rPr>
          <w:rFonts w:ascii="Times New Roman" w:hAnsi="Times New Roman" w:cs="Times New Roman"/>
          <w:sz w:val="24"/>
          <w:szCs w:val="24"/>
        </w:rPr>
        <w:t>(</w:t>
      </w:r>
      <w:r w:rsidR="00C76B48" w:rsidRPr="00ED4E31">
        <w:rPr>
          <w:rFonts w:ascii="Times New Roman" w:hAnsi="Times New Roman" w:cs="Times New Roman"/>
          <w:sz w:val="24"/>
          <w:szCs w:val="24"/>
        </w:rPr>
        <w:t>Castiglioni</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2023;Das</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2023;El-Khoury Malhame</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2023;Kalaitzaki</w:t>
      </w:r>
      <w:r w:rsidR="00A56643" w:rsidRPr="00ED4E31">
        <w:rPr>
          <w:rFonts w:ascii="Times New Roman" w:hAnsi="Times New Roman" w:cs="Times New Roman"/>
          <w:sz w:val="24"/>
          <w:szCs w:val="24"/>
        </w:rPr>
        <w:t>_et_al.,</w:t>
      </w:r>
      <w:r w:rsidR="19ADAA87" w:rsidRPr="00ED4E31">
        <w:rPr>
          <w:rFonts w:ascii="Times New Roman" w:hAnsi="Times New Roman" w:cs="Times New Roman"/>
          <w:sz w:val="24"/>
          <w:szCs w:val="24"/>
        </w:rPr>
        <w:t>2</w:t>
      </w:r>
      <w:r w:rsidR="00C76B48" w:rsidRPr="00ED4E31">
        <w:rPr>
          <w:rFonts w:ascii="Times New Roman" w:hAnsi="Times New Roman" w:cs="Times New Roman"/>
          <w:sz w:val="24"/>
          <w:szCs w:val="24"/>
        </w:rPr>
        <w:t>022;Kalaitzaki</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2023;Morales</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2023;Tu</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2023;Vazquez</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2021;Willey</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2022;Yao</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2023;Yeung</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2022;Zhang</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2021;Zhou</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2020</w:t>
      </w:r>
      <w:r w:rsidR="00412DCD" w:rsidRPr="00ED4E31">
        <w:rPr>
          <w:rFonts w:ascii="Times New Roman" w:hAnsi="Times New Roman" w:cs="Times New Roman"/>
          <w:sz w:val="24"/>
          <w:szCs w:val="24"/>
        </w:rPr>
        <w:t>)</w:t>
      </w:r>
      <w:r w:rsidR="003154FA" w:rsidRPr="00ED4E31">
        <w:rPr>
          <w:rFonts w:ascii="Times New Roman" w:hAnsi="Times New Roman" w:cs="Times New Roman"/>
          <w:sz w:val="24"/>
          <w:szCs w:val="24"/>
        </w:rPr>
        <w:t xml:space="preserve">. </w:t>
      </w:r>
      <w:r w:rsidR="00A05D6C" w:rsidRPr="00ED4E31">
        <w:rPr>
          <w:rFonts w:ascii="Times New Roman" w:hAnsi="Times New Roman" w:cs="Times New Roman"/>
          <w:sz w:val="24"/>
          <w:szCs w:val="24"/>
        </w:rPr>
        <w:t xml:space="preserve">The baseline effect size was </w:t>
      </w:r>
      <w:r w:rsidR="00A05D6C" w:rsidRPr="00C47A57">
        <w:rPr>
          <w:rFonts w:ascii="Times New Roman" w:hAnsi="Times New Roman" w:cs="Times New Roman"/>
          <w:i/>
          <w:iCs/>
          <w:sz w:val="24"/>
          <w:szCs w:val="24"/>
          <w:rPrChange w:id="141" w:author="Qizhou Duan" w:date="2024-02-08T15:27:00Z">
            <w:rPr>
              <w:rFonts w:ascii="Times New Roman" w:hAnsi="Times New Roman" w:cs="Times New Roman"/>
              <w:i/>
              <w:iCs/>
              <w:sz w:val="24"/>
              <w:szCs w:val="24"/>
              <w:highlight w:val="yellow"/>
            </w:rPr>
          </w:rPrChange>
        </w:rPr>
        <w:t>g</w:t>
      </w:r>
      <w:ins w:id="142" w:author="Qizhou Duan" w:date="2024-02-08T15:25:00Z">
        <w:r w:rsidR="004A381B">
          <w:rPr>
            <w:rFonts w:ascii="Times New Roman" w:hAnsi="Times New Roman" w:cs="Times New Roman"/>
            <w:sz w:val="24"/>
            <w:szCs w:val="24"/>
          </w:rPr>
          <w:t>=0.74</w:t>
        </w:r>
      </w:ins>
      <w:del w:id="143" w:author="Qizhou Duan" w:date="2024-02-08T15:25:00Z">
        <w:r w:rsidR="00A05D6C" w:rsidRPr="00ED4E31" w:rsidDel="004A381B">
          <w:rPr>
            <w:rFonts w:ascii="Times New Roman" w:hAnsi="Times New Roman" w:cs="Times New Roman"/>
            <w:sz w:val="24"/>
            <w:szCs w:val="24"/>
          </w:rPr>
          <w:delText>=</w:delText>
        </w:r>
        <w:r w:rsidR="00A05D6C" w:rsidDel="004A381B">
          <w:rPr>
            <w:rFonts w:ascii="Times New Roman" w:hAnsi="Times New Roman" w:cs="Times New Roman"/>
            <w:sz w:val="24"/>
            <w:szCs w:val="24"/>
          </w:rPr>
          <w:delText xml:space="preserve">……. </w:delText>
        </w:r>
      </w:del>
      <w:r w:rsidR="00D45C31" w:rsidRPr="00ED4E31">
        <w:rPr>
          <w:rFonts w:ascii="Times New Roman" w:hAnsi="Times New Roman" w:cs="Times New Roman"/>
          <w:sz w:val="24"/>
          <w:szCs w:val="24"/>
        </w:rPr>
        <w:t xml:space="preserve">, and </w:t>
      </w:r>
      <w:r w:rsidR="00D45C31">
        <w:rPr>
          <w:rFonts w:ascii="Times New Roman" w:hAnsi="Times New Roman" w:cs="Times New Roman"/>
          <w:sz w:val="24"/>
          <w:szCs w:val="24"/>
        </w:rPr>
        <w:t>the</w:t>
      </w:r>
      <w:r w:rsidR="00A05D6C" w:rsidRPr="00ED4E31">
        <w:rPr>
          <w:rFonts w:ascii="Times New Roman" w:hAnsi="Times New Roman" w:cs="Times New Roman"/>
          <w:sz w:val="24"/>
          <w:szCs w:val="24"/>
        </w:rPr>
        <w:t xml:space="preserve"> regression estimate </w:t>
      </w:r>
      <w:r w:rsidR="00D45C31" w:rsidRPr="00ED4E31">
        <w:rPr>
          <w:rFonts w:ascii="Times New Roman" w:hAnsi="Times New Roman" w:cs="Times New Roman"/>
          <w:sz w:val="24"/>
          <w:szCs w:val="24"/>
        </w:rPr>
        <w:t xml:space="preserve">for </w:t>
      </w:r>
      <w:r w:rsidR="00D45C31">
        <w:rPr>
          <w:rFonts w:ascii="Times New Roman" w:hAnsi="Times New Roman" w:cs="Times New Roman"/>
          <w:sz w:val="24"/>
          <w:szCs w:val="24"/>
        </w:rPr>
        <w:t>spirituality</w:t>
      </w:r>
      <w:r w:rsidR="00D45C31" w:rsidRPr="00ED4E31">
        <w:rPr>
          <w:rFonts w:ascii="Times New Roman" w:hAnsi="Times New Roman" w:cs="Times New Roman"/>
          <w:sz w:val="24"/>
          <w:szCs w:val="24"/>
        </w:rPr>
        <w:t xml:space="preserve"> was </w:t>
      </w:r>
      <w:r w:rsidR="00A05D6C" w:rsidRPr="00ED4E31">
        <w:rPr>
          <w:rFonts w:ascii="Times New Roman" w:hAnsi="Times New Roman" w:cs="Times New Roman"/>
          <w:i/>
          <w:iCs/>
          <w:sz w:val="24"/>
          <w:szCs w:val="24"/>
        </w:rPr>
        <w:t>B</w:t>
      </w:r>
      <w:r w:rsidR="00A05D6C" w:rsidRPr="00ED4E31">
        <w:rPr>
          <w:rFonts w:ascii="Times New Roman" w:hAnsi="Times New Roman" w:cs="Times New Roman"/>
          <w:sz w:val="24"/>
          <w:szCs w:val="24"/>
        </w:rPr>
        <w:t>=0.008; 95%CI</w:t>
      </w:r>
      <w:ins w:id="144" w:author="Qizhou Duan" w:date="2024-02-08T15:27:00Z">
        <w:r w:rsidR="0011360E">
          <w:rPr>
            <w:rFonts w:ascii="Times New Roman" w:hAnsi="Times New Roman" w:cs="Times New Roman"/>
            <w:sz w:val="24"/>
            <w:szCs w:val="24"/>
          </w:rPr>
          <w:t xml:space="preserve"> </w:t>
        </w:r>
      </w:ins>
      <w:ins w:id="145" w:author="Qizhou Duan" w:date="2024-02-08T14:57:00Z">
        <w:r w:rsidR="008308E3" w:rsidRPr="00C47A57">
          <w:rPr>
            <w:rFonts w:ascii="Times New Roman" w:hAnsi="Times New Roman" w:cs="Times New Roman"/>
            <w:sz w:val="24"/>
            <w:szCs w:val="24"/>
            <w:rPrChange w:id="146" w:author="Qizhou Duan" w:date="2024-02-08T15:27:00Z">
              <w:rPr>
                <w:rFonts w:ascii="Times New Roman" w:hAnsi="Times New Roman" w:cs="Times New Roman"/>
                <w:sz w:val="24"/>
                <w:szCs w:val="24"/>
                <w:highlight w:val="yellow"/>
              </w:rPr>
            </w:rPrChange>
          </w:rPr>
          <w:t>[</w:t>
        </w:r>
      </w:ins>
      <w:del w:id="147" w:author="Qizhou Duan" w:date="2024-02-08T14:57:00Z">
        <w:r w:rsidR="00A05D6C" w:rsidRPr="00C47A57" w:rsidDel="008308E3">
          <w:rPr>
            <w:rFonts w:ascii="Times New Roman" w:hAnsi="Times New Roman" w:cs="Times New Roman"/>
            <w:sz w:val="24"/>
            <w:szCs w:val="24"/>
            <w:rPrChange w:id="148" w:author="Qizhou Duan" w:date="2024-02-08T15:27:00Z">
              <w:rPr>
                <w:rFonts w:ascii="Times New Roman" w:hAnsi="Times New Roman" w:cs="Times New Roman"/>
                <w:sz w:val="24"/>
                <w:szCs w:val="24"/>
                <w:highlight w:val="yellow"/>
              </w:rPr>
            </w:rPrChange>
          </w:rPr>
          <w:delText xml:space="preserve">, </w:delText>
        </w:r>
      </w:del>
      <w:r w:rsidR="00A05D6C" w:rsidRPr="00C47A57">
        <w:rPr>
          <w:rFonts w:ascii="Times New Roman" w:hAnsi="Times New Roman" w:cs="Times New Roman"/>
          <w:sz w:val="24"/>
          <w:szCs w:val="24"/>
          <w:rPrChange w:id="149" w:author="Qizhou Duan" w:date="2024-02-08T15:27:00Z">
            <w:rPr>
              <w:rFonts w:ascii="Times New Roman" w:hAnsi="Times New Roman" w:cs="Times New Roman"/>
              <w:sz w:val="24"/>
              <w:szCs w:val="24"/>
              <w:highlight w:val="yellow"/>
            </w:rPr>
          </w:rPrChange>
        </w:rPr>
        <w:t>-0.60</w:t>
      </w:r>
      <w:ins w:id="150" w:author="Qizhou Duan" w:date="2024-02-08T14:57:00Z">
        <w:r w:rsidR="008308E3" w:rsidRPr="00C47A57">
          <w:rPr>
            <w:rFonts w:ascii="Times New Roman" w:hAnsi="Times New Roman" w:cs="Times New Roman"/>
            <w:sz w:val="24"/>
            <w:szCs w:val="24"/>
            <w:rPrChange w:id="151" w:author="Qizhou Duan" w:date="2024-02-08T15:27:00Z">
              <w:rPr>
                <w:rFonts w:ascii="Times New Roman" w:hAnsi="Times New Roman" w:cs="Times New Roman"/>
                <w:sz w:val="24"/>
                <w:szCs w:val="24"/>
                <w:highlight w:val="yellow"/>
              </w:rPr>
            </w:rPrChange>
          </w:rPr>
          <w:t xml:space="preserve">, </w:t>
        </w:r>
      </w:ins>
      <w:del w:id="152" w:author="Qizhou Duan" w:date="2024-02-08T14:57:00Z">
        <w:r w:rsidR="00A05D6C" w:rsidRPr="00C47A57" w:rsidDel="008308E3">
          <w:rPr>
            <w:rFonts w:ascii="Times New Roman" w:hAnsi="Times New Roman" w:cs="Times New Roman"/>
            <w:sz w:val="24"/>
            <w:szCs w:val="24"/>
            <w:rPrChange w:id="153" w:author="Qizhou Duan" w:date="2024-02-08T15:27:00Z">
              <w:rPr>
                <w:rFonts w:ascii="Times New Roman" w:hAnsi="Times New Roman" w:cs="Times New Roman"/>
                <w:sz w:val="24"/>
                <w:szCs w:val="24"/>
                <w:highlight w:val="yellow"/>
              </w:rPr>
            </w:rPrChange>
          </w:rPr>
          <w:delText>-</w:delText>
        </w:r>
      </w:del>
      <w:r w:rsidR="00A05D6C" w:rsidRPr="00C47A57">
        <w:rPr>
          <w:rFonts w:ascii="Times New Roman" w:hAnsi="Times New Roman" w:cs="Times New Roman"/>
          <w:sz w:val="24"/>
          <w:szCs w:val="24"/>
          <w:rPrChange w:id="154" w:author="Qizhou Duan" w:date="2024-02-08T15:27:00Z">
            <w:rPr>
              <w:rFonts w:ascii="Times New Roman" w:hAnsi="Times New Roman" w:cs="Times New Roman"/>
              <w:sz w:val="24"/>
              <w:szCs w:val="24"/>
              <w:highlight w:val="yellow"/>
            </w:rPr>
          </w:rPrChange>
        </w:rPr>
        <w:t>0.62</w:t>
      </w:r>
      <w:ins w:id="155" w:author="Qizhou Duan" w:date="2024-02-08T14:57:00Z">
        <w:r w:rsidR="008308E3" w:rsidRPr="00C47A57">
          <w:rPr>
            <w:rFonts w:ascii="Times New Roman" w:hAnsi="Times New Roman" w:cs="Times New Roman"/>
            <w:sz w:val="24"/>
            <w:szCs w:val="24"/>
            <w:rPrChange w:id="156" w:author="Qizhou Duan" w:date="2024-02-08T15:27:00Z">
              <w:rPr>
                <w:rFonts w:ascii="Times New Roman" w:hAnsi="Times New Roman" w:cs="Times New Roman"/>
                <w:sz w:val="24"/>
                <w:szCs w:val="24"/>
                <w:highlight w:val="yellow"/>
              </w:rPr>
            </w:rPrChange>
          </w:rPr>
          <w:t>]</w:t>
        </w:r>
      </w:ins>
      <w:r w:rsidR="00A05D6C" w:rsidRPr="00C47A57">
        <w:rPr>
          <w:rFonts w:ascii="Times New Roman" w:hAnsi="Times New Roman" w:cs="Times New Roman"/>
          <w:sz w:val="24"/>
          <w:szCs w:val="24"/>
          <w:rPrChange w:id="157" w:author="Qizhou Duan" w:date="2024-02-08T15:27:00Z">
            <w:rPr>
              <w:rFonts w:ascii="Times New Roman" w:hAnsi="Times New Roman" w:cs="Times New Roman"/>
              <w:sz w:val="24"/>
              <w:szCs w:val="24"/>
              <w:highlight w:val="yellow"/>
            </w:rPr>
          </w:rPrChange>
        </w:rPr>
        <w:t xml:space="preserve">; </w:t>
      </w:r>
      <w:r w:rsidR="00A05D6C" w:rsidRPr="00C47A57">
        <w:rPr>
          <w:rFonts w:ascii="Times New Roman" w:hAnsi="Times New Roman" w:cs="Times New Roman"/>
          <w:i/>
          <w:iCs/>
          <w:sz w:val="24"/>
          <w:szCs w:val="24"/>
          <w:rPrChange w:id="158" w:author="Qizhou Duan" w:date="2024-02-08T15:27:00Z">
            <w:rPr>
              <w:rFonts w:ascii="Times New Roman" w:hAnsi="Times New Roman" w:cs="Times New Roman"/>
              <w:i/>
              <w:iCs/>
              <w:sz w:val="24"/>
              <w:szCs w:val="24"/>
              <w:highlight w:val="yellow"/>
            </w:rPr>
          </w:rPrChange>
        </w:rPr>
        <w:t>p</w:t>
      </w:r>
      <w:r w:rsidR="00A05D6C" w:rsidRPr="00C47A57">
        <w:rPr>
          <w:rFonts w:ascii="Times New Roman" w:hAnsi="Times New Roman" w:cs="Times New Roman"/>
          <w:sz w:val="24"/>
          <w:szCs w:val="24"/>
          <w:rPrChange w:id="159" w:author="Qizhou Duan" w:date="2024-02-08T15:27:00Z">
            <w:rPr>
              <w:rFonts w:ascii="Times New Roman" w:hAnsi="Times New Roman" w:cs="Times New Roman"/>
              <w:sz w:val="24"/>
              <w:szCs w:val="24"/>
              <w:highlight w:val="yellow"/>
            </w:rPr>
          </w:rPrChange>
        </w:rPr>
        <w:t>=0.98.</w:t>
      </w:r>
      <w:r w:rsidR="00D45C31">
        <w:rPr>
          <w:rFonts w:ascii="Times New Roman" w:hAnsi="Times New Roman" w:cs="Times New Roman"/>
          <w:sz w:val="24"/>
          <w:szCs w:val="24"/>
        </w:rPr>
        <w:t xml:space="preserve"> </w:t>
      </w:r>
      <w:r w:rsidR="001529D2" w:rsidRPr="00ED4E31">
        <w:rPr>
          <w:rFonts w:ascii="Times New Roman" w:hAnsi="Times New Roman" w:cs="Times New Roman"/>
          <w:sz w:val="24"/>
          <w:szCs w:val="24"/>
        </w:rPr>
        <w:t xml:space="preserve">Thus, there was no relation between spirituality and PTG with Consequently, since the regression estimate is not significant, the moderating effect of spirituality was also limited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529D2" w:rsidRPr="00ED4E31">
        <w:rPr>
          <w:rFonts w:ascii="Times New Roman" w:hAnsi="Times New Roman" w:cs="Times New Roman"/>
          <w:sz w:val="24"/>
          <w:szCs w:val="24"/>
        </w:rPr>
        <w:t xml:space="preserve"> of 99.71%. </w:t>
      </w:r>
      <w:r w:rsidR="004D54A5" w:rsidRPr="00ED4E31">
        <w:rPr>
          <w:rFonts w:ascii="Times New Roman" w:hAnsi="Times New Roman" w:cs="Times New Roman"/>
          <w:sz w:val="24"/>
          <w:szCs w:val="24"/>
        </w:rPr>
        <w:t xml:space="preserve"> </w:t>
      </w:r>
    </w:p>
    <w:p w14:paraId="20E4D68E" w14:textId="023F4010" w:rsidR="00FE2182" w:rsidRPr="00ED4E31" w:rsidRDefault="00E81BC5">
      <w:pPr>
        <w:spacing w:after="0" w:line="480" w:lineRule="auto"/>
        <w:jc w:val="center"/>
        <w:rPr>
          <w:rFonts w:ascii="Times New Roman" w:hAnsi="Times New Roman" w:cs="Times New Roman"/>
          <w:b/>
          <w:bCs/>
          <w:sz w:val="24"/>
          <w:szCs w:val="24"/>
        </w:rPr>
      </w:pPr>
      <w:bookmarkStart w:id="160" w:name="_Hlk1407385151"/>
      <w:bookmarkStart w:id="161" w:name="_Hlk133239253"/>
      <w:bookmarkStart w:id="162" w:name="_Hlk1332392531"/>
      <w:bookmarkEnd w:id="160"/>
      <w:bookmarkEnd w:id="161"/>
      <w:bookmarkEnd w:id="162"/>
      <w:r w:rsidRPr="00ED4E31">
        <w:rPr>
          <w:rFonts w:ascii="Times New Roman" w:hAnsi="Times New Roman" w:cs="Times New Roman"/>
          <w:b/>
          <w:bCs/>
          <w:sz w:val="24"/>
          <w:szCs w:val="24"/>
        </w:rPr>
        <w:t>Discussio</w:t>
      </w:r>
      <w:r w:rsidR="002764F6" w:rsidRPr="00ED4E31">
        <w:rPr>
          <w:rFonts w:ascii="Times New Roman" w:hAnsi="Times New Roman" w:cs="Times New Roman"/>
          <w:b/>
          <w:bCs/>
          <w:sz w:val="24"/>
          <w:szCs w:val="24"/>
        </w:rPr>
        <w:t>n</w:t>
      </w:r>
    </w:p>
    <w:p w14:paraId="21FB34A1" w14:textId="77777777" w:rsidR="00822D77" w:rsidRPr="00ED4E31" w:rsidRDefault="00822D77" w:rsidP="00822D77">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To our knowledge, this study is the first meta-analysis to estimate the relationship between Covid-19 and PTG. The weighted mean PTGI score of the selected studies demonstrates </w:t>
      </w:r>
      <w:r w:rsidRPr="00ED4E31">
        <w:rPr>
          <w:rFonts w:ascii="Times New Roman" w:hAnsi="Times New Roman" w:cs="Times New Roman"/>
          <w:sz w:val="24"/>
          <w:szCs w:val="24"/>
        </w:rPr>
        <w:lastRenderedPageBreak/>
        <w:t>a moderate level of PTG in patients reporting growth after facing the global pandemic that could lead to traumatic experiences. This meta-analysis consisted of 30 studies(Adjorlolo_et_al.,2022;Arnout_&amp;_Al-Sufyani.,2021;Bai_et_al.,2023;Barnicot_et_al.,2023;Castiglioni_et_al.,2023;Chasson_et_al.,2022;Chen_&amp;_Tang.,2021;Das_et_al.,2023;El-Khoury Malhame_et_al.,2023;Gul_et_al.,2023;Kalaitzaki_et_al.,2022;Kalaitzaki_et_al.,2023;Lan_et_al.,2023;Lau_et_al.,2021;Lewis_et_al.,2022;Lyu_et_al.,2021;Morales_et_al.,2023;Mo_et_al.,2022;Northfield_&amp;_Johnston,2021;Tu_et_al.,2023;Ulset_&amp;_von Soest,2022;Vazquez_et_al.,2022;Wang_et_al.,2023;Willey_et_al.,2022;Yao_et_al.,2023;Yeung_et_al.,2022;Yildiz,2021;Zhang_et_al.,2021;Zhou_et_al.,2020) involving 42,386 participants. The finding of main analysis indicates that the positive result could derive from the catastrophic event that imposed existential crisis despite heterogeneity (</w:t>
      </w:r>
      <w:r w:rsidRPr="00ED4E31">
        <w:rPr>
          <w:rFonts w:ascii="Times New Roman" w:hAnsi="Times New Roman" w:cs="Times New Roman"/>
          <w:i/>
          <w:iCs/>
          <w:sz w:val="24"/>
          <w:szCs w:val="24"/>
        </w:rPr>
        <w:t xml:space="preserve">I </w:t>
      </w:r>
      <w:r w:rsidRPr="00ED4E31">
        <w:rPr>
          <w:rFonts w:ascii="Times New Roman" w:hAnsi="Times New Roman" w:cs="Times New Roman"/>
          <w:sz w:val="24"/>
          <w:szCs w:val="24"/>
        </w:rPr>
        <w:t xml:space="preserve">statistic of 99.72%). </w:t>
      </w:r>
    </w:p>
    <w:p w14:paraId="3D1ED5A3" w14:textId="44D8DE70" w:rsidR="00822D77" w:rsidRPr="00ED4E31" w:rsidRDefault="00822D77" w:rsidP="00822D77">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Selected studies cover research being conducted in the United States and beyond with high and low incomes, coming across diverse populations in four post-popularized continents, and involving patients, health care providers, students, veterans, and general populations from four continents. The current review thus provides compelling evidence for Covid-19-associated PTG over three years since late 2019. The affected global populations could become stronger after experiencing the deadly challenge of a pandemic diseases, as was shown in other chronic ailments with certain life risks</w:t>
      </w:r>
      <w:ins w:id="163" w:author="Qizhou Duan" w:date="2024-02-08T15:29:00Z">
        <w:r w:rsidR="00D64C77">
          <w:rPr>
            <w:rFonts w:ascii="Times New Roman" w:hAnsi="Times New Roman" w:cs="Times New Roman"/>
            <w:sz w:val="24"/>
            <w:szCs w:val="24"/>
          </w:rPr>
          <w:t xml:space="preserve"> </w:t>
        </w:r>
      </w:ins>
      <w:r w:rsidRPr="00ED4E31">
        <w:rPr>
          <w:rFonts w:ascii="Times New Roman" w:hAnsi="Times New Roman" w:cs="Times New Roman"/>
          <w:sz w:val="24"/>
          <w:szCs w:val="24"/>
        </w:rPr>
        <w:t>(</w:t>
      </w:r>
      <w:r w:rsidRPr="00ED4E31">
        <w:rPr>
          <w:rFonts w:ascii="Times New Roman" w:hAnsi="Times New Roman" w:cs="Times New Roman"/>
          <w:sz w:val="24"/>
          <w:szCs w:val="24"/>
          <w:shd w:val="clear" w:color="auto" w:fill="FFFFFF"/>
        </w:rPr>
        <w:t>Ma_et_al.,2022;Pięta_&amp;_Rzeszutek,2022;</w:t>
      </w:r>
      <w:r w:rsidRPr="00ED4E31">
        <w:rPr>
          <w:rFonts w:ascii="Times New Roman" w:eastAsia="Times New Roman" w:hAnsi="Times New Roman" w:cs="Times New Roman"/>
          <w:sz w:val="24"/>
          <w:szCs w:val="24"/>
        </w:rPr>
        <w:t>Sawyer_et_al.,2010;Shand_et_al.,2015;Wang_et_al.,2022</w:t>
      </w:r>
      <w:r w:rsidRPr="00ED4E31">
        <w:rPr>
          <w:rFonts w:ascii="Times New Roman" w:hAnsi="Times New Roman" w:cs="Times New Roman"/>
          <w:sz w:val="24"/>
          <w:szCs w:val="24"/>
        </w:rPr>
        <w:t xml:space="preserve">). Different from those previously evident diseases, Covid-19 took lives of nurses and physicians who provided direct or indirect services of patients who were infected. </w:t>
      </w:r>
    </w:p>
    <w:p w14:paraId="62F69D30" w14:textId="72B1EF9C" w:rsidR="00822D77" w:rsidRPr="00ED4E31" w:rsidRDefault="00822D77" w:rsidP="00822D77">
      <w:pPr>
        <w:autoSpaceDE w:val="0"/>
        <w:autoSpaceDN w:val="0"/>
        <w:adjustRightInd w:val="0"/>
        <w:spacing w:line="480" w:lineRule="auto"/>
        <w:contextualSpacing/>
        <w:rPr>
          <w:rFonts w:ascii="Times New Roman" w:hAnsi="Times New Roman" w:cs="Times New Roman"/>
          <w:sz w:val="24"/>
          <w:szCs w:val="24"/>
        </w:rPr>
      </w:pPr>
      <w:r w:rsidRPr="00ED4E31">
        <w:rPr>
          <w:rFonts w:ascii="Times New Roman" w:hAnsi="Times New Roman" w:cs="Times New Roman"/>
          <w:sz w:val="24"/>
          <w:szCs w:val="24"/>
        </w:rPr>
        <w:lastRenderedPageBreak/>
        <w:t>Nevertheless, the meta-analysis found no significant association between PTG and five risk/protective factors (Anxiety, Depression, Social Support, and Religion). This surprise result suggests that more concise analysis should be done to identify these relationships across diverse populations or roles during the pandemic so as to facilitate better intervention and prevention in the future. Twenty-two of selected study has demonstrated the mental health damage of Covid 19 in this analysis (</w:t>
      </w:r>
      <w:proofErr w:type="spellStart"/>
      <w:r w:rsidRPr="00ED4E31">
        <w:rPr>
          <w:rFonts w:ascii="Times New Roman" w:hAnsi="Times New Roman" w:cs="Times New Roman"/>
          <w:sz w:val="24"/>
          <w:szCs w:val="24"/>
        </w:rPr>
        <w:t>Adjorlolo_et_al</w:t>
      </w:r>
      <w:proofErr w:type="spellEnd"/>
      <w:r w:rsidRPr="00ED4E31">
        <w:rPr>
          <w:rFonts w:ascii="Times New Roman" w:hAnsi="Times New Roman" w:cs="Times New Roman"/>
          <w:sz w:val="24"/>
          <w:szCs w:val="24"/>
        </w:rPr>
        <w:t>.,</w:t>
      </w:r>
      <w:ins w:id="164" w:author="Qizhou Duan" w:date="2024-02-08T15:29:00Z">
        <w:r w:rsidR="00333BE6">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Arnout</w:t>
      </w:r>
      <w:proofErr w:type="spellEnd"/>
      <w:r w:rsidRPr="00ED4E31">
        <w:rPr>
          <w:rFonts w:ascii="Times New Roman" w:hAnsi="Times New Roman" w:cs="Times New Roman"/>
          <w:sz w:val="24"/>
          <w:szCs w:val="24"/>
        </w:rPr>
        <w:t>_&amp;_Al‐</w:t>
      </w:r>
      <w:proofErr w:type="spellStart"/>
      <w:r w:rsidRPr="00ED4E31">
        <w:rPr>
          <w:rFonts w:ascii="Times New Roman" w:hAnsi="Times New Roman" w:cs="Times New Roman"/>
          <w:sz w:val="24"/>
          <w:szCs w:val="24"/>
        </w:rPr>
        <w:t>Sufyani</w:t>
      </w:r>
      <w:proofErr w:type="spellEnd"/>
      <w:r w:rsidRPr="00ED4E31">
        <w:rPr>
          <w:rFonts w:ascii="Times New Roman" w:hAnsi="Times New Roman" w:cs="Times New Roman"/>
          <w:sz w:val="24"/>
          <w:szCs w:val="24"/>
        </w:rPr>
        <w:t>,</w:t>
      </w:r>
      <w:ins w:id="165" w:author="Qizhou Duan" w:date="2024-02-08T15:29:00Z">
        <w:r w:rsidR="00333BE6">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Barnicot_et_al</w:t>
      </w:r>
      <w:proofErr w:type="spellEnd"/>
      <w:r w:rsidRPr="00ED4E31">
        <w:rPr>
          <w:rFonts w:ascii="Times New Roman" w:hAnsi="Times New Roman" w:cs="Times New Roman"/>
          <w:sz w:val="24"/>
          <w:szCs w:val="24"/>
        </w:rPr>
        <w:t>,</w:t>
      </w:r>
      <w:ins w:id="166" w:author="Qizhou Duan" w:date="2024-02-08T15:29:00Z">
        <w:r w:rsidR="00333BE6">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Castiglioni_et._al</w:t>
      </w:r>
      <w:proofErr w:type="spellEnd"/>
      <w:r w:rsidRPr="00ED4E31">
        <w:rPr>
          <w:rFonts w:ascii="Times New Roman" w:hAnsi="Times New Roman" w:cs="Times New Roman"/>
          <w:sz w:val="24"/>
          <w:szCs w:val="24"/>
        </w:rPr>
        <w:t>,</w:t>
      </w:r>
      <w:ins w:id="167" w:author="Qizhou Duan" w:date="2024-02-08T15:29:00Z">
        <w:r w:rsidR="005C20DC">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Chasson_et_al</w:t>
      </w:r>
      <w:proofErr w:type="spellEnd"/>
      <w:r w:rsidRPr="00ED4E31">
        <w:rPr>
          <w:rFonts w:ascii="Times New Roman" w:hAnsi="Times New Roman" w:cs="Times New Roman"/>
          <w:sz w:val="24"/>
          <w:szCs w:val="24"/>
        </w:rPr>
        <w:t>.</w:t>
      </w:r>
      <w:del w:id="168" w:author="Qizhou Duan" w:date="2024-02-08T15:29:00Z">
        <w:r w:rsidRPr="00ED4E31" w:rsidDel="005A211B">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69" w:author="Qizhou Duan" w:date="2024-02-08T15:29:00Z">
        <w:r w:rsidR="005A211B">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Chen_&amp;_Tang</w:t>
      </w:r>
      <w:proofErr w:type="spellEnd"/>
      <w:del w:id="170" w:author="Qizhou Duan" w:date="2024-02-08T15:29:00Z">
        <w:r w:rsidRPr="00ED4E31" w:rsidDel="00CD7DD3">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71" w:author="Qizhou Duan" w:date="2024-02-08T15:29:00Z">
        <w:r w:rsidR="00CD7DD3">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Chen_et_al</w:t>
      </w:r>
      <w:proofErr w:type="spellEnd"/>
      <w:r w:rsidRPr="00ED4E31">
        <w:rPr>
          <w:rFonts w:ascii="Times New Roman" w:hAnsi="Times New Roman" w:cs="Times New Roman"/>
          <w:sz w:val="24"/>
          <w:szCs w:val="24"/>
        </w:rPr>
        <w:t>.,</w:t>
      </w:r>
      <w:ins w:id="172" w:author="Qizhou Duan" w:date="2024-02-08T15:29:00Z">
        <w:r w:rsidR="0026006E">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2020; </w:t>
      </w:r>
      <w:proofErr w:type="spellStart"/>
      <w:r w:rsidRPr="00ED4E31">
        <w:rPr>
          <w:rFonts w:ascii="Times New Roman" w:hAnsi="Times New Roman" w:cs="Times New Roman"/>
          <w:sz w:val="24"/>
          <w:szCs w:val="24"/>
        </w:rPr>
        <w:t>Das_et_al</w:t>
      </w:r>
      <w:proofErr w:type="spellEnd"/>
      <w:r w:rsidRPr="00ED4E31">
        <w:rPr>
          <w:rFonts w:ascii="Times New Roman" w:hAnsi="Times New Roman" w:cs="Times New Roman"/>
          <w:sz w:val="24"/>
          <w:szCs w:val="24"/>
        </w:rPr>
        <w:t>.</w:t>
      </w:r>
      <w:del w:id="173" w:author="Qizhou Duan" w:date="2024-02-08T15:29:00Z">
        <w:r w:rsidRPr="00ED4E31" w:rsidDel="006010DB">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74" w:author="Qizhou Duan" w:date="2024-02-08T15:29:00Z">
        <w:r w:rsidR="006010DB">
          <w:rPr>
            <w:rFonts w:ascii="Times New Roman" w:hAnsi="Times New Roman" w:cs="Times New Roman"/>
            <w:sz w:val="24"/>
            <w:szCs w:val="24"/>
          </w:rPr>
          <w:t xml:space="preserve"> </w:t>
        </w:r>
      </w:ins>
      <w:r w:rsidRPr="00ED4E31">
        <w:rPr>
          <w:rFonts w:ascii="Times New Roman" w:hAnsi="Times New Roman" w:cs="Times New Roman"/>
          <w:sz w:val="24"/>
          <w:szCs w:val="24"/>
        </w:rPr>
        <w:t>2023; El-</w:t>
      </w:r>
      <w:proofErr w:type="spellStart"/>
      <w:r w:rsidRPr="00ED4E31">
        <w:rPr>
          <w:rFonts w:ascii="Times New Roman" w:hAnsi="Times New Roman" w:cs="Times New Roman"/>
          <w:sz w:val="24"/>
          <w:szCs w:val="24"/>
        </w:rPr>
        <w:t>Khoury_Malhame_et_al</w:t>
      </w:r>
      <w:proofErr w:type="spellEnd"/>
      <w:r w:rsidRPr="00ED4E31">
        <w:rPr>
          <w:rFonts w:ascii="Times New Roman" w:hAnsi="Times New Roman" w:cs="Times New Roman"/>
          <w:sz w:val="24"/>
          <w:szCs w:val="24"/>
        </w:rPr>
        <w:t>.</w:t>
      </w:r>
      <w:del w:id="175" w:author="Qizhou Duan" w:date="2024-02-08T15:28:00Z">
        <w:r w:rsidRPr="00ED4E31" w:rsidDel="00477BF6">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76" w:author="Qizhou Duan" w:date="2024-02-08T15:28:00Z">
        <w:r w:rsidR="00477BF6">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Kalaitzaki_et_al</w:t>
      </w:r>
      <w:proofErr w:type="spellEnd"/>
      <w:r w:rsidRPr="00ED4E31">
        <w:rPr>
          <w:rFonts w:ascii="Times New Roman" w:hAnsi="Times New Roman" w:cs="Times New Roman"/>
          <w:sz w:val="24"/>
          <w:szCs w:val="24"/>
        </w:rPr>
        <w:t>.</w:t>
      </w:r>
      <w:del w:id="177" w:author="Qizhou Duan" w:date="2024-02-08T15:28:00Z">
        <w:r w:rsidRPr="00ED4E31" w:rsidDel="00DF722A">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78" w:author="Qizhou Duan" w:date="2024-02-08T15:28:00Z">
        <w:r w:rsidR="00DF722A">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Lan_et_al</w:t>
      </w:r>
      <w:proofErr w:type="spellEnd"/>
      <w:del w:id="179" w:author="Qizhou Duan" w:date="2024-02-08T15:28:00Z">
        <w:r w:rsidRPr="00ED4E31" w:rsidDel="003B0956">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80" w:author="Qizhou Duan" w:date="2024-02-08T15:28:00Z">
        <w:r w:rsidR="003B0956">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Lau_et_al</w:t>
      </w:r>
      <w:proofErr w:type="spellEnd"/>
      <w:r w:rsidRPr="00ED4E31">
        <w:rPr>
          <w:rFonts w:ascii="Times New Roman" w:hAnsi="Times New Roman" w:cs="Times New Roman"/>
          <w:sz w:val="24"/>
          <w:szCs w:val="24"/>
        </w:rPr>
        <w:t>.</w:t>
      </w:r>
      <w:del w:id="181" w:author="Qizhou Duan" w:date="2024-02-08T15:28:00Z">
        <w:r w:rsidRPr="00ED4E31" w:rsidDel="00D8252B">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82" w:author="Qizhou Duan" w:date="2024-02-08T15:28:00Z">
        <w:r w:rsidR="00D8252B">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Lewis_et_al</w:t>
      </w:r>
      <w:proofErr w:type="spellEnd"/>
      <w:r w:rsidRPr="00ED4E31">
        <w:rPr>
          <w:rFonts w:ascii="Times New Roman" w:hAnsi="Times New Roman" w:cs="Times New Roman"/>
          <w:sz w:val="24"/>
          <w:szCs w:val="24"/>
        </w:rPr>
        <w:t xml:space="preserve">. ,2022; Mo ,2022; </w:t>
      </w:r>
      <w:proofErr w:type="spellStart"/>
      <w:r w:rsidRPr="00ED4E31">
        <w:rPr>
          <w:rFonts w:ascii="Times New Roman" w:hAnsi="Times New Roman" w:cs="Times New Roman"/>
          <w:sz w:val="24"/>
          <w:szCs w:val="24"/>
        </w:rPr>
        <w:t>Morales_et_al</w:t>
      </w:r>
      <w:proofErr w:type="spellEnd"/>
      <w:del w:id="183" w:author="Qizhou Duan" w:date="2024-02-08T15:28:00Z">
        <w:r w:rsidRPr="00ED4E31" w:rsidDel="001C5731">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84" w:author="Qizhou Duan" w:date="2024-02-08T15:28:00Z">
        <w:r w:rsidR="001C5731">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Tu_et_al</w:t>
      </w:r>
      <w:proofErr w:type="spellEnd"/>
      <w:r w:rsidRPr="00ED4E31">
        <w:rPr>
          <w:rFonts w:ascii="Times New Roman" w:hAnsi="Times New Roman" w:cs="Times New Roman"/>
          <w:sz w:val="24"/>
          <w:szCs w:val="24"/>
        </w:rPr>
        <w:t>.</w:t>
      </w:r>
      <w:del w:id="185" w:author="Qizhou Duan" w:date="2024-02-08T15:28:00Z">
        <w:r w:rsidRPr="00ED4E31" w:rsidDel="006502EB">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86" w:author="Qizhou Duan" w:date="2024-02-08T15:28:00Z">
        <w:r w:rsidR="006502EB">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Ulset</w:t>
      </w:r>
      <w:proofErr w:type="spellEnd"/>
      <w:r w:rsidRPr="00ED4E31">
        <w:rPr>
          <w:rFonts w:ascii="Times New Roman" w:hAnsi="Times New Roman" w:cs="Times New Roman"/>
          <w:sz w:val="24"/>
          <w:szCs w:val="24"/>
        </w:rPr>
        <w:t>_&amp;_</w:t>
      </w:r>
      <w:proofErr w:type="spellStart"/>
      <w:r w:rsidRPr="00ED4E31">
        <w:rPr>
          <w:rFonts w:ascii="Times New Roman" w:hAnsi="Times New Roman" w:cs="Times New Roman"/>
          <w:sz w:val="24"/>
          <w:szCs w:val="24"/>
        </w:rPr>
        <w:t>Soest</w:t>
      </w:r>
      <w:proofErr w:type="spellEnd"/>
      <w:r w:rsidRPr="00ED4E31">
        <w:rPr>
          <w:rFonts w:ascii="Times New Roman" w:hAnsi="Times New Roman" w:cs="Times New Roman"/>
          <w:sz w:val="24"/>
          <w:szCs w:val="24"/>
        </w:rPr>
        <w:t xml:space="preserve"> ,2022; </w:t>
      </w:r>
      <w:proofErr w:type="spellStart"/>
      <w:r w:rsidRPr="00ED4E31">
        <w:rPr>
          <w:rFonts w:ascii="Times New Roman" w:hAnsi="Times New Roman" w:cs="Times New Roman"/>
          <w:sz w:val="24"/>
          <w:szCs w:val="24"/>
        </w:rPr>
        <w:t>Vazquez_et_al</w:t>
      </w:r>
      <w:proofErr w:type="spellEnd"/>
      <w:r w:rsidRPr="00ED4E31">
        <w:rPr>
          <w:rFonts w:ascii="Times New Roman" w:hAnsi="Times New Roman" w:cs="Times New Roman"/>
          <w:sz w:val="24"/>
          <w:szCs w:val="24"/>
        </w:rPr>
        <w:t>.</w:t>
      </w:r>
      <w:del w:id="187" w:author="Qizhou Duan" w:date="2024-02-08T15:28:00Z">
        <w:r w:rsidRPr="00ED4E31" w:rsidDel="00782DBB">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88" w:author="Qizhou Duan" w:date="2024-02-08T15:28:00Z">
        <w:r w:rsidR="00782DBB">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Wang_et._al</w:t>
      </w:r>
      <w:proofErr w:type="spellEnd"/>
      <w:del w:id="189" w:author="Qizhou Duan" w:date="2024-02-08T15:28:00Z">
        <w:r w:rsidRPr="00ED4E31" w:rsidDel="00B26BBA">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90" w:author="Qizhou Duan" w:date="2024-02-08T15:28:00Z">
        <w:r w:rsidR="00B26BBA">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Willey_et_al</w:t>
      </w:r>
      <w:proofErr w:type="spellEnd"/>
      <w:r w:rsidRPr="00ED4E31">
        <w:rPr>
          <w:rFonts w:ascii="Times New Roman" w:hAnsi="Times New Roman" w:cs="Times New Roman"/>
          <w:sz w:val="24"/>
          <w:szCs w:val="24"/>
        </w:rPr>
        <w:t>.,</w:t>
      </w:r>
      <w:ins w:id="191" w:author="Qizhou Duan" w:date="2024-02-08T15:28:00Z">
        <w:r w:rsidR="008E44CC">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Zhang_et_al</w:t>
      </w:r>
      <w:proofErr w:type="spellEnd"/>
      <w:r w:rsidRPr="00ED4E31">
        <w:rPr>
          <w:rFonts w:ascii="Times New Roman" w:hAnsi="Times New Roman" w:cs="Times New Roman"/>
          <w:sz w:val="24"/>
          <w:szCs w:val="24"/>
        </w:rPr>
        <w:t>.</w:t>
      </w:r>
      <w:del w:id="192" w:author="Qizhou Duan" w:date="2024-02-08T15:28:00Z">
        <w:r w:rsidRPr="00ED4E31" w:rsidDel="00327ECE">
          <w:rPr>
            <w:rFonts w:ascii="Times New Roman" w:hAnsi="Times New Roman" w:cs="Times New Roman"/>
            <w:sz w:val="24"/>
            <w:szCs w:val="24"/>
          </w:rPr>
          <w:delText xml:space="preserve"> </w:delText>
        </w:r>
      </w:del>
      <w:r w:rsidRPr="00ED4E31">
        <w:rPr>
          <w:rFonts w:ascii="Times New Roman" w:hAnsi="Times New Roman" w:cs="Times New Roman"/>
          <w:sz w:val="24"/>
          <w:szCs w:val="24"/>
        </w:rPr>
        <w:t>,</w:t>
      </w:r>
      <w:ins w:id="193" w:author="Qizhou Duan" w:date="2024-02-08T15:28:00Z">
        <w:r w:rsidR="00327ECE">
          <w:rPr>
            <w:rFonts w:ascii="Times New Roman" w:hAnsi="Times New Roman" w:cs="Times New Roman"/>
            <w:sz w:val="24"/>
            <w:szCs w:val="24"/>
          </w:rPr>
          <w:t xml:space="preserve"> </w:t>
        </w:r>
      </w:ins>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Zhou_et_al</w:t>
      </w:r>
      <w:proofErr w:type="spellEnd"/>
      <w:r w:rsidRPr="00ED4E31">
        <w:rPr>
          <w:rFonts w:ascii="Times New Roman" w:hAnsi="Times New Roman" w:cs="Times New Roman"/>
          <w:sz w:val="24"/>
          <w:szCs w:val="24"/>
        </w:rPr>
        <w:t>.,</w:t>
      </w:r>
      <w:ins w:id="194" w:author="Qizhou Duan" w:date="2024-02-08T15:28:00Z">
        <w:r w:rsidR="004F2557">
          <w:rPr>
            <w:rFonts w:ascii="Times New Roman" w:hAnsi="Times New Roman" w:cs="Times New Roman"/>
            <w:sz w:val="24"/>
            <w:szCs w:val="24"/>
          </w:rPr>
          <w:t xml:space="preserve"> </w:t>
        </w:r>
      </w:ins>
      <w:r w:rsidRPr="00ED4E31">
        <w:rPr>
          <w:rFonts w:ascii="Times New Roman" w:hAnsi="Times New Roman" w:cs="Times New Roman"/>
          <w:sz w:val="24"/>
          <w:szCs w:val="24"/>
        </w:rPr>
        <w:t>2020). 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74082D50" w14:textId="7F777006" w:rsidR="00FE2182" w:rsidRPr="00D806CF" w:rsidRDefault="00FE2182" w:rsidP="00D806CF">
      <w:pPr>
        <w:spacing w:after="0" w:line="480" w:lineRule="auto"/>
        <w:rPr>
          <w:rFonts w:ascii="Times New Roman" w:hAnsi="Times New Roman" w:cs="Times New Roman"/>
          <w:sz w:val="24"/>
          <w:szCs w:val="24"/>
        </w:rPr>
      </w:pPr>
    </w:p>
    <w:p w14:paraId="4E1B7583" w14:textId="77777777" w:rsidR="00FE2182" w:rsidRPr="00ED4E31" w:rsidRDefault="00E81BC5">
      <w:pPr>
        <w:tabs>
          <w:tab w:val="left" w:pos="2745"/>
          <w:tab w:val="left" w:pos="3645"/>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Clinical Significance</w:t>
      </w:r>
      <w:r w:rsidRPr="00ED4E31">
        <w:rPr>
          <w:rFonts w:ascii="Times New Roman" w:hAnsi="Times New Roman" w:cs="Times New Roman"/>
          <w:b/>
          <w:bCs/>
          <w:sz w:val="24"/>
          <w:szCs w:val="24"/>
        </w:rPr>
        <w:tab/>
      </w:r>
      <w:r w:rsidRPr="00ED4E31">
        <w:rPr>
          <w:rFonts w:ascii="Times New Roman" w:hAnsi="Times New Roman" w:cs="Times New Roman"/>
          <w:b/>
          <w:bCs/>
          <w:sz w:val="24"/>
          <w:szCs w:val="24"/>
        </w:rPr>
        <w:tab/>
      </w:r>
    </w:p>
    <w:p w14:paraId="0329FFF7" w14:textId="195121C2" w:rsidR="00106AB3" w:rsidRPr="00ED4E31" w:rsidRDefault="00E81BC5" w:rsidP="00106AB3">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The pooled international evidence </w:t>
      </w:r>
      <w:r w:rsidR="009824C8" w:rsidRPr="00ED4E31">
        <w:rPr>
          <w:rFonts w:ascii="Times New Roman" w:hAnsi="Times New Roman" w:cs="Times New Roman"/>
          <w:sz w:val="24"/>
          <w:szCs w:val="24"/>
        </w:rPr>
        <w:t xml:space="preserve">on Covid-based PTG </w:t>
      </w:r>
      <w:r w:rsidRPr="00ED4E31">
        <w:rPr>
          <w:rFonts w:ascii="Times New Roman" w:hAnsi="Times New Roman" w:cs="Times New Roman"/>
          <w:sz w:val="24"/>
          <w:szCs w:val="24"/>
        </w:rPr>
        <w:t>point</w:t>
      </w:r>
      <w:r w:rsidR="009824C8" w:rsidRPr="00ED4E31">
        <w:rPr>
          <w:rFonts w:ascii="Times New Roman" w:hAnsi="Times New Roman" w:cs="Times New Roman"/>
          <w:sz w:val="24"/>
          <w:szCs w:val="24"/>
        </w:rPr>
        <w:t>s</w:t>
      </w:r>
      <w:r w:rsidRPr="00ED4E31">
        <w:rPr>
          <w:rFonts w:ascii="Times New Roman" w:hAnsi="Times New Roman" w:cs="Times New Roman"/>
          <w:sz w:val="24"/>
          <w:szCs w:val="24"/>
        </w:rPr>
        <w:t xml:space="preserve"> to three </w:t>
      </w:r>
      <w:r w:rsidR="00122272" w:rsidRPr="00ED4E31">
        <w:rPr>
          <w:rFonts w:ascii="Times New Roman" w:hAnsi="Times New Roman" w:cs="Times New Roman"/>
          <w:sz w:val="24"/>
          <w:szCs w:val="24"/>
        </w:rPr>
        <w:t xml:space="preserve">potential directions </w:t>
      </w:r>
      <w:r w:rsidRPr="00ED4E31">
        <w:rPr>
          <w:rFonts w:ascii="Times New Roman" w:hAnsi="Times New Roman" w:cs="Times New Roman"/>
          <w:sz w:val="24"/>
          <w:szCs w:val="24"/>
        </w:rPr>
        <w:t xml:space="preserve">for future </w:t>
      </w:r>
      <w:r w:rsidR="00122272" w:rsidRPr="00ED4E31">
        <w:rPr>
          <w:rFonts w:ascii="Times New Roman" w:hAnsi="Times New Roman" w:cs="Times New Roman"/>
          <w:sz w:val="24"/>
          <w:szCs w:val="24"/>
        </w:rPr>
        <w:t>pandemic health</w:t>
      </w:r>
      <w:r w:rsidRPr="00ED4E31">
        <w:rPr>
          <w:rFonts w:ascii="Times New Roman" w:hAnsi="Times New Roman" w:cs="Times New Roman"/>
          <w:sz w:val="24"/>
          <w:szCs w:val="24"/>
        </w:rPr>
        <w:t xml:space="preserve"> care </w:t>
      </w:r>
      <w:r w:rsidR="00122272" w:rsidRPr="00ED4E31">
        <w:rPr>
          <w:rFonts w:ascii="Times New Roman" w:hAnsi="Times New Roman" w:cs="Times New Roman"/>
          <w:sz w:val="24"/>
          <w:szCs w:val="24"/>
        </w:rPr>
        <w:t>and investigation</w:t>
      </w:r>
      <w:r w:rsidRPr="00ED4E31">
        <w:rPr>
          <w:rFonts w:ascii="Times New Roman" w:hAnsi="Times New Roman" w:cs="Times New Roman"/>
          <w:sz w:val="24"/>
          <w:szCs w:val="24"/>
        </w:rPr>
        <w:t xml:space="preserve">. First, </w:t>
      </w:r>
      <w:r w:rsidR="007B2979" w:rsidRPr="00ED4E31">
        <w:rPr>
          <w:rFonts w:ascii="Times New Roman" w:hAnsi="Times New Roman" w:cs="Times New Roman"/>
          <w:sz w:val="24"/>
          <w:szCs w:val="24"/>
        </w:rPr>
        <w:t xml:space="preserve">this systematic review involves </w:t>
      </w:r>
      <w:r w:rsidRPr="00ED4E31">
        <w:rPr>
          <w:rFonts w:ascii="Times New Roman" w:hAnsi="Times New Roman" w:cs="Times New Roman"/>
          <w:sz w:val="24"/>
          <w:szCs w:val="24"/>
        </w:rPr>
        <w:t xml:space="preserve">considerable variability in study samples, </w:t>
      </w:r>
      <w:r w:rsidR="007B2979" w:rsidRPr="00ED4E31">
        <w:rPr>
          <w:rFonts w:ascii="Times New Roman" w:hAnsi="Times New Roman" w:cs="Times New Roman"/>
          <w:sz w:val="24"/>
          <w:szCs w:val="24"/>
        </w:rPr>
        <w:t>global</w:t>
      </w:r>
      <w:r w:rsidR="00106AB3" w:rsidRPr="00ED4E31">
        <w:rPr>
          <w:rFonts w:ascii="Times New Roman" w:hAnsi="Times New Roman" w:cs="Times New Roman"/>
          <w:sz w:val="24"/>
          <w:szCs w:val="24"/>
        </w:rPr>
        <w:t xml:space="preserve"> </w:t>
      </w:r>
      <w:r w:rsidR="007B2979" w:rsidRPr="00ED4E31">
        <w:rPr>
          <w:rFonts w:ascii="Times New Roman" w:hAnsi="Times New Roman" w:cs="Times New Roman"/>
          <w:sz w:val="24"/>
          <w:szCs w:val="24"/>
        </w:rPr>
        <w:t>locations</w:t>
      </w:r>
      <w:r w:rsidRPr="00ED4E31">
        <w:rPr>
          <w:rFonts w:ascii="Times New Roman" w:hAnsi="Times New Roman" w:cs="Times New Roman"/>
          <w:sz w:val="24"/>
          <w:szCs w:val="24"/>
        </w:rPr>
        <w:t xml:space="preserve">, age range, </w:t>
      </w:r>
      <w:r w:rsidR="007B2979" w:rsidRPr="00ED4E31">
        <w:rPr>
          <w:rFonts w:ascii="Times New Roman" w:hAnsi="Times New Roman" w:cs="Times New Roman"/>
          <w:sz w:val="24"/>
          <w:szCs w:val="24"/>
        </w:rPr>
        <w:t xml:space="preserve">and </w:t>
      </w:r>
      <w:r w:rsidRPr="00ED4E31">
        <w:rPr>
          <w:rFonts w:ascii="Times New Roman" w:hAnsi="Times New Roman" w:cs="Times New Roman"/>
          <w:sz w:val="24"/>
          <w:szCs w:val="24"/>
        </w:rPr>
        <w:t>cultural diversity</w:t>
      </w:r>
      <w:r w:rsidR="00F76218" w:rsidRPr="00ED4E31">
        <w:rPr>
          <w:rFonts w:ascii="Times New Roman" w:hAnsi="Times New Roman" w:cs="Times New Roman"/>
          <w:sz w:val="24"/>
          <w:szCs w:val="24"/>
        </w:rPr>
        <w:t>.</w:t>
      </w:r>
      <w:r w:rsidRPr="00ED4E31">
        <w:rPr>
          <w:rFonts w:ascii="Times New Roman" w:hAnsi="Times New Roman" w:cs="Times New Roman"/>
          <w:sz w:val="24"/>
          <w:szCs w:val="24"/>
        </w:rPr>
        <w:t xml:space="preserve"> The consistent</w:t>
      </w:r>
      <w:r w:rsidR="00754554" w:rsidRPr="00ED4E31">
        <w:rPr>
          <w:rFonts w:ascii="Times New Roman" w:hAnsi="Times New Roman" w:cs="Times New Roman"/>
          <w:sz w:val="24"/>
          <w:szCs w:val="24"/>
        </w:rPr>
        <w:t xml:space="preserve"> </w:t>
      </w:r>
      <w:r w:rsidR="007A72A9" w:rsidRPr="00ED4E31">
        <w:rPr>
          <w:rFonts w:ascii="Times New Roman" w:hAnsi="Times New Roman" w:cs="Times New Roman"/>
          <w:sz w:val="24"/>
          <w:szCs w:val="24"/>
        </w:rPr>
        <w:t>growth phenomenon</w:t>
      </w:r>
      <w:r w:rsidR="00B6387D" w:rsidRPr="00ED4E31">
        <w:rPr>
          <w:rFonts w:ascii="Times New Roman" w:hAnsi="Times New Roman" w:cs="Times New Roman"/>
          <w:sz w:val="24"/>
          <w:szCs w:val="24"/>
        </w:rPr>
        <w:t xml:space="preserve">, however, </w:t>
      </w:r>
      <w:r w:rsidRPr="00ED4E31">
        <w:rPr>
          <w:rFonts w:ascii="Times New Roman" w:hAnsi="Times New Roman" w:cs="Times New Roman"/>
          <w:sz w:val="24"/>
          <w:szCs w:val="24"/>
        </w:rPr>
        <w:t>suggest that the PTGI may be a suitable instrument for assessing th</w:t>
      </w:r>
      <w:r w:rsidR="007A72A9" w:rsidRPr="00ED4E31">
        <w:rPr>
          <w:rFonts w:ascii="Times New Roman" w:hAnsi="Times New Roman" w:cs="Times New Roman"/>
          <w:sz w:val="24"/>
          <w:szCs w:val="24"/>
        </w:rPr>
        <w:t>e</w:t>
      </w:r>
      <w:r w:rsidRPr="00ED4E31">
        <w:rPr>
          <w:rFonts w:ascii="Times New Roman" w:hAnsi="Times New Roman" w:cs="Times New Roman"/>
          <w:sz w:val="24"/>
          <w:szCs w:val="24"/>
        </w:rPr>
        <w:t xml:space="preserve"> positive outcome following </w:t>
      </w:r>
      <w:r w:rsidR="007A72A9" w:rsidRPr="00ED4E31">
        <w:rPr>
          <w:rFonts w:ascii="Times New Roman" w:hAnsi="Times New Roman" w:cs="Times New Roman"/>
          <w:sz w:val="24"/>
          <w:szCs w:val="24"/>
        </w:rPr>
        <w:t>Covid-19 and</w:t>
      </w:r>
      <w:r w:rsidR="00B6387D" w:rsidRPr="00ED4E31">
        <w:rPr>
          <w:rFonts w:ascii="Times New Roman" w:hAnsi="Times New Roman" w:cs="Times New Roman"/>
          <w:sz w:val="24"/>
          <w:szCs w:val="24"/>
        </w:rPr>
        <w:t xml:space="preserve"> similar</w:t>
      </w:r>
      <w:r w:rsidR="007A72A9" w:rsidRPr="00ED4E31">
        <w:rPr>
          <w:rFonts w:ascii="Times New Roman" w:hAnsi="Times New Roman" w:cs="Times New Roman"/>
          <w:sz w:val="24"/>
          <w:szCs w:val="24"/>
        </w:rPr>
        <w:t xml:space="preserve"> pandemics</w:t>
      </w:r>
      <w:r w:rsidRPr="00ED4E31">
        <w:rPr>
          <w:rFonts w:ascii="Times New Roman" w:hAnsi="Times New Roman" w:cs="Times New Roman"/>
          <w:sz w:val="24"/>
          <w:szCs w:val="24"/>
        </w:rPr>
        <w:t xml:space="preserve">. </w:t>
      </w:r>
      <w:r w:rsidRPr="00ED4E31">
        <w:rPr>
          <w:rFonts w:ascii="Times New Roman" w:hAnsi="Times New Roman" w:cs="Times New Roman"/>
          <w:sz w:val="24"/>
          <w:szCs w:val="24"/>
        </w:rPr>
        <w:lastRenderedPageBreak/>
        <w:t xml:space="preserve">Further longitudinal </w:t>
      </w:r>
      <w:r w:rsidR="00B6387D" w:rsidRPr="00ED4E31">
        <w:rPr>
          <w:rFonts w:ascii="Times New Roman" w:hAnsi="Times New Roman" w:cs="Times New Roman"/>
          <w:sz w:val="24"/>
          <w:szCs w:val="24"/>
        </w:rPr>
        <w:t>research</w:t>
      </w:r>
      <w:r w:rsidRPr="00ED4E31">
        <w:rPr>
          <w:rFonts w:ascii="Times New Roman" w:hAnsi="Times New Roman" w:cs="Times New Roman"/>
          <w:sz w:val="24"/>
          <w:szCs w:val="24"/>
        </w:rPr>
        <w:t xml:space="preserve"> m</w:t>
      </w:r>
      <w:r w:rsidR="00B6387D" w:rsidRPr="00ED4E31">
        <w:rPr>
          <w:rFonts w:ascii="Times New Roman" w:hAnsi="Times New Roman" w:cs="Times New Roman"/>
          <w:sz w:val="24"/>
          <w:szCs w:val="24"/>
        </w:rPr>
        <w:t>ight</w:t>
      </w:r>
      <w:r w:rsidRPr="00ED4E31">
        <w:rPr>
          <w:rFonts w:ascii="Times New Roman" w:hAnsi="Times New Roman" w:cs="Times New Roman"/>
          <w:sz w:val="24"/>
          <w:szCs w:val="24"/>
        </w:rPr>
        <w:t xml:space="preserve"> provide more information for its </w:t>
      </w:r>
      <w:r w:rsidR="00B6387D" w:rsidRPr="00ED4E31">
        <w:rPr>
          <w:rFonts w:ascii="Times New Roman" w:hAnsi="Times New Roman" w:cs="Times New Roman"/>
          <w:sz w:val="24"/>
          <w:szCs w:val="24"/>
        </w:rPr>
        <w:t xml:space="preserve">application </w:t>
      </w:r>
      <w:r w:rsidRPr="00ED4E31">
        <w:rPr>
          <w:rFonts w:ascii="Times New Roman" w:hAnsi="Times New Roman" w:cs="Times New Roman"/>
          <w:sz w:val="24"/>
          <w:szCs w:val="24"/>
        </w:rPr>
        <w:t xml:space="preserve">as a tool </w:t>
      </w:r>
      <w:r w:rsidR="001766AB" w:rsidRPr="00ED4E31">
        <w:rPr>
          <w:rFonts w:ascii="Times New Roman" w:hAnsi="Times New Roman" w:cs="Times New Roman"/>
          <w:sz w:val="24"/>
          <w:szCs w:val="24"/>
        </w:rPr>
        <w:t xml:space="preserve">(e.g., its short form) </w:t>
      </w:r>
      <w:r w:rsidRPr="00ED4E31">
        <w:rPr>
          <w:rFonts w:ascii="Times New Roman" w:hAnsi="Times New Roman" w:cs="Times New Roman"/>
          <w:sz w:val="24"/>
          <w:szCs w:val="24"/>
        </w:rPr>
        <w:t>in</w:t>
      </w:r>
      <w:r w:rsidR="001766AB" w:rsidRPr="00ED4E31">
        <w:rPr>
          <w:rFonts w:ascii="Times New Roman" w:hAnsi="Times New Roman" w:cs="Times New Roman"/>
          <w:sz w:val="24"/>
          <w:szCs w:val="24"/>
        </w:rPr>
        <w:t xml:space="preserve"> clinical </w:t>
      </w:r>
      <w:r w:rsidRPr="00ED4E31">
        <w:rPr>
          <w:rFonts w:ascii="Times New Roman" w:hAnsi="Times New Roman" w:cs="Times New Roman"/>
          <w:sz w:val="24"/>
          <w:szCs w:val="24"/>
        </w:rPr>
        <w:t xml:space="preserve">settings. </w:t>
      </w:r>
      <w:r w:rsidR="001766AB" w:rsidRPr="00ED4E31">
        <w:rPr>
          <w:rFonts w:ascii="Times New Roman" w:hAnsi="Times New Roman" w:cs="Times New Roman"/>
          <w:sz w:val="24"/>
          <w:szCs w:val="24"/>
        </w:rPr>
        <w:t xml:space="preserve"> </w:t>
      </w:r>
    </w:p>
    <w:p w14:paraId="294422BF" w14:textId="094D1635" w:rsidR="003773F9" w:rsidRPr="00ED4E31" w:rsidRDefault="00E81BC5" w:rsidP="00B1238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Second, Covid-19 and similar </w:t>
      </w:r>
      <w:r w:rsidR="002020B1" w:rsidRPr="00ED4E31">
        <w:rPr>
          <w:rFonts w:ascii="Times New Roman" w:hAnsi="Times New Roman" w:cs="Times New Roman"/>
          <w:sz w:val="24"/>
          <w:szCs w:val="24"/>
        </w:rPr>
        <w:t xml:space="preserve">deadly </w:t>
      </w:r>
      <w:r w:rsidRPr="00ED4E31">
        <w:rPr>
          <w:rFonts w:ascii="Times New Roman" w:hAnsi="Times New Roman" w:cs="Times New Roman"/>
          <w:sz w:val="24"/>
          <w:szCs w:val="24"/>
        </w:rPr>
        <w:t xml:space="preserve">pandemics </w:t>
      </w:r>
      <w:r w:rsidR="00B56082" w:rsidRPr="00ED4E31">
        <w:rPr>
          <w:rFonts w:ascii="Times New Roman" w:hAnsi="Times New Roman" w:cs="Times New Roman"/>
          <w:sz w:val="24"/>
          <w:szCs w:val="24"/>
        </w:rPr>
        <w:t xml:space="preserve">may </w:t>
      </w:r>
      <w:r w:rsidRPr="00ED4E31">
        <w:rPr>
          <w:rFonts w:ascii="Times New Roman" w:hAnsi="Times New Roman" w:cs="Times New Roman"/>
          <w:sz w:val="24"/>
          <w:szCs w:val="24"/>
        </w:rPr>
        <w:t xml:space="preserve">cause </w:t>
      </w:r>
      <w:r w:rsidR="001766AB" w:rsidRPr="00ED4E31">
        <w:rPr>
          <w:rFonts w:ascii="Times New Roman" w:hAnsi="Times New Roman" w:cs="Times New Roman"/>
          <w:sz w:val="24"/>
          <w:szCs w:val="24"/>
        </w:rPr>
        <w:t xml:space="preserve">catastrophe in </w:t>
      </w:r>
      <w:r w:rsidR="00C41E31" w:rsidRPr="00ED4E31">
        <w:rPr>
          <w:rFonts w:ascii="Times New Roman" w:hAnsi="Times New Roman" w:cs="Times New Roman"/>
          <w:sz w:val="24"/>
          <w:szCs w:val="24"/>
        </w:rPr>
        <w:t xml:space="preserve">the public </w:t>
      </w:r>
      <w:r w:rsidRPr="00ED4E31">
        <w:rPr>
          <w:rFonts w:ascii="Times New Roman" w:hAnsi="Times New Roman" w:cs="Times New Roman"/>
          <w:sz w:val="24"/>
          <w:szCs w:val="24"/>
        </w:rPr>
        <w:t>and long-term health damage in certain proportions</w:t>
      </w:r>
      <w:r w:rsidR="00C41E31" w:rsidRPr="00ED4E31">
        <w:rPr>
          <w:rFonts w:ascii="Times New Roman" w:hAnsi="Times New Roman" w:cs="Times New Roman"/>
          <w:sz w:val="24"/>
          <w:szCs w:val="24"/>
        </w:rPr>
        <w:t xml:space="preserve"> of</w:t>
      </w:r>
      <w:r w:rsidRPr="00ED4E31">
        <w:rPr>
          <w:rFonts w:ascii="Times New Roman" w:hAnsi="Times New Roman" w:cs="Times New Roman"/>
          <w:sz w:val="24"/>
          <w:szCs w:val="24"/>
        </w:rPr>
        <w:t xml:space="preserve"> </w:t>
      </w:r>
      <w:r w:rsidR="00C41E31" w:rsidRPr="00ED4E31">
        <w:rPr>
          <w:rFonts w:ascii="Times New Roman" w:hAnsi="Times New Roman" w:cs="Times New Roman"/>
          <w:sz w:val="24"/>
          <w:szCs w:val="24"/>
        </w:rPr>
        <w:t xml:space="preserve">large populations </w:t>
      </w:r>
      <w:r w:rsidRPr="00ED4E31">
        <w:rPr>
          <w:rFonts w:ascii="Times New Roman" w:hAnsi="Times New Roman" w:cs="Times New Roman"/>
          <w:sz w:val="24"/>
          <w:szCs w:val="24"/>
        </w:rPr>
        <w:t xml:space="preserve">(e.g., long-Covid). </w:t>
      </w:r>
      <w:r w:rsidR="000C3E07" w:rsidRPr="00ED4E31">
        <w:rPr>
          <w:rFonts w:ascii="Times New Roman" w:hAnsi="Times New Roman" w:cs="Times New Roman"/>
          <w:sz w:val="24"/>
          <w:szCs w:val="24"/>
        </w:rPr>
        <w:t xml:space="preserve">Whether PTG will be related to the better prognosis of pathological process and a survival benefit for victims of </w:t>
      </w:r>
      <w:r w:rsidR="00106AB3" w:rsidRPr="00ED4E31">
        <w:rPr>
          <w:rFonts w:ascii="Times New Roman" w:hAnsi="Times New Roman" w:cs="Times New Roman"/>
          <w:sz w:val="24"/>
          <w:szCs w:val="24"/>
        </w:rPr>
        <w:t xml:space="preserve">long </w:t>
      </w:r>
      <w:r w:rsidR="000C3E07" w:rsidRPr="00ED4E31">
        <w:rPr>
          <w:rFonts w:ascii="Times New Roman" w:hAnsi="Times New Roman" w:cs="Times New Roman"/>
          <w:sz w:val="24"/>
          <w:szCs w:val="24"/>
        </w:rPr>
        <w:t>Covid-19</w:t>
      </w:r>
      <w:r w:rsidR="00106AB3" w:rsidRPr="00ED4E31">
        <w:rPr>
          <w:rFonts w:ascii="Times New Roman" w:hAnsi="Times New Roman" w:cs="Times New Roman"/>
          <w:sz w:val="24"/>
          <w:szCs w:val="24"/>
        </w:rPr>
        <w:t xml:space="preserve"> remains unknown. However</w:t>
      </w:r>
      <w:r w:rsidR="000C3E07" w:rsidRPr="00ED4E31">
        <w:rPr>
          <w:rFonts w:ascii="Times New Roman" w:hAnsi="Times New Roman" w:cs="Times New Roman"/>
          <w:sz w:val="24"/>
          <w:szCs w:val="24"/>
        </w:rPr>
        <w:t>, meta-analys</w:t>
      </w:r>
      <w:r w:rsidR="00FF36BB" w:rsidRPr="00ED4E31">
        <w:rPr>
          <w:rFonts w:ascii="Times New Roman" w:hAnsi="Times New Roman" w:cs="Times New Roman"/>
          <w:sz w:val="24"/>
          <w:szCs w:val="24"/>
        </w:rPr>
        <w:t>e</w:t>
      </w:r>
      <w:r w:rsidR="000C3E07" w:rsidRPr="00ED4E31">
        <w:rPr>
          <w:rFonts w:ascii="Times New Roman" w:hAnsi="Times New Roman" w:cs="Times New Roman"/>
          <w:sz w:val="24"/>
          <w:szCs w:val="24"/>
        </w:rPr>
        <w:t xml:space="preserve">s showed its association with low mortality in </w:t>
      </w:r>
      <w:r w:rsidR="00106AB3" w:rsidRPr="00ED4E31">
        <w:rPr>
          <w:rFonts w:ascii="Times New Roman" w:hAnsi="Times New Roman" w:cs="Times New Roman"/>
          <w:sz w:val="24"/>
          <w:szCs w:val="24"/>
        </w:rPr>
        <w:t>non-pandemic</w:t>
      </w:r>
      <w:r w:rsidR="000C3E07" w:rsidRPr="00ED4E31">
        <w:rPr>
          <w:rFonts w:ascii="Times New Roman" w:hAnsi="Times New Roman" w:cs="Times New Roman"/>
          <w:sz w:val="24"/>
          <w:szCs w:val="24"/>
        </w:rPr>
        <w:t xml:space="preserve"> patients</w:t>
      </w:r>
      <w:ins w:id="195" w:author="Qizhou Duan" w:date="2024-02-08T15:28:00Z">
        <w:r w:rsidR="002B2E12">
          <w:rPr>
            <w:rFonts w:ascii="Times New Roman" w:hAnsi="Times New Roman" w:cs="Times New Roman"/>
            <w:sz w:val="24"/>
            <w:szCs w:val="24"/>
          </w:rPr>
          <w:t xml:space="preserve"> </w:t>
        </w:r>
      </w:ins>
      <w:r w:rsidR="000C3E07" w:rsidRPr="00ED4E31">
        <w:rPr>
          <w:rFonts w:ascii="Times New Roman" w:hAnsi="Times New Roman" w:cs="Times New Roman"/>
          <w:sz w:val="24"/>
          <w:szCs w:val="24"/>
        </w:rPr>
        <w:t>(Ma</w:t>
      </w:r>
      <w:r w:rsidR="005E42CC" w:rsidRPr="00ED4E31">
        <w:rPr>
          <w:rFonts w:ascii="Times New Roman" w:hAnsi="Times New Roman" w:cs="Times New Roman"/>
          <w:sz w:val="24"/>
          <w:szCs w:val="24"/>
        </w:rPr>
        <w:t>_et_al.,</w:t>
      </w:r>
      <w:r w:rsidR="5731899F" w:rsidRPr="00ED4E31">
        <w:rPr>
          <w:rFonts w:ascii="Times New Roman" w:hAnsi="Times New Roman" w:cs="Times New Roman"/>
          <w:sz w:val="24"/>
          <w:szCs w:val="24"/>
        </w:rPr>
        <w:t>2022;</w:t>
      </w:r>
      <w:ins w:id="196" w:author="Qizhou Duan" w:date="2024-02-08T15:28:00Z">
        <w:r w:rsidR="00E005FE">
          <w:rPr>
            <w:rFonts w:ascii="Times New Roman" w:hAnsi="Times New Roman" w:cs="Times New Roman"/>
            <w:sz w:val="24"/>
            <w:szCs w:val="24"/>
          </w:rPr>
          <w:t xml:space="preserve"> </w:t>
        </w:r>
      </w:ins>
      <w:r w:rsidR="000C3E07" w:rsidRPr="00ED4E31">
        <w:rPr>
          <w:rFonts w:ascii="Times New Roman" w:hAnsi="Times New Roman" w:cs="Times New Roman"/>
          <w:sz w:val="24"/>
          <w:szCs w:val="24"/>
        </w:rPr>
        <w:t>Wan</w:t>
      </w:r>
      <w:r w:rsidR="005E42CC" w:rsidRPr="00ED4E31">
        <w:rPr>
          <w:rFonts w:ascii="Times New Roman" w:hAnsi="Times New Roman" w:cs="Times New Roman"/>
          <w:sz w:val="24"/>
          <w:szCs w:val="24"/>
        </w:rPr>
        <w:t>_et_al.,</w:t>
      </w:r>
      <w:r w:rsidR="1FA7C8B0" w:rsidRPr="00ED4E31">
        <w:rPr>
          <w:rFonts w:ascii="Times New Roman" w:hAnsi="Times New Roman" w:cs="Times New Roman"/>
          <w:sz w:val="24"/>
          <w:szCs w:val="24"/>
        </w:rPr>
        <w:t>2023).</w:t>
      </w:r>
      <w:r w:rsidR="000C3E07" w:rsidRPr="00ED4E31">
        <w:rPr>
          <w:rFonts w:ascii="Times New Roman" w:hAnsi="Times New Roman" w:cs="Times New Roman"/>
          <w:sz w:val="24"/>
          <w:szCs w:val="24"/>
        </w:rPr>
        <w:t xml:space="preserve"> </w:t>
      </w:r>
      <w:r w:rsidR="00B1238F" w:rsidRPr="00ED4E31">
        <w:rPr>
          <w:rFonts w:ascii="Times New Roman" w:hAnsi="Times New Roman" w:cs="Times New Roman"/>
          <w:sz w:val="24"/>
          <w:szCs w:val="24"/>
        </w:rPr>
        <w:t xml:space="preserve">If this is the case for people affected by pandemics, the development of </w:t>
      </w:r>
      <w:r w:rsidR="002020B1" w:rsidRPr="00ED4E31">
        <w:rPr>
          <w:rFonts w:ascii="Times New Roman" w:hAnsi="Times New Roman" w:cs="Times New Roman"/>
          <w:sz w:val="24"/>
          <w:szCs w:val="24"/>
        </w:rPr>
        <w:t xml:space="preserve">PTG-enhancing </w:t>
      </w:r>
      <w:r w:rsidR="00B1238F" w:rsidRPr="00ED4E31">
        <w:rPr>
          <w:rFonts w:ascii="Times New Roman" w:hAnsi="Times New Roman" w:cs="Times New Roman"/>
          <w:sz w:val="24"/>
          <w:szCs w:val="24"/>
        </w:rPr>
        <w:t>interventions</w:t>
      </w:r>
      <w:r w:rsidR="002020B1" w:rsidRPr="00ED4E31">
        <w:rPr>
          <w:rFonts w:ascii="Times New Roman" w:hAnsi="Times New Roman" w:cs="Times New Roman"/>
          <w:sz w:val="24"/>
          <w:szCs w:val="24"/>
        </w:rPr>
        <w:t xml:space="preserve"> </w:t>
      </w:r>
      <w:r w:rsidR="00C41E31" w:rsidRPr="00ED4E31">
        <w:rPr>
          <w:rFonts w:ascii="Times New Roman" w:hAnsi="Times New Roman" w:cs="Times New Roman"/>
          <w:sz w:val="24"/>
          <w:szCs w:val="24"/>
        </w:rPr>
        <w:t xml:space="preserve">may </w:t>
      </w:r>
      <w:r w:rsidR="003C3D85" w:rsidRPr="00ED4E31">
        <w:rPr>
          <w:rFonts w:ascii="Times New Roman" w:hAnsi="Times New Roman" w:cs="Times New Roman"/>
          <w:sz w:val="24"/>
          <w:szCs w:val="24"/>
        </w:rPr>
        <w:t>benefit</w:t>
      </w:r>
      <w:r w:rsidR="00B1238F" w:rsidRPr="00ED4E31">
        <w:rPr>
          <w:rFonts w:ascii="Times New Roman" w:hAnsi="Times New Roman" w:cs="Times New Roman"/>
          <w:sz w:val="24"/>
          <w:szCs w:val="24"/>
        </w:rPr>
        <w:t xml:space="preserve"> patients and high</w:t>
      </w:r>
      <w:r w:rsidR="003773F9" w:rsidRPr="00ED4E31">
        <w:rPr>
          <w:rFonts w:ascii="Times New Roman" w:hAnsi="Times New Roman" w:cs="Times New Roman"/>
          <w:sz w:val="24"/>
          <w:szCs w:val="24"/>
        </w:rPr>
        <w:t>-</w:t>
      </w:r>
      <w:r w:rsidR="00B1238F" w:rsidRPr="00ED4E31">
        <w:rPr>
          <w:rFonts w:ascii="Times New Roman" w:hAnsi="Times New Roman" w:cs="Times New Roman"/>
          <w:sz w:val="24"/>
          <w:szCs w:val="24"/>
        </w:rPr>
        <w:t xml:space="preserve">risk care providers. </w:t>
      </w:r>
    </w:p>
    <w:p w14:paraId="26865192" w14:textId="6F4A9C48" w:rsidR="003A100F" w:rsidRPr="00ED4E31" w:rsidRDefault="003773F9" w:rsidP="003A100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Finally, </w:t>
      </w:r>
      <w:r w:rsidR="003A100F" w:rsidRPr="00ED4E31">
        <w:rPr>
          <w:rFonts w:ascii="Times New Roman" w:hAnsi="Times New Roman" w:cs="Times New Roman"/>
          <w:sz w:val="24"/>
          <w:szCs w:val="24"/>
        </w:rPr>
        <w:t>PTG and pathology</w:t>
      </w:r>
      <w:r w:rsidR="00A06983" w:rsidRPr="00ED4E31">
        <w:rPr>
          <w:rFonts w:ascii="Times New Roman" w:hAnsi="Times New Roman" w:cs="Times New Roman"/>
          <w:sz w:val="24"/>
          <w:szCs w:val="24"/>
        </w:rPr>
        <w:t xml:space="preserve"> (e.g., depression, PTSD)</w:t>
      </w:r>
      <w:r w:rsidR="003A100F" w:rsidRPr="00ED4E31">
        <w:rPr>
          <w:rFonts w:ascii="Times New Roman" w:hAnsi="Times New Roman" w:cs="Times New Roman"/>
          <w:sz w:val="24"/>
          <w:szCs w:val="24"/>
        </w:rPr>
        <w:t xml:space="preserve"> belong to two different paradigms in </w:t>
      </w:r>
      <w:r w:rsidR="00A06983" w:rsidRPr="00ED4E31">
        <w:rPr>
          <w:rFonts w:ascii="Times New Roman" w:hAnsi="Times New Roman" w:cs="Times New Roman"/>
          <w:sz w:val="24"/>
          <w:szCs w:val="24"/>
        </w:rPr>
        <w:t xml:space="preserve">posttraumatic </w:t>
      </w:r>
      <w:r w:rsidR="003A100F" w:rsidRPr="00ED4E31">
        <w:rPr>
          <w:rFonts w:ascii="Times New Roman" w:hAnsi="Times New Roman" w:cs="Times New Roman"/>
          <w:sz w:val="24"/>
          <w:szCs w:val="24"/>
        </w:rPr>
        <w:t>human wellbeing</w:t>
      </w:r>
      <w:r w:rsidR="00A06983" w:rsidRPr="00ED4E31">
        <w:rPr>
          <w:rFonts w:ascii="Times New Roman" w:hAnsi="Times New Roman" w:cs="Times New Roman"/>
          <w:sz w:val="24"/>
          <w:szCs w:val="24"/>
        </w:rPr>
        <w:t xml:space="preserve">, </w:t>
      </w:r>
      <w:r w:rsidR="00A06983" w:rsidRPr="00ED4E31">
        <w:rPr>
          <w:rFonts w:ascii="Times New Roman" w:hAnsi="Times New Roman" w:cs="Times New Roman"/>
          <w:bCs/>
          <w:i/>
          <w:sz w:val="24"/>
          <w:szCs w:val="24"/>
        </w:rPr>
        <w:t xml:space="preserve">hedonic </w:t>
      </w:r>
      <w:r w:rsidR="00A06983" w:rsidRPr="00ED4E31">
        <w:rPr>
          <w:rFonts w:ascii="Times New Roman" w:hAnsi="Times New Roman" w:cs="Times New Roman"/>
          <w:bCs/>
          <w:iCs/>
          <w:sz w:val="24"/>
          <w:szCs w:val="24"/>
        </w:rPr>
        <w:t>versus</w:t>
      </w:r>
      <w:r w:rsidR="00A06983" w:rsidRPr="00ED4E31">
        <w:rPr>
          <w:rFonts w:ascii="Times New Roman" w:hAnsi="Times New Roman" w:cs="Times New Roman"/>
          <w:bCs/>
          <w:i/>
          <w:sz w:val="24"/>
          <w:szCs w:val="24"/>
        </w:rPr>
        <w:t xml:space="preserve"> eudaemonic well-being</w:t>
      </w:r>
      <w:r w:rsidR="003A100F" w:rsidRPr="00ED4E31">
        <w:rPr>
          <w:rFonts w:ascii="Times New Roman" w:hAnsi="Times New Roman" w:cs="Times New Roman"/>
          <w:sz w:val="24"/>
          <w:szCs w:val="24"/>
        </w:rPr>
        <w:t xml:space="preserve"> (Ai</w:t>
      </w:r>
      <w:r w:rsidR="005E42CC" w:rsidRPr="00ED4E31">
        <w:rPr>
          <w:rFonts w:ascii="Times New Roman" w:hAnsi="Times New Roman" w:cs="Times New Roman"/>
          <w:sz w:val="24"/>
          <w:szCs w:val="24"/>
        </w:rPr>
        <w:t>_et_al.,</w:t>
      </w:r>
      <w:r w:rsidR="003A100F" w:rsidRPr="00ED4E31">
        <w:rPr>
          <w:rFonts w:ascii="Times New Roman" w:hAnsi="Times New Roman" w:cs="Times New Roman"/>
          <w:sz w:val="24"/>
          <w:szCs w:val="24"/>
        </w:rPr>
        <w:t>2013; 2021), while PTG and PTSD are both related to struggle as two sides for one coin, trauma.</w:t>
      </w:r>
      <w:r w:rsidR="00BA21A9" w:rsidRPr="00ED4E31">
        <w:rPr>
          <w:rFonts w:ascii="Times New Roman" w:hAnsi="Times New Roman" w:cs="Times New Roman"/>
          <w:sz w:val="24"/>
          <w:szCs w:val="24"/>
        </w:rPr>
        <w:t xml:space="preserve"> Beyond PTG-related psycho</w:t>
      </w:r>
      <w:r w:rsidR="00643C49" w:rsidRPr="00ED4E31">
        <w:rPr>
          <w:rFonts w:ascii="Times New Roman" w:hAnsi="Times New Roman" w:cs="Times New Roman"/>
          <w:sz w:val="24"/>
          <w:szCs w:val="24"/>
        </w:rPr>
        <w:t>-</w:t>
      </w:r>
      <w:r w:rsidR="00BA21A9" w:rsidRPr="00ED4E31">
        <w:rPr>
          <w:rFonts w:ascii="Times New Roman" w:hAnsi="Times New Roman" w:cs="Times New Roman"/>
          <w:sz w:val="24"/>
          <w:szCs w:val="24"/>
        </w:rPr>
        <w:t>behavioral theories</w:t>
      </w:r>
      <w:r w:rsidR="003A100F" w:rsidRPr="00ED4E31">
        <w:rPr>
          <w:rFonts w:ascii="Times New Roman" w:hAnsi="Times New Roman" w:cs="Times New Roman"/>
          <w:sz w:val="24"/>
          <w:szCs w:val="24"/>
        </w:rPr>
        <w:t xml:space="preserve">, </w:t>
      </w:r>
      <w:r w:rsidR="00F60714" w:rsidRPr="00ED4E31">
        <w:rPr>
          <w:rFonts w:ascii="Times New Roman" w:hAnsi="Times New Roman" w:cs="Times New Roman"/>
          <w:sz w:val="24"/>
          <w:szCs w:val="24"/>
        </w:rPr>
        <w:t xml:space="preserve">a new study </w:t>
      </w:r>
      <w:r w:rsidR="00BA21A9" w:rsidRPr="00ED4E31">
        <w:rPr>
          <w:rFonts w:ascii="Times New Roman" w:hAnsi="Times New Roman" w:cs="Times New Roman"/>
          <w:sz w:val="24"/>
          <w:szCs w:val="24"/>
        </w:rPr>
        <w:t xml:space="preserve">also </w:t>
      </w:r>
      <w:r w:rsidR="003A100F" w:rsidRPr="00ED4E31">
        <w:rPr>
          <w:rFonts w:ascii="Times New Roman" w:hAnsi="Times New Roman" w:cs="Times New Roman"/>
          <w:sz w:val="24"/>
          <w:szCs w:val="24"/>
        </w:rPr>
        <w:t>suggest</w:t>
      </w:r>
      <w:r w:rsidR="00F60714" w:rsidRPr="00ED4E31">
        <w:rPr>
          <w:rFonts w:ascii="Times New Roman" w:hAnsi="Times New Roman" w:cs="Times New Roman"/>
          <w:sz w:val="24"/>
          <w:szCs w:val="24"/>
        </w:rPr>
        <w:t>ed the complicated</w:t>
      </w:r>
      <w:r w:rsidR="003A100F" w:rsidRPr="00ED4E31">
        <w:rPr>
          <w:rFonts w:ascii="Times New Roman" w:hAnsi="Times New Roman" w:cs="Times New Roman"/>
          <w:sz w:val="24"/>
          <w:szCs w:val="24"/>
        </w:rPr>
        <w:t xml:space="preserve"> mechanisms involving </w:t>
      </w:r>
      <w:r w:rsidR="00F60714" w:rsidRPr="00ED4E31">
        <w:rPr>
          <w:rFonts w:ascii="Times New Roman" w:hAnsi="Times New Roman" w:cs="Times New Roman"/>
          <w:sz w:val="24"/>
          <w:szCs w:val="24"/>
        </w:rPr>
        <w:t xml:space="preserve">many domains </w:t>
      </w:r>
      <w:r w:rsidR="00643C49" w:rsidRPr="00ED4E31">
        <w:rPr>
          <w:rFonts w:ascii="Times New Roman" w:hAnsi="Times New Roman" w:cs="Times New Roman"/>
          <w:sz w:val="24"/>
          <w:szCs w:val="24"/>
        </w:rPr>
        <w:t xml:space="preserve">(e.g., </w:t>
      </w:r>
      <w:r w:rsidR="003A100F" w:rsidRPr="00ED4E31">
        <w:rPr>
          <w:rFonts w:ascii="Times New Roman" w:hAnsi="Times New Roman" w:cs="Times New Roman"/>
          <w:sz w:val="24"/>
          <w:szCs w:val="24"/>
        </w:rPr>
        <w:t>physiological, biochemical, immunological, neuronal, and genetic alteration</w:t>
      </w:r>
      <w:ins w:id="197" w:author="Qizhou Duan" w:date="2024-02-08T16:27:00Z">
        <w:r w:rsidR="00BA185D">
          <w:rPr>
            <w:rFonts w:ascii="Times New Roman" w:hAnsi="Times New Roman" w:cs="Times New Roman"/>
            <w:sz w:val="24"/>
            <w:szCs w:val="24"/>
          </w:rPr>
          <w:t xml:space="preserve"> </w:t>
        </w:r>
      </w:ins>
      <w:r w:rsidR="003A100F" w:rsidRPr="00ED4E31">
        <w:rPr>
          <w:rFonts w:ascii="Times New Roman" w:hAnsi="Times New Roman" w:cs="Times New Roman"/>
          <w:sz w:val="24"/>
          <w:szCs w:val="24"/>
        </w:rPr>
        <w:t>(Dell’Osso</w:t>
      </w:r>
      <w:r w:rsidR="00A56643" w:rsidRPr="00ED4E31">
        <w:rPr>
          <w:rFonts w:ascii="Times New Roman" w:hAnsi="Times New Roman" w:cs="Times New Roman"/>
          <w:sz w:val="24"/>
          <w:szCs w:val="24"/>
        </w:rPr>
        <w:t>_et_al.,</w:t>
      </w:r>
      <w:r w:rsidR="003A100F" w:rsidRPr="00ED4E31">
        <w:rPr>
          <w:rFonts w:ascii="Times New Roman" w:hAnsi="Times New Roman" w:cs="Times New Roman"/>
          <w:sz w:val="24"/>
          <w:szCs w:val="24"/>
        </w:rPr>
        <w:t xml:space="preserve">2023). </w:t>
      </w:r>
      <w:r w:rsidR="00643C49" w:rsidRPr="00ED4E31">
        <w:rPr>
          <w:rFonts w:ascii="Times New Roman" w:hAnsi="Times New Roman" w:cs="Times New Roman"/>
          <w:sz w:val="24"/>
          <w:szCs w:val="24"/>
        </w:rPr>
        <w:t>More interdisciplinary studies are warranted in this regard to</w:t>
      </w:r>
      <w:r w:rsidR="00A06983" w:rsidRPr="00ED4E31">
        <w:rPr>
          <w:rFonts w:ascii="Times New Roman" w:hAnsi="Times New Roman" w:cs="Times New Roman"/>
          <w:sz w:val="24"/>
          <w:szCs w:val="24"/>
        </w:rPr>
        <w:t xml:space="preserve"> </w:t>
      </w:r>
      <w:r w:rsidR="00643C49" w:rsidRPr="00ED4E31">
        <w:rPr>
          <w:rFonts w:ascii="Times New Roman" w:hAnsi="Times New Roman" w:cs="Times New Roman"/>
          <w:sz w:val="24"/>
          <w:szCs w:val="24"/>
        </w:rPr>
        <w:t>better inform clinical medicine</w:t>
      </w:r>
      <w:r w:rsidR="008550CF" w:rsidRPr="00ED4E31">
        <w:rPr>
          <w:rFonts w:ascii="Times New Roman" w:hAnsi="Times New Roman" w:cs="Times New Roman"/>
          <w:sz w:val="24"/>
          <w:szCs w:val="24"/>
        </w:rPr>
        <w:t xml:space="preserve"> for both sides</w:t>
      </w:r>
      <w:r w:rsidR="00643C49" w:rsidRPr="00ED4E31">
        <w:rPr>
          <w:rFonts w:ascii="Times New Roman" w:hAnsi="Times New Roman" w:cs="Times New Roman"/>
          <w:sz w:val="24"/>
          <w:szCs w:val="24"/>
        </w:rPr>
        <w:t>.</w:t>
      </w:r>
    </w:p>
    <w:p w14:paraId="554B39FC" w14:textId="77777777" w:rsidR="00122272" w:rsidRPr="00ED4E31" w:rsidRDefault="00122272" w:rsidP="00122272">
      <w:pPr>
        <w:tabs>
          <w:tab w:val="left" w:pos="2745"/>
          <w:tab w:val="left" w:pos="3645"/>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Mechanisms</w:t>
      </w:r>
      <w:r w:rsidRPr="00ED4E31">
        <w:rPr>
          <w:rFonts w:ascii="Times New Roman" w:hAnsi="Times New Roman" w:cs="Times New Roman"/>
          <w:b/>
          <w:bCs/>
          <w:sz w:val="24"/>
          <w:szCs w:val="24"/>
        </w:rPr>
        <w:tab/>
      </w:r>
      <w:r w:rsidRPr="00ED4E31">
        <w:rPr>
          <w:rFonts w:ascii="Times New Roman" w:hAnsi="Times New Roman" w:cs="Times New Roman"/>
          <w:b/>
          <w:bCs/>
          <w:sz w:val="24"/>
          <w:szCs w:val="24"/>
        </w:rPr>
        <w:tab/>
      </w:r>
    </w:p>
    <w:p w14:paraId="0BA32718" w14:textId="0790F446" w:rsidR="00122272" w:rsidRPr="00ED4E31" w:rsidRDefault="00643C49" w:rsidP="00C607AD">
      <w:pPr>
        <w:spacing w:after="0" w:line="480" w:lineRule="auto"/>
        <w:ind w:firstLine="630"/>
        <w:rPr>
          <w:rFonts w:ascii="Times New Roman" w:hAnsi="Times New Roman" w:cs="Times New Roman"/>
          <w:sz w:val="24"/>
          <w:szCs w:val="24"/>
        </w:rPr>
      </w:pPr>
      <w:r w:rsidRPr="00ED4E31">
        <w:rPr>
          <w:rFonts w:ascii="Times New Roman" w:hAnsi="Times New Roman" w:cs="Times New Roman"/>
          <w:sz w:val="24"/>
          <w:szCs w:val="24"/>
        </w:rPr>
        <w:t>Most studies in this meta-analysis did not involve basic science investigation</w:t>
      </w:r>
      <w:r w:rsidR="00320A66" w:rsidRPr="00ED4E31">
        <w:rPr>
          <w:rFonts w:ascii="Times New Roman" w:hAnsi="Times New Roman" w:cs="Times New Roman"/>
          <w:sz w:val="24"/>
          <w:szCs w:val="24"/>
        </w:rPr>
        <w:t>, but evidence has emerged in the past decade. In the neuroendocrine and immunological area</w:t>
      </w:r>
      <w:r w:rsidR="007F3C02" w:rsidRPr="00ED4E31">
        <w:rPr>
          <w:rFonts w:ascii="Times New Roman" w:hAnsi="Times New Roman" w:cs="Times New Roman"/>
          <w:sz w:val="24"/>
          <w:szCs w:val="24"/>
        </w:rPr>
        <w:t>, research has</w:t>
      </w:r>
      <w:r w:rsidR="00320A66" w:rsidRPr="00ED4E31">
        <w:rPr>
          <w:rFonts w:ascii="Times New Roman" w:hAnsi="Times New Roman" w:cs="Times New Roman"/>
          <w:sz w:val="24"/>
          <w:szCs w:val="24"/>
        </w:rPr>
        <w:t xml:space="preserve"> </w:t>
      </w:r>
      <w:r w:rsidR="00C532A7" w:rsidRPr="00ED4E31">
        <w:rPr>
          <w:rFonts w:ascii="Times New Roman" w:hAnsi="Times New Roman" w:cs="Times New Roman"/>
          <w:sz w:val="24"/>
          <w:szCs w:val="24"/>
        </w:rPr>
        <w:t>assorte</w:t>
      </w:r>
      <w:r w:rsidR="005D6BF4" w:rsidRPr="00ED4E31">
        <w:rPr>
          <w:rFonts w:ascii="Times New Roman" w:hAnsi="Times New Roman" w:cs="Times New Roman"/>
          <w:sz w:val="24"/>
          <w:szCs w:val="24"/>
        </w:rPr>
        <w:t>d</w:t>
      </w:r>
      <w:r w:rsidR="00320A66" w:rsidRPr="00ED4E31">
        <w:rPr>
          <w:rFonts w:ascii="Times New Roman" w:hAnsi="Times New Roman" w:cs="Times New Roman"/>
          <w:sz w:val="24"/>
          <w:szCs w:val="24"/>
        </w:rPr>
        <w:t xml:space="preserve"> higher levels of PTG with low levels of cortisol in patients suffering from PTSD and women with breast c</w:t>
      </w:r>
      <w:r w:rsidR="00CF26A3" w:rsidRPr="00ED4E31">
        <w:rPr>
          <w:rFonts w:ascii="Times New Roman" w:hAnsi="Times New Roman" w:cs="Times New Roman"/>
          <w:sz w:val="24"/>
          <w:szCs w:val="24"/>
        </w:rPr>
        <w:softHyphen/>
      </w:r>
      <w:r w:rsidR="00CF26A3" w:rsidRPr="00ED4E31">
        <w:rPr>
          <w:rFonts w:ascii="Times New Roman" w:hAnsi="Times New Roman" w:cs="Times New Roman"/>
          <w:sz w:val="24"/>
          <w:szCs w:val="24"/>
        </w:rPr>
        <w:softHyphen/>
      </w:r>
      <w:r w:rsidR="00320A66" w:rsidRPr="00ED4E31">
        <w:rPr>
          <w:rFonts w:ascii="Times New Roman" w:hAnsi="Times New Roman" w:cs="Times New Roman"/>
          <w:sz w:val="24"/>
          <w:szCs w:val="24"/>
        </w:rPr>
        <w:t>ancer, respectively</w:t>
      </w:r>
      <w:ins w:id="198" w:author="Qizhou Duan" w:date="2024-02-08T16:27:00Z">
        <w:r w:rsidR="00BA185D">
          <w:rPr>
            <w:rFonts w:ascii="Times New Roman" w:hAnsi="Times New Roman" w:cs="Times New Roman"/>
            <w:sz w:val="24"/>
            <w:szCs w:val="24"/>
          </w:rPr>
          <w:t xml:space="preserve"> </w:t>
        </w:r>
      </w:ins>
      <w:r w:rsidR="007F3C02" w:rsidRPr="00ED4E31">
        <w:rPr>
          <w:rFonts w:ascii="Times New Roman" w:hAnsi="Times New Roman" w:cs="Times New Roman"/>
          <w:sz w:val="24"/>
          <w:szCs w:val="24"/>
        </w:rPr>
        <w:t>(Smyth_et_al.,2008;</w:t>
      </w:r>
      <w:ins w:id="199" w:author="Qizhou Duan" w:date="2024-02-08T16:28:00Z">
        <w:r w:rsidR="00BA5EAD">
          <w:rPr>
            <w:rFonts w:ascii="Times New Roman" w:hAnsi="Times New Roman" w:cs="Times New Roman"/>
            <w:sz w:val="24"/>
            <w:szCs w:val="24"/>
          </w:rPr>
          <w:t xml:space="preserve"> </w:t>
        </w:r>
      </w:ins>
      <w:r w:rsidR="007F3C02" w:rsidRPr="00ED4E31">
        <w:rPr>
          <w:rFonts w:ascii="Times New Roman" w:hAnsi="Times New Roman" w:cs="Times New Roman"/>
          <w:sz w:val="24"/>
          <w:szCs w:val="24"/>
        </w:rPr>
        <w:t>Diaz_et_al.,2014)</w:t>
      </w:r>
      <w:r w:rsidR="00320A66" w:rsidRPr="00ED4E31">
        <w:rPr>
          <w:rFonts w:ascii="Times New Roman" w:hAnsi="Times New Roman" w:cs="Times New Roman"/>
          <w:sz w:val="24"/>
          <w:szCs w:val="24"/>
        </w:rPr>
        <w:t xml:space="preserve">. </w:t>
      </w:r>
      <w:r w:rsidR="00E51123" w:rsidRPr="00ED4E31">
        <w:rPr>
          <w:rFonts w:ascii="Times New Roman" w:hAnsi="Times New Roman" w:cs="Times New Roman"/>
          <w:sz w:val="24"/>
          <w:szCs w:val="24"/>
        </w:rPr>
        <w:t>In</w:t>
      </w:r>
      <w:r w:rsidR="007F3C02" w:rsidRPr="00ED4E31">
        <w:rPr>
          <w:rFonts w:ascii="Times New Roman" w:hAnsi="Times New Roman" w:cs="Times New Roman"/>
          <w:sz w:val="24"/>
          <w:szCs w:val="24"/>
        </w:rPr>
        <w:t xml:space="preserve"> stud</w:t>
      </w:r>
      <w:r w:rsidR="00E51123" w:rsidRPr="00ED4E31">
        <w:rPr>
          <w:rFonts w:ascii="Times New Roman" w:hAnsi="Times New Roman" w:cs="Times New Roman"/>
          <w:sz w:val="24"/>
          <w:szCs w:val="24"/>
        </w:rPr>
        <w:t>ies</w:t>
      </w:r>
      <w:r w:rsidR="007F3C02" w:rsidRPr="00ED4E31">
        <w:rPr>
          <w:rFonts w:ascii="Times New Roman" w:hAnsi="Times New Roman" w:cs="Times New Roman"/>
          <w:sz w:val="24"/>
          <w:szCs w:val="24"/>
        </w:rPr>
        <w:t xml:space="preserve"> </w:t>
      </w:r>
      <w:r w:rsidR="00C31E8D" w:rsidRPr="00ED4E31">
        <w:rPr>
          <w:rFonts w:ascii="Times New Roman" w:hAnsi="Times New Roman" w:cs="Times New Roman"/>
          <w:sz w:val="24"/>
          <w:szCs w:val="24"/>
        </w:rPr>
        <w:t>on</w:t>
      </w:r>
      <w:r w:rsidR="00122272" w:rsidRPr="00ED4E31">
        <w:rPr>
          <w:rFonts w:ascii="Times New Roman" w:hAnsi="Times New Roman" w:cs="Times New Roman"/>
          <w:sz w:val="24"/>
          <w:szCs w:val="24"/>
        </w:rPr>
        <w:t xml:space="preserve"> brain function and structures</w:t>
      </w:r>
      <w:r w:rsidR="00D77517" w:rsidRPr="00ED4E31">
        <w:rPr>
          <w:rFonts w:ascii="Times New Roman" w:hAnsi="Times New Roman" w:cs="Times New Roman"/>
          <w:sz w:val="24"/>
          <w:szCs w:val="24"/>
        </w:rPr>
        <w:t xml:space="preserve">, </w:t>
      </w:r>
      <w:del w:id="200" w:author="Qizhou Duan" w:date="2024-02-08T16:27:00Z">
        <w:r w:rsidR="00320A66" w:rsidRPr="00ED4E31" w:rsidDel="00BA185D">
          <w:rPr>
            <w:rFonts w:ascii="Times New Roman" w:hAnsi="Times New Roman" w:cs="Times New Roman"/>
            <w:sz w:val="24"/>
            <w:szCs w:val="24"/>
          </w:rPr>
          <w:delText xml:space="preserve"> </w:delText>
        </w:r>
      </w:del>
      <w:r w:rsidR="00122272" w:rsidRPr="00ED4E31">
        <w:rPr>
          <w:rFonts w:ascii="Times New Roman" w:hAnsi="Times New Roman" w:cs="Times New Roman"/>
          <w:sz w:val="24"/>
          <w:szCs w:val="24"/>
        </w:rPr>
        <w:t xml:space="preserve">PTG </w:t>
      </w:r>
      <w:r w:rsidR="00D77517" w:rsidRPr="00ED4E31">
        <w:rPr>
          <w:rFonts w:ascii="Times New Roman" w:hAnsi="Times New Roman" w:cs="Times New Roman"/>
          <w:sz w:val="24"/>
          <w:szCs w:val="24"/>
        </w:rPr>
        <w:t xml:space="preserve">was linked </w:t>
      </w:r>
      <w:r w:rsidR="00F8184C" w:rsidRPr="00ED4E31">
        <w:rPr>
          <w:rFonts w:ascii="Times New Roman" w:hAnsi="Times New Roman" w:cs="Times New Roman"/>
          <w:sz w:val="24"/>
          <w:szCs w:val="24"/>
        </w:rPr>
        <w:t>with</w:t>
      </w:r>
      <w:r w:rsidR="00122272" w:rsidRPr="00ED4E31">
        <w:rPr>
          <w:rFonts w:ascii="Times New Roman" w:hAnsi="Times New Roman" w:cs="Times New Roman"/>
          <w:sz w:val="24"/>
          <w:szCs w:val="24"/>
        </w:rPr>
        <w:t xml:space="preserve"> the frontocentral EEG alpha asymmetry in survivors of motor vehicle accidents, controlling for trait positive affect</w:t>
      </w:r>
      <w:ins w:id="201" w:author="Qizhou Duan" w:date="2024-02-08T16:28:00Z">
        <w:r w:rsidR="00BA5EAD">
          <w:rPr>
            <w:rFonts w:ascii="Times New Roman" w:hAnsi="Times New Roman" w:cs="Times New Roman"/>
            <w:sz w:val="24"/>
            <w:szCs w:val="24"/>
          </w:rPr>
          <w:t xml:space="preserve"> </w:t>
        </w:r>
      </w:ins>
      <w:r w:rsidR="007F3C02" w:rsidRPr="00ED4E31">
        <w:rPr>
          <w:rFonts w:ascii="Times New Roman" w:hAnsi="Times New Roman" w:cs="Times New Roman"/>
          <w:sz w:val="24"/>
          <w:szCs w:val="24"/>
        </w:rPr>
        <w:t>(Rabe_et_al.,2006)</w:t>
      </w:r>
      <w:r w:rsidR="00D77517" w:rsidRPr="00ED4E31">
        <w:rPr>
          <w:rFonts w:ascii="Times New Roman" w:hAnsi="Times New Roman" w:cs="Times New Roman"/>
          <w:sz w:val="24"/>
          <w:szCs w:val="24"/>
        </w:rPr>
        <w:t xml:space="preserve">, and </w:t>
      </w:r>
      <w:r w:rsidR="00D77517" w:rsidRPr="00ED4E31">
        <w:rPr>
          <w:rFonts w:ascii="Times New Roman" w:hAnsi="Times New Roman" w:cs="Times New Roman"/>
          <w:sz w:val="24"/>
          <w:szCs w:val="24"/>
        </w:rPr>
        <w:lastRenderedPageBreak/>
        <w:t xml:space="preserve">was </w:t>
      </w:r>
      <w:proofErr w:type="spellStart"/>
      <w:r w:rsidR="008850F0" w:rsidRPr="00ED4E31">
        <w:rPr>
          <w:rFonts w:ascii="Times New Roman" w:hAnsi="Times New Roman" w:cs="Times New Roman"/>
          <w:sz w:val="24"/>
          <w:szCs w:val="24"/>
        </w:rPr>
        <w:t>was</w:t>
      </w:r>
      <w:proofErr w:type="spellEnd"/>
      <w:r w:rsidR="008850F0" w:rsidRPr="00ED4E31">
        <w:rPr>
          <w:rFonts w:ascii="Times New Roman" w:hAnsi="Times New Roman" w:cs="Times New Roman"/>
          <w:sz w:val="24"/>
          <w:szCs w:val="24"/>
        </w:rPr>
        <w:t xml:space="preserve"> negatively correlated with grey matter volume in left dorsolateral prefrontal cortex during Covid-19(Lan_et_al.,2023).</w:t>
      </w:r>
      <w:r w:rsidR="00122272" w:rsidRPr="00ED4E31">
        <w:rPr>
          <w:rFonts w:ascii="Times New Roman" w:hAnsi="Times New Roman" w:cs="Times New Roman"/>
          <w:sz w:val="24"/>
          <w:szCs w:val="24"/>
        </w:rPr>
        <w:t xml:space="preserve"> </w:t>
      </w:r>
      <w:r w:rsidR="008850F0" w:rsidRPr="00ED4E31">
        <w:rPr>
          <w:rFonts w:ascii="Times New Roman" w:hAnsi="Times New Roman" w:cs="Times New Roman"/>
          <w:sz w:val="24"/>
          <w:szCs w:val="24"/>
        </w:rPr>
        <w:t xml:space="preserve">However, PTSS was </w:t>
      </w:r>
      <w:r w:rsidR="00F8184C" w:rsidRPr="00ED4E31">
        <w:rPr>
          <w:rFonts w:ascii="Times New Roman" w:hAnsi="Times New Roman" w:cs="Times New Roman"/>
          <w:sz w:val="24"/>
          <w:szCs w:val="24"/>
        </w:rPr>
        <w:t xml:space="preserve">positively </w:t>
      </w:r>
      <w:r w:rsidR="00122272" w:rsidRPr="00ED4E31">
        <w:rPr>
          <w:rFonts w:ascii="Times New Roman" w:hAnsi="Times New Roman" w:cs="Times New Roman"/>
          <w:sz w:val="24"/>
          <w:szCs w:val="24"/>
        </w:rPr>
        <w:t>associated with grey matter volume in medial prefrontal cortex/dorsal anterior singular cortex in structured magnetic resonance imaging data acquired before the pandemic</w:t>
      </w:r>
      <w:r w:rsidR="008850F0" w:rsidRPr="00ED4E31">
        <w:rPr>
          <w:rFonts w:ascii="Times New Roman" w:hAnsi="Times New Roman" w:cs="Times New Roman"/>
          <w:sz w:val="24"/>
          <w:szCs w:val="24"/>
        </w:rPr>
        <w:t>(Lan_et_al.,2023)</w:t>
      </w:r>
      <w:r w:rsidR="00122272" w:rsidRPr="00ED4E31">
        <w:rPr>
          <w:rFonts w:ascii="Times New Roman" w:hAnsi="Times New Roman" w:cs="Times New Roman"/>
          <w:sz w:val="24"/>
          <w:szCs w:val="24"/>
        </w:rPr>
        <w:t xml:space="preserve">. PTG. </w:t>
      </w:r>
    </w:p>
    <w:p w14:paraId="0D1F69A3" w14:textId="61E63BAD" w:rsidR="00122272" w:rsidRPr="00ED4E31" w:rsidRDefault="00122272" w:rsidP="00122272">
      <w:pPr>
        <w:spacing w:after="0" w:line="480" w:lineRule="auto"/>
        <w:ind w:firstLine="720"/>
        <w:rPr>
          <w:rFonts w:ascii="Times New Roman" w:hAnsi="Times New Roman" w:cs="Times New Roman"/>
          <w:sz w:val="24"/>
          <w:szCs w:val="24"/>
          <w:lang w:eastAsia="zh-CN"/>
        </w:rPr>
      </w:pPr>
      <w:r w:rsidRPr="00ED4E31">
        <w:rPr>
          <w:rFonts w:ascii="Times New Roman" w:hAnsi="Times New Roman" w:cs="Times New Roman"/>
          <w:sz w:val="24"/>
          <w:szCs w:val="24"/>
        </w:rPr>
        <w:t xml:space="preserve">In </w:t>
      </w:r>
      <w:r w:rsidR="275868A3" w:rsidRPr="00ED4E31">
        <w:rPr>
          <w:rFonts w:ascii="Times New Roman" w:hAnsi="Times New Roman" w:cs="Times New Roman"/>
          <w:sz w:val="24"/>
          <w:szCs w:val="24"/>
        </w:rPr>
        <w:t>(Dunn</w:t>
      </w:r>
      <w:r w:rsidR="00A56643" w:rsidRPr="00ED4E31">
        <w:rPr>
          <w:rFonts w:ascii="Times New Roman" w:hAnsi="Times New Roman" w:cs="Times New Roman"/>
          <w:sz w:val="24"/>
          <w:szCs w:val="24"/>
        </w:rPr>
        <w:t>_et_al.,</w:t>
      </w:r>
      <w:r w:rsidR="275868A3" w:rsidRPr="00ED4E31">
        <w:rPr>
          <w:rFonts w:ascii="Times New Roman" w:hAnsi="Times New Roman" w:cs="Times New Roman"/>
          <w:sz w:val="24"/>
          <w:szCs w:val="24"/>
        </w:rPr>
        <w:t>2</w:t>
      </w:r>
      <w:r w:rsidRPr="00ED4E31">
        <w:rPr>
          <w:rFonts w:ascii="Times New Roman" w:hAnsi="Times New Roman" w:cs="Times New Roman"/>
          <w:sz w:val="24"/>
          <w:szCs w:val="24"/>
        </w:rPr>
        <w:t xml:space="preserve">014) </w:t>
      </w:r>
      <w:r w:rsidR="00BF1E7F" w:rsidRPr="00ED4E31">
        <w:rPr>
          <w:rFonts w:ascii="Times New Roman" w:hAnsi="Times New Roman" w:cs="Times New Roman"/>
          <w:sz w:val="24"/>
          <w:szCs w:val="24"/>
        </w:rPr>
        <w:t xml:space="preserve">A </w:t>
      </w:r>
      <w:r w:rsidRPr="00ED4E31">
        <w:rPr>
          <w:rFonts w:ascii="Times New Roman" w:hAnsi="Times New Roman" w:cs="Times New Roman"/>
          <w:sz w:val="24"/>
          <w:szCs w:val="24"/>
        </w:rPr>
        <w:t>pioneer</w:t>
      </w:r>
      <w:r w:rsidR="00BF1E7F" w:rsidRPr="00ED4E31">
        <w:rPr>
          <w:rFonts w:ascii="Times New Roman" w:hAnsi="Times New Roman" w:cs="Times New Roman"/>
          <w:sz w:val="24"/>
          <w:szCs w:val="24"/>
        </w:rPr>
        <w:t xml:space="preserve"> work in</w:t>
      </w:r>
      <w:r w:rsidRPr="00ED4E31">
        <w:rPr>
          <w:rFonts w:ascii="Times New Roman" w:hAnsi="Times New Roman" w:cs="Times New Roman"/>
          <w:sz w:val="24"/>
          <w:szCs w:val="24"/>
        </w:rPr>
        <w:t xml:space="preserve"> </w:t>
      </w:r>
      <w:r w:rsidR="00BF1E7F" w:rsidRPr="00ED4E31">
        <w:rPr>
          <w:rFonts w:ascii="Times New Roman" w:hAnsi="Times New Roman" w:cs="Times New Roman"/>
          <w:sz w:val="24"/>
          <w:szCs w:val="24"/>
        </w:rPr>
        <w:t xml:space="preserve">the genomic area found a relation of PTG to </w:t>
      </w:r>
      <w:r w:rsidRPr="00ED4E31">
        <w:rPr>
          <w:rFonts w:ascii="Times New Roman" w:hAnsi="Times New Roman" w:cs="Times New Roman"/>
          <w:sz w:val="24"/>
          <w:szCs w:val="24"/>
        </w:rPr>
        <w:t>the gene-environment (</w:t>
      </w:r>
      <w:proofErr w:type="spellStart"/>
      <w:r w:rsidRPr="00ED4E31">
        <w:rPr>
          <w:rFonts w:ascii="Times New Roman" w:hAnsi="Times New Roman" w:cs="Times New Roman"/>
          <w:sz w:val="24"/>
          <w:szCs w:val="24"/>
        </w:rPr>
        <w:t>GxE</w:t>
      </w:r>
      <w:proofErr w:type="spellEnd"/>
      <w:r w:rsidRPr="00ED4E31">
        <w:rPr>
          <w:rFonts w:ascii="Times New Roman" w:hAnsi="Times New Roman" w:cs="Times New Roman"/>
          <w:sz w:val="24"/>
          <w:szCs w:val="24"/>
        </w:rPr>
        <w:t xml:space="preserve">) interaction study using a New Orleans sample of low-income non-Hispanic Black individuals who exposed to Hurricane Katrina. Among the identified ten common variants in seven genes, the presence of homozygotes rs4606 variants of RGS2 gene was strongly associated with greater PTG after multiple testing, which appeared to be driven by a </w:t>
      </w:r>
      <w:proofErr w:type="spellStart"/>
      <w:r w:rsidRPr="00ED4E31">
        <w:rPr>
          <w:rFonts w:ascii="Times New Roman" w:hAnsi="Times New Roman" w:cs="Times New Roman"/>
          <w:sz w:val="24"/>
          <w:szCs w:val="24"/>
        </w:rPr>
        <w:t>GxE</w:t>
      </w:r>
      <w:proofErr w:type="spellEnd"/>
      <w:r w:rsidRPr="00ED4E31">
        <w:rPr>
          <w:rFonts w:ascii="Times New Roman" w:hAnsi="Times New Roman" w:cs="Times New Roman"/>
          <w:sz w:val="24"/>
          <w:szCs w:val="24"/>
        </w:rPr>
        <w:t xml:space="preserve"> interaction. Finally, </w:t>
      </w:r>
      <w:r w:rsidR="00C20784" w:rsidRPr="00ED4E31">
        <w:rPr>
          <w:rFonts w:ascii="Times New Roman" w:hAnsi="Times New Roman" w:cs="Times New Roman"/>
          <w:sz w:val="24"/>
          <w:szCs w:val="24"/>
        </w:rPr>
        <w:t xml:space="preserve">a </w:t>
      </w:r>
      <w:r w:rsidRPr="00ED4E31">
        <w:rPr>
          <w:rFonts w:ascii="Times New Roman" w:hAnsi="Times New Roman" w:cs="Times New Roman"/>
          <w:sz w:val="24"/>
          <w:szCs w:val="24"/>
        </w:rPr>
        <w:t xml:space="preserve">cardiac physiology </w:t>
      </w:r>
      <w:r w:rsidR="00C20784" w:rsidRPr="00ED4E31">
        <w:rPr>
          <w:rFonts w:ascii="Times New Roman" w:hAnsi="Times New Roman" w:cs="Times New Roman"/>
          <w:sz w:val="24"/>
          <w:szCs w:val="24"/>
        </w:rPr>
        <w:t xml:space="preserve">study revealed </w:t>
      </w:r>
      <w:r w:rsidRPr="00ED4E31">
        <w:rPr>
          <w:rFonts w:ascii="Times New Roman" w:hAnsi="Times New Roman" w:cs="Times New Roman"/>
          <w:sz w:val="24"/>
          <w:szCs w:val="24"/>
        </w:rPr>
        <w:t>that, in posttraumatic individuals who responded to positive images, the low and high frequency components of HRV were significantly higher in PTG group than in control and PTSD group</w:t>
      </w:r>
      <w:ins w:id="202" w:author="Qizhou Duan" w:date="2024-02-08T16:27:00Z">
        <w:r w:rsidR="005F4128">
          <w:rPr>
            <w:rFonts w:ascii="Times New Roman" w:hAnsi="Times New Roman" w:cs="Times New Roman"/>
            <w:sz w:val="24"/>
            <w:szCs w:val="24"/>
          </w:rPr>
          <w:t xml:space="preserve"> </w:t>
        </w:r>
      </w:ins>
      <w:r w:rsidR="00C20784" w:rsidRPr="00ED4E31">
        <w:rPr>
          <w:rFonts w:ascii="Times New Roman" w:hAnsi="Times New Roman" w:cs="Times New Roman"/>
          <w:sz w:val="24"/>
          <w:szCs w:val="24"/>
        </w:rPr>
        <w:t>(Wei_et_al.,2017)</w:t>
      </w:r>
      <w:r w:rsidRPr="00ED4E31">
        <w:rPr>
          <w:rFonts w:ascii="Times New Roman" w:hAnsi="Times New Roman" w:cs="Times New Roman"/>
          <w:sz w:val="24"/>
          <w:szCs w:val="24"/>
        </w:rPr>
        <w:t xml:space="preserve">. </w:t>
      </w:r>
      <w:r w:rsidR="00C20784" w:rsidRPr="00ED4E31">
        <w:rPr>
          <w:rFonts w:ascii="Times New Roman" w:hAnsi="Times New Roman" w:cs="Times New Roman"/>
          <w:sz w:val="24"/>
          <w:szCs w:val="24"/>
        </w:rPr>
        <w:t>Accordingly</w:t>
      </w:r>
      <w:r w:rsidRPr="00ED4E31">
        <w:rPr>
          <w:rFonts w:ascii="Times New Roman" w:hAnsi="Times New Roman" w:cs="Times New Roman"/>
          <w:sz w:val="24"/>
          <w:szCs w:val="24"/>
        </w:rPr>
        <w:t xml:space="preserve">, basic science research of PTG in Covid-19 may assist better </w:t>
      </w:r>
      <w:r w:rsidR="00715B9E" w:rsidRPr="00ED4E31">
        <w:rPr>
          <w:rFonts w:ascii="Times New Roman" w:hAnsi="Times New Roman" w:cs="Times New Roman"/>
          <w:sz w:val="24"/>
          <w:szCs w:val="24"/>
        </w:rPr>
        <w:t>understanding of its medical implications</w:t>
      </w:r>
      <w:r w:rsidRPr="00ED4E31">
        <w:rPr>
          <w:rFonts w:ascii="Times New Roman" w:hAnsi="Times New Roman" w:cs="Times New Roman"/>
          <w:sz w:val="24"/>
          <w:szCs w:val="24"/>
        </w:rPr>
        <w:t>.</w:t>
      </w:r>
    </w:p>
    <w:p w14:paraId="1F965A90" w14:textId="77777777" w:rsidR="00FE2182" w:rsidRPr="00ED4E31" w:rsidRDefault="00E81BC5">
      <w:pPr>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Limitations</w:t>
      </w:r>
    </w:p>
    <w:p w14:paraId="6008ED7C" w14:textId="02590428" w:rsidR="00EF6801" w:rsidRPr="00ED4E31" w:rsidRDefault="00E81BC5" w:rsidP="00DE6BFD">
      <w:pPr>
        <w:spacing w:after="0" w:line="480" w:lineRule="auto"/>
        <w:ind w:firstLine="720"/>
        <w:rPr>
          <w:rFonts w:ascii="Times New Roman" w:hAnsi="Times New Roman" w:cs="Times New Roman"/>
          <w:b/>
          <w:bCs/>
          <w:sz w:val="24"/>
          <w:szCs w:val="24"/>
        </w:rPr>
      </w:pPr>
      <w:r w:rsidRPr="00ED4E31">
        <w:rPr>
          <w:rFonts w:ascii="Times New Roman" w:hAnsi="Times New Roman" w:cs="Times New Roman"/>
          <w:sz w:val="24"/>
          <w:szCs w:val="24"/>
        </w:rPr>
        <w:t xml:space="preserve">The limitations of </w:t>
      </w:r>
      <w:r w:rsidR="002C3B14" w:rsidRPr="00ED4E31">
        <w:rPr>
          <w:rFonts w:ascii="Times New Roman" w:hAnsi="Times New Roman" w:cs="Times New Roman"/>
          <w:sz w:val="24"/>
          <w:szCs w:val="24"/>
        </w:rPr>
        <w:t>this</w:t>
      </w:r>
      <w:r w:rsidRPr="00ED4E31">
        <w:rPr>
          <w:rFonts w:ascii="Times New Roman" w:hAnsi="Times New Roman" w:cs="Times New Roman"/>
          <w:sz w:val="24"/>
          <w:szCs w:val="24"/>
        </w:rPr>
        <w:t xml:space="preserve"> meta-analysis should be acknowledged. First</w:t>
      </w:r>
      <w:r w:rsidR="00EB5EB7" w:rsidRPr="00ED4E31">
        <w:rPr>
          <w:rFonts w:ascii="Times New Roman" w:hAnsi="Times New Roman" w:cs="Times New Roman"/>
          <w:sz w:val="24"/>
          <w:szCs w:val="24"/>
        </w:rPr>
        <w:t xml:space="preserve">, methodological heterogeneous exist across </w:t>
      </w:r>
      <w:r w:rsidR="00E54DFC" w:rsidRPr="00ED4E31">
        <w:rPr>
          <w:rFonts w:ascii="Times New Roman" w:hAnsi="Times New Roman" w:cs="Times New Roman"/>
          <w:sz w:val="24"/>
          <w:szCs w:val="24"/>
        </w:rPr>
        <w:t>s</w:t>
      </w:r>
      <w:r w:rsidR="00EB5EB7" w:rsidRPr="00ED4E31">
        <w:rPr>
          <w:rFonts w:ascii="Times New Roman" w:hAnsi="Times New Roman" w:cs="Times New Roman"/>
          <w:sz w:val="24"/>
          <w:szCs w:val="24"/>
        </w:rPr>
        <w:t>tudies and contributed to divergent findings of studies included</w:t>
      </w:r>
      <w:r w:rsidR="00E54DFC" w:rsidRPr="00ED4E31">
        <w:rPr>
          <w:rFonts w:ascii="Times New Roman" w:hAnsi="Times New Roman" w:cs="Times New Roman"/>
          <w:sz w:val="24"/>
          <w:szCs w:val="24"/>
        </w:rPr>
        <w:t>. The diverse populations, concerning age, race, cultural, geographic location, and roles in the pandemic (e.g., patients, health providers, general populations)</w:t>
      </w:r>
      <w:r w:rsidR="00CE2006" w:rsidRPr="00ED4E31">
        <w:rPr>
          <w:rFonts w:ascii="Times New Roman" w:hAnsi="Times New Roman" w:cs="Times New Roman"/>
          <w:sz w:val="24"/>
          <w:szCs w:val="24"/>
        </w:rPr>
        <w:t>,</w:t>
      </w:r>
      <w:r w:rsidR="002C3B14" w:rsidRPr="00ED4E31">
        <w:rPr>
          <w:rFonts w:ascii="Times New Roman" w:hAnsi="Times New Roman" w:cs="Times New Roman"/>
          <w:sz w:val="24"/>
          <w:szCs w:val="24"/>
        </w:rPr>
        <w:t xml:space="preserve"> may also lead to heterogeneous findings</w:t>
      </w:r>
      <w:r w:rsidR="00E54DFC" w:rsidRPr="00ED4E31">
        <w:rPr>
          <w:rFonts w:ascii="Times New Roman" w:hAnsi="Times New Roman" w:cs="Times New Roman"/>
          <w:sz w:val="24"/>
          <w:szCs w:val="24"/>
        </w:rPr>
        <w:t xml:space="preserve">. </w:t>
      </w:r>
      <w:r w:rsidR="0028013A" w:rsidRPr="00ED4E31">
        <w:rPr>
          <w:rFonts w:ascii="Times New Roman" w:hAnsi="Times New Roman" w:cs="Times New Roman"/>
          <w:sz w:val="24"/>
          <w:szCs w:val="24"/>
        </w:rPr>
        <w:t xml:space="preserve">This divergency suggests the need for further subgroup analysis (e.g., roles). </w:t>
      </w:r>
      <w:r w:rsidR="00C67391" w:rsidRPr="00ED4E31">
        <w:rPr>
          <w:rFonts w:ascii="Times New Roman" w:hAnsi="Times New Roman" w:cs="Times New Roman"/>
          <w:sz w:val="24"/>
          <w:szCs w:val="24"/>
          <w:shd w:val="clear" w:color="auto" w:fill="FFFFFF"/>
        </w:rPr>
        <w:t>The link between Covid-19 and PTG was nevertheless evident across these studies.</w:t>
      </w:r>
      <w:r w:rsidRPr="00ED4E31">
        <w:rPr>
          <w:rFonts w:ascii="Times New Roman" w:hAnsi="Times New Roman" w:cs="Times New Roman"/>
          <w:sz w:val="24"/>
          <w:szCs w:val="24"/>
        </w:rPr>
        <w:t xml:space="preserve"> Second, </w:t>
      </w:r>
      <w:r w:rsidR="00DE4F84" w:rsidRPr="00ED4E31">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w:t>
      </w:r>
      <w:r w:rsidR="00DE4F84" w:rsidRPr="00ED4E31">
        <w:rPr>
          <w:rFonts w:ascii="Times New Roman" w:hAnsi="Times New Roman" w:cs="Times New Roman"/>
          <w:sz w:val="24"/>
          <w:szCs w:val="24"/>
        </w:rPr>
        <w:lastRenderedPageBreak/>
        <w:t xml:space="preserve">information. </w:t>
      </w:r>
      <w:r w:rsidRPr="00ED4E31">
        <w:rPr>
          <w:rFonts w:ascii="Times New Roman" w:hAnsi="Times New Roman" w:cs="Times New Roman"/>
          <w:sz w:val="24"/>
          <w:szCs w:val="24"/>
        </w:rPr>
        <w:t xml:space="preserve">Third, </w:t>
      </w:r>
      <w:r w:rsidR="00DE4F84" w:rsidRPr="00ED4E31">
        <w:rPr>
          <w:rFonts w:ascii="Times New Roman" w:hAnsi="Times New Roman" w:cs="Times New Roman"/>
          <w:sz w:val="24"/>
          <w:szCs w:val="24"/>
        </w:rPr>
        <w:t>important medical indices are missing in most studies; thus, we could not systematically assess their associations with PTG. Fourth, covariates included in studies vary wildly, which may account for the heterogeneity in our subgroup analysis.</w:t>
      </w:r>
      <w:r w:rsidR="00EF6801"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sidRPr="00ED4E31">
        <w:rPr>
          <w:rFonts w:ascii="Times New Roman" w:hAnsi="Times New Roman" w:cs="Times New Roman"/>
          <w:sz w:val="24"/>
          <w:szCs w:val="24"/>
        </w:rPr>
        <w:t xml:space="preserve">The increased overtime growth </w:t>
      </w:r>
      <w:r w:rsidR="007D2962" w:rsidRPr="00ED4E31">
        <w:rPr>
          <w:rFonts w:ascii="Times New Roman" w:hAnsi="Times New Roman" w:cs="Times New Roman"/>
          <w:sz w:val="24"/>
          <w:szCs w:val="24"/>
        </w:rPr>
        <w:t>has been observed by a new</w:t>
      </w:r>
      <w:r w:rsidR="004C57B7" w:rsidRPr="00ED4E31">
        <w:rPr>
          <w:rFonts w:ascii="Times New Roman" w:hAnsi="Times New Roman" w:cs="Times New Roman"/>
          <w:sz w:val="24"/>
          <w:szCs w:val="24"/>
        </w:rPr>
        <w:t xml:space="preserve"> Covid-19</w:t>
      </w:r>
      <w:r w:rsidR="2CD0EBC1" w:rsidRPr="00ED4E31">
        <w:rPr>
          <w:rFonts w:ascii="Times New Roman" w:hAnsi="Times New Roman" w:cs="Times New Roman"/>
          <w:sz w:val="24"/>
          <w:szCs w:val="24"/>
        </w:rPr>
        <w:t>(</w:t>
      </w:r>
      <w:r w:rsidR="007D2962" w:rsidRPr="00ED4E31">
        <w:rPr>
          <w:rFonts w:ascii="Times New Roman" w:hAnsi="Times New Roman" w:cs="Times New Roman"/>
          <w:sz w:val="24"/>
          <w:szCs w:val="24"/>
        </w:rPr>
        <w:t>Kalaitzaki</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 xml:space="preserve">2023) </w:t>
      </w:r>
      <w:r w:rsidR="004C57B7" w:rsidRPr="00ED4E31">
        <w:rPr>
          <w:rFonts w:ascii="Times New Roman" w:hAnsi="Times New Roman" w:cs="Times New Roman"/>
          <w:sz w:val="24"/>
          <w:szCs w:val="24"/>
        </w:rPr>
        <w:t xml:space="preserve">and </w:t>
      </w:r>
      <w:r w:rsidR="007D2962" w:rsidRPr="00ED4E31">
        <w:rPr>
          <w:rFonts w:ascii="Times New Roman" w:hAnsi="Times New Roman" w:cs="Times New Roman"/>
          <w:sz w:val="24"/>
          <w:szCs w:val="24"/>
        </w:rPr>
        <w:t>a few</w:t>
      </w:r>
      <w:r w:rsidR="004C57B7"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rPr>
        <w:t>non-Covid</w:t>
      </w:r>
      <w:r w:rsidR="007D2962" w:rsidRPr="00ED4E31">
        <w:rPr>
          <w:rFonts w:ascii="Times New Roman" w:hAnsi="Times New Roman" w:cs="Times New Roman"/>
          <w:sz w:val="24"/>
          <w:szCs w:val="24"/>
        </w:rPr>
        <w:t>(Ai</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2021;Hu</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2020;Kelly</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2018)</w:t>
      </w:r>
      <w:r w:rsidR="006836B3"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rPr>
        <w:t>prospective stud</w:t>
      </w:r>
      <w:r w:rsidR="004C57B7" w:rsidRPr="00ED4E31">
        <w:rPr>
          <w:rFonts w:ascii="Times New Roman" w:hAnsi="Times New Roman" w:cs="Times New Roman"/>
          <w:sz w:val="24"/>
          <w:szCs w:val="24"/>
        </w:rPr>
        <w:t>ies</w:t>
      </w:r>
      <w:r w:rsidR="00EF6801" w:rsidRPr="00ED4E31">
        <w:rPr>
          <w:rFonts w:ascii="Times New Roman" w:hAnsi="Times New Roman" w:cs="Times New Roman"/>
          <w:sz w:val="24"/>
          <w:szCs w:val="24"/>
        </w:rPr>
        <w:t xml:space="preserve">, </w:t>
      </w:r>
      <w:r w:rsidR="004957DE" w:rsidRPr="00ED4E31">
        <w:rPr>
          <w:rFonts w:ascii="Times New Roman" w:hAnsi="Times New Roman" w:cs="Times New Roman"/>
          <w:sz w:val="24"/>
          <w:szCs w:val="24"/>
        </w:rPr>
        <w:t>a fact</w:t>
      </w:r>
      <w:r w:rsidR="00EF6801" w:rsidRPr="00ED4E31">
        <w:rPr>
          <w:rFonts w:ascii="Times New Roman" w:hAnsi="Times New Roman" w:cs="Times New Roman"/>
          <w:sz w:val="24"/>
          <w:szCs w:val="24"/>
        </w:rPr>
        <w:t xml:space="preserve"> underscor</w:t>
      </w:r>
      <w:r w:rsidR="004957DE" w:rsidRPr="00ED4E31">
        <w:rPr>
          <w:rFonts w:ascii="Times New Roman" w:hAnsi="Times New Roman" w:cs="Times New Roman"/>
          <w:sz w:val="24"/>
          <w:szCs w:val="24"/>
        </w:rPr>
        <w:t>ing</w:t>
      </w:r>
      <w:r w:rsidR="00EF6801" w:rsidRPr="00ED4E31">
        <w:rPr>
          <w:rFonts w:ascii="Times New Roman" w:hAnsi="Times New Roman" w:cs="Times New Roman"/>
          <w:sz w:val="24"/>
          <w:szCs w:val="24"/>
        </w:rPr>
        <w:t xml:space="preserve"> the need to follow-up </w:t>
      </w:r>
      <w:r w:rsidR="004957DE" w:rsidRPr="00ED4E31">
        <w:rPr>
          <w:rFonts w:ascii="Times New Roman" w:hAnsi="Times New Roman" w:cs="Times New Roman"/>
          <w:sz w:val="24"/>
          <w:szCs w:val="24"/>
        </w:rPr>
        <w:t>post-</w:t>
      </w:r>
      <w:r w:rsidR="00EF6801" w:rsidRPr="00ED4E31">
        <w:rPr>
          <w:rFonts w:ascii="Times New Roman" w:hAnsi="Times New Roman" w:cs="Times New Roman"/>
          <w:sz w:val="24"/>
          <w:szCs w:val="24"/>
        </w:rPr>
        <w:t xml:space="preserve">pandemic </w:t>
      </w:r>
      <w:r w:rsidR="004957DE" w:rsidRPr="00ED4E31">
        <w:rPr>
          <w:rFonts w:ascii="Times New Roman" w:hAnsi="Times New Roman" w:cs="Times New Roman"/>
          <w:sz w:val="24"/>
          <w:szCs w:val="24"/>
        </w:rPr>
        <w:t>PTG</w:t>
      </w:r>
      <w:r w:rsidR="00EF6801" w:rsidRPr="00ED4E31">
        <w:rPr>
          <w:rFonts w:ascii="Times New Roman" w:hAnsi="Times New Roman" w:cs="Times New Roman"/>
          <w:sz w:val="24"/>
          <w:szCs w:val="24"/>
        </w:rPr>
        <w:t xml:space="preserve">. </w:t>
      </w:r>
    </w:p>
    <w:p w14:paraId="022E7A78" w14:textId="77777777" w:rsidR="00FE2182" w:rsidRPr="00ED4E31" w:rsidRDefault="00E81BC5">
      <w:pPr>
        <w:spacing w:after="0" w:line="480" w:lineRule="auto"/>
        <w:rPr>
          <w:rFonts w:ascii="Times New Roman" w:hAnsi="Times New Roman" w:cs="Times New Roman"/>
          <w:sz w:val="24"/>
          <w:szCs w:val="24"/>
        </w:rPr>
      </w:pPr>
      <w:r w:rsidRPr="00ED4E31">
        <w:rPr>
          <w:rFonts w:ascii="Times New Roman" w:hAnsi="Times New Roman" w:cs="Times New Roman"/>
          <w:b/>
          <w:bCs/>
          <w:sz w:val="24"/>
          <w:szCs w:val="24"/>
        </w:rPr>
        <w:t>Conclusions</w:t>
      </w:r>
    </w:p>
    <w:p w14:paraId="4C1D0F9B" w14:textId="3EF0AFCA" w:rsidR="00FE2182" w:rsidRDefault="006077C1" w:rsidP="0084693A">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Over the past two decades, burgeoning research has shown PTG as a promising endpoint after trauma and disasters. </w:t>
      </w:r>
      <w:r w:rsidR="007305C4" w:rsidRPr="00ED4E31">
        <w:rPr>
          <w:rFonts w:ascii="Times New Roman" w:hAnsi="Times New Roman" w:cs="Times New Roman"/>
          <w:sz w:val="24"/>
          <w:szCs w:val="24"/>
        </w:rPr>
        <w:t>The findings from this first meta-analysis suggest that the optimal outcome could occur among patients, health care providers, and general populations who were all exposed to the Covid-19 threat globally</w:t>
      </w:r>
      <w:r w:rsidR="00FD66CA" w:rsidRPr="00ED4E31">
        <w:rPr>
          <w:rFonts w:ascii="Times New Roman" w:hAnsi="Times New Roman" w:cs="Times New Roman"/>
          <w:sz w:val="24"/>
          <w:szCs w:val="24"/>
        </w:rPr>
        <w:t xml:space="preserve">. </w:t>
      </w:r>
      <w:r w:rsidR="007305C4" w:rsidRPr="00ED4E31">
        <w:rPr>
          <w:rFonts w:ascii="Times New Roman" w:hAnsi="Times New Roman" w:cs="Times New Roman"/>
          <w:sz w:val="24"/>
          <w:szCs w:val="24"/>
        </w:rPr>
        <w:t xml:space="preserve">PTG includes a posttraumatic </w:t>
      </w:r>
      <w:r w:rsidR="000E5893" w:rsidRPr="00ED4E31">
        <w:rPr>
          <w:rFonts w:ascii="Times New Roman" w:hAnsi="Times New Roman" w:cs="Times New Roman"/>
          <w:sz w:val="24"/>
          <w:szCs w:val="24"/>
        </w:rPr>
        <w:t xml:space="preserve">outlook </w:t>
      </w:r>
      <w:r w:rsidR="00FD66CA" w:rsidRPr="00ED4E31">
        <w:rPr>
          <w:rFonts w:ascii="Times New Roman" w:hAnsi="Times New Roman" w:cs="Times New Roman"/>
          <w:sz w:val="24"/>
          <w:szCs w:val="24"/>
        </w:rPr>
        <w:t>change</w:t>
      </w:r>
      <w:r w:rsidR="007305C4" w:rsidRPr="00ED4E31">
        <w:rPr>
          <w:rFonts w:ascii="Times New Roman" w:hAnsi="Times New Roman" w:cs="Times New Roman"/>
          <w:sz w:val="24"/>
          <w:szCs w:val="24"/>
        </w:rPr>
        <w:t xml:space="preserve"> in varied domains, or positive outlook, that could lead to optimal behavioral changes. </w:t>
      </w:r>
      <w:r w:rsidR="000E5893" w:rsidRPr="00ED4E31">
        <w:rPr>
          <w:rFonts w:ascii="Times New Roman" w:hAnsi="Times New Roman" w:cs="Times New Roman"/>
          <w:sz w:val="24"/>
          <w:szCs w:val="24"/>
        </w:rPr>
        <w:t>The worldview-based gain is consistent with psychiatrist Frankl’s</w:t>
      </w:r>
      <w:ins w:id="203" w:author="Qizhou Duan" w:date="2024-02-08T16:27:00Z">
        <w:r w:rsidR="00A34A25">
          <w:rPr>
            <w:rFonts w:ascii="Times New Roman" w:hAnsi="Times New Roman" w:cs="Times New Roman"/>
            <w:sz w:val="24"/>
            <w:szCs w:val="24"/>
          </w:rPr>
          <w:t xml:space="preserve"> </w:t>
        </w:r>
      </w:ins>
      <w:r w:rsidR="00923E7F" w:rsidRPr="00ED4E31">
        <w:rPr>
          <w:rFonts w:ascii="Times New Roman" w:hAnsi="Times New Roman" w:cs="Times New Roman"/>
          <w:sz w:val="24"/>
          <w:szCs w:val="24"/>
        </w:rPr>
        <w:t>(</w:t>
      </w:r>
      <w:r w:rsidR="00923E7F" w:rsidRPr="00D806CF">
        <w:rPr>
          <w:rFonts w:ascii="Times New Roman" w:hAnsi="Times New Roman" w:cs="Times New Roman"/>
          <w:sz w:val="24"/>
          <w:szCs w:val="24"/>
        </w:rPr>
        <w:t>2004</w:t>
      </w:r>
      <w:r w:rsidR="0084188F" w:rsidRPr="00D806CF">
        <w:rPr>
          <w:rFonts w:ascii="Times New Roman" w:hAnsi="Times New Roman" w:cs="Times New Roman"/>
          <w:sz w:val="24"/>
          <w:szCs w:val="24"/>
        </w:rPr>
        <w:t>; p. XIII</w:t>
      </w:r>
      <w:r w:rsidR="00923E7F" w:rsidRPr="00ED4E31">
        <w:rPr>
          <w:rFonts w:ascii="Times New Roman" w:hAnsi="Times New Roman" w:cs="Times New Roman"/>
          <w:sz w:val="24"/>
          <w:szCs w:val="24"/>
        </w:rPr>
        <w:t>)</w:t>
      </w:r>
      <w:r w:rsidR="000E5893" w:rsidRPr="00ED4E31">
        <w:rPr>
          <w:rFonts w:ascii="Times New Roman" w:hAnsi="Times New Roman" w:cs="Times New Roman"/>
          <w:sz w:val="24"/>
          <w:szCs w:val="24"/>
        </w:rPr>
        <w:t xml:space="preserve"> </w:t>
      </w:r>
      <w:r w:rsidR="006911C7" w:rsidRPr="00ED4E31">
        <w:rPr>
          <w:rFonts w:ascii="Times New Roman" w:hAnsi="Times New Roman" w:cs="Times New Roman"/>
          <w:sz w:val="24"/>
          <w:szCs w:val="24"/>
        </w:rPr>
        <w:t>survival tenon</w:t>
      </w:r>
      <w:r w:rsidR="000E5893" w:rsidRPr="00ED4E31">
        <w:rPr>
          <w:rFonts w:ascii="Times New Roman" w:hAnsi="Times New Roman" w:cs="Times New Roman"/>
          <w:sz w:val="24"/>
          <w:szCs w:val="24"/>
        </w:rPr>
        <w:t xml:space="preserve">: “when we </w:t>
      </w:r>
      <w:r w:rsidR="006911C7" w:rsidRPr="00ED4E31">
        <w:rPr>
          <w:rFonts w:ascii="Times New Roman" w:hAnsi="Times New Roman" w:cs="Times New Roman"/>
          <w:sz w:val="24"/>
          <w:szCs w:val="24"/>
        </w:rPr>
        <w:t xml:space="preserve">are no longer able to change a </w:t>
      </w:r>
      <w:r w:rsidR="00923E7F" w:rsidRPr="00ED4E31">
        <w:rPr>
          <w:rFonts w:ascii="Times New Roman" w:hAnsi="Times New Roman" w:cs="Times New Roman"/>
          <w:sz w:val="24"/>
          <w:szCs w:val="24"/>
        </w:rPr>
        <w:t>situation</w:t>
      </w:r>
      <w:r w:rsidR="006911C7" w:rsidRPr="00ED4E31">
        <w:rPr>
          <w:rFonts w:ascii="Times New Roman" w:hAnsi="Times New Roman" w:cs="Times New Roman"/>
          <w:sz w:val="24"/>
          <w:szCs w:val="24"/>
        </w:rPr>
        <w:t xml:space="preserve">, we are challenged to change ourselves.” </w:t>
      </w:r>
      <w:r w:rsidR="00FD66CA" w:rsidRPr="00ED4E31">
        <w:rPr>
          <w:rFonts w:ascii="Times New Roman" w:hAnsi="Times New Roman" w:cs="Times New Roman"/>
          <w:sz w:val="24"/>
          <w:szCs w:val="24"/>
        </w:rPr>
        <w:t xml:space="preserve">Future research should employ prospective designs to reveal its health benefit in long-term survival and quality of life. Investigation </w:t>
      </w:r>
      <w:r w:rsidR="007305C4" w:rsidRPr="00ED4E31">
        <w:rPr>
          <w:rFonts w:ascii="Times New Roman" w:hAnsi="Times New Roman" w:cs="Times New Roman"/>
          <w:sz w:val="24"/>
          <w:szCs w:val="24"/>
        </w:rPr>
        <w:t xml:space="preserve">should </w:t>
      </w:r>
      <w:r w:rsidR="00FD66CA" w:rsidRPr="00ED4E31">
        <w:rPr>
          <w:rFonts w:ascii="Times New Roman" w:hAnsi="Times New Roman" w:cs="Times New Roman"/>
          <w:sz w:val="24"/>
          <w:szCs w:val="24"/>
        </w:rPr>
        <w:t xml:space="preserve">also </w:t>
      </w:r>
      <w:r w:rsidR="007305C4" w:rsidRPr="00ED4E31">
        <w:rPr>
          <w:rFonts w:ascii="Times New Roman" w:hAnsi="Times New Roman" w:cs="Times New Roman"/>
          <w:sz w:val="24"/>
          <w:szCs w:val="24"/>
        </w:rPr>
        <w:t xml:space="preserve">address important medical questions </w:t>
      </w:r>
      <w:r w:rsidR="0084693A" w:rsidRPr="00ED4E31">
        <w:rPr>
          <w:rFonts w:ascii="Times New Roman" w:hAnsi="Times New Roman" w:cs="Times New Roman"/>
          <w:sz w:val="24"/>
          <w:szCs w:val="24"/>
        </w:rPr>
        <w:t>(e.g.,</w:t>
      </w:r>
      <w:r w:rsidR="007305C4" w:rsidRPr="00ED4E31">
        <w:rPr>
          <w:rFonts w:ascii="Times New Roman" w:hAnsi="Times New Roman" w:cs="Times New Roman"/>
          <w:sz w:val="24"/>
          <w:szCs w:val="24"/>
        </w:rPr>
        <w:t xml:space="preserve"> What could be behavioral and </w:t>
      </w:r>
      <w:proofErr w:type="spellStart"/>
      <w:r w:rsidR="007305C4" w:rsidRPr="00ED4E31">
        <w:rPr>
          <w:rFonts w:ascii="Times New Roman" w:hAnsi="Times New Roman" w:cs="Times New Roman"/>
          <w:sz w:val="24"/>
          <w:szCs w:val="24"/>
        </w:rPr>
        <w:t>salutogenic</w:t>
      </w:r>
      <w:proofErr w:type="spellEnd"/>
      <w:r w:rsidR="007305C4" w:rsidRPr="00ED4E31">
        <w:rPr>
          <w:rFonts w:ascii="Times New Roman" w:hAnsi="Times New Roman" w:cs="Times New Roman"/>
          <w:sz w:val="24"/>
          <w:szCs w:val="24"/>
        </w:rPr>
        <w:t xml:space="preserve"> </w:t>
      </w:r>
      <w:r w:rsidR="00923E7F" w:rsidRPr="00ED4E31">
        <w:rPr>
          <w:rFonts w:ascii="Times New Roman" w:hAnsi="Times New Roman" w:cs="Times New Roman"/>
          <w:sz w:val="24"/>
          <w:szCs w:val="24"/>
        </w:rPr>
        <w:t xml:space="preserve">bio-psycho-behavioral </w:t>
      </w:r>
      <w:r w:rsidR="007305C4" w:rsidRPr="00ED4E31">
        <w:rPr>
          <w:rFonts w:ascii="Times New Roman" w:hAnsi="Times New Roman" w:cs="Times New Roman"/>
          <w:sz w:val="24"/>
          <w:szCs w:val="24"/>
        </w:rPr>
        <w:t xml:space="preserve">mechanism </w:t>
      </w:r>
      <w:r w:rsidR="0084693A" w:rsidRPr="00ED4E31">
        <w:rPr>
          <w:rFonts w:ascii="Times New Roman" w:hAnsi="Times New Roman" w:cs="Times New Roman"/>
          <w:sz w:val="24"/>
          <w:szCs w:val="24"/>
        </w:rPr>
        <w:t xml:space="preserve">to inform </w:t>
      </w:r>
      <w:r w:rsidR="00923E7F" w:rsidRPr="00ED4E31">
        <w:rPr>
          <w:rFonts w:ascii="Times New Roman" w:hAnsi="Times New Roman" w:cs="Times New Roman"/>
          <w:sz w:val="24"/>
          <w:szCs w:val="24"/>
        </w:rPr>
        <w:t>clinical practices</w:t>
      </w:r>
      <w:r w:rsidR="00E81BC5" w:rsidRPr="00ED4E31">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335B2E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S., </w:t>
      </w: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P., </w:t>
      </w:r>
      <w:proofErr w:type="spellStart"/>
      <w:r w:rsidRPr="00B90E67">
        <w:rPr>
          <w:rFonts w:ascii="Times New Roman" w:eastAsia="Times New Roman" w:hAnsi="Times New Roman" w:cs="Times New Roman"/>
          <w:sz w:val="24"/>
          <w:szCs w:val="24"/>
        </w:rPr>
        <w:t>Andoh</w:t>
      </w:r>
      <w:proofErr w:type="spellEnd"/>
      <w:r w:rsidRPr="00B90E67">
        <w:rPr>
          <w:rFonts w:ascii="Times New Roman" w:eastAsia="Times New Roman" w:hAnsi="Times New Roman" w:cs="Times New Roman"/>
          <w:sz w:val="24"/>
          <w:szCs w:val="24"/>
        </w:rPr>
        <w:t xml:space="preserve">-Arthur, J., </w:t>
      </w:r>
      <w:proofErr w:type="spellStart"/>
      <w:r w:rsidRPr="00B90E67">
        <w:rPr>
          <w:rFonts w:ascii="Times New Roman" w:eastAsia="Times New Roman" w:hAnsi="Times New Roman" w:cs="Times New Roman"/>
          <w:sz w:val="24"/>
          <w:szCs w:val="24"/>
        </w:rPr>
        <w:t>Ahiable</w:t>
      </w:r>
      <w:proofErr w:type="spellEnd"/>
      <w:r w:rsidRPr="00B90E67">
        <w:rPr>
          <w:rFonts w:ascii="Times New Roman" w:eastAsia="Times New Roman" w:hAnsi="Times New Roman" w:cs="Times New Roman"/>
          <w:sz w:val="24"/>
          <w:szCs w:val="24"/>
        </w:rPr>
        <w:t xml:space="preserve">, E. K., </w:t>
      </w:r>
      <w:proofErr w:type="spellStart"/>
      <w:r w:rsidRPr="00B90E67">
        <w:rPr>
          <w:rFonts w:ascii="Times New Roman" w:eastAsia="Times New Roman" w:hAnsi="Times New Roman" w:cs="Times New Roman"/>
          <w:sz w:val="24"/>
          <w:szCs w:val="24"/>
        </w:rPr>
        <w:t>Kretchy</w:t>
      </w:r>
      <w:proofErr w:type="spellEnd"/>
      <w:r w:rsidRPr="00B90E67">
        <w:rPr>
          <w:rFonts w:ascii="Times New Roman" w:eastAsia="Times New Roman" w:hAnsi="Times New Roman" w:cs="Times New Roman"/>
          <w:sz w:val="24"/>
          <w:szCs w:val="24"/>
        </w:rPr>
        <w:t>, I. A.,</w:t>
      </w:r>
      <w:r w:rsidR="002577B1">
        <w:rPr>
          <w:rFonts w:ascii="Times New Roman" w:eastAsia="Times New Roman" w:hAnsi="Times New Roman" w:cs="Times New Roman"/>
          <w:sz w:val="24"/>
          <w:szCs w:val="24"/>
        </w:rPr>
        <w:t xml:space="preserve"> &amp; </w:t>
      </w:r>
      <w:proofErr w:type="spellStart"/>
      <w:r w:rsidRPr="00B90E67">
        <w:rPr>
          <w:rFonts w:ascii="Times New Roman" w:eastAsia="Times New Roman" w:hAnsi="Times New Roman" w:cs="Times New Roman"/>
          <w:sz w:val="24"/>
          <w:szCs w:val="24"/>
        </w:rPr>
        <w:t>Osafo</w:t>
      </w:r>
      <w:proofErr w:type="spellEnd"/>
      <w:r w:rsidRPr="00B90E67">
        <w:rPr>
          <w:rFonts w:ascii="Times New Roman" w:eastAsia="Times New Roman" w:hAnsi="Times New Roman" w:cs="Times New Roman"/>
          <w:sz w:val="24"/>
          <w:szCs w:val="24"/>
        </w:rPr>
        <w:t xml:space="preserve">, J. (2022). Post-traumatic growth and resilience among hospitalized Covid-19 survivors: A </w:t>
      </w:r>
      <w:r w:rsidRPr="00B90E67">
        <w:rPr>
          <w:rFonts w:ascii="Times New Roman" w:eastAsia="Times New Roman" w:hAnsi="Times New Roman" w:cs="Times New Roman"/>
          <w:sz w:val="24"/>
          <w:szCs w:val="24"/>
        </w:rPr>
        <w:lastRenderedPageBreak/>
        <w:t xml:space="preserve">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3" w:history="1">
        <w:r>
          <w:t>https://doi.org/10.3390/ijerph191610014</w:t>
        </w:r>
      </w:hyperlink>
      <w:r w:rsidRPr="00B90E67">
        <w:rPr>
          <w:rFonts w:ascii="Times New Roman" w:eastAsia="Times New Roman" w:hAnsi="Times New Roman" w:cs="Times New Roman"/>
          <w:sz w:val="24"/>
          <w:szCs w:val="24"/>
        </w:rPr>
        <w:t xml:space="preserve">    </w:t>
      </w:r>
    </w:p>
    <w:p w14:paraId="3EF6C0B4" w14:textId="4C238B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t>Ai, A. L., Hall, D., Pargament, K.,</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0AAE1B3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Arnout</w:t>
      </w:r>
      <w:proofErr w:type="spellEnd"/>
      <w:r w:rsidRPr="00B90E67">
        <w:rPr>
          <w:rFonts w:ascii="Times New Roman" w:eastAsia="Times New Roman" w:hAnsi="Times New Roman" w:cs="Times New Roman"/>
          <w:sz w:val="24"/>
          <w:szCs w:val="24"/>
        </w:rPr>
        <w:t>, B.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hint="eastAsia"/>
          <w:sz w:val="24"/>
          <w:szCs w:val="24"/>
        </w:rPr>
        <w:t>Al‐</w:t>
      </w:r>
      <w:proofErr w:type="spellStart"/>
      <w:r w:rsidRPr="00B90E67">
        <w:rPr>
          <w:rFonts w:ascii="Times New Roman" w:eastAsia="Times New Roman" w:hAnsi="Times New Roman" w:cs="Times New Roman"/>
          <w:sz w:val="24"/>
          <w:szCs w:val="24"/>
        </w:rPr>
        <w:t>Sufyani</w:t>
      </w:r>
      <w:proofErr w:type="spellEnd"/>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4" w:history="1">
        <w:r>
          <w:t>https://doi.org/10.1002/pa.2659</w:t>
        </w:r>
      </w:hyperlink>
      <w:r w:rsidRPr="00B90E67">
        <w:rPr>
          <w:rFonts w:ascii="Times New Roman" w:eastAsia="Times New Roman" w:hAnsi="Times New Roman" w:cs="Times New Roman"/>
          <w:sz w:val="24"/>
          <w:szCs w:val="24"/>
        </w:rPr>
        <w:t xml:space="preserve"> </w:t>
      </w:r>
    </w:p>
    <w:p w14:paraId="3B708639" w14:textId="5457934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5" w:history="1">
        <w:r>
          <w:t>https://doi.org/10.1037/tra0001626</w:t>
        </w:r>
      </w:hyperlink>
      <w:r w:rsidRPr="00B90E67">
        <w:rPr>
          <w:rFonts w:ascii="Times New Roman" w:eastAsia="Times New Roman" w:hAnsi="Times New Roman" w:cs="Times New Roman"/>
          <w:sz w:val="24"/>
          <w:szCs w:val="24"/>
        </w:rPr>
        <w:t xml:space="preserve">   </w:t>
      </w:r>
    </w:p>
    <w:p w14:paraId="66D9F9E5" w14:textId="3EBAEE4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Barnicot</w:t>
      </w:r>
      <w:proofErr w:type="spellEnd"/>
      <w:r w:rsidRPr="00B90E67">
        <w:rPr>
          <w:rFonts w:ascii="Times New Roman" w:eastAsia="Times New Roman" w:hAnsi="Times New Roman" w:cs="Times New Roman"/>
          <w:sz w:val="24"/>
          <w:szCs w:val="24"/>
        </w:rPr>
        <w:t xml:space="preserve">, K., McCabe, R., </w:t>
      </w:r>
      <w:proofErr w:type="spellStart"/>
      <w:r w:rsidRPr="00B90E67">
        <w:rPr>
          <w:rFonts w:ascii="Times New Roman" w:eastAsia="Times New Roman" w:hAnsi="Times New Roman" w:cs="Times New Roman"/>
          <w:sz w:val="24"/>
          <w:szCs w:val="24"/>
        </w:rPr>
        <w:t>Bogosian</w:t>
      </w:r>
      <w:proofErr w:type="spellEnd"/>
      <w:r w:rsidRPr="00B90E67">
        <w:rPr>
          <w:rFonts w:ascii="Times New Roman" w:eastAsia="Times New Roman" w:hAnsi="Times New Roman" w:cs="Times New Roman"/>
          <w:sz w:val="24"/>
          <w:szCs w:val="24"/>
        </w:rPr>
        <w:t>, A., Papadopoulos, R., Crawford, M., Aitken, P., Christensen, T., Wilson, J., Teague, B., Rana, R., Willis, D., Barclay, R., Chung, A.,</w:t>
      </w:r>
      <w:r w:rsidR="002577B1">
        <w:rPr>
          <w:rFonts w:ascii="Times New Roman" w:eastAsia="Times New Roman" w:hAnsi="Times New Roman" w:cs="Times New Roman"/>
          <w:sz w:val="24"/>
          <w:szCs w:val="24"/>
        </w:rPr>
        <w:t xml:space="preserve"> &amp; </w:t>
      </w:r>
      <w:proofErr w:type="spellStart"/>
      <w:r w:rsidRPr="00B90E67">
        <w:rPr>
          <w:rFonts w:ascii="Times New Roman" w:eastAsia="Times New Roman" w:hAnsi="Times New Roman" w:cs="Times New Roman"/>
          <w:sz w:val="24"/>
          <w:szCs w:val="24"/>
        </w:rPr>
        <w:t>Rohricht</w:t>
      </w:r>
      <w:proofErr w:type="spellEnd"/>
      <w:r w:rsidRPr="00B90E67">
        <w:rPr>
          <w:rFonts w:ascii="Times New Roman" w:eastAsia="Times New Roman" w:hAnsi="Times New Roman" w:cs="Times New Roman"/>
          <w:sz w:val="24"/>
          <w:szCs w:val="24"/>
        </w:rPr>
        <w:t xml:space="preserve">,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6" w:history="1">
        <w:r>
          <w:t>https://doi.org/10.3390/ijerph20043539</w:t>
        </w:r>
      </w:hyperlink>
      <w:r w:rsidRPr="00B90E67">
        <w:rPr>
          <w:rFonts w:ascii="Times New Roman" w:eastAsia="Times New Roman" w:hAnsi="Times New Roman" w:cs="Times New Roman"/>
          <w:sz w:val="24"/>
          <w:szCs w:val="24"/>
        </w:rPr>
        <w:t xml:space="preserve"> </w:t>
      </w:r>
    </w:p>
    <w:p w14:paraId="04F92A51" w14:textId="24530211"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204" w:name="_Hlk144544984"/>
      <w:r w:rsidRPr="005538DA">
        <w:rPr>
          <w:rFonts w:ascii="Times New Roman" w:hAnsi="Times New Roman" w:cs="Times New Roman"/>
          <w:sz w:val="24"/>
          <w:szCs w:val="24"/>
          <w:highlight w:val="yellow"/>
        </w:rPr>
        <w:t xml:space="preserve">Calhoun LG, Tedeschi RG. </w:t>
      </w:r>
      <w:bookmarkEnd w:id="204"/>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w:t>
      </w:r>
      <w:r w:rsidR="002577B1">
        <w:rPr>
          <w:rFonts w:ascii="Times New Roman" w:hAnsi="Times New Roman" w:cs="Times New Roman"/>
          <w:i/>
          <w:iCs/>
          <w:sz w:val="24"/>
          <w:szCs w:val="24"/>
          <w:highlight w:val="yellow"/>
        </w:rPr>
        <w:t xml:space="preserve"> &amp; </w:t>
      </w:r>
      <w:r w:rsidRPr="005538DA">
        <w:rPr>
          <w:rFonts w:ascii="Times New Roman" w:hAnsi="Times New Roman" w:cs="Times New Roman"/>
          <w:i/>
          <w:iCs/>
          <w:sz w:val="24"/>
          <w:szCs w:val="24"/>
          <w:highlight w:val="yellow"/>
        </w:rPr>
        <w:t>Practice</w:t>
      </w:r>
      <w:r w:rsidRPr="005538DA">
        <w:rPr>
          <w:rFonts w:ascii="Times New Roman" w:hAnsi="Times New Roman" w:cs="Times New Roman"/>
          <w:sz w:val="24"/>
          <w:szCs w:val="24"/>
          <w:highlight w:val="yellow"/>
        </w:rPr>
        <w:t>. Lawrence Erlbaum Associates Publishers; 2006:3-23</w:t>
      </w:r>
    </w:p>
    <w:p w14:paraId="70B462C4" w14:textId="1F83007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w:t>
      </w:r>
      <w:proofErr w:type="spellStart"/>
      <w:r w:rsidRPr="525F5380">
        <w:rPr>
          <w:rFonts w:ascii="Times New Roman" w:eastAsia="Times New Roman" w:hAnsi="Times New Roman" w:cs="Times New Roman"/>
          <w:sz w:val="24"/>
          <w:szCs w:val="24"/>
        </w:rPr>
        <w:t>Caldiroli</w:t>
      </w:r>
      <w:proofErr w:type="spellEnd"/>
      <w:r w:rsidRPr="525F5380">
        <w:rPr>
          <w:rFonts w:ascii="Times New Roman" w:eastAsia="Times New Roman" w:hAnsi="Times New Roman" w:cs="Times New Roman"/>
          <w:sz w:val="24"/>
          <w:szCs w:val="24"/>
        </w:rPr>
        <w:t xml:space="preserve">, C. L., </w:t>
      </w:r>
      <w:proofErr w:type="spellStart"/>
      <w:r w:rsidRPr="525F5380">
        <w:rPr>
          <w:rFonts w:ascii="Times New Roman" w:eastAsia="Times New Roman" w:hAnsi="Times New Roman" w:cs="Times New Roman"/>
          <w:sz w:val="24"/>
          <w:szCs w:val="24"/>
        </w:rPr>
        <w:t>Procaccia</w:t>
      </w:r>
      <w:proofErr w:type="spellEnd"/>
      <w:r w:rsidRPr="525F5380">
        <w:rPr>
          <w:rFonts w:ascii="Times New Roman" w:eastAsia="Times New Roman" w:hAnsi="Times New Roman" w:cs="Times New Roman"/>
          <w:sz w:val="24"/>
          <w:szCs w:val="24"/>
        </w:rPr>
        <w:t xml:space="preserve">, R., Conte, F., </w:t>
      </w:r>
      <w:proofErr w:type="spellStart"/>
      <w:r w:rsidRPr="525F5380">
        <w:rPr>
          <w:rFonts w:ascii="Times New Roman" w:eastAsia="Times New Roman" w:hAnsi="Times New Roman" w:cs="Times New Roman"/>
          <w:sz w:val="24"/>
          <w:szCs w:val="24"/>
        </w:rPr>
        <w:t>Neimeyer</w:t>
      </w:r>
      <w:proofErr w:type="spellEnd"/>
      <w:r w:rsidRPr="525F5380">
        <w:rPr>
          <w:rFonts w:ascii="Times New Roman" w:eastAsia="Times New Roman" w:hAnsi="Times New Roman" w:cs="Times New Roman"/>
          <w:sz w:val="24"/>
          <w:szCs w:val="24"/>
        </w:rPr>
        <w:t xml:space="preserve">, R. A., </w:t>
      </w:r>
      <w:proofErr w:type="spellStart"/>
      <w:r w:rsidRPr="525F5380">
        <w:rPr>
          <w:rFonts w:ascii="Times New Roman" w:eastAsia="Times New Roman" w:hAnsi="Times New Roman" w:cs="Times New Roman"/>
          <w:sz w:val="24"/>
          <w:szCs w:val="24"/>
        </w:rPr>
        <w:t>Zamin</w:t>
      </w:r>
      <w:proofErr w:type="spellEnd"/>
      <w:r w:rsidRPr="525F5380">
        <w:rPr>
          <w:rFonts w:ascii="Times New Roman" w:eastAsia="Times New Roman" w:hAnsi="Times New Roman" w:cs="Times New Roman"/>
          <w:sz w:val="24"/>
          <w:szCs w:val="24"/>
        </w:rPr>
        <w:t>, C., Paladino,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Negri, A. (2023). The up-side of the COVID-19 pandemic: Are core belief violation and meaning making associated with post-traumatic growth?. </w:t>
      </w:r>
      <w:r w:rsidRPr="525F5380">
        <w:rPr>
          <w:rFonts w:ascii="Times New Roman" w:eastAsia="Times New Roman" w:hAnsi="Times New Roman" w:cs="Times New Roman"/>
          <w:i/>
          <w:iCs/>
          <w:sz w:val="24"/>
          <w:szCs w:val="24"/>
        </w:rPr>
        <w:t>International journal of environmental research and public health, 20(11)</w:t>
      </w:r>
      <w:r w:rsidRPr="525F5380">
        <w:rPr>
          <w:rFonts w:ascii="Times New Roman" w:eastAsia="Times New Roman" w:hAnsi="Times New Roman" w:cs="Times New Roman"/>
          <w:sz w:val="24"/>
          <w:szCs w:val="24"/>
        </w:rPr>
        <w:t xml:space="preserve">, 5991. </w:t>
      </w:r>
      <w:hyperlink r:id="rId17">
        <w:r>
          <w:t>https://doi.org/10.3390/ijerph20115991</w:t>
        </w:r>
      </w:hyperlink>
      <w:r w:rsidRPr="525F5380">
        <w:rPr>
          <w:rFonts w:ascii="Times New Roman" w:eastAsia="Times New Roman" w:hAnsi="Times New Roman" w:cs="Times New Roman"/>
          <w:sz w:val="24"/>
          <w:szCs w:val="24"/>
        </w:rPr>
        <w:t xml:space="preserve"> </w:t>
      </w:r>
    </w:p>
    <w:p w14:paraId="533DE5A0" w14:textId="7FB5E1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Chasson, M., Orit, T., Ben,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Salam, A.S. (2022). Posttraumatic </w:t>
      </w:r>
      <w:proofErr w:type="spellStart"/>
      <w:r w:rsidRPr="525F5380">
        <w:rPr>
          <w:rFonts w:ascii="Times New Roman" w:eastAsia="Times New Roman" w:hAnsi="Times New Roman" w:cs="Times New Roman"/>
          <w:sz w:val="24"/>
          <w:szCs w:val="24"/>
        </w:rPr>
        <w:t>growtma</w:t>
      </w:r>
      <w:proofErr w:type="spellEnd"/>
      <w:r w:rsidRPr="525F5380">
        <w:rPr>
          <w:rFonts w:ascii="Times New Roman" w:eastAsia="Times New Roman" w:hAnsi="Times New Roman" w:cs="Times New Roman"/>
          <w:sz w:val="24"/>
          <w:szCs w:val="24"/>
        </w:rPr>
        <w:t xml:space="preserve">, h in the wake of COVID-19 among Jewish and Arab pregnant women in Israel. Psychological trauma: theory, research, practice and policy, 14(8), 1324-1332. doi:10.1037/tra0001189 </w:t>
      </w:r>
    </w:p>
    <w:p w14:paraId="089EFEAC" w14:textId="7F9B80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Chen,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12(1)</w:t>
      </w:r>
      <w:r w:rsidRPr="525F5380">
        <w:rPr>
          <w:rFonts w:ascii="Times New Roman" w:eastAsia="Times New Roman" w:hAnsi="Times New Roman" w:cs="Times New Roman"/>
          <w:sz w:val="24"/>
          <w:szCs w:val="24"/>
        </w:rPr>
        <w:t xml:space="preserve">, 1947563. doi:10.1080/20008198.2021.1947563 </w:t>
      </w:r>
    </w:p>
    <w:p w14:paraId="569CD444" w14:textId="0B8C165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R., Sun, C., Chen, J. J., Jen, H. J., Kang, X. L., Kao, C.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1840DFB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Cui, P. P., Wang, P. P., Wang, K., Ping, Z., Wang,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0BD260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Das, K., Qureshi, S., Haider, A., </w:t>
      </w:r>
      <w:proofErr w:type="spellStart"/>
      <w:r w:rsidRPr="525F5380">
        <w:rPr>
          <w:rFonts w:ascii="Times New Roman" w:eastAsia="Times New Roman" w:hAnsi="Times New Roman" w:cs="Times New Roman"/>
          <w:sz w:val="24"/>
          <w:szCs w:val="24"/>
        </w:rPr>
        <w:t>Tarique</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Bhatija</w:t>
      </w:r>
      <w:proofErr w:type="spellEnd"/>
      <w:r w:rsidRPr="525F5380">
        <w:rPr>
          <w:rFonts w:ascii="Times New Roman" w:eastAsia="Times New Roman" w:hAnsi="Times New Roman" w:cs="Times New Roman"/>
          <w:sz w:val="24"/>
          <w:szCs w:val="24"/>
        </w:rPr>
        <w:t xml:space="preserve">,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18">
        <w:r>
          <w:t>https://doi.org/10.47391/JPMA.7813</w:t>
        </w:r>
      </w:hyperlink>
      <w:r w:rsidRPr="525F5380">
        <w:rPr>
          <w:rFonts w:ascii="Times New Roman" w:eastAsia="Times New Roman" w:hAnsi="Times New Roman" w:cs="Times New Roman"/>
          <w:sz w:val="24"/>
          <w:szCs w:val="24"/>
        </w:rPr>
        <w:t xml:space="preserve">   </w:t>
      </w:r>
    </w:p>
    <w:p w14:paraId="3AC0125B" w14:textId="20DED18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Dell'Osso</w:t>
      </w:r>
      <w:proofErr w:type="spellEnd"/>
      <w:r w:rsidRPr="525F5380">
        <w:rPr>
          <w:rFonts w:ascii="Times New Roman" w:eastAsia="Times New Roman" w:hAnsi="Times New Roman" w:cs="Times New Roman"/>
          <w:sz w:val="24"/>
          <w:szCs w:val="24"/>
        </w:rPr>
        <w:t xml:space="preserve">, L., </w:t>
      </w:r>
      <w:proofErr w:type="spellStart"/>
      <w:r w:rsidRPr="525F5380">
        <w:rPr>
          <w:rFonts w:ascii="Times New Roman" w:eastAsia="Times New Roman" w:hAnsi="Times New Roman" w:cs="Times New Roman"/>
          <w:sz w:val="24"/>
          <w:szCs w:val="24"/>
        </w:rPr>
        <w:t>Carpita</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Nardi</w:t>
      </w:r>
      <w:proofErr w:type="spellEnd"/>
      <w:r w:rsidRPr="525F5380">
        <w:rPr>
          <w:rFonts w:ascii="Times New Roman" w:eastAsia="Times New Roman" w:hAnsi="Times New Roman" w:cs="Times New Roman"/>
          <w:sz w:val="24"/>
          <w:szCs w:val="24"/>
        </w:rPr>
        <w:t xml:space="preserve">, B., </w:t>
      </w:r>
      <w:proofErr w:type="spellStart"/>
      <w:r w:rsidRPr="525F5380">
        <w:rPr>
          <w:rFonts w:ascii="Times New Roman" w:eastAsia="Times New Roman" w:hAnsi="Times New Roman" w:cs="Times New Roman"/>
          <w:sz w:val="24"/>
          <w:szCs w:val="24"/>
        </w:rPr>
        <w:t>Bonelli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Calvaruso</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Cremone</w:t>
      </w:r>
      <w:proofErr w:type="spellEnd"/>
      <w:r w:rsidRPr="525F5380">
        <w:rPr>
          <w:rFonts w:ascii="Times New Roman" w:eastAsia="Times New Roman" w:hAnsi="Times New Roman" w:cs="Times New Roman"/>
          <w:sz w:val="24"/>
          <w:szCs w:val="24"/>
        </w:rPr>
        <w:t xml:space="preserv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19">
        <w:r>
          <w:t>https://doi.org/10.3390/brainsci13020305</w:t>
        </w:r>
      </w:hyperlink>
      <w:r w:rsidRPr="525F5380">
        <w:rPr>
          <w:rFonts w:ascii="Times New Roman" w:eastAsia="Times New Roman" w:hAnsi="Times New Roman" w:cs="Times New Roman"/>
          <w:sz w:val="24"/>
          <w:szCs w:val="24"/>
        </w:rPr>
        <w:t xml:space="preserve"> </w:t>
      </w:r>
    </w:p>
    <w:p w14:paraId="758CFD87" w14:textId="1F17F95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Diaz, M., Aldridge-Gerry,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Spiegel, D. (2014). Posttraumatic growth and diurnal cortisol slope among women with metastatic breast cancer. </w:t>
      </w:r>
      <w:proofErr w:type="spellStart"/>
      <w:r w:rsidRPr="525F5380">
        <w:rPr>
          <w:rFonts w:ascii="Times New Roman" w:eastAsia="Times New Roman" w:hAnsi="Times New Roman" w:cs="Times New Roman"/>
          <w:i/>
          <w:iCs/>
          <w:sz w:val="24"/>
          <w:szCs w:val="24"/>
        </w:rPr>
        <w:t>Psychoneuroendocrinology</w:t>
      </w:r>
      <w:proofErr w:type="spellEnd"/>
      <w:r w:rsidRPr="525F5380">
        <w:rPr>
          <w:rFonts w:ascii="Times New Roman" w:eastAsia="Times New Roman" w:hAnsi="Times New Roman" w:cs="Times New Roman"/>
          <w:i/>
          <w:iCs/>
          <w:sz w:val="24"/>
          <w:szCs w:val="24"/>
        </w:rPr>
        <w:t>, 44</w:t>
      </w:r>
      <w:r w:rsidRPr="525F5380">
        <w:rPr>
          <w:rFonts w:ascii="Times New Roman" w:eastAsia="Times New Roman" w:hAnsi="Times New Roman" w:cs="Times New Roman"/>
          <w:sz w:val="24"/>
          <w:szCs w:val="24"/>
        </w:rPr>
        <w:t xml:space="preserve">, 83-87. </w:t>
      </w:r>
      <w:hyperlink r:id="rId20">
        <w:r>
          <w:t>https://doi.org/10.1016/j.psyneuen.2014.03.001</w:t>
        </w:r>
      </w:hyperlink>
      <w:r w:rsidRPr="525F5380">
        <w:rPr>
          <w:rFonts w:ascii="Times New Roman" w:eastAsia="Times New Roman" w:hAnsi="Times New Roman" w:cs="Times New Roman"/>
          <w:sz w:val="24"/>
          <w:szCs w:val="24"/>
        </w:rPr>
        <w:t xml:space="preserve">  </w:t>
      </w:r>
    </w:p>
    <w:p w14:paraId="3CE72765" w14:textId="75C4356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Dunn, E. C., </w:t>
      </w:r>
      <w:proofErr w:type="spellStart"/>
      <w:r w:rsidRPr="525F5380">
        <w:rPr>
          <w:rFonts w:ascii="Times New Roman" w:eastAsia="Times New Roman" w:hAnsi="Times New Roman" w:cs="Times New Roman"/>
          <w:sz w:val="24"/>
          <w:szCs w:val="24"/>
        </w:rPr>
        <w:t>Solovieff</w:t>
      </w:r>
      <w:proofErr w:type="spellEnd"/>
      <w:r w:rsidRPr="525F5380">
        <w:rPr>
          <w:rFonts w:ascii="Times New Roman" w:eastAsia="Times New Roman" w:hAnsi="Times New Roman" w:cs="Times New Roman"/>
          <w:sz w:val="24"/>
          <w:szCs w:val="24"/>
        </w:rPr>
        <w:t xml:space="preserve">, N., Lowe, S. R., Gallagher, P. J., </w:t>
      </w:r>
      <w:proofErr w:type="spellStart"/>
      <w:r w:rsidRPr="525F5380">
        <w:rPr>
          <w:rFonts w:ascii="Times New Roman" w:eastAsia="Times New Roman" w:hAnsi="Times New Roman" w:cs="Times New Roman"/>
          <w:sz w:val="24"/>
          <w:szCs w:val="24"/>
        </w:rPr>
        <w:t>Chaponis</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Rosand</w:t>
      </w:r>
      <w:proofErr w:type="spellEnd"/>
      <w:r w:rsidRPr="525F5380">
        <w:rPr>
          <w:rFonts w:ascii="Times New Roman" w:eastAsia="Times New Roman" w:hAnsi="Times New Roman" w:cs="Times New Roman"/>
          <w:sz w:val="24"/>
          <w:szCs w:val="24"/>
        </w:rPr>
        <w:t xml:space="preserve">, J.,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K. C., Waters, M. C., Rhodes, J. E.,</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J. W. (2014). Interaction between genetic variants and exposure to Hurricane Katrina on post-traumatic stress and post-traumatic growth: a prospective analysis of low income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1">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proofErr w:type="spellStart"/>
      <w:r w:rsidRPr="525F5380">
        <w:rPr>
          <w:rFonts w:ascii="Times New Roman" w:hAnsi="Times New Roman" w:cs="Times New Roman"/>
          <w:sz w:val="24"/>
          <w:szCs w:val="24"/>
          <w:highlight w:val="yellow"/>
        </w:rPr>
        <w:t>Kocatürk</w:t>
      </w:r>
      <w:proofErr w:type="spellEnd"/>
      <w:r w:rsidRPr="525F5380">
        <w:rPr>
          <w:rFonts w:ascii="Times New Roman" w:hAnsi="Times New Roman" w:cs="Times New Roman"/>
          <w:sz w:val="24"/>
          <w:szCs w:val="24"/>
          <w:highlight w:val="yellow"/>
        </w:rPr>
        <w:t xml:space="preserve">, </w:t>
      </w:r>
      <w:proofErr w:type="spellStart"/>
      <w:r w:rsidRPr="525F5380">
        <w:rPr>
          <w:rFonts w:ascii="Times New Roman" w:hAnsi="Times New Roman" w:cs="Times New Roman"/>
          <w:sz w:val="24"/>
          <w:szCs w:val="24"/>
          <w:highlight w:val="yellow"/>
        </w:rPr>
        <w:t>Emek</w:t>
      </w:r>
      <w:proofErr w:type="spellEnd"/>
      <w:r w:rsidRPr="525F5380">
        <w:rPr>
          <w:rFonts w:ascii="Times New Roman" w:hAnsi="Times New Roman" w:cs="Times New Roman"/>
          <w:sz w:val="24"/>
          <w:szCs w:val="24"/>
          <w:highlight w:val="yellow"/>
        </w:rPr>
        <w:t xml:space="preserve">, et al. “The Global Impact of the COVID-19 Pandemic on the Management and Course of Chronic Urticaria.” Allergy, vol. 76, no. 3, 1 Mar. 2021, pp. 816–830, pubmed.ncbi.nlm.nih.gov/33284457/, </w:t>
      </w:r>
      <w:hyperlink r:id="rId22">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0342556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w:t>
      </w:r>
      <w:proofErr w:type="spellStart"/>
      <w:r w:rsidRPr="525F5380">
        <w:rPr>
          <w:rFonts w:ascii="Times New Roman" w:eastAsia="Times New Roman" w:hAnsi="Times New Roman" w:cs="Times New Roman"/>
          <w:sz w:val="24"/>
          <w:szCs w:val="24"/>
        </w:rPr>
        <w:t>Malhame</w:t>
      </w:r>
      <w:proofErr w:type="spellEnd"/>
      <w:r w:rsidRPr="525F5380">
        <w:rPr>
          <w:rFonts w:ascii="Times New Roman" w:eastAsia="Times New Roman" w:hAnsi="Times New Roman" w:cs="Times New Roman"/>
          <w:sz w:val="24"/>
          <w:szCs w:val="24"/>
        </w:rPr>
        <w:t xml:space="preserve">, M., Sfeir, M., </w:t>
      </w:r>
      <w:proofErr w:type="spellStart"/>
      <w:r w:rsidRPr="525F5380">
        <w:rPr>
          <w:rFonts w:ascii="Times New Roman" w:eastAsia="Times New Roman" w:hAnsi="Times New Roman" w:cs="Times New Roman"/>
          <w:sz w:val="24"/>
          <w:szCs w:val="24"/>
        </w:rPr>
        <w:t>Hallit</w:t>
      </w:r>
      <w:proofErr w:type="spellEnd"/>
      <w:r w:rsidRPr="525F5380">
        <w:rPr>
          <w:rFonts w:ascii="Times New Roman" w:eastAsia="Times New Roman" w:hAnsi="Times New Roman" w:cs="Times New Roman"/>
          <w:sz w:val="24"/>
          <w:szCs w:val="24"/>
        </w:rPr>
        <w:t>, S.,</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Sawma</w:t>
      </w:r>
      <w:proofErr w:type="spellEnd"/>
      <w:r w:rsidRPr="525F5380">
        <w:rPr>
          <w:rFonts w:ascii="Times New Roman" w:eastAsia="Times New Roman" w:hAnsi="Times New Roman" w:cs="Times New Roman"/>
          <w:sz w:val="24"/>
          <w:szCs w:val="24"/>
        </w:rPr>
        <w:t xml:space="preserve">, T. (2023). Factors associated with posttraumatic growth: Gratitude, PTSD and distress; one year into the COVID-19 pandemic </w:t>
      </w:r>
      <w:r w:rsidRPr="525F5380">
        <w:rPr>
          <w:rFonts w:ascii="Times New Roman" w:eastAsia="Times New Roman" w:hAnsi="Times New Roman" w:cs="Times New Roman"/>
          <w:sz w:val="24"/>
          <w:szCs w:val="24"/>
        </w:rPr>
        <w:lastRenderedPageBreak/>
        <w:t>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3">
        <w:r>
          <w:t>https://doi.org/10.1007/s12144-022-04159-8</w:t>
        </w:r>
      </w:hyperlink>
      <w:r w:rsidRPr="525F5380">
        <w:rPr>
          <w:rFonts w:ascii="Times New Roman" w:eastAsia="Times New Roman" w:hAnsi="Times New Roman" w:cs="Times New Roman"/>
          <w:sz w:val="24"/>
          <w:szCs w:val="24"/>
        </w:rPr>
        <w:t xml:space="preserve">   </w:t>
      </w:r>
    </w:p>
    <w:p w14:paraId="67BABB3C" w14:textId="22D299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Feingold, J. H., Hurtado, A., Feder, A., </w:t>
      </w:r>
      <w:proofErr w:type="spellStart"/>
      <w:r w:rsidRPr="525F5380">
        <w:rPr>
          <w:rFonts w:ascii="Times New Roman" w:eastAsia="Times New Roman" w:hAnsi="Times New Roman" w:cs="Times New Roman"/>
          <w:sz w:val="24"/>
          <w:szCs w:val="24"/>
        </w:rPr>
        <w:t>Peccoralo</w:t>
      </w:r>
      <w:proofErr w:type="spellEnd"/>
      <w:r w:rsidRPr="525F5380">
        <w:rPr>
          <w:rFonts w:ascii="Times New Roman" w:eastAsia="Times New Roman" w:hAnsi="Times New Roman" w:cs="Times New Roman"/>
          <w:sz w:val="24"/>
          <w:szCs w:val="24"/>
        </w:rPr>
        <w:t xml:space="preserve">, L., Southwick, S. M., </w:t>
      </w:r>
      <w:proofErr w:type="spellStart"/>
      <w:r w:rsidRPr="525F5380">
        <w:rPr>
          <w:rFonts w:ascii="Times New Roman" w:eastAsia="Times New Roman" w:hAnsi="Times New Roman" w:cs="Times New Roman"/>
          <w:sz w:val="24"/>
          <w:szCs w:val="24"/>
        </w:rPr>
        <w:t>Ripp</w:t>
      </w:r>
      <w:proofErr w:type="spellEnd"/>
      <w:r w:rsidRPr="525F5380">
        <w:rPr>
          <w:rFonts w:ascii="Times New Roman" w:eastAsia="Times New Roman" w:hAnsi="Times New Roman" w:cs="Times New Roman"/>
          <w:sz w:val="24"/>
          <w:szCs w:val="24"/>
        </w:rPr>
        <w:t>, J.,</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044BF20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Finstad, G. L., Giorgi, G., </w:t>
      </w:r>
      <w:proofErr w:type="spellStart"/>
      <w:r w:rsidRPr="525F5380">
        <w:rPr>
          <w:rFonts w:ascii="Times New Roman" w:eastAsia="Times New Roman" w:hAnsi="Times New Roman" w:cs="Times New Roman"/>
          <w:sz w:val="24"/>
          <w:szCs w:val="24"/>
        </w:rPr>
        <w:t>Lulli</w:t>
      </w:r>
      <w:proofErr w:type="spellEnd"/>
      <w:r w:rsidRPr="525F5380">
        <w:rPr>
          <w:rFonts w:ascii="Times New Roman" w:eastAsia="Times New Roman" w:hAnsi="Times New Roman" w:cs="Times New Roman"/>
          <w:sz w:val="24"/>
          <w:szCs w:val="24"/>
        </w:rPr>
        <w:t xml:space="preserve">, L. G., </w:t>
      </w:r>
      <w:proofErr w:type="spellStart"/>
      <w:r w:rsidRPr="525F5380">
        <w:rPr>
          <w:rFonts w:ascii="Times New Roman" w:eastAsia="Times New Roman" w:hAnsi="Times New Roman" w:cs="Times New Roman"/>
          <w:sz w:val="24"/>
          <w:szCs w:val="24"/>
        </w:rPr>
        <w:t>Pandolfi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Foti</w:t>
      </w:r>
      <w:proofErr w:type="spellEnd"/>
      <w:r w:rsidRPr="525F5380">
        <w:rPr>
          <w:rFonts w:ascii="Times New Roman" w:eastAsia="Times New Roman" w:hAnsi="Times New Roman" w:cs="Times New Roman"/>
          <w:sz w:val="24"/>
          <w:szCs w:val="24"/>
        </w:rPr>
        <w:t xml:space="preserve">, G., León-Perez, J. M., </w:t>
      </w:r>
      <w:proofErr w:type="spellStart"/>
      <w:r w:rsidRPr="525F5380">
        <w:rPr>
          <w:rFonts w:ascii="Times New Roman" w:eastAsia="Times New Roman" w:hAnsi="Times New Roman" w:cs="Times New Roman"/>
          <w:sz w:val="24"/>
          <w:szCs w:val="24"/>
        </w:rPr>
        <w:t>Cantero</w:t>
      </w:r>
      <w:proofErr w:type="spellEnd"/>
      <w:r w:rsidRPr="525F5380">
        <w:rPr>
          <w:rFonts w:ascii="Times New Roman" w:eastAsia="Times New Roman" w:hAnsi="Times New Roman" w:cs="Times New Roman"/>
          <w:sz w:val="24"/>
          <w:szCs w:val="24"/>
        </w:rPr>
        <w:t>-Sánchez, F. J.,</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Mucci</w:t>
      </w:r>
      <w:proofErr w:type="spellEnd"/>
      <w:r w:rsidRPr="525F5380">
        <w:rPr>
          <w:rFonts w:ascii="Times New Roman" w:eastAsia="Times New Roman" w:hAnsi="Times New Roman" w:cs="Times New Roman"/>
          <w:sz w:val="24"/>
          <w:szCs w:val="24"/>
        </w:rPr>
        <w:t>,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4">
        <w:r w:rsidRPr="525F5380">
          <w:rPr>
            <w:rStyle w:val="Hyperlink"/>
            <w:sz w:val="24"/>
            <w:szCs w:val="24"/>
          </w:rPr>
          <w:t>https://doi.org/10.3390/ijerph18189453</w:t>
        </w:r>
      </w:hyperlink>
    </w:p>
    <w:p w14:paraId="073098C6" w14:textId="7090BF5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Gangstad</w:t>
      </w:r>
      <w:proofErr w:type="spellEnd"/>
      <w:r w:rsidRPr="525F5380">
        <w:rPr>
          <w:rFonts w:ascii="Times New Roman" w:eastAsia="Times New Roman" w:hAnsi="Times New Roman" w:cs="Times New Roman"/>
          <w:sz w:val="24"/>
          <w:szCs w:val="24"/>
        </w:rPr>
        <w:t>, B., Norman,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C0A8EA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Garnefski</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Kraaij</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Schroevers</w:t>
      </w:r>
      <w:proofErr w:type="spellEnd"/>
      <w:r w:rsidRPr="525F5380">
        <w:rPr>
          <w:rFonts w:ascii="Times New Roman" w:eastAsia="Times New Roman" w:hAnsi="Times New Roman" w:cs="Times New Roman"/>
          <w:sz w:val="24"/>
          <w:szCs w:val="24"/>
        </w:rPr>
        <w:t>, M. J.,</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Somsen</w:t>
      </w:r>
      <w:proofErr w:type="spellEnd"/>
      <w:r w:rsidRPr="525F5380">
        <w:rPr>
          <w:rFonts w:ascii="Times New Roman" w:eastAsia="Times New Roman" w:hAnsi="Times New Roman" w:cs="Times New Roman"/>
          <w:sz w:val="24"/>
          <w:szCs w:val="24"/>
        </w:rPr>
        <w:t xml:space="preserve">, G. A. (2008). Post-traumatic growth after a myocardial infarction: A matter of personality, psychological health, or cognitive coping?.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3C0E9EB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Gul, H., Ehsan, N., Iqbal, N.,</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5">
        <w:r>
          <w:t>https://doi.org/10.33824/pjpr.2023.38.2.19</w:t>
        </w:r>
      </w:hyperlink>
      <w:r w:rsidRPr="525F5380">
        <w:rPr>
          <w:rFonts w:ascii="Times New Roman" w:eastAsia="Times New Roman" w:hAnsi="Times New Roman" w:cs="Times New Roman"/>
          <w:sz w:val="24"/>
          <w:szCs w:val="24"/>
        </w:rPr>
        <w:t xml:space="preserve"> </w:t>
      </w:r>
    </w:p>
    <w:p w14:paraId="4AA434E9" w14:textId="17EB9F6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45502DB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Hyun, S., Wong, G. T. F., Levy-Carrick, N. C., </w:t>
      </w:r>
      <w:proofErr w:type="spellStart"/>
      <w:r w:rsidRPr="525F5380">
        <w:rPr>
          <w:rFonts w:ascii="Times New Roman" w:eastAsia="Times New Roman" w:hAnsi="Times New Roman" w:cs="Times New Roman"/>
          <w:sz w:val="24"/>
          <w:szCs w:val="24"/>
        </w:rPr>
        <w:t>Charmaraman</w:t>
      </w:r>
      <w:proofErr w:type="spellEnd"/>
      <w:r w:rsidRPr="525F5380">
        <w:rPr>
          <w:rFonts w:ascii="Times New Roman" w:eastAsia="Times New Roman" w:hAnsi="Times New Roman" w:cs="Times New Roman"/>
          <w:sz w:val="24"/>
          <w:szCs w:val="24"/>
        </w:rPr>
        <w:t xml:space="preserve">, L., Cozier, Y., Yip, T., </w:t>
      </w:r>
      <w:proofErr w:type="spellStart"/>
      <w:r w:rsidRPr="525F5380">
        <w:rPr>
          <w:rFonts w:ascii="Times New Roman" w:eastAsia="Times New Roman" w:hAnsi="Times New Roman" w:cs="Times New Roman"/>
          <w:sz w:val="24"/>
          <w:szCs w:val="24"/>
        </w:rPr>
        <w:t>Hahm</w:t>
      </w:r>
      <w:proofErr w:type="spellEnd"/>
      <w:r w:rsidRPr="525F5380">
        <w:rPr>
          <w:rFonts w:ascii="Times New Roman" w:eastAsia="Times New Roman" w:hAnsi="Times New Roman" w:cs="Times New Roman"/>
          <w:sz w:val="24"/>
          <w:szCs w:val="24"/>
        </w:rPr>
        <w:t>, H.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2FF63E1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lastRenderedPageBreak/>
        <w:t>Javed</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14B7C65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Jian, Y., Hu, T., </w:t>
      </w:r>
      <w:proofErr w:type="spellStart"/>
      <w:r w:rsidRPr="525F5380">
        <w:rPr>
          <w:rFonts w:ascii="Times New Roman" w:eastAsia="Times New Roman" w:hAnsi="Times New Roman" w:cs="Times New Roman"/>
          <w:sz w:val="24"/>
          <w:szCs w:val="24"/>
        </w:rPr>
        <w:t>Zong</w:t>
      </w:r>
      <w:proofErr w:type="spellEnd"/>
      <w:r w:rsidRPr="525F5380">
        <w:rPr>
          <w:rFonts w:ascii="Times New Roman" w:eastAsia="Times New Roman" w:hAnsi="Times New Roman" w:cs="Times New Roman"/>
          <w:sz w:val="24"/>
          <w:szCs w:val="24"/>
        </w:rPr>
        <w:t>,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6">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psychology : Journal international de </w:t>
      </w:r>
      <w:proofErr w:type="spellStart"/>
      <w:r w:rsidRPr="525F5380">
        <w:rPr>
          <w:rFonts w:ascii="Times New Roman" w:eastAsia="Times New Roman" w:hAnsi="Times New Roman" w:cs="Times New Roman"/>
          <w:i/>
          <w:iCs/>
          <w:sz w:val="24"/>
          <w:szCs w:val="24"/>
        </w:rPr>
        <w:t>psychologie</w:t>
      </w:r>
      <w:proofErr w:type="spellEnd"/>
      <w:r w:rsidRPr="525F5380">
        <w:rPr>
          <w:rFonts w:ascii="Times New Roman" w:eastAsia="Times New Roman" w:hAnsi="Times New Roman" w:cs="Times New Roman"/>
          <w:i/>
          <w:iCs/>
          <w:sz w:val="24"/>
          <w:szCs w:val="24"/>
        </w:rPr>
        <w:t>, 56(5)</w:t>
      </w:r>
      <w:r w:rsidRPr="525F5380">
        <w:rPr>
          <w:rFonts w:ascii="Times New Roman" w:eastAsia="Times New Roman" w:hAnsi="Times New Roman" w:cs="Times New Roman"/>
          <w:sz w:val="24"/>
          <w:szCs w:val="24"/>
        </w:rPr>
        <w:t>, 766–771. https://doi.org/10.1002/ijop.12750</w:t>
      </w:r>
    </w:p>
    <w:p w14:paraId="4F5301FA" w14:textId="6940482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G.,</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7">
        <w:r>
          <w:t>https://doi.org/10.1037/str0000273</w:t>
        </w:r>
      </w:hyperlink>
      <w:r w:rsidRPr="525F5380">
        <w:rPr>
          <w:rFonts w:ascii="Times New Roman" w:eastAsia="Times New Roman" w:hAnsi="Times New Roman" w:cs="Times New Roman"/>
          <w:sz w:val="24"/>
          <w:szCs w:val="24"/>
        </w:rPr>
        <w:t xml:space="preserve">   </w:t>
      </w:r>
    </w:p>
    <w:p w14:paraId="3E7FBC32" w14:textId="621DC10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E.,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w:t>
      </w:r>
      <w:proofErr w:type="spellStart"/>
      <w:r w:rsidRPr="525F5380">
        <w:rPr>
          <w:rFonts w:ascii="Times New Roman" w:eastAsia="Times New Roman" w:hAnsi="Times New Roman" w:cs="Times New Roman"/>
          <w:sz w:val="24"/>
          <w:szCs w:val="24"/>
        </w:rPr>
        <w:t>Theodoratou</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Konstantakopoulos</w:t>
      </w:r>
      <w:proofErr w:type="spellEnd"/>
      <w:r w:rsidRPr="525F5380">
        <w:rPr>
          <w:rFonts w:ascii="Times New Roman" w:eastAsia="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8">
        <w:r>
          <w:t>https://doi.org/10.1037/str0000314</w:t>
        </w:r>
      </w:hyperlink>
      <w:r w:rsidRPr="525F5380">
        <w:rPr>
          <w:rFonts w:ascii="Times New Roman" w:eastAsia="Times New Roman" w:hAnsi="Times New Roman" w:cs="Times New Roman"/>
          <w:sz w:val="24"/>
          <w:szCs w:val="24"/>
        </w:rPr>
        <w:t xml:space="preserve"> </w:t>
      </w:r>
    </w:p>
    <w:p w14:paraId="4563A4FA" w14:textId="2A8261B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Kelly, G., Morris,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66EA6F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w:t>
      </w:r>
      <w:proofErr w:type="spellStart"/>
      <w:r w:rsidRPr="525F5380">
        <w:rPr>
          <w:rFonts w:ascii="Times New Roman" w:eastAsia="Times New Roman" w:hAnsi="Times New Roman" w:cs="Times New Roman"/>
          <w:sz w:val="24"/>
          <w:szCs w:val="24"/>
        </w:rPr>
        <w:t>Hadidi</w:t>
      </w:r>
      <w:proofErr w:type="spellEnd"/>
      <w:r w:rsidRPr="525F5380">
        <w:rPr>
          <w:rFonts w:ascii="Times New Roman" w:eastAsia="Times New Roman" w:hAnsi="Times New Roman" w:cs="Times New Roman"/>
          <w:sz w:val="24"/>
          <w:szCs w:val="24"/>
        </w:rPr>
        <w:t xml:space="preserve">, F., Al-Sabbagh, M. Q., M Taha, M., </w:t>
      </w:r>
      <w:proofErr w:type="spellStart"/>
      <w:r w:rsidRPr="525F5380">
        <w:rPr>
          <w:rFonts w:ascii="Times New Roman" w:eastAsia="Times New Roman" w:hAnsi="Times New Roman" w:cs="Times New Roman"/>
          <w:sz w:val="24"/>
          <w:szCs w:val="24"/>
        </w:rPr>
        <w:t>Bourghli</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29">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4ABEEEC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Krishnamoorthy, Y., Nagarajan, R., Saya, G. 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Menon, V. (2020). Prevalence of psychological morbidities among general population, healthcare workers and COVID-19 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Kocatürk</w:t>
      </w:r>
      <w:proofErr w:type="spellEnd"/>
      <w:r w:rsidRPr="525F5380">
        <w:rPr>
          <w:rFonts w:ascii="Times New Roman" w:eastAsia="Times New Roman" w:hAnsi="Times New Roman" w:cs="Times New Roman"/>
          <w:sz w:val="24"/>
          <w:szCs w:val="24"/>
        </w:rPr>
        <w:t xml:space="preserve">, E., Salman, A., </w:t>
      </w:r>
      <w:proofErr w:type="spellStart"/>
      <w:r w:rsidRPr="525F5380">
        <w:rPr>
          <w:rFonts w:ascii="Times New Roman" w:eastAsia="Times New Roman" w:hAnsi="Times New Roman" w:cs="Times New Roman"/>
          <w:sz w:val="24"/>
          <w:szCs w:val="24"/>
        </w:rPr>
        <w:t>Cherrez</w:t>
      </w:r>
      <w:proofErr w:type="spellEnd"/>
      <w:r w:rsidRPr="525F5380">
        <w:rPr>
          <w:rFonts w:ascii="Times New Roman" w:eastAsia="Times New Roman" w:hAnsi="Times New Roman" w:cs="Times New Roman"/>
          <w:sz w:val="24"/>
          <w:szCs w:val="24"/>
        </w:rPr>
        <w:t xml:space="preserve">-Ojeda, I., </w:t>
      </w:r>
      <w:proofErr w:type="spellStart"/>
      <w:r w:rsidRPr="525F5380">
        <w:rPr>
          <w:rFonts w:ascii="Times New Roman" w:eastAsia="Times New Roman" w:hAnsi="Times New Roman" w:cs="Times New Roman"/>
          <w:sz w:val="24"/>
          <w:szCs w:val="24"/>
        </w:rPr>
        <w:t>Criado</w:t>
      </w:r>
      <w:proofErr w:type="spellEnd"/>
      <w:r w:rsidRPr="525F5380">
        <w:rPr>
          <w:rFonts w:ascii="Times New Roman" w:eastAsia="Times New Roman" w:hAnsi="Times New Roman" w:cs="Times New Roman"/>
          <w:sz w:val="24"/>
          <w:szCs w:val="24"/>
        </w:rPr>
        <w:t xml:space="preserve">, P. R., Peter, J., </w:t>
      </w:r>
      <w:proofErr w:type="spellStart"/>
      <w:r w:rsidRPr="525F5380">
        <w:rPr>
          <w:rFonts w:ascii="Times New Roman" w:eastAsia="Times New Roman" w:hAnsi="Times New Roman" w:cs="Times New Roman"/>
          <w:sz w:val="24"/>
          <w:szCs w:val="24"/>
        </w:rPr>
        <w:t>Comert</w:t>
      </w:r>
      <w:proofErr w:type="spellEnd"/>
      <w:r w:rsidRPr="525F5380">
        <w:rPr>
          <w:rFonts w:ascii="Times New Roman" w:eastAsia="Times New Roman" w:hAnsi="Times New Roman" w:cs="Times New Roman"/>
          <w:sz w:val="24"/>
          <w:szCs w:val="24"/>
        </w:rPr>
        <w:t xml:space="preserve">-Ozer, E., </w:t>
      </w:r>
      <w:proofErr w:type="spellStart"/>
      <w:r w:rsidRPr="525F5380">
        <w:rPr>
          <w:rFonts w:ascii="Times New Roman" w:eastAsia="Times New Roman" w:hAnsi="Times New Roman" w:cs="Times New Roman"/>
          <w:sz w:val="24"/>
          <w:szCs w:val="24"/>
        </w:rPr>
        <w:t>Abuzakouk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Agondi</w:t>
      </w:r>
      <w:proofErr w:type="spellEnd"/>
      <w:r w:rsidRPr="525F5380">
        <w:rPr>
          <w:rFonts w:ascii="Times New Roman" w:eastAsia="Times New Roman" w:hAnsi="Times New Roman" w:cs="Times New Roman"/>
          <w:sz w:val="24"/>
          <w:szCs w:val="24"/>
        </w:rPr>
        <w:t xml:space="preserve">, R. C., Al-Ahmad, M., </w:t>
      </w:r>
      <w:proofErr w:type="spellStart"/>
      <w:r w:rsidRPr="525F5380">
        <w:rPr>
          <w:rFonts w:ascii="Times New Roman" w:eastAsia="Times New Roman" w:hAnsi="Times New Roman" w:cs="Times New Roman"/>
          <w:sz w:val="24"/>
          <w:szCs w:val="24"/>
        </w:rPr>
        <w:t>Altrichter</w:t>
      </w:r>
      <w:proofErr w:type="spellEnd"/>
      <w:r w:rsidRPr="525F5380">
        <w:rPr>
          <w:rFonts w:ascii="Times New Roman" w:eastAsia="Times New Roman" w:hAnsi="Times New Roman" w:cs="Times New Roman"/>
          <w:sz w:val="24"/>
          <w:szCs w:val="24"/>
        </w:rPr>
        <w:t xml:space="preserve">, S., Arnaout, R., Arruda, L. K., </w:t>
      </w:r>
      <w:proofErr w:type="spellStart"/>
      <w:r w:rsidRPr="525F5380">
        <w:rPr>
          <w:rFonts w:ascii="Times New Roman" w:eastAsia="Times New Roman" w:hAnsi="Times New Roman" w:cs="Times New Roman"/>
          <w:sz w:val="24"/>
          <w:szCs w:val="24"/>
        </w:rPr>
        <w:t>Asero</w:t>
      </w:r>
      <w:proofErr w:type="spellEnd"/>
      <w:r w:rsidRPr="525F5380">
        <w:rPr>
          <w:rFonts w:ascii="Times New Roman" w:eastAsia="Times New Roman" w:hAnsi="Times New Roman" w:cs="Times New Roman"/>
          <w:sz w:val="24"/>
          <w:szCs w:val="24"/>
        </w:rPr>
        <w:t>, R., Bauer, A., Ben-</w:t>
      </w:r>
      <w:proofErr w:type="spellStart"/>
      <w:r w:rsidRPr="525F5380">
        <w:rPr>
          <w:rFonts w:ascii="Times New Roman" w:eastAsia="Times New Roman" w:hAnsi="Times New Roman" w:cs="Times New Roman"/>
          <w:sz w:val="24"/>
          <w:szCs w:val="24"/>
        </w:rPr>
        <w:t>Shoshan</w:t>
      </w:r>
      <w:proofErr w:type="spellEnd"/>
      <w:r w:rsidRPr="525F5380">
        <w:rPr>
          <w:rFonts w:ascii="Times New Roman" w:eastAsia="Times New Roman" w:hAnsi="Times New Roman" w:cs="Times New Roman"/>
          <w:sz w:val="24"/>
          <w:szCs w:val="24"/>
        </w:rPr>
        <w:t xml:space="preserve">, M., Bernstein, J. A., </w:t>
      </w:r>
      <w:proofErr w:type="spellStart"/>
      <w:r w:rsidRPr="525F5380">
        <w:rPr>
          <w:rFonts w:ascii="Times New Roman" w:eastAsia="Times New Roman" w:hAnsi="Times New Roman" w:cs="Times New Roman"/>
          <w:sz w:val="24"/>
          <w:szCs w:val="24"/>
        </w:rPr>
        <w:t>Bizjak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Boccon-Gibod</w:t>
      </w:r>
      <w:proofErr w:type="spellEnd"/>
      <w:r w:rsidRPr="525F5380">
        <w:rPr>
          <w:rFonts w:ascii="Times New Roman" w:eastAsia="Times New Roman" w:hAnsi="Times New Roman" w:cs="Times New Roman"/>
          <w:sz w:val="24"/>
          <w:szCs w:val="24"/>
        </w:rPr>
        <w:t xml:space="preserve">, I., </w:t>
      </w:r>
      <w:proofErr w:type="spellStart"/>
      <w:r w:rsidRPr="525F5380">
        <w:rPr>
          <w:rFonts w:ascii="Times New Roman" w:eastAsia="Times New Roman" w:hAnsi="Times New Roman" w:cs="Times New Roman"/>
          <w:sz w:val="24"/>
          <w:szCs w:val="24"/>
        </w:rPr>
        <w:lastRenderedPageBreak/>
        <w:t>Bonnekoh</w:t>
      </w:r>
      <w:proofErr w:type="spellEnd"/>
      <w:r w:rsidRPr="525F5380">
        <w:rPr>
          <w:rFonts w:ascii="Times New Roman" w:eastAsia="Times New Roman" w:hAnsi="Times New Roman" w:cs="Times New Roman"/>
          <w:sz w:val="24"/>
          <w:szCs w:val="24"/>
        </w:rPr>
        <w:t xml:space="preserve">, H., </w:t>
      </w:r>
      <w:proofErr w:type="spellStart"/>
      <w:r w:rsidRPr="525F5380">
        <w:rPr>
          <w:rFonts w:ascii="Times New Roman" w:eastAsia="Times New Roman" w:hAnsi="Times New Roman" w:cs="Times New Roman"/>
          <w:sz w:val="24"/>
          <w:szCs w:val="24"/>
        </w:rPr>
        <w:t>Bouillet</w:t>
      </w:r>
      <w:proofErr w:type="spellEnd"/>
      <w:r w:rsidRPr="525F5380">
        <w:rPr>
          <w:rFonts w:ascii="Times New Roman" w:eastAsia="Times New Roman" w:hAnsi="Times New Roman" w:cs="Times New Roman"/>
          <w:sz w:val="24"/>
          <w:szCs w:val="24"/>
        </w:rPr>
        <w:t xml:space="preserve">,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30">
        <w:r>
          <w:t>https://doi.org/10.1111/all.14687</w:t>
        </w:r>
      </w:hyperlink>
      <w:r w:rsidRPr="525F5380">
        <w:rPr>
          <w:rFonts w:ascii="Times New Roman" w:eastAsia="Times New Roman" w:hAnsi="Times New Roman" w:cs="Times New Roman"/>
          <w:sz w:val="24"/>
          <w:szCs w:val="24"/>
        </w:rPr>
        <w:t xml:space="preserve">. </w:t>
      </w:r>
    </w:p>
    <w:p w14:paraId="4C748A50" w14:textId="19DAC6F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Koliouli</w:t>
      </w:r>
      <w:proofErr w:type="spellEnd"/>
      <w:r w:rsidRPr="525F5380">
        <w:rPr>
          <w:rFonts w:ascii="Times New Roman" w:eastAsia="Times New Roman" w:hAnsi="Times New Roman" w:cs="Times New Roman"/>
          <w:sz w:val="24"/>
          <w:szCs w:val="24"/>
        </w:rPr>
        <w:t xml:space="preserve">, Flora, and </w:t>
      </w:r>
      <w:proofErr w:type="spellStart"/>
      <w:r w:rsidRPr="525F5380">
        <w:rPr>
          <w:rFonts w:ascii="Times New Roman" w:eastAsia="Times New Roman" w:hAnsi="Times New Roman" w:cs="Times New Roman"/>
          <w:sz w:val="24"/>
          <w:szCs w:val="24"/>
        </w:rPr>
        <w:t>Lissy</w:t>
      </w:r>
      <w:proofErr w:type="spellEnd"/>
      <w:r w:rsidRPr="525F5380">
        <w:rPr>
          <w:rFonts w:ascii="Times New Roman" w:eastAsia="Times New Roman" w:hAnsi="Times New Roman" w:cs="Times New Roman"/>
          <w:sz w:val="24"/>
          <w:szCs w:val="24"/>
        </w:rPr>
        <w:t xml:space="preserve"> </w:t>
      </w:r>
      <w:proofErr w:type="spellStart"/>
      <w:r w:rsidRPr="525F5380">
        <w:rPr>
          <w:rFonts w:ascii="Times New Roman" w:eastAsia="Times New Roman" w:hAnsi="Times New Roman" w:cs="Times New Roman"/>
          <w:sz w:val="24"/>
          <w:szCs w:val="24"/>
        </w:rPr>
        <w:t>Canellopoulos</w:t>
      </w:r>
      <w:proofErr w:type="spellEnd"/>
      <w:r w:rsidRPr="525F5380">
        <w:rPr>
          <w:rFonts w:ascii="Times New Roman" w:eastAsia="Times New Roman" w:hAnsi="Times New Roman" w:cs="Times New Roman"/>
          <w:sz w:val="24"/>
          <w:szCs w:val="24"/>
        </w:rPr>
        <w:t xml:space="preserve">.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Dissociation, 5(2)</w:t>
      </w:r>
      <w:r w:rsidRPr="525F5380">
        <w:rPr>
          <w:rFonts w:ascii="Times New Roman" w:eastAsia="Times New Roman" w:hAnsi="Times New Roman" w:cs="Times New Roman"/>
          <w:sz w:val="24"/>
          <w:szCs w:val="24"/>
        </w:rPr>
        <w:t>,100209. doi:10.1016/j.ejtd.2021.100209</w:t>
      </w:r>
    </w:p>
    <w:p w14:paraId="2DEAEBB7" w14:textId="790F016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Kowalski, R. M., Carroll, 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4FB60E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Lan, H., Suo, X., </w:t>
      </w:r>
      <w:proofErr w:type="spellStart"/>
      <w:r w:rsidRPr="525F5380">
        <w:rPr>
          <w:rFonts w:ascii="Times New Roman" w:eastAsia="Times New Roman" w:hAnsi="Times New Roman" w:cs="Times New Roman"/>
          <w:sz w:val="24"/>
          <w:szCs w:val="24"/>
        </w:rPr>
        <w:t>Zuo</w:t>
      </w:r>
      <w:proofErr w:type="spellEnd"/>
      <w:r w:rsidRPr="525F5380">
        <w:rPr>
          <w:rFonts w:ascii="Times New Roman" w:eastAsia="Times New Roman" w:hAnsi="Times New Roman" w:cs="Times New Roman"/>
          <w:sz w:val="24"/>
          <w:szCs w:val="24"/>
        </w:rPr>
        <w:t>, C., Pan, N., Zhang, X., Kemp, G. J., Gong,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N.Y. : 1991), 33(23),</w:t>
      </w:r>
      <w:r w:rsidRPr="525F5380">
        <w:rPr>
          <w:rFonts w:ascii="Times New Roman" w:eastAsia="Times New Roman" w:hAnsi="Times New Roman" w:cs="Times New Roman"/>
          <w:sz w:val="24"/>
          <w:szCs w:val="24"/>
        </w:rPr>
        <w:t xml:space="preserve"> 11373–11383. </w:t>
      </w:r>
      <w:hyperlink r:id="rId31">
        <w:r>
          <w:t>https://doi.org/10.1093/cercor/bhad372</w:t>
        </w:r>
      </w:hyperlink>
      <w:r w:rsidRPr="525F5380">
        <w:rPr>
          <w:rFonts w:ascii="Times New Roman" w:eastAsia="Times New Roman" w:hAnsi="Times New Roman" w:cs="Times New Roman"/>
          <w:sz w:val="24"/>
          <w:szCs w:val="24"/>
        </w:rPr>
        <w:t xml:space="preserve"> </w:t>
      </w:r>
    </w:p>
    <w:p w14:paraId="4404B87D" w14:textId="165C2F8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2">
        <w:r>
          <w:t>https://doi.org/10.3389/fpsyg.2021.675132</w:t>
        </w:r>
      </w:hyperlink>
      <w:r w:rsidRPr="525F5380">
        <w:rPr>
          <w:rFonts w:ascii="Times New Roman" w:eastAsia="Times New Roman" w:hAnsi="Times New Roman" w:cs="Times New Roman"/>
          <w:sz w:val="24"/>
          <w:szCs w:val="24"/>
        </w:rPr>
        <w:t xml:space="preserve"> </w:t>
      </w:r>
    </w:p>
    <w:p w14:paraId="04266C6E" w14:textId="6997026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Lewis, C., Lewis, K., Edwards, B., </w:t>
      </w:r>
      <w:proofErr w:type="spellStart"/>
      <w:r w:rsidRPr="525F5380">
        <w:rPr>
          <w:rFonts w:ascii="Times New Roman" w:eastAsia="Times New Roman" w:hAnsi="Times New Roman" w:cs="Times New Roman"/>
          <w:sz w:val="24"/>
          <w:szCs w:val="24"/>
        </w:rPr>
        <w:t>Evison</w:t>
      </w:r>
      <w:proofErr w:type="spellEnd"/>
      <w:r w:rsidRPr="525F5380">
        <w:rPr>
          <w:rFonts w:ascii="Times New Roman" w:eastAsia="Times New Roman" w:hAnsi="Times New Roman" w:cs="Times New Roman"/>
          <w:sz w:val="24"/>
          <w:szCs w:val="24"/>
        </w:rPr>
        <w:t>, C., John, A., Pearce, H., Raisanen, L., Richards, N., Roberts, A., Jones, I.,</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3">
        <w:r>
          <w:t>https://doi.org/10.1002/jts.22884</w:t>
        </w:r>
      </w:hyperlink>
      <w:r w:rsidRPr="525F5380">
        <w:rPr>
          <w:rFonts w:ascii="Times New Roman" w:eastAsia="Times New Roman" w:hAnsi="Times New Roman" w:cs="Times New Roman"/>
          <w:sz w:val="24"/>
          <w:szCs w:val="24"/>
        </w:rPr>
        <w:t xml:space="preserve"> </w:t>
      </w:r>
    </w:p>
    <w:p w14:paraId="511A6358" w14:textId="73F9819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Li, L., Mao, M., Wang, S., Yin, R., Yan, H., </w:t>
      </w:r>
      <w:proofErr w:type="spellStart"/>
      <w:r w:rsidRPr="525F5380">
        <w:rPr>
          <w:rFonts w:ascii="Times New Roman" w:eastAsia="Times New Roman" w:hAnsi="Times New Roman" w:cs="Times New Roman"/>
          <w:sz w:val="24"/>
          <w:szCs w:val="24"/>
        </w:rPr>
        <w:t>Jin</w:t>
      </w:r>
      <w:proofErr w:type="spellEnd"/>
      <w:r w:rsidRPr="525F5380">
        <w:rPr>
          <w:rFonts w:ascii="Times New Roman" w:eastAsia="Times New Roman" w:hAnsi="Times New Roman" w:cs="Times New Roman"/>
          <w:sz w:val="24"/>
          <w:szCs w:val="24"/>
        </w:rPr>
        <w:t>,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medicine, 27(2),</w:t>
      </w:r>
      <w:r w:rsidRPr="525F5380">
        <w:rPr>
          <w:rFonts w:ascii="Times New Roman" w:eastAsia="Times New Roman" w:hAnsi="Times New Roman" w:cs="Times New Roman"/>
          <w:sz w:val="24"/>
          <w:szCs w:val="24"/>
        </w:rPr>
        <w:t xml:space="preserve"> 301–311. https://doi.org/10.1080/13548506.2021.1897148</w:t>
      </w:r>
    </w:p>
    <w:p w14:paraId="7C620753" w14:textId="45ED68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Li, T., Qi, X., Li, Q., Tang, W., </w:t>
      </w:r>
      <w:proofErr w:type="spellStart"/>
      <w:r w:rsidRPr="525F5380">
        <w:rPr>
          <w:rFonts w:ascii="Times New Roman" w:eastAsia="Times New Roman" w:hAnsi="Times New Roman" w:cs="Times New Roman"/>
          <w:sz w:val="24"/>
          <w:szCs w:val="24"/>
        </w:rPr>
        <w:t>Su</w:t>
      </w:r>
      <w:proofErr w:type="spellEnd"/>
      <w:r w:rsidRPr="525F5380">
        <w:rPr>
          <w:rFonts w:ascii="Times New Roman" w:eastAsia="Times New Roman" w:hAnsi="Times New Roman" w:cs="Times New Roman"/>
          <w:sz w:val="24"/>
          <w:szCs w:val="24"/>
        </w:rPr>
        <w:t xml:space="preserve">, K., Jia, M., Yang, W., Xia, Y., </w:t>
      </w:r>
      <w:proofErr w:type="spellStart"/>
      <w:r w:rsidRPr="525F5380">
        <w:rPr>
          <w:rFonts w:ascii="Times New Roman" w:eastAsia="Times New Roman" w:hAnsi="Times New Roman" w:cs="Times New Roman"/>
          <w:sz w:val="24"/>
          <w:szCs w:val="24"/>
        </w:rPr>
        <w:t>Xiong</w:t>
      </w:r>
      <w:proofErr w:type="spellEnd"/>
      <w:r w:rsidRPr="525F5380">
        <w:rPr>
          <w:rFonts w:ascii="Times New Roman" w:eastAsia="Times New Roman" w:hAnsi="Times New Roman" w:cs="Times New Roman"/>
          <w:sz w:val="24"/>
          <w:szCs w:val="24"/>
        </w:rPr>
        <w:t>, Y., Qi,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3FD97B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Łosiak</w:t>
      </w:r>
      <w:proofErr w:type="spellEnd"/>
      <w:r w:rsidRPr="525F5380">
        <w:rPr>
          <w:rFonts w:ascii="Times New Roman" w:eastAsia="Times New Roman" w:hAnsi="Times New Roman" w:cs="Times New Roman"/>
          <w:sz w:val="24"/>
          <w:szCs w:val="24"/>
        </w:rPr>
        <w:t>, W.,</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Nikiel</w:t>
      </w:r>
      <w:proofErr w:type="spellEnd"/>
      <w:r w:rsidRPr="525F5380">
        <w:rPr>
          <w:rFonts w:ascii="Times New Roman" w:eastAsia="Times New Roman" w:hAnsi="Times New Roman" w:cs="Times New Roman"/>
          <w:sz w:val="24"/>
          <w:szCs w:val="24"/>
        </w:rPr>
        <w:t xml:space="preserve">,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1574009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lastRenderedPageBreak/>
        <w:t>Lyu</w:t>
      </w:r>
      <w:proofErr w:type="spellEnd"/>
      <w:r w:rsidRPr="525F5380">
        <w:rPr>
          <w:rFonts w:ascii="Times New Roman" w:eastAsia="Times New Roman" w:hAnsi="Times New Roman" w:cs="Times New Roman"/>
          <w:sz w:val="24"/>
          <w:szCs w:val="24"/>
        </w:rPr>
        <w:t>, Y., Yu, Y., Chen, S., Lu,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4">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1E46DA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Magid</w:t>
      </w:r>
      <w:proofErr w:type="spellEnd"/>
      <w:r w:rsidRPr="525F5380">
        <w:rPr>
          <w:rFonts w:ascii="Times New Roman" w:eastAsia="Times New Roman" w:hAnsi="Times New Roman" w:cs="Times New Roman"/>
          <w:sz w:val="24"/>
          <w:szCs w:val="24"/>
        </w:rPr>
        <w:t>, K., El-</w:t>
      </w:r>
      <w:proofErr w:type="spellStart"/>
      <w:r w:rsidRPr="525F5380">
        <w:rPr>
          <w:rFonts w:ascii="Times New Roman" w:eastAsia="Times New Roman" w:hAnsi="Times New Roman" w:cs="Times New Roman"/>
          <w:sz w:val="24"/>
          <w:szCs w:val="24"/>
        </w:rPr>
        <w:t>Gabalawy</w:t>
      </w:r>
      <w:proofErr w:type="spellEnd"/>
      <w:r w:rsidRPr="525F5380">
        <w:rPr>
          <w:rFonts w:ascii="Times New Roman" w:eastAsia="Times New Roman" w:hAnsi="Times New Roman" w:cs="Times New Roman"/>
          <w:sz w:val="24"/>
          <w:szCs w:val="24"/>
        </w:rPr>
        <w:t>, R., Maran, A.,</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Serber</w:t>
      </w:r>
      <w:proofErr w:type="spellEnd"/>
      <w:r w:rsidRPr="525F5380">
        <w:rPr>
          <w:rFonts w:ascii="Times New Roman" w:eastAsia="Times New Roman" w:hAnsi="Times New Roman" w:cs="Times New Roman"/>
          <w:sz w:val="24"/>
          <w:szCs w:val="24"/>
        </w:rPr>
        <w:t xml:space="preserve">,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1F2DA5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McMillen, J.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w:t>
      </w:r>
      <w:proofErr w:type="spellStart"/>
      <w:r w:rsidRPr="525F5380">
        <w:rPr>
          <w:rFonts w:ascii="Times New Roman" w:eastAsia="Times New Roman" w:hAnsi="Times New Roman" w:cs="Times New Roman"/>
          <w:i/>
          <w:iCs/>
          <w:sz w:val="24"/>
          <w:szCs w:val="24"/>
        </w:rPr>
        <w:t>Transbound</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Emerg</w:t>
      </w:r>
      <w:proofErr w:type="spellEnd"/>
      <w:r w:rsidRPr="525F5380">
        <w:rPr>
          <w:rFonts w:ascii="Times New Roman" w:eastAsia="Times New Roman" w:hAnsi="Times New Roman" w:cs="Times New Roman"/>
          <w:i/>
          <w:iCs/>
          <w:sz w:val="24"/>
          <w:szCs w:val="24"/>
        </w:rPr>
        <w:t xml:space="preserve"> Dis, 68(4)</w:t>
      </w:r>
      <w:r w:rsidRPr="525F5380">
        <w:rPr>
          <w:rFonts w:ascii="Times New Roman" w:eastAsia="Times New Roman" w:hAnsi="Times New Roman" w:cs="Times New Roman"/>
          <w:sz w:val="24"/>
          <w:szCs w:val="24"/>
        </w:rPr>
        <w:t xml:space="preserve">,1814-1823. doi:10.1111/tbed.13866 </w:t>
      </w:r>
    </w:p>
    <w:p w14:paraId="2574269B" w14:textId="352D4AD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 </w:t>
      </w:r>
      <w:proofErr w:type="spellStart"/>
      <w:r w:rsidRPr="525F5380">
        <w:rPr>
          <w:rFonts w:ascii="Times New Roman" w:eastAsia="Times New Roman" w:hAnsi="Times New Roman" w:cs="Times New Roman"/>
          <w:sz w:val="24"/>
          <w:szCs w:val="24"/>
        </w:rPr>
        <w:t>Y.,Tao</w:t>
      </w:r>
      <w:proofErr w:type="spellEnd"/>
      <w:r w:rsidRPr="525F5380">
        <w:rPr>
          <w:rFonts w:ascii="Times New Roman" w:eastAsia="Times New Roman" w:hAnsi="Times New Roman" w:cs="Times New Roman"/>
          <w:sz w:val="24"/>
          <w:szCs w:val="24"/>
        </w:rPr>
        <w:t>, P., Liu, G., Chen, L., Li, G., Lu, S., Zhang, G., Liang,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5">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w:t>
      </w:r>
      <w:proofErr w:type="spellStart"/>
      <w:r w:rsidRPr="525F5380">
        <w:rPr>
          <w:rFonts w:ascii="Times New Roman" w:eastAsia="Times New Roman" w:hAnsi="Times New Roman" w:cs="Times New Roman"/>
          <w:sz w:val="24"/>
          <w:szCs w:val="24"/>
        </w:rPr>
        <w:t>Boudewyn</w:t>
      </w:r>
      <w:proofErr w:type="spellEnd"/>
      <w:r w:rsidRPr="525F5380">
        <w:rPr>
          <w:rFonts w:ascii="Times New Roman" w:eastAsia="Times New Roman" w:hAnsi="Times New Roman" w:cs="Times New Roman"/>
          <w:sz w:val="24"/>
          <w:szCs w:val="24"/>
        </w:rPr>
        <w:t xml:space="preserve"> A. C., </w:t>
      </w:r>
      <w:proofErr w:type="spellStart"/>
      <w:r w:rsidRPr="525F5380">
        <w:rPr>
          <w:rFonts w:ascii="Times New Roman" w:eastAsia="Times New Roman" w:hAnsi="Times New Roman" w:cs="Times New Roman"/>
          <w:sz w:val="24"/>
          <w:szCs w:val="24"/>
        </w:rPr>
        <w:t>Likosky</w:t>
      </w:r>
      <w:proofErr w:type="spellEnd"/>
      <w:r w:rsidRPr="525F5380">
        <w:rPr>
          <w:rFonts w:ascii="Times New Roman" w:eastAsia="Times New Roman" w:hAnsi="Times New Roman" w:cs="Times New Roman"/>
          <w:sz w:val="24"/>
          <w:szCs w:val="24"/>
        </w:rPr>
        <w:t xml:space="preserve"> W., </w:t>
      </w:r>
      <w:proofErr w:type="spellStart"/>
      <w:r w:rsidRPr="525F5380">
        <w:rPr>
          <w:rFonts w:ascii="Times New Roman" w:eastAsia="Times New Roman" w:hAnsi="Times New Roman" w:cs="Times New Roman"/>
          <w:sz w:val="24"/>
          <w:szCs w:val="24"/>
        </w:rPr>
        <w:t>Goodkin</w:t>
      </w:r>
      <w:proofErr w:type="spellEnd"/>
      <w:r w:rsidRPr="525F5380">
        <w:rPr>
          <w:rFonts w:ascii="Times New Roman" w:eastAsia="Times New Roman" w:hAnsi="Times New Roman" w:cs="Times New Roman"/>
          <w:sz w:val="24"/>
          <w:szCs w:val="24"/>
        </w:rPr>
        <w:t xml:space="preserve">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259C9EC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Morales, D. X., </w:t>
      </w:r>
      <w:proofErr w:type="spellStart"/>
      <w:r w:rsidRPr="525F5380">
        <w:rPr>
          <w:rFonts w:ascii="Times New Roman" w:eastAsia="Times New Roman" w:hAnsi="Times New Roman" w:cs="Times New Roman"/>
          <w:sz w:val="24"/>
          <w:szCs w:val="24"/>
        </w:rPr>
        <w:t>Grineski</w:t>
      </w:r>
      <w:proofErr w:type="spellEnd"/>
      <w:r w:rsidRPr="525F5380">
        <w:rPr>
          <w:rFonts w:ascii="Times New Roman" w:eastAsia="Times New Roman" w:hAnsi="Times New Roman" w:cs="Times New Roman"/>
          <w:sz w:val="24"/>
          <w:szCs w:val="24"/>
        </w:rPr>
        <w:t>, S.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Collins, T. W. (2023). The silver lining of the COVID-19 pandemic: Undergraduate research experiences, mentorship, and posttraumatic growth. Research in Higher Education. </w:t>
      </w:r>
      <w:hyperlink r:id="rId36">
        <w:r>
          <w:t>https://doi.org/10.1007/s11162-023-09763-6</w:t>
        </w:r>
      </w:hyperlink>
      <w:r w:rsidRPr="525F5380">
        <w:rPr>
          <w:rFonts w:ascii="Times New Roman" w:eastAsia="Times New Roman" w:hAnsi="Times New Roman" w:cs="Times New Roman"/>
          <w:sz w:val="24"/>
          <w:szCs w:val="24"/>
        </w:rPr>
        <w:t xml:space="preserve"> </w:t>
      </w:r>
    </w:p>
    <w:p w14:paraId="46524239" w14:textId="04830F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Moreland, M. L., Rickman, S. R.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Yalch</w:t>
      </w:r>
      <w:proofErr w:type="spellEnd"/>
      <w:r w:rsidRPr="525F5380">
        <w:rPr>
          <w:rFonts w:ascii="Times New Roman" w:eastAsia="Times New Roman" w:hAnsi="Times New Roman" w:cs="Times New Roman"/>
          <w:sz w:val="24"/>
          <w:szCs w:val="24"/>
        </w:rPr>
        <w:t>,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7">
        <w:r>
          <w:t>https://doi.org/10.1037/trm0000469</w:t>
        </w:r>
      </w:hyperlink>
      <w:r w:rsidRPr="525F5380">
        <w:rPr>
          <w:rFonts w:ascii="Times New Roman" w:eastAsia="Times New Roman" w:hAnsi="Times New Roman" w:cs="Times New Roman"/>
          <w:sz w:val="24"/>
          <w:szCs w:val="24"/>
        </w:rPr>
        <w:t xml:space="preserve"> </w:t>
      </w:r>
    </w:p>
    <w:p w14:paraId="5CC34D16" w14:textId="32FB72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Northfield, E.-L.,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32814AB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O'Connor, R. C., </w:t>
      </w:r>
      <w:proofErr w:type="spellStart"/>
      <w:r w:rsidRPr="525F5380">
        <w:rPr>
          <w:rFonts w:ascii="Times New Roman" w:eastAsia="Times New Roman" w:hAnsi="Times New Roman" w:cs="Times New Roman"/>
          <w:sz w:val="24"/>
          <w:szCs w:val="24"/>
        </w:rPr>
        <w:t>Wetherall</w:t>
      </w:r>
      <w:proofErr w:type="spellEnd"/>
      <w:r w:rsidRPr="525F5380">
        <w:rPr>
          <w:rFonts w:ascii="Times New Roman" w:eastAsia="Times New Roman" w:hAnsi="Times New Roman" w:cs="Times New Roman"/>
          <w:sz w:val="24"/>
          <w:szCs w:val="24"/>
        </w:rPr>
        <w:t xml:space="preserve">, K., </w:t>
      </w:r>
      <w:proofErr w:type="spellStart"/>
      <w:r w:rsidRPr="525F5380">
        <w:rPr>
          <w:rFonts w:ascii="Times New Roman" w:eastAsia="Times New Roman" w:hAnsi="Times New Roman" w:cs="Times New Roman"/>
          <w:sz w:val="24"/>
          <w:szCs w:val="24"/>
        </w:rPr>
        <w:t>Cleare</w:t>
      </w:r>
      <w:proofErr w:type="spellEnd"/>
      <w:r w:rsidRPr="525F5380">
        <w:rPr>
          <w:rFonts w:ascii="Times New Roman" w:eastAsia="Times New Roman" w:hAnsi="Times New Roman" w:cs="Times New Roman"/>
          <w:sz w:val="24"/>
          <w:szCs w:val="24"/>
        </w:rPr>
        <w:t xml:space="preserve">, S., McClelland, H., </w:t>
      </w:r>
      <w:proofErr w:type="spellStart"/>
      <w:r w:rsidRPr="525F5380">
        <w:rPr>
          <w:rFonts w:ascii="Times New Roman" w:eastAsia="Times New Roman" w:hAnsi="Times New Roman" w:cs="Times New Roman"/>
          <w:sz w:val="24"/>
          <w:szCs w:val="24"/>
        </w:rPr>
        <w:t>Melson</w:t>
      </w:r>
      <w:proofErr w:type="spellEnd"/>
      <w:r w:rsidRPr="525F5380">
        <w:rPr>
          <w:rFonts w:ascii="Times New Roman" w:eastAsia="Times New Roman" w:hAnsi="Times New Roman" w:cs="Times New Roman"/>
          <w:sz w:val="24"/>
          <w:szCs w:val="24"/>
        </w:rPr>
        <w:t xml:space="preserve">, A. J., </w:t>
      </w:r>
      <w:proofErr w:type="spellStart"/>
      <w:r w:rsidRPr="525F5380">
        <w:rPr>
          <w:rFonts w:ascii="Times New Roman" w:eastAsia="Times New Roman" w:hAnsi="Times New Roman" w:cs="Times New Roman"/>
          <w:sz w:val="24"/>
          <w:szCs w:val="24"/>
        </w:rPr>
        <w:t>Niedzwiedz</w:t>
      </w:r>
      <w:proofErr w:type="spellEnd"/>
      <w:r w:rsidRPr="525F5380">
        <w:rPr>
          <w:rFonts w:ascii="Times New Roman" w:eastAsia="Times New Roman" w:hAnsi="Times New Roman" w:cs="Times New Roman"/>
          <w:sz w:val="24"/>
          <w:szCs w:val="24"/>
        </w:rPr>
        <w:t xml:space="preserve">, C. L., O'Carroll, R. E., O'Connor, D. B., Platt, S., Scowcroft, E., Watson, B., </w:t>
      </w:r>
      <w:proofErr w:type="spellStart"/>
      <w:r w:rsidRPr="525F5380">
        <w:rPr>
          <w:rFonts w:ascii="Times New Roman" w:eastAsia="Times New Roman" w:hAnsi="Times New Roman" w:cs="Times New Roman"/>
          <w:sz w:val="24"/>
          <w:szCs w:val="24"/>
        </w:rPr>
        <w:t>Zortea</w:t>
      </w:r>
      <w:proofErr w:type="spellEnd"/>
      <w:r w:rsidRPr="525F5380">
        <w:rPr>
          <w:rFonts w:ascii="Times New Roman" w:eastAsia="Times New Roman" w:hAnsi="Times New Roman" w:cs="Times New Roman"/>
          <w:sz w:val="24"/>
          <w:szCs w:val="24"/>
        </w:rPr>
        <w:t>, T., Ferguson,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Robb, K. A. (2021). Mental health and well-being during the COVID-19 pandemic: longitudinal analyses of adults in the UK COVID-19 mental health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38">
        <w:r w:rsidRPr="525F5380">
          <w:rPr>
            <w:rStyle w:val="Hyperlink"/>
            <w:rFonts w:ascii="Times New Roman" w:eastAsia="Times New Roman" w:hAnsi="Times New Roman" w:cs="Times New Roman"/>
            <w:sz w:val="24"/>
            <w:szCs w:val="24"/>
          </w:rPr>
          <w:t>https://doi.org/10.1192/bjp.2020.212</w:t>
        </w:r>
      </w:hyperlink>
    </w:p>
    <w:p w14:paraId="5064C445" w14:textId="4BF1CB0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w:t>
      </w:r>
      <w:proofErr w:type="spellStart"/>
      <w:r w:rsidRPr="525F5380">
        <w:rPr>
          <w:rFonts w:ascii="Times New Roman" w:eastAsia="Times New Roman" w:hAnsi="Times New Roman" w:cs="Times New Roman"/>
        </w:rPr>
        <w:t>Overbaugh</w:t>
      </w:r>
      <w:proofErr w:type="spellEnd"/>
      <w:r w:rsidRPr="525F5380">
        <w:rPr>
          <w:rFonts w:ascii="Times New Roman" w:eastAsia="Times New Roman" w:hAnsi="Times New Roman" w:cs="Times New Roman"/>
        </w:rPr>
        <w:t>, K. J.,</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Parshall, M. B. (2017). Personal growth, symptoms, and uncertainty in community-residing adults with heart failure. </w:t>
      </w:r>
      <w:r w:rsidRPr="525F5380">
        <w:rPr>
          <w:rFonts w:ascii="Times New Roman" w:eastAsia="Times New Roman" w:hAnsi="Times New Roman" w:cs="Times New Roman"/>
          <w:i/>
          <w:iCs/>
        </w:rPr>
        <w:t>Heart</w:t>
      </w:r>
      <w:r w:rsidR="002577B1">
        <w:rPr>
          <w:rFonts w:ascii="Times New Roman" w:eastAsia="Times New Roman" w:hAnsi="Times New Roman" w:cs="Times New Roman"/>
          <w:i/>
          <w:iCs/>
        </w:rPr>
        <w:t xml:space="preserve"> &amp; </w:t>
      </w:r>
      <w:r w:rsidRPr="525F5380">
        <w:rPr>
          <w:rFonts w:ascii="Times New Roman" w:eastAsia="Times New Roman" w:hAnsi="Times New Roman" w:cs="Times New Roman"/>
          <w:i/>
          <w:iCs/>
        </w:rPr>
        <w:t>lung : the journal of critical care, 46(1),</w:t>
      </w:r>
      <w:r w:rsidRPr="525F5380">
        <w:rPr>
          <w:rFonts w:ascii="Times New Roman" w:eastAsia="Times New Roman" w:hAnsi="Times New Roman" w:cs="Times New Roman"/>
        </w:rPr>
        <w:t xml:space="preserve"> 54–60. https://doi.org/10.1016/j.hrtlng.2016.09.002</w:t>
      </w:r>
    </w:p>
    <w:p w14:paraId="25FACE05" w14:textId="72B65FE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w:t>
      </w:r>
      <w:r w:rsidR="002577B1">
        <w:rPr>
          <w:rFonts w:ascii="Times New Roman" w:eastAsia="Times New Roman" w:hAnsi="Times New Roman" w:cs="Times New Roman"/>
          <w:sz w:val="24"/>
          <w:szCs w:val="24"/>
        </w:rPr>
        <w:t xml:space="preserve"> &amp; </w:t>
      </w:r>
      <w:r w:rsidRPr="009F2D25">
        <w:rPr>
          <w:rFonts w:ascii="Times New Roman" w:eastAsia="Times New Roman" w:hAnsi="Times New Roman" w:cs="Times New Roman"/>
          <w:sz w:val="24"/>
          <w:szCs w:val="24"/>
        </w:rPr>
        <w:t>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 xml:space="preserve">APA </w:t>
      </w:r>
      <w:proofErr w:type="spellStart"/>
      <w:r w:rsidRPr="525F5380">
        <w:rPr>
          <w:rFonts w:ascii="Times New Roman" w:eastAsia="Times New Roman" w:hAnsi="Times New Roman" w:cs="Times New Roman"/>
          <w:i/>
          <w:iCs/>
          <w:sz w:val="24"/>
          <w:szCs w:val="24"/>
        </w:rPr>
        <w:t>PsycTests</w:t>
      </w:r>
      <w:proofErr w:type="spellEnd"/>
      <w:r w:rsidRPr="525F5380">
        <w:rPr>
          <w:rFonts w:ascii="Times New Roman" w:eastAsia="Times New Roman" w:hAnsi="Times New Roman" w:cs="Times New Roman"/>
          <w:sz w:val="24"/>
          <w:szCs w:val="24"/>
        </w:rPr>
        <w:t>. https://doi.org/10.1037/t17236-000</w:t>
      </w:r>
    </w:p>
    <w:p w14:paraId="21BE676A" w14:textId="5989A80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Park, S.-R.,</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Im</w:t>
      </w:r>
      <w:proofErr w:type="spellEnd"/>
      <w:r w:rsidRPr="525F5380">
        <w:rPr>
          <w:rFonts w:ascii="Times New Roman" w:eastAsia="Times New Roman" w:hAnsi="Times New Roman" w:cs="Times New Roman"/>
          <w:sz w:val="24"/>
          <w:szCs w:val="24"/>
        </w:rPr>
        <w:t xml:space="preserve">, S.-Y. (2021). Is posttraumatic growth helpful in overcoming mental health disorders due to COVID-19?: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Parums</w:t>
      </w:r>
      <w:proofErr w:type="spellEnd"/>
      <w:r w:rsidRPr="525F5380">
        <w:rPr>
          <w:rFonts w:ascii="Times New Roman" w:eastAsia="Times New Roman" w:hAnsi="Times New Roman" w:cs="Times New Roman"/>
          <w:sz w:val="24"/>
          <w:szCs w:val="24"/>
        </w:rPr>
        <w:t xml:space="preserve">,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39">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w:t>
      </w:r>
      <w:proofErr w:type="spellStart"/>
      <w:r w:rsidRPr="525F5380">
        <w:rPr>
          <w:rFonts w:ascii="Times New Roman" w:eastAsia="Times New Roman" w:hAnsi="Times New Roman" w:cs="Times New Roman"/>
          <w:i/>
          <w:iCs/>
          <w:sz w:val="24"/>
          <w:szCs w:val="24"/>
        </w:rPr>
        <w:t>Neurosci</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50(4)</w:t>
      </w:r>
      <w:r w:rsidRPr="525F5380">
        <w:rPr>
          <w:rFonts w:ascii="Times New Roman" w:eastAsia="Times New Roman" w:hAnsi="Times New Roman" w:cs="Times New Roman"/>
          <w:sz w:val="24"/>
          <w:szCs w:val="24"/>
        </w:rPr>
        <w:t xml:space="preserve">:252-257. </w:t>
      </w:r>
      <w:proofErr w:type="spellStart"/>
      <w:r w:rsidRPr="525F5380">
        <w:rPr>
          <w:rFonts w:ascii="Times New Roman" w:eastAsia="Times New Roman" w:hAnsi="Times New Roman" w:cs="Times New Roman"/>
          <w:sz w:val="24"/>
          <w:szCs w:val="24"/>
        </w:rPr>
        <w:t>doi</w:t>
      </w:r>
      <w:proofErr w:type="spellEnd"/>
      <w:r w:rsidRPr="525F5380">
        <w:rPr>
          <w:rFonts w:ascii="Times New Roman" w:eastAsia="Times New Roman" w:hAnsi="Times New Roman" w:cs="Times New Roman"/>
          <w:sz w:val="24"/>
          <w:szCs w:val="24"/>
        </w:rPr>
        <w:t xml:space="preserve">: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Pięta</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Rzeszutek</w:t>
      </w:r>
      <w:proofErr w:type="spellEnd"/>
      <w:r w:rsidRPr="525F5380">
        <w:rPr>
          <w:rFonts w:ascii="Times New Roman" w:eastAsia="Times New Roman" w:hAnsi="Times New Roman" w:cs="Times New Roman"/>
          <w:sz w:val="24"/>
          <w:szCs w:val="24"/>
        </w:rPr>
        <w:t xml:space="preserve">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1100450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Pietrzak</w:t>
      </w:r>
      <w:proofErr w:type="spellEnd"/>
      <w:r w:rsidRPr="525F5380">
        <w:rPr>
          <w:rFonts w:ascii="Times New Roman" w:eastAsia="Times New Roman" w:hAnsi="Times New Roman" w:cs="Times New Roman"/>
          <w:sz w:val="24"/>
          <w:szCs w:val="24"/>
        </w:rPr>
        <w:t>, R. H., Tsai,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5263E1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Rabe, S., Zoellner, T., </w:t>
      </w:r>
      <w:proofErr w:type="spellStart"/>
      <w:r w:rsidRPr="525F5380">
        <w:rPr>
          <w:rFonts w:ascii="Times New Roman" w:eastAsia="Times New Roman" w:hAnsi="Times New Roman" w:cs="Times New Roman"/>
          <w:sz w:val="24"/>
          <w:szCs w:val="24"/>
        </w:rPr>
        <w:t>Maercker</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40">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w:t>
      </w:r>
      <w:proofErr w:type="spellStart"/>
      <w:r w:rsidRPr="525F5380">
        <w:rPr>
          <w:rFonts w:ascii="Times New Roman" w:eastAsia="Times New Roman" w:hAnsi="Times New Roman" w:cs="Times New Roman"/>
          <w:sz w:val="24"/>
          <w:szCs w:val="24"/>
        </w:rPr>
        <w:t>Heidarzadeh</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Shoaee</w:t>
      </w:r>
      <w:proofErr w:type="spellEnd"/>
      <w:r w:rsidRPr="525F5380">
        <w:rPr>
          <w:rFonts w:ascii="Times New Roman" w:eastAsia="Times New Roman" w:hAnsi="Times New Roman" w:cs="Times New Roman"/>
          <w:sz w:val="24"/>
          <w:szCs w:val="24"/>
        </w:rPr>
        <w:t xml:space="preserve"> R. 2016. The relationship between posttraumatic growth and social support in patients with Myocardial Infarction. </w:t>
      </w:r>
      <w:r w:rsidRPr="525F5380">
        <w:rPr>
          <w:rFonts w:ascii="Times New Roman" w:eastAsia="Times New Roman" w:hAnsi="Times New Roman" w:cs="Times New Roman"/>
          <w:i/>
          <w:iCs/>
          <w:sz w:val="24"/>
          <w:szCs w:val="24"/>
        </w:rPr>
        <w:t xml:space="preserve">Can J Cardiovasc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doi:10.1016/j.cpr.2010.02.004 </w:t>
      </w:r>
    </w:p>
    <w:p w14:paraId="0681FF53" w14:textId="5CD93B6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Senol-Durak</w:t>
      </w:r>
      <w:proofErr w:type="spellEnd"/>
      <w:r w:rsidRPr="525F5380">
        <w:rPr>
          <w:rFonts w:ascii="Times New Roman" w:eastAsia="Times New Roman" w:hAnsi="Times New Roman" w:cs="Times New Roman"/>
          <w:sz w:val="24"/>
          <w:szCs w:val="24"/>
        </w:rPr>
        <w:t xml:space="preserve">, E., Di </w:t>
      </w:r>
      <w:proofErr w:type="spellStart"/>
      <w:r w:rsidRPr="525F5380">
        <w:rPr>
          <w:rFonts w:ascii="Times New Roman" w:eastAsia="Times New Roman" w:hAnsi="Times New Roman" w:cs="Times New Roman"/>
          <w:sz w:val="24"/>
          <w:szCs w:val="24"/>
        </w:rPr>
        <w:t>Tella</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Shand LK, </w:t>
      </w:r>
      <w:proofErr w:type="spellStart"/>
      <w:r w:rsidRPr="525F5380">
        <w:rPr>
          <w:rFonts w:ascii="Times New Roman" w:eastAsia="Times New Roman" w:hAnsi="Times New Roman" w:cs="Times New Roman"/>
          <w:sz w:val="24"/>
          <w:szCs w:val="24"/>
        </w:rPr>
        <w:t>Cowlishaw</w:t>
      </w:r>
      <w:proofErr w:type="spellEnd"/>
      <w:r w:rsidRPr="525F5380">
        <w:rPr>
          <w:rFonts w:ascii="Times New Roman" w:eastAsia="Times New Roman" w:hAnsi="Times New Roman" w:cs="Times New Roman"/>
          <w:sz w:val="24"/>
          <w:szCs w:val="24"/>
        </w:rPr>
        <w:t xml:space="preserve"> S, Brooker JE, Burney S, </w:t>
      </w:r>
      <w:proofErr w:type="spellStart"/>
      <w:r w:rsidRPr="525F5380">
        <w:rPr>
          <w:rFonts w:ascii="Times New Roman" w:eastAsia="Times New Roman" w:hAnsi="Times New Roman" w:cs="Times New Roman"/>
          <w:sz w:val="24"/>
          <w:szCs w:val="24"/>
        </w:rPr>
        <w:t>Ricciardelli</w:t>
      </w:r>
      <w:proofErr w:type="spellEnd"/>
      <w:r w:rsidRPr="525F5380">
        <w:rPr>
          <w:rFonts w:ascii="Times New Roman" w:eastAsia="Times New Roman" w:hAnsi="Times New Roman" w:cs="Times New Roman"/>
          <w:sz w:val="24"/>
          <w:szCs w:val="24"/>
        </w:rPr>
        <w:t xml:space="preserve"> LA. (2015). Correlates of post-traumatic stress symptoms and growth in cancer patients: a systematic review and meta-analysis. </w:t>
      </w:r>
      <w:proofErr w:type="spellStart"/>
      <w:r w:rsidRPr="525F5380">
        <w:rPr>
          <w:rFonts w:ascii="Times New Roman" w:eastAsia="Times New Roman" w:hAnsi="Times New Roman" w:cs="Times New Roman"/>
          <w:sz w:val="24"/>
          <w:szCs w:val="24"/>
        </w:rPr>
        <w:t>P</w:t>
      </w:r>
      <w:r w:rsidRPr="525F5380">
        <w:rPr>
          <w:rFonts w:ascii="Times New Roman" w:eastAsia="Times New Roman" w:hAnsi="Times New Roman" w:cs="Times New Roman"/>
          <w:i/>
          <w:iCs/>
          <w:sz w:val="24"/>
          <w:szCs w:val="24"/>
        </w:rPr>
        <w:t>sychooncology</w:t>
      </w:r>
      <w:proofErr w:type="spellEnd"/>
      <w:r w:rsidRPr="525F5380">
        <w:rPr>
          <w:rFonts w:ascii="Times New Roman" w:eastAsia="Times New Roman" w:hAnsi="Times New Roman" w:cs="Times New Roman"/>
          <w:i/>
          <w:iCs/>
          <w:sz w:val="24"/>
          <w:szCs w:val="24"/>
        </w:rPr>
        <w:t>,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1">
        <w:r w:rsidRPr="525F5380">
          <w:rPr>
            <w:rFonts w:ascii="Times New Roman" w:eastAsia="Times New Roman" w:hAnsi="Times New Roman" w:cs="Times New Roman"/>
          </w:rPr>
          <w:t>https://doi.org/10.1023/B:JOCS.0000045346.76242.73</w:t>
        </w:r>
      </w:hyperlink>
    </w:p>
    <w:p w14:paraId="46EB7DBB" w14:textId="14C99D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Sim, J. C.,</w:t>
      </w:r>
      <w:r w:rsidR="002577B1">
        <w:rPr>
          <w:rFonts w:ascii="Times New Roman" w:eastAsia="Times New Roman" w:hAnsi="Times New Roman" w:cs="Times New Roman"/>
        </w:rPr>
        <w:t xml:space="preserve"> &amp; </w:t>
      </w:r>
      <w:proofErr w:type="spellStart"/>
      <w:r w:rsidRPr="525F5380">
        <w:rPr>
          <w:rFonts w:ascii="Times New Roman" w:eastAsia="Times New Roman" w:hAnsi="Times New Roman" w:cs="Times New Roman"/>
        </w:rPr>
        <w:t>Im</w:t>
      </w:r>
      <w:proofErr w:type="spellEnd"/>
      <w:r w:rsidRPr="525F5380">
        <w:rPr>
          <w:rFonts w:ascii="Times New Roman" w:eastAsia="Times New Roman" w:hAnsi="Times New Roman" w:cs="Times New Roman"/>
        </w:rPr>
        <w:t>,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15BBE14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Smyth, J. M., </w:t>
      </w:r>
      <w:proofErr w:type="spellStart"/>
      <w:r w:rsidRPr="525F5380">
        <w:rPr>
          <w:rFonts w:ascii="Times New Roman" w:eastAsia="Times New Roman" w:hAnsi="Times New Roman" w:cs="Times New Roman"/>
          <w:sz w:val="24"/>
          <w:szCs w:val="24"/>
        </w:rPr>
        <w:t>Hockemeyer</w:t>
      </w:r>
      <w:proofErr w:type="spellEnd"/>
      <w:r w:rsidRPr="525F5380">
        <w:rPr>
          <w:rFonts w:ascii="Times New Roman" w:eastAsia="Times New Roman" w:hAnsi="Times New Roman" w:cs="Times New Roman"/>
          <w:sz w:val="24"/>
          <w:szCs w:val="24"/>
        </w:rPr>
        <w:t>, J.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2">
        <w:r>
          <w:t>https://doi.org/10.1348/135910707X250866</w:t>
        </w:r>
      </w:hyperlink>
      <w:r w:rsidRPr="525F5380">
        <w:rPr>
          <w:rFonts w:ascii="Times New Roman" w:eastAsia="Times New Roman" w:hAnsi="Times New Roman" w:cs="Times New Roman"/>
          <w:sz w:val="24"/>
          <w:szCs w:val="24"/>
        </w:rPr>
        <w:t xml:space="preserve"> </w:t>
      </w:r>
    </w:p>
    <w:p w14:paraId="5A25C4C0" w14:textId="63BDBD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Sohrabi</w:t>
      </w:r>
      <w:proofErr w:type="spellEnd"/>
      <w:r w:rsidRPr="525F5380">
        <w:rPr>
          <w:rFonts w:ascii="Times New Roman" w:eastAsia="Times New Roman" w:hAnsi="Times New Roman" w:cs="Times New Roman"/>
          <w:sz w:val="24"/>
          <w:szCs w:val="24"/>
        </w:rPr>
        <w:t xml:space="preserve">, C., </w:t>
      </w:r>
      <w:proofErr w:type="spellStart"/>
      <w:r w:rsidRPr="525F5380">
        <w:rPr>
          <w:rFonts w:ascii="Times New Roman" w:eastAsia="Times New Roman" w:hAnsi="Times New Roman" w:cs="Times New Roman"/>
          <w:sz w:val="24"/>
          <w:szCs w:val="24"/>
        </w:rPr>
        <w:t>Alsafi</w:t>
      </w:r>
      <w:proofErr w:type="spellEnd"/>
      <w:r w:rsidRPr="525F5380">
        <w:rPr>
          <w:rFonts w:ascii="Times New Roman" w:eastAsia="Times New Roman" w:hAnsi="Times New Roman" w:cs="Times New Roman"/>
          <w:sz w:val="24"/>
          <w:szCs w:val="24"/>
        </w:rPr>
        <w:t xml:space="preserve">, Z., </w:t>
      </w:r>
      <w:proofErr w:type="spellStart"/>
      <w:r w:rsidRPr="525F5380">
        <w:rPr>
          <w:rFonts w:ascii="Times New Roman" w:eastAsia="Times New Roman" w:hAnsi="Times New Roman" w:cs="Times New Roman"/>
          <w:sz w:val="24"/>
          <w:szCs w:val="24"/>
        </w:rPr>
        <w:t>O'neill</w:t>
      </w:r>
      <w:proofErr w:type="spellEnd"/>
      <w:r w:rsidRPr="525F5380">
        <w:rPr>
          <w:rFonts w:ascii="Times New Roman" w:eastAsia="Times New Roman" w:hAnsi="Times New Roman" w:cs="Times New Roman"/>
          <w:sz w:val="24"/>
          <w:szCs w:val="24"/>
        </w:rPr>
        <w:t xml:space="preserve">, N., Khan, M., </w:t>
      </w:r>
      <w:proofErr w:type="spellStart"/>
      <w:r w:rsidRPr="525F5380">
        <w:rPr>
          <w:rFonts w:ascii="Times New Roman" w:eastAsia="Times New Roman" w:hAnsi="Times New Roman" w:cs="Times New Roman"/>
          <w:sz w:val="24"/>
          <w:szCs w:val="24"/>
        </w:rPr>
        <w:t>Kerwan</w:t>
      </w:r>
      <w:proofErr w:type="spellEnd"/>
      <w:r w:rsidRPr="525F5380">
        <w:rPr>
          <w:rFonts w:ascii="Times New Roman" w:eastAsia="Times New Roman" w:hAnsi="Times New Roman" w:cs="Times New Roman"/>
          <w:sz w:val="24"/>
          <w:szCs w:val="24"/>
        </w:rPr>
        <w:t xml:space="preserve">, A., Al-Jabir, A., </w:t>
      </w:r>
      <w:proofErr w:type="spellStart"/>
      <w:r w:rsidRPr="525F5380">
        <w:rPr>
          <w:rFonts w:ascii="Times New Roman" w:eastAsia="Times New Roman" w:hAnsi="Times New Roman" w:cs="Times New Roman"/>
          <w:sz w:val="24"/>
          <w:szCs w:val="24"/>
        </w:rPr>
        <w:t>Iosifidis</w:t>
      </w:r>
      <w:proofErr w:type="spellEnd"/>
      <w:r w:rsidRPr="525F5380">
        <w:rPr>
          <w:rFonts w:ascii="Times New Roman" w:eastAsia="Times New Roman" w:hAnsi="Times New Roman" w:cs="Times New Roman"/>
          <w:sz w:val="24"/>
          <w:szCs w:val="24"/>
        </w:rPr>
        <w:t>,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3">
        <w:r>
          <w:t>https://doi.org/10.1016/j.ijsu.2020.02.034</w:t>
        </w:r>
      </w:hyperlink>
      <w:r w:rsidRPr="525F5380">
        <w:rPr>
          <w:rFonts w:ascii="Times New Roman" w:eastAsia="Times New Roman" w:hAnsi="Times New Roman" w:cs="Times New Roman"/>
          <w:sz w:val="24"/>
          <w:szCs w:val="24"/>
        </w:rPr>
        <w:t xml:space="preserve"> </w:t>
      </w:r>
    </w:p>
    <w:p w14:paraId="75F9EE8F" w14:textId="011EA25F"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Thacker, S. B. (2000). Meta-analysis of observational studies in epidemiology: a proposal for reporting. Meta-analysis of observational studies in </w:t>
      </w:r>
      <w:r w:rsidRPr="525F5380">
        <w:rPr>
          <w:rFonts w:ascii="Times New Roman" w:eastAsia="Times New Roman" w:hAnsi="Times New Roman" w:cs="Times New Roman"/>
          <w:sz w:val="24"/>
          <w:szCs w:val="24"/>
        </w:rPr>
        <w:lastRenderedPageBreak/>
        <w:t>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4">
        <w:r w:rsidRPr="00ED5EA8">
          <w:rPr>
            <w:rStyle w:val="Hyperlink"/>
            <w:color w:val="auto"/>
            <w:sz w:val="24"/>
            <w:szCs w:val="24"/>
            <w:u w:val="none"/>
          </w:rPr>
          <w:t>https://doi.org/10.1001/jama.283.15.2008</w:t>
        </w:r>
      </w:hyperlink>
    </w:p>
    <w:p w14:paraId="4BE01238" w14:textId="0F47D48E"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 xml:space="preserve">Tu, A. K., Restivo Haney, J., O'Neill, K., Swaminathan, A., Choi, K. W., Lee, H., </w:t>
      </w:r>
      <w:proofErr w:type="spellStart"/>
      <w:r w:rsidR="00A03854" w:rsidRPr="525F5380">
        <w:rPr>
          <w:rFonts w:ascii="Times New Roman" w:eastAsia="Times New Roman" w:hAnsi="Times New Roman" w:cs="Times New Roman"/>
          <w:sz w:val="24"/>
          <w:szCs w:val="24"/>
        </w:rPr>
        <w:t>Smoller</w:t>
      </w:r>
      <w:proofErr w:type="spellEnd"/>
      <w:r w:rsidR="00A03854" w:rsidRPr="525F5380">
        <w:rPr>
          <w:rFonts w:ascii="Times New Roman" w:eastAsia="Times New Roman" w:hAnsi="Times New Roman" w:cs="Times New Roman"/>
          <w:sz w:val="24"/>
          <w:szCs w:val="24"/>
        </w:rPr>
        <w:t xml:space="preserve">, J. W., Patel, V., </w:t>
      </w:r>
      <w:proofErr w:type="spellStart"/>
      <w:r w:rsidR="00A03854" w:rsidRPr="525F5380">
        <w:rPr>
          <w:rFonts w:ascii="Times New Roman" w:eastAsia="Times New Roman" w:hAnsi="Times New Roman" w:cs="Times New Roman"/>
          <w:sz w:val="24"/>
          <w:szCs w:val="24"/>
        </w:rPr>
        <w:t>Barreira</w:t>
      </w:r>
      <w:proofErr w:type="spellEnd"/>
      <w:r w:rsidR="00A03854" w:rsidRPr="525F5380">
        <w:rPr>
          <w:rFonts w:ascii="Times New Roman" w:eastAsia="Times New Roman" w:hAnsi="Times New Roman" w:cs="Times New Roman"/>
          <w:sz w:val="24"/>
          <w:szCs w:val="24"/>
        </w:rPr>
        <w:t>, P. J., Liu, C. H.,</w:t>
      </w:r>
      <w:r w:rsidR="002577B1">
        <w:rPr>
          <w:rFonts w:ascii="Times New Roman" w:eastAsia="Times New Roman" w:hAnsi="Times New Roman" w:cs="Times New Roman"/>
          <w:sz w:val="24"/>
          <w:szCs w:val="24"/>
        </w:rPr>
        <w:t xml:space="preserve"> &amp; </w:t>
      </w:r>
      <w:proofErr w:type="spellStart"/>
      <w:r w:rsidR="00A03854" w:rsidRPr="525F5380">
        <w:rPr>
          <w:rFonts w:ascii="Times New Roman" w:eastAsia="Times New Roman" w:hAnsi="Times New Roman" w:cs="Times New Roman"/>
          <w:sz w:val="24"/>
          <w:szCs w:val="24"/>
        </w:rPr>
        <w:t>Naslund</w:t>
      </w:r>
      <w:proofErr w:type="spellEnd"/>
      <w:r w:rsidR="00A03854" w:rsidRPr="525F5380">
        <w:rPr>
          <w:rFonts w:ascii="Times New Roman" w:eastAsia="Times New Roman" w:hAnsi="Times New Roman" w:cs="Times New Roman"/>
          <w:sz w:val="24"/>
          <w:szCs w:val="24"/>
        </w:rPr>
        <w:t xml:space="preserve">,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5">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51B20E5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Ulset</w:t>
      </w:r>
      <w:proofErr w:type="spellEnd"/>
      <w:r w:rsidRPr="525F5380">
        <w:rPr>
          <w:rFonts w:ascii="Times New Roman" w:eastAsia="Times New Roman" w:hAnsi="Times New Roman" w:cs="Times New Roman"/>
          <w:sz w:val="24"/>
          <w:szCs w:val="24"/>
        </w:rPr>
        <w:t>, V.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von </w:t>
      </w:r>
      <w:proofErr w:type="spellStart"/>
      <w:r w:rsidRPr="525F5380">
        <w:rPr>
          <w:rFonts w:ascii="Times New Roman" w:eastAsia="Times New Roman" w:hAnsi="Times New Roman" w:cs="Times New Roman"/>
          <w:sz w:val="24"/>
          <w:szCs w:val="24"/>
        </w:rPr>
        <w:t>Soest</w:t>
      </w:r>
      <w:proofErr w:type="spellEnd"/>
      <w:r w:rsidRPr="525F5380">
        <w:rPr>
          <w:rFonts w:ascii="Times New Roman" w:eastAsia="Times New Roman" w:hAnsi="Times New Roman" w:cs="Times New Roman"/>
          <w:sz w:val="24"/>
          <w:szCs w:val="24"/>
        </w:rPr>
        <w:t xml:space="preserve">,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36DD4B9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Van der </w:t>
      </w:r>
      <w:proofErr w:type="spellStart"/>
      <w:r w:rsidRPr="525F5380">
        <w:rPr>
          <w:rFonts w:ascii="Times New Roman" w:eastAsia="Times New Roman" w:hAnsi="Times New Roman" w:cs="Times New Roman"/>
        </w:rPr>
        <w:t>Hallen</w:t>
      </w:r>
      <w:proofErr w:type="spellEnd"/>
      <w:r w:rsidRPr="525F5380">
        <w:rPr>
          <w:rFonts w:ascii="Times New Roman" w:eastAsia="Times New Roman" w:hAnsi="Times New Roman" w:cs="Times New Roman"/>
        </w:rPr>
        <w:t>, R.,</w:t>
      </w:r>
      <w:r w:rsidR="002577B1">
        <w:rPr>
          <w:rFonts w:ascii="Times New Roman" w:eastAsia="Times New Roman" w:hAnsi="Times New Roman" w:cs="Times New Roman"/>
        </w:rPr>
        <w:t xml:space="preserve"> &amp; </w:t>
      </w:r>
      <w:proofErr w:type="spellStart"/>
      <w:r w:rsidRPr="525F5380">
        <w:rPr>
          <w:rFonts w:ascii="Times New Roman" w:eastAsia="Times New Roman" w:hAnsi="Times New Roman" w:cs="Times New Roman"/>
        </w:rPr>
        <w:t>Godor</w:t>
      </w:r>
      <w:proofErr w:type="spellEnd"/>
      <w:r w:rsidRPr="525F5380">
        <w:rPr>
          <w:rFonts w:ascii="Times New Roman" w:eastAsia="Times New Roman" w:hAnsi="Times New Roman" w:cs="Times New Roman"/>
        </w:rPr>
        <w:t xml:space="preserve">, B. P. (2022). COVID-19 pandemic-related posttraumatic growth in a small cohort of university students: A 1-year longitudinal </w:t>
      </w:r>
      <w:proofErr w:type="spellStart"/>
      <w:r w:rsidRPr="525F5380">
        <w:rPr>
          <w:rFonts w:ascii="Times New Roman" w:eastAsia="Times New Roman" w:hAnsi="Times New Roman" w:cs="Times New Roman"/>
        </w:rPr>
        <w:t>study.Lao</w:t>
      </w:r>
      <w:proofErr w:type="spellEnd"/>
      <w:r w:rsidRPr="525F5380">
        <w:rPr>
          <w:rFonts w:ascii="Times New Roman" w:eastAsia="Times New Roman" w:hAnsi="Times New Roman" w:cs="Times New Roman"/>
        </w:rPr>
        <w:t xml:space="preserve">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Van </w:t>
      </w:r>
      <w:proofErr w:type="spellStart"/>
      <w:r w:rsidRPr="525F5380">
        <w:rPr>
          <w:rFonts w:ascii="Times New Roman" w:eastAsia="Times New Roman" w:hAnsi="Times New Roman" w:cs="Times New Roman"/>
          <w:sz w:val="24"/>
          <w:szCs w:val="24"/>
        </w:rPr>
        <w:t>Zuuren</w:t>
      </w:r>
      <w:proofErr w:type="spellEnd"/>
      <w:r w:rsidRPr="525F5380">
        <w:rPr>
          <w:rFonts w:ascii="Times New Roman" w:eastAsia="Times New Roman" w:hAnsi="Times New Roman" w:cs="Times New Roman"/>
          <w:sz w:val="24"/>
          <w:szCs w:val="24"/>
        </w:rPr>
        <w:t xml:space="preserve">, E. J., and Z. </w:t>
      </w:r>
      <w:proofErr w:type="spellStart"/>
      <w:r w:rsidRPr="525F5380">
        <w:rPr>
          <w:rFonts w:ascii="Times New Roman" w:eastAsia="Times New Roman" w:hAnsi="Times New Roman" w:cs="Times New Roman"/>
          <w:sz w:val="24"/>
          <w:szCs w:val="24"/>
        </w:rPr>
        <w:t>Fedorowicz</w:t>
      </w:r>
      <w:proofErr w:type="spellEnd"/>
      <w:r w:rsidRPr="525F5380">
        <w:rPr>
          <w:rFonts w:ascii="Times New Roman" w:eastAsia="Times New Roman" w:hAnsi="Times New Roman" w:cs="Times New Roman"/>
          <w:sz w:val="24"/>
          <w:szCs w:val="24"/>
        </w:rPr>
        <w:t>.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62AA3E3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Vazquez, C., </w:t>
      </w:r>
      <w:proofErr w:type="spellStart"/>
      <w:r w:rsidRPr="525F5380">
        <w:rPr>
          <w:rFonts w:ascii="Times New Roman" w:eastAsia="Times New Roman" w:hAnsi="Times New Roman" w:cs="Times New Roman"/>
          <w:sz w:val="24"/>
          <w:szCs w:val="24"/>
        </w:rPr>
        <w:t>Valiente</w:t>
      </w:r>
      <w:proofErr w:type="spellEnd"/>
      <w:r w:rsidRPr="525F5380">
        <w:rPr>
          <w:rFonts w:ascii="Times New Roman" w:eastAsia="Times New Roman" w:hAnsi="Times New Roman" w:cs="Times New Roman"/>
          <w:sz w:val="24"/>
          <w:szCs w:val="24"/>
        </w:rPr>
        <w:t xml:space="preserve">, C., García, F. E., Contreras, A., </w:t>
      </w:r>
      <w:proofErr w:type="spellStart"/>
      <w:r w:rsidRPr="525F5380">
        <w:rPr>
          <w:rFonts w:ascii="Times New Roman" w:eastAsia="Times New Roman" w:hAnsi="Times New Roman" w:cs="Times New Roman"/>
          <w:sz w:val="24"/>
          <w:szCs w:val="24"/>
        </w:rPr>
        <w:t>Peinado</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Trucharte</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6">
        <w:r>
          <w:t>https://doi.org/10.1007/s10902-020-00352-3</w:t>
        </w:r>
      </w:hyperlink>
      <w:r w:rsidRPr="525F5380">
        <w:rPr>
          <w:rFonts w:ascii="Times New Roman" w:eastAsia="Times New Roman" w:hAnsi="Times New Roman" w:cs="Times New Roman"/>
          <w:sz w:val="24"/>
          <w:szCs w:val="24"/>
        </w:rPr>
        <w:t xml:space="preserve">  </w:t>
      </w:r>
    </w:p>
    <w:p w14:paraId="27583DD1" w14:textId="3822AE8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Chen, C. (2023) A meta-analysis on the relationship between posttraumatic growth and resilience in people with breast cancer.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xml:space="preserve"> Open, 10(5)</w:t>
      </w:r>
      <w:r w:rsidRPr="525F5380">
        <w:rPr>
          <w:rFonts w:ascii="Times New Roman" w:eastAsia="Times New Roman" w:hAnsi="Times New Roman" w:cs="Times New Roman"/>
          <w:sz w:val="24"/>
          <w:szCs w:val="24"/>
        </w:rPr>
        <w:t xml:space="preserve">,734-2745. doi:10.1002/nop2.1540 </w:t>
      </w:r>
    </w:p>
    <w:p w14:paraId="7F48361E" w14:textId="258F7C3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Quan, L., </w:t>
      </w:r>
      <w:proofErr w:type="spellStart"/>
      <w:r w:rsidRPr="525F5380">
        <w:rPr>
          <w:rFonts w:ascii="Times New Roman" w:eastAsia="Times New Roman" w:hAnsi="Times New Roman" w:cs="Times New Roman"/>
          <w:sz w:val="24"/>
          <w:szCs w:val="24"/>
        </w:rPr>
        <w:t>Chavarro</w:t>
      </w:r>
      <w:proofErr w:type="spellEnd"/>
      <w:r w:rsidRPr="525F5380">
        <w:rPr>
          <w:rFonts w:ascii="Times New Roman" w:eastAsia="Times New Roman" w:hAnsi="Times New Roman" w:cs="Times New Roman"/>
          <w:sz w:val="24"/>
          <w:szCs w:val="24"/>
        </w:rPr>
        <w:t xml:space="preserve">, J. E., </w:t>
      </w:r>
      <w:proofErr w:type="spellStart"/>
      <w:r w:rsidRPr="525F5380">
        <w:rPr>
          <w:rFonts w:ascii="Times New Roman" w:eastAsia="Times New Roman" w:hAnsi="Times New Roman" w:cs="Times New Roman"/>
          <w:sz w:val="24"/>
          <w:szCs w:val="24"/>
        </w:rPr>
        <w:t>Slopen</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Kubzansky</w:t>
      </w:r>
      <w:proofErr w:type="spellEnd"/>
      <w:r w:rsidRPr="525F5380">
        <w:rPr>
          <w:rFonts w:ascii="Times New Roman" w:eastAsia="Times New Roman" w:hAnsi="Times New Roman" w:cs="Times New Roman"/>
          <w:sz w:val="24"/>
          <w:szCs w:val="24"/>
        </w:rPr>
        <w:t xml:space="preserve">, L. D., </w:t>
      </w:r>
      <w:proofErr w:type="spellStart"/>
      <w:r w:rsidRPr="525F5380">
        <w:rPr>
          <w:rFonts w:ascii="Times New Roman" w:eastAsia="Times New Roman" w:hAnsi="Times New Roman" w:cs="Times New Roman"/>
          <w:sz w:val="24"/>
          <w:szCs w:val="24"/>
        </w:rPr>
        <w:t>Koenen</w:t>
      </w:r>
      <w:proofErr w:type="spellEnd"/>
      <w:r w:rsidRPr="525F5380">
        <w:rPr>
          <w:rFonts w:ascii="Times New Roman" w:eastAsia="Times New Roman" w:hAnsi="Times New Roman" w:cs="Times New Roman"/>
          <w:sz w:val="24"/>
          <w:szCs w:val="24"/>
        </w:rPr>
        <w:t>, K. C., Kang, J. H., Weisskopf, M. G., Branch-Elliman,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47">
        <w:r>
          <w:t>https://doi.org/10.1001/jamapsychiatry.2022.2640</w:t>
        </w:r>
      </w:hyperlink>
      <w:r w:rsidRPr="525F5380">
        <w:rPr>
          <w:rFonts w:ascii="Times New Roman" w:eastAsia="Times New Roman" w:hAnsi="Times New Roman" w:cs="Times New Roman"/>
          <w:sz w:val="24"/>
          <w:szCs w:val="24"/>
        </w:rPr>
        <w:t xml:space="preserve"> </w:t>
      </w:r>
    </w:p>
    <w:p w14:paraId="105109C6" w14:textId="0C9D22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Wang, S., Zhao,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 J. (2023). True grit and brain: Trait grit mediates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48">
        <w:r>
          <w:t>https://doi.org/10.1016/j.jad.2023.01.022</w:t>
        </w:r>
      </w:hyperlink>
      <w:r w:rsidRPr="525F5380">
        <w:rPr>
          <w:rFonts w:ascii="Times New Roman" w:eastAsia="Times New Roman" w:hAnsi="Times New Roman" w:cs="Times New Roman"/>
          <w:sz w:val="24"/>
          <w:szCs w:val="24"/>
        </w:rPr>
        <w:t xml:space="preserve"> </w:t>
      </w:r>
    </w:p>
    <w:p w14:paraId="0FF0A190" w14:textId="034BC2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Waters, M. C., Rhodes, J. E.,</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Smoller</w:t>
      </w:r>
      <w:proofErr w:type="spellEnd"/>
      <w:r w:rsidRPr="525F5380">
        <w:rPr>
          <w:rFonts w:ascii="Times New Roman" w:eastAsia="Times New Roman" w:hAnsi="Times New Roman" w:cs="Times New Roman"/>
          <w:sz w:val="24"/>
          <w:szCs w:val="24"/>
        </w:rPr>
        <w:t xml:space="preserve">,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49">
        <w:r>
          <w:t>https://doi.org/10.1016/j.jad.2013.09.018</w:t>
        </w:r>
      </w:hyperlink>
      <w:r w:rsidRPr="525F5380">
        <w:rPr>
          <w:rFonts w:ascii="Times New Roman" w:eastAsia="Times New Roman" w:hAnsi="Times New Roman" w:cs="Times New Roman"/>
          <w:sz w:val="24"/>
          <w:szCs w:val="24"/>
        </w:rPr>
        <w:t xml:space="preserve"> </w:t>
      </w:r>
    </w:p>
    <w:p w14:paraId="1D72C05F" w14:textId="0C7BEC4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w:t>
      </w:r>
      <w:proofErr w:type="spellStart"/>
      <w:r w:rsidRPr="525F5380">
        <w:rPr>
          <w:rFonts w:ascii="Times New Roman" w:eastAsia="Times New Roman" w:hAnsi="Times New Roman" w:cs="Times New Roman"/>
          <w:sz w:val="24"/>
          <w:szCs w:val="24"/>
        </w:rPr>
        <w:t>Hannak</w:t>
      </w:r>
      <w:proofErr w:type="spellEnd"/>
      <w:r w:rsidRPr="525F5380">
        <w:rPr>
          <w:rFonts w:ascii="Times New Roman" w:eastAsia="Times New Roman" w:hAnsi="Times New Roman" w:cs="Times New Roman"/>
          <w:sz w:val="24"/>
          <w:szCs w:val="24"/>
        </w:rPr>
        <w:t>, W., Dai,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50">
        <w:r>
          <w:t>https://doi.org/10.1038/s41598-017-16890-5</w:t>
        </w:r>
      </w:hyperlink>
      <w:r w:rsidRPr="525F5380">
        <w:rPr>
          <w:rFonts w:ascii="Times New Roman" w:eastAsia="Times New Roman" w:hAnsi="Times New Roman" w:cs="Times New Roman"/>
          <w:sz w:val="24"/>
          <w:szCs w:val="24"/>
        </w:rPr>
        <w:t xml:space="preserve"> </w:t>
      </w:r>
    </w:p>
    <w:p w14:paraId="564AB2AF" w14:textId="09249BD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w:t>
      </w:r>
      <w:proofErr w:type="spellStart"/>
      <w:r w:rsidRPr="525F5380">
        <w:rPr>
          <w:rFonts w:ascii="Times New Roman" w:eastAsia="Times New Roman" w:hAnsi="Times New Roman" w:cs="Times New Roman"/>
          <w:sz w:val="24"/>
          <w:szCs w:val="24"/>
        </w:rPr>
        <w:t>Mimmack</w:t>
      </w:r>
      <w:proofErr w:type="spellEnd"/>
      <w:r w:rsidRPr="525F5380">
        <w:rPr>
          <w:rFonts w:ascii="Times New Roman" w:eastAsia="Times New Roman" w:hAnsi="Times New Roman" w:cs="Times New Roman"/>
          <w:sz w:val="24"/>
          <w:szCs w:val="24"/>
        </w:rPr>
        <w:t xml:space="preserve">, K., Gagliardi, G., Dossett, M. L., Wang, S., </w:t>
      </w:r>
      <w:proofErr w:type="spellStart"/>
      <w:r w:rsidRPr="525F5380">
        <w:rPr>
          <w:rFonts w:ascii="Times New Roman" w:eastAsia="Times New Roman" w:hAnsi="Times New Roman" w:cs="Times New Roman"/>
          <w:sz w:val="24"/>
          <w:szCs w:val="24"/>
        </w:rPr>
        <w:t>Udeogu</w:t>
      </w:r>
      <w:proofErr w:type="spellEnd"/>
      <w:r w:rsidRPr="525F5380">
        <w:rPr>
          <w:rFonts w:ascii="Times New Roman" w:eastAsia="Times New Roman" w:hAnsi="Times New Roman" w:cs="Times New Roman"/>
          <w:sz w:val="24"/>
          <w:szCs w:val="24"/>
        </w:rPr>
        <w:t xml:space="preserve">, O. J., Donovan, N. J., </w:t>
      </w:r>
      <w:proofErr w:type="spellStart"/>
      <w:r w:rsidRPr="525F5380">
        <w:rPr>
          <w:rFonts w:ascii="Times New Roman" w:eastAsia="Times New Roman" w:hAnsi="Times New Roman" w:cs="Times New Roman"/>
          <w:sz w:val="24"/>
          <w:szCs w:val="24"/>
        </w:rPr>
        <w:t>Gatchel</w:t>
      </w:r>
      <w:proofErr w:type="spellEnd"/>
      <w:r w:rsidRPr="525F5380">
        <w:rPr>
          <w:rFonts w:ascii="Times New Roman" w:eastAsia="Times New Roman" w:hAnsi="Times New Roman" w:cs="Times New Roman"/>
          <w:sz w:val="24"/>
          <w:szCs w:val="24"/>
        </w:rPr>
        <w:t xml:space="preserve">, J. R., Quiroz, Y. T., </w:t>
      </w:r>
      <w:proofErr w:type="spellStart"/>
      <w:r w:rsidRPr="525F5380">
        <w:rPr>
          <w:rFonts w:ascii="Times New Roman" w:eastAsia="Times New Roman" w:hAnsi="Times New Roman" w:cs="Times New Roman"/>
          <w:sz w:val="24"/>
          <w:szCs w:val="24"/>
        </w:rPr>
        <w:t>Amariglio</w:t>
      </w:r>
      <w:proofErr w:type="spellEnd"/>
      <w:r w:rsidRPr="525F5380">
        <w:rPr>
          <w:rFonts w:ascii="Times New Roman" w:eastAsia="Times New Roman" w:hAnsi="Times New Roman" w:cs="Times New Roman"/>
          <w:sz w:val="24"/>
          <w:szCs w:val="24"/>
        </w:rPr>
        <w:t xml:space="preserve">, R., Liu, C. H., Hyun, S., </w:t>
      </w:r>
      <w:proofErr w:type="spellStart"/>
      <w:r w:rsidRPr="525F5380">
        <w:rPr>
          <w:rFonts w:ascii="Times New Roman" w:eastAsia="Times New Roman" w:hAnsi="Times New Roman" w:cs="Times New Roman"/>
          <w:sz w:val="24"/>
          <w:szCs w:val="24"/>
        </w:rPr>
        <w:t>ElTohamy</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Rentz</w:t>
      </w:r>
      <w:proofErr w:type="spellEnd"/>
      <w:r w:rsidRPr="525F5380">
        <w:rPr>
          <w:rFonts w:ascii="Times New Roman" w:eastAsia="Times New Roman" w:hAnsi="Times New Roman" w:cs="Times New Roman"/>
          <w:sz w:val="24"/>
          <w:szCs w:val="24"/>
        </w:rPr>
        <w:t>, D., Sperling, R. A., Marshall, G. A.,</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Vannini</w:t>
      </w:r>
      <w:proofErr w:type="spellEnd"/>
      <w:r w:rsidRPr="525F5380">
        <w:rPr>
          <w:rFonts w:ascii="Times New Roman" w:eastAsia="Times New Roman" w:hAnsi="Times New Roman" w:cs="Times New Roman"/>
          <w:sz w:val="24"/>
          <w:szCs w:val="24"/>
        </w:rPr>
        <w:t xml:space="preserve">, P. (2022). Racial and socioeconomic status differences in stress, posttraumatic growth, and mental health in an older adult cohort during the Covid-19 pandemic. </w:t>
      </w:r>
      <w:proofErr w:type="spellStart"/>
      <w:r w:rsidRPr="525F5380">
        <w:rPr>
          <w:rFonts w:ascii="Times New Roman" w:eastAsia="Times New Roman" w:hAnsi="Times New Roman" w:cs="Times New Roman"/>
          <w:i/>
          <w:iCs/>
          <w:sz w:val="24"/>
          <w:szCs w:val="24"/>
        </w:rPr>
        <w:t>EclinicalMedicine</w:t>
      </w:r>
      <w:proofErr w:type="spellEnd"/>
      <w:r w:rsidRPr="525F5380">
        <w:rPr>
          <w:rFonts w:ascii="Times New Roman" w:eastAsia="Times New Roman" w:hAnsi="Times New Roman" w:cs="Times New Roman"/>
          <w:i/>
          <w:iCs/>
          <w:sz w:val="24"/>
          <w:szCs w:val="24"/>
        </w:rPr>
        <w:t>, (45),</w:t>
      </w:r>
      <w:r w:rsidRPr="525F5380">
        <w:rPr>
          <w:rFonts w:ascii="Times New Roman" w:eastAsia="Times New Roman" w:hAnsi="Times New Roman" w:cs="Times New Roman"/>
          <w:sz w:val="24"/>
          <w:szCs w:val="24"/>
        </w:rPr>
        <w:t xml:space="preserve"> 101343. </w:t>
      </w:r>
      <w:hyperlink r:id="rId51">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survivors six-month after discharge. </w:t>
      </w:r>
      <w:r w:rsidRPr="525F5380">
        <w:rPr>
          <w:rFonts w:ascii="Times New Roman" w:eastAsia="Times New Roman" w:hAnsi="Times New Roman" w:cs="Times New Roman"/>
          <w:i/>
          <w:iCs/>
          <w:sz w:val="24"/>
          <w:szCs w:val="24"/>
        </w:rPr>
        <w:t xml:space="preserve">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2055294. https://doi.org/10.1080/20008198.2022.2055294</w:t>
      </w:r>
    </w:p>
    <w:p w14:paraId="7B106794" w14:textId="5C7C5A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Yao, X., Wang, J., Yang,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2">
        <w:r>
          <w:t>https://doi.org/10.3389/fpsyt.2023.1163956</w:t>
        </w:r>
      </w:hyperlink>
      <w:r w:rsidRPr="525F5380">
        <w:rPr>
          <w:rFonts w:ascii="Times New Roman" w:eastAsia="Times New Roman" w:hAnsi="Times New Roman" w:cs="Times New Roman"/>
          <w:sz w:val="24"/>
          <w:szCs w:val="24"/>
        </w:rPr>
        <w:t xml:space="preserve"> </w:t>
      </w:r>
    </w:p>
    <w:p w14:paraId="3F629AD7" w14:textId="29BACA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Yeung, N. C. Y., Wong, E. L.-Y., Cheung, A. W.-L., Leung, C. S.-Y., Yeoh, E.-K.,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Wong, S. Y.-S. (2022). Finding the positives from the Covid-19 pandemic: factors associated with posttraumatic growth among nurses in Hong Kong.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xml:space="preserve"> </w:t>
      </w:r>
      <w:hyperlink r:id="rId53">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Yıldız</w:t>
      </w:r>
      <w:proofErr w:type="spellEnd"/>
      <w:r w:rsidRPr="525F5380">
        <w:rPr>
          <w:rFonts w:ascii="Times New Roman" w:eastAsia="Times New Roman" w:hAnsi="Times New Roman" w:cs="Times New Roman"/>
          <w:sz w:val="24"/>
          <w:szCs w:val="24"/>
        </w:rPr>
        <w:t>,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4">
        <w:r>
          <w:t>https://doi.org/10.1111/ppc.12761</w:t>
        </w:r>
      </w:hyperlink>
      <w:r w:rsidRPr="525F5380">
        <w:rPr>
          <w:rFonts w:ascii="Times New Roman" w:eastAsia="Times New Roman" w:hAnsi="Times New Roman" w:cs="Times New Roman"/>
          <w:sz w:val="24"/>
          <w:szCs w:val="24"/>
        </w:rPr>
        <w:t xml:space="preserve"> </w:t>
      </w:r>
    </w:p>
    <w:p w14:paraId="231616DC" w14:textId="7DE5D4C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Zhai</w:t>
      </w:r>
      <w:proofErr w:type="spellEnd"/>
      <w:r w:rsidRPr="525F5380">
        <w:rPr>
          <w:rFonts w:ascii="Times New Roman" w:eastAsia="Times New Roman" w:hAnsi="Times New Roman" w:cs="Times New Roman"/>
          <w:sz w:val="24"/>
          <w:szCs w:val="24"/>
        </w:rPr>
        <w:t>, H. K., Li, Q., Hu, Y. X., Cui, Y. X., Wei, X.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52176EA" w:rsidR="00A03854" w:rsidRPr="00B90E67" w:rsidRDefault="00A03854" w:rsidP="00260FE7">
      <w:pPr>
        <w:pStyle w:val="ListParagraph"/>
        <w:numPr>
          <w:ilvl w:val="0"/>
          <w:numId w:val="53"/>
        </w:numPr>
        <w:spacing w:after="0" w:line="360" w:lineRule="auto"/>
        <w:jc w:val="both"/>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Zhang, X. T., Shi, S. S., Ren, Y.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5">
        <w:r>
          <w:t>https://doi.org/10.2147/rmhp.s307294</w:t>
        </w:r>
      </w:hyperlink>
      <w:r w:rsidRPr="525F5380">
        <w:rPr>
          <w:rFonts w:ascii="Times New Roman" w:eastAsia="Times New Roman" w:hAnsi="Times New Roman" w:cs="Times New Roman"/>
          <w:sz w:val="24"/>
          <w:szCs w:val="24"/>
        </w:rPr>
        <w:t xml:space="preserve"> </w:t>
      </w:r>
    </w:p>
    <w:p w14:paraId="0C140165" w14:textId="1FDBE2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Zhen,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519D51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Zhou, Y., </w:t>
      </w:r>
      <w:proofErr w:type="spellStart"/>
      <w:r w:rsidRPr="525F5380">
        <w:rPr>
          <w:rFonts w:ascii="Times New Roman" w:eastAsia="Times New Roman" w:hAnsi="Times New Roman" w:cs="Times New Roman"/>
          <w:sz w:val="24"/>
          <w:szCs w:val="24"/>
        </w:rPr>
        <w:t>MacGeorge</w:t>
      </w:r>
      <w:proofErr w:type="spellEnd"/>
      <w:r w:rsidRPr="525F5380">
        <w:rPr>
          <w:rFonts w:ascii="Times New Roman" w:eastAsia="Times New Roman" w:hAnsi="Times New Roman" w:cs="Times New Roman"/>
          <w:sz w:val="24"/>
          <w:szCs w:val="24"/>
        </w:rPr>
        <w:t>, E.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6">
        <w:r>
          <w:t>https://doi.org/10.3390/ijerph17176315</w:t>
        </w:r>
      </w:hyperlink>
      <w:r w:rsidRPr="525F5380">
        <w:rPr>
          <w:rFonts w:ascii="Times New Roman" w:eastAsia="Times New Roman" w:hAnsi="Times New Roman" w:cs="Times New Roman"/>
          <w:sz w:val="24"/>
          <w:szCs w:val="24"/>
        </w:rPr>
        <w:t xml:space="preserve">  </w:t>
      </w:r>
    </w:p>
    <w:p w14:paraId="33936A82" w14:textId="5A0D5759" w:rsidR="000B4B24" w:rsidRPr="00260FE7" w:rsidRDefault="00D00B6A" w:rsidP="00260FE7">
      <w:pPr>
        <w:pStyle w:val="ListParagraph"/>
        <w:numPr>
          <w:ilvl w:val="0"/>
          <w:numId w:val="53"/>
        </w:numPr>
        <w:spacing w:after="0" w:line="480" w:lineRule="auto"/>
        <w:rPr>
          <w:rFonts w:ascii="Times New Roman" w:hAnsi="Times New Roman" w:cs="Times New Roman"/>
          <w:b/>
          <w:bCs/>
          <w:sz w:val="24"/>
          <w:szCs w:val="24"/>
          <w:highlight w:val="yellow"/>
        </w:rPr>
        <w:sectPr w:rsidR="000B4B24" w:rsidRPr="00260FE7" w:rsidSect="009E16CF">
          <w:headerReference w:type="default" r:id="rId57"/>
          <w:pgSz w:w="12240" w:h="15840"/>
          <w:pgMar w:top="1440" w:right="1440" w:bottom="1440" w:left="1440" w:header="720" w:footer="0" w:gutter="0"/>
          <w:pgNumType w:start="1"/>
          <w:cols w:space="720"/>
          <w:formProt w:val="0"/>
          <w:docGrid w:linePitch="360" w:charSpace="4096"/>
        </w:sectPr>
      </w:pPr>
      <w:r w:rsidRPr="00260FE7">
        <w:rPr>
          <w:rFonts w:ascii="Times New Roman" w:hAnsi="Times New Roman" w:cs="Times New Roman"/>
          <w:sz w:val="24"/>
          <w:szCs w:val="24"/>
          <w:highlight w:val="yellow"/>
        </w:rPr>
        <w:t xml:space="preserve">Frankl, V.  (2004 or 6???). Man’s </w:t>
      </w:r>
      <w:proofErr w:type="spellStart"/>
      <w:r w:rsidRPr="00260FE7">
        <w:rPr>
          <w:rFonts w:ascii="Times New Roman" w:hAnsi="Times New Roman" w:cs="Times New Roman"/>
          <w:sz w:val="24"/>
          <w:szCs w:val="24"/>
          <w:highlight w:val="yellow"/>
        </w:rPr>
        <w:t>serach</w:t>
      </w:r>
      <w:proofErr w:type="spellEnd"/>
      <w:r w:rsidRPr="00260FE7">
        <w:rPr>
          <w:rFonts w:ascii="Times New Roman" w:hAnsi="Times New Roman" w:cs="Times New Roman"/>
          <w:sz w:val="24"/>
          <w:szCs w:val="24"/>
          <w:highlight w:val="yellow"/>
        </w:rPr>
        <w:t xml:space="preserve"> for meaning</w:t>
      </w:r>
      <w:r w:rsidR="00A62E61">
        <w:rPr>
          <w:rFonts w:ascii="Times New Roman" w:hAnsi="Times New Roman" w:cs="Times New Roman"/>
          <w:sz w:val="24"/>
          <w:szCs w:val="24"/>
          <w:highlight w:val="yellow"/>
        </w:rPr>
        <w:t>. Location???: Beacon Press</w:t>
      </w:r>
      <w:r w:rsidRPr="00260FE7">
        <w:rPr>
          <w:rFonts w:ascii="Times New Roman" w:hAnsi="Times New Roman" w:cs="Times New Roman"/>
          <w:sz w:val="24"/>
          <w:szCs w:val="24"/>
          <w:highlight w:val="yellow"/>
        </w:rPr>
        <w:t xml:space="preserve">. </w:t>
      </w:r>
    </w:p>
    <w:p w14:paraId="2D3B7F9D" w14:textId="17F80CC3" w:rsidR="45D0B409" w:rsidRDefault="45D0B409" w:rsidP="00185165">
      <w:pPr>
        <w:tabs>
          <w:tab w:val="left" w:pos="3473"/>
        </w:tabs>
        <w:spacing w:after="0" w:line="360" w:lineRule="auto"/>
        <w:ind w:firstLine="720"/>
      </w:pPr>
    </w:p>
    <w:p w14:paraId="1D51B1B6" w14:textId="77777777" w:rsidR="00296DB7" w:rsidRDefault="00E81BC5">
      <w:pPr>
        <w:spacing w:after="0" w:line="480" w:lineRule="auto"/>
        <w:jc w:val="center"/>
        <w:rPr>
          <w:rFonts w:ascii="Arial" w:hAnsi="Arial" w:cs="Arial"/>
          <w:color w:val="222222"/>
          <w:sz w:val="20"/>
          <w:szCs w:val="20"/>
          <w:shd w:val="clear" w:color="auto" w:fill="FFFFFF"/>
        </w:rPr>
      </w:pPr>
      <w:bookmarkStart w:id="205" w:name="_Hlk143514158"/>
      <w:r>
        <w:rPr>
          <w:rFonts w:ascii="Open Sans" w:hAnsi="Open Sans" w:cs="Open Sans"/>
          <w:color w:val="333333"/>
          <w:sz w:val="21"/>
          <w:szCs w:val="21"/>
        </w:rPr>
        <w:br/>
      </w:r>
      <w:bookmarkEnd w:id="205"/>
      <w:r w:rsidR="00296DB7">
        <w:rPr>
          <w:rFonts w:ascii="Arial" w:hAnsi="Arial" w:cs="Arial"/>
          <w:color w:val="222222"/>
          <w:sz w:val="20"/>
          <w:szCs w:val="20"/>
          <w:shd w:val="clear" w:color="auto" w:fill="FFFFFF"/>
        </w:rPr>
        <w:t>53-854.</w:t>
      </w:r>
    </w:p>
    <w:p w14:paraId="36262094" w14:textId="77777777" w:rsidR="00D00B6A" w:rsidRDefault="00D00B6A">
      <w:pPr>
        <w:spacing w:after="0" w:line="480" w:lineRule="auto"/>
        <w:jc w:val="center"/>
        <w:rPr>
          <w:rFonts w:ascii="Arial" w:hAnsi="Arial" w:cs="Arial"/>
          <w:color w:val="222222"/>
          <w:sz w:val="20"/>
          <w:szCs w:val="20"/>
          <w:shd w:val="clear" w:color="auto" w:fill="FFFFFF"/>
        </w:rPr>
      </w:pP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5B19103" id="Rectangle 1" o:spid="_x0000_s1026"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type id="_x0000_t32" coordsize="21600,21600" o:oned="t" filled="f" o:spt="32" path="m,l21600,21600e" w14:anchorId="605D9E2A">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495612F3"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413AE1BD">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6119E223">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256800D4">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52A49E04" id="Rectangle 231617844" o:spid="_x0000_s1029"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3D239636" id="Rectangle 424160993" o:spid="_x0000_s1030"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4CBCDC6B">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143FE786" id="Rectangle 6" o:spid="_x0000_s1031"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273BF68" id="Rectangle 5" o:spid="_x0000_s1032"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281E57">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39EEA7F8" id="Flowchart: Alternate Process 32" o:spid="_x0000_s1033" type="#_x0000_t176"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7BE039A8">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F116658" id="Rectangle 9" o:spid="_x0000_s1034"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85CA152">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4869317" id="Rectangle 8" o:spid="_x0000_s1035"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oel="http://schemas.microsoft.com/office/2019/extlst">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C120885">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71D3ED74" id="Rectangle 13" o:spid="_x0000_s1036"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1E810291" id="Flowchart: Alternate Process 33" o:spid="_x0000_s1037" type="#_x0000_t176"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br w:type="page"/>
      </w:r>
    </w:p>
    <w:p w14:paraId="02F4357C" w14:textId="1E57AA58" w:rsidR="00FE2182" w:rsidRDefault="00E81BC5">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noProof/>
          <w:sz w:val="24"/>
          <w:szCs w:val="24"/>
          <w:lang w:eastAsia="zh-CN"/>
        </w:rPr>
        <w:drawing>
          <wp:inline distT="0" distB="0" distL="0" distR="0" wp14:anchorId="694CDAB2" wp14:editId="3CD64DBE">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p>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59"/>
        <w:gridCol w:w="1519"/>
        <w:gridCol w:w="671"/>
        <w:gridCol w:w="771"/>
        <w:gridCol w:w="723"/>
        <w:gridCol w:w="1559"/>
        <w:gridCol w:w="1718"/>
        <w:gridCol w:w="1163"/>
      </w:tblGrid>
      <w:tr w:rsidR="00054604" w:rsidRPr="005453D3" w14:paraId="3122B6DD" w14:textId="77777777" w:rsidTr="00985F94">
        <w:trPr>
          <w:trHeight w:val="426"/>
        </w:trPr>
        <w:tc>
          <w:tcPr>
            <w:tcW w:w="2578" w:type="dxa"/>
            <w:gridSpan w:val="2"/>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985F94">
        <w:trPr>
          <w:trHeight w:val="426"/>
        </w:trPr>
        <w:tc>
          <w:tcPr>
            <w:tcW w:w="1059" w:type="dxa"/>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985F94">
        <w:trPr>
          <w:trHeight w:val="565"/>
        </w:trPr>
        <w:tc>
          <w:tcPr>
            <w:tcW w:w="1059" w:type="dxa"/>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985F94">
        <w:trPr>
          <w:trHeight w:val="565"/>
        </w:trPr>
        <w:tc>
          <w:tcPr>
            <w:tcW w:w="2578" w:type="dxa"/>
            <w:gridSpan w:val="2"/>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985F94">
        <w:trPr>
          <w:trHeight w:val="565"/>
        </w:trPr>
        <w:tc>
          <w:tcPr>
            <w:tcW w:w="1059" w:type="dxa"/>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985F94">
        <w:trPr>
          <w:trHeight w:val="565"/>
        </w:trPr>
        <w:tc>
          <w:tcPr>
            <w:tcW w:w="1059" w:type="dxa"/>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6079137F" w14:textId="4248FB6A" w:rsidR="00FE2182" w:rsidRDefault="00E81BC5" w:rsidP="00BF4E7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3: </w:t>
      </w:r>
      <w:r>
        <w:rPr>
          <w:rFonts w:ascii="Times New Roman" w:eastAsiaTheme="minorEastAsia" w:hAnsi="Times New Roman" w:cs="Times New Roman"/>
          <w:sz w:val="24"/>
          <w:szCs w:val="24"/>
          <w:lang w:eastAsia="zh-CN"/>
        </w:rPr>
        <w:t>Overview of the selected studies for subgroup analysis</w:t>
      </w:r>
    </w:p>
    <w:p w14:paraId="0E6B41F6" w14:textId="04547AC6" w:rsidR="007E3B68" w:rsidRDefault="00BB786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r w:rsidR="007E3B68">
        <w:rPr>
          <w:rFonts w:ascii="Times New Roman" w:hAnsi="Times New Roman" w:cs="Times New Roman"/>
          <w:b/>
          <w:bCs/>
          <w:sz w:val="24"/>
          <w:szCs w:val="24"/>
        </w:rPr>
        <w:br w:type="page"/>
      </w:r>
    </w:p>
    <w:p w14:paraId="1FEDC708" w14:textId="04E1E20F"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Results Summary of subgroup analysis</w:t>
      </w:r>
    </w:p>
    <w:p w14:paraId="48F52326" w14:textId="77777777" w:rsidR="003041A9" w:rsidRDefault="003041A9"/>
    <w:p w14:paraId="779BB383" w14:textId="2215E264" w:rsidR="003041A9" w:rsidRDefault="00691BE6">
      <w:pPr>
        <w:sectPr w:rsidR="003041A9" w:rsidSect="009E16CF">
          <w:headerReference w:type="default" r:id="rId61"/>
          <w:pgSz w:w="12240" w:h="15840"/>
          <w:pgMar w:top="1440" w:right="1440" w:bottom="1440" w:left="1440" w:header="720" w:footer="0" w:gutter="0"/>
          <w:cols w:space="720"/>
          <w:formProt w:val="0"/>
          <w:docGrid w:linePitch="360" w:charSpace="4096"/>
        </w:sectPr>
      </w:pPr>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3"/>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436EF18F"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In the final sample of studies, most studies used PTGI or its variations (e.g., SF, CPTGI), except one used SRGS-SF (Zhai</w:t>
      </w:r>
      <w:r w:rsidR="005E42CC">
        <w:rPr>
          <w:rFonts w:ascii="Times New Roman" w:hAnsi="Times New Roman" w:cs="Times New Roman"/>
          <w:sz w:val="24"/>
          <w:szCs w:val="24"/>
        </w:rPr>
        <w:t>_et_al.,</w:t>
      </w:r>
      <w:r w:rsidRPr="00453BFC">
        <w:rPr>
          <w:rFonts w:ascii="Times New Roman" w:hAnsi="Times New Roman" w:cs="Times New Roman"/>
          <w:sz w:val="24"/>
          <w:szCs w:val="24"/>
        </w:rPr>
        <w:t xml:space="preserve">2021). Despite the discrepancy in assessments, the link between CVD 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w:t>
      </w:r>
      <w:proofErr w:type="spellStart"/>
      <w:r w:rsidRPr="00453BFC">
        <w:rPr>
          <w:rFonts w:ascii="Times New Roman" w:eastAsia="Times New Roman" w:hAnsi="Times New Roman" w:cs="Times New Roman"/>
          <w:sz w:val="24"/>
          <w:szCs w:val="24"/>
        </w:rPr>
        <w:t>Pietrzak</w:t>
      </w:r>
      <w:proofErr w:type="spellEnd"/>
      <w:r w:rsidRPr="00453BFC">
        <w:rPr>
          <w:rFonts w:ascii="Times New Roman" w:eastAsia="Times New Roman" w:hAnsi="Times New Roman" w:cs="Times New Roman"/>
          <w:sz w:val="24"/>
          <w:szCs w:val="24"/>
        </w:rPr>
        <w:t xml:space="preserve"> et al.’ (2021)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2D7E2E9A" w:rsidR="004C57B7" w:rsidRDefault="004C57B7" w:rsidP="004C57B7">
      <w:pPr>
        <w:spacing w:after="0" w:line="240" w:lineRule="auto"/>
        <w:rPr>
          <w:rFonts w:ascii="Times New Roman" w:hAnsi="Times New Roman" w:cs="Times New Roman"/>
          <w:sz w:val="24"/>
          <w:szCs w:val="24"/>
        </w:rPr>
      </w:pPr>
      <w:r w:rsidRPr="00453BFC">
        <w:rPr>
          <w:rFonts w:ascii="Times New Roman" w:hAnsi="Times New Roman" w:cs="Times New Roman"/>
          <w:sz w:val="24"/>
          <w:szCs w:val="24"/>
        </w:rPr>
        <w:t xml:space="preserve">This diverse populations in these studies concerning age, race, cultural, and roles in the pandemic (e.g., patients, health providers, general populations). There was also the variation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years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 xml:space="preserve">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w:t>
      </w:r>
      <w:r w:rsidR="005E42CC">
        <w:rPr>
          <w:rFonts w:ascii="Times New Roman" w:hAnsi="Times New Roman" w:cs="Times New Roman"/>
          <w:sz w:val="24"/>
          <w:szCs w:val="24"/>
        </w:rPr>
        <w:t>_et_al.,</w:t>
      </w:r>
      <w:r>
        <w:rPr>
          <w:rFonts w:ascii="Times New Roman" w:hAnsi="Times New Roman" w:cs="Times New Roman"/>
          <w:sz w:val="24"/>
          <w:szCs w:val="24"/>
        </w:rPr>
        <w:t>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Source</w:t>
            </w:r>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Year</w:t>
            </w:r>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Sample size</w:t>
            </w:r>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Male,%</w:t>
            </w:r>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(mean)</w:t>
            </w:r>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End Point</w:t>
            </w:r>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Follow up, y</w:t>
            </w:r>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Determinant</w:t>
            </w:r>
          </w:p>
        </w:tc>
      </w:tr>
      <w:tr w:rsidR="00960088" w14:paraId="25FF9AE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Ai et al.</w:t>
            </w:r>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2013</w:t>
            </w:r>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262</w:t>
            </w:r>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w:t>
            </w:r>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Cardiovascular diseases</w:t>
            </w:r>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2.5 years</w:t>
            </w:r>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Social Support, Age, Gender</w:t>
            </w:r>
          </w:p>
        </w:tc>
      </w:tr>
      <w:tr w:rsidR="00960088" w14:paraId="1B8A0C48"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Garnesfski</w:t>
            </w:r>
            <w:proofErr w:type="spellEnd"/>
            <w:r>
              <w:rPr>
                <w:rFonts w:ascii="Times New Roman" w:hAnsi="Times New Roman" w:cs="Times New Roman"/>
                <w:sz w:val="24"/>
                <w:szCs w:val="24"/>
              </w:rPr>
              <w:t xml:space="preserve"> et al.</w:t>
            </w:r>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2008</w:t>
            </w:r>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139</w:t>
            </w:r>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82%</w:t>
            </w:r>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35-70</w:t>
            </w:r>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3~12 months</w:t>
            </w:r>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Age, Gender</w:t>
            </w:r>
          </w:p>
        </w:tc>
      </w:tr>
      <w:tr w:rsidR="00960088" w14:paraId="5CDE9B2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Hu et al. </w:t>
            </w:r>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2020</w:t>
            </w:r>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65</w:t>
            </w:r>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70.80%</w:t>
            </w:r>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 (&gt;18)</w:t>
            </w:r>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w:t>
            </w:r>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Spirituality, Social Support</w:t>
            </w:r>
          </w:p>
        </w:tc>
      </w:tr>
      <w:tr w:rsidR="00960088" w14:paraId="20453A3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62F42C0B" w14:textId="7BD94F78"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Javed</w:t>
            </w:r>
            <w:proofErr w:type="spellEnd"/>
            <w:r w:rsidR="0056404C">
              <w:rPr>
                <w:rFonts w:ascii="Times New Roman" w:hAnsi="Times New Roman" w:cs="Times New Roman"/>
                <w:sz w:val="24"/>
                <w:szCs w:val="24"/>
              </w:rPr>
              <w:t>_&amp;_</w:t>
            </w:r>
            <w:r>
              <w:rPr>
                <w:rFonts w:ascii="Times New Roman" w:hAnsi="Times New Roman" w:cs="Times New Roman"/>
                <w:sz w:val="24"/>
                <w:szCs w:val="24"/>
              </w:rPr>
              <w:t>Dawood</w:t>
            </w:r>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90</w:t>
            </w:r>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45-65</w:t>
            </w:r>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 – 3 years</w:t>
            </w:r>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6081177F"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et al. </w:t>
            </w:r>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2017</w:t>
            </w:r>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w:t>
            </w:r>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74.53</w:t>
            </w:r>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734D2C3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36F510E" w14:textId="5ACAA55B"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Losiak</w:t>
            </w:r>
            <w:proofErr w:type="spellEnd"/>
            <w:r w:rsidR="0056404C">
              <w:rPr>
                <w:rFonts w:ascii="Times New Roman" w:hAnsi="Times New Roman" w:cs="Times New Roman"/>
                <w:sz w:val="24"/>
                <w:szCs w:val="24"/>
              </w:rPr>
              <w:t>_&amp;_</w:t>
            </w:r>
            <w:proofErr w:type="spellStart"/>
            <w:r>
              <w:rPr>
                <w:rFonts w:ascii="Times New Roman" w:hAnsi="Times New Roman" w:cs="Times New Roman"/>
                <w:sz w:val="24"/>
                <w:szCs w:val="24"/>
              </w:rPr>
              <w:t>Nikiel</w:t>
            </w:r>
            <w:proofErr w:type="spellEnd"/>
            <w:r>
              <w:rPr>
                <w:rFonts w:ascii="Times New Roman" w:hAnsi="Times New Roman" w:cs="Times New Roman"/>
                <w:sz w:val="24"/>
                <w:szCs w:val="24"/>
              </w:rPr>
              <w:t xml:space="preserve"> </w:t>
            </w:r>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53</w:t>
            </w:r>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60.37%</w:t>
            </w:r>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57.30</w:t>
            </w:r>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 weeks</w:t>
            </w:r>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Spirituality</w:t>
            </w:r>
          </w:p>
        </w:tc>
      </w:tr>
      <w:tr w:rsidR="00960088" w14:paraId="7ADB2C0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Magid</w:t>
            </w:r>
            <w:proofErr w:type="spellEnd"/>
            <w:r>
              <w:rPr>
                <w:rFonts w:ascii="Times New Roman" w:hAnsi="Times New Roman" w:cs="Times New Roman"/>
                <w:sz w:val="24"/>
                <w:szCs w:val="24"/>
              </w:rPr>
              <w:t xml:space="preserve"> et al.</w:t>
            </w:r>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2019</w:t>
            </w:r>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w:t>
            </w:r>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69.20%</w:t>
            </w:r>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64.80</w:t>
            </w:r>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Cardiac disease</w:t>
            </w:r>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 months</w:t>
            </w:r>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Age</w:t>
            </w:r>
          </w:p>
        </w:tc>
      </w:tr>
      <w:tr w:rsidR="00960088" w14:paraId="13BC29E6"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Overbaugh</w:t>
            </w:r>
            <w:proofErr w:type="spellEnd"/>
            <w:r>
              <w:rPr>
                <w:rFonts w:ascii="Times New Roman" w:hAnsi="Times New Roman" w:cs="Times New Roman"/>
                <w:sz w:val="24"/>
                <w:szCs w:val="24"/>
              </w:rPr>
              <w:t xml:space="preserve"> et al.</w:t>
            </w:r>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103</w:t>
            </w:r>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76%</w:t>
            </w:r>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w:t>
            </w:r>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failure</w:t>
            </w:r>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Gender</w:t>
            </w:r>
          </w:p>
        </w:tc>
      </w:tr>
      <w:tr w:rsidR="00960088" w14:paraId="18A1ED4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Rahimi et al. </w:t>
            </w:r>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166</w:t>
            </w:r>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84.9%</w:t>
            </w:r>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55.3</w:t>
            </w:r>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~7.78 months</w:t>
            </w:r>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r w:rsidR="00960088" w14:paraId="2507FA4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Sheikh </w:t>
            </w:r>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2004</w:t>
            </w:r>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110</w:t>
            </w:r>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79% </w:t>
            </w:r>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63.5</w:t>
            </w:r>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disease</w:t>
            </w:r>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 years</w:t>
            </w:r>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39A3BF21"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E18E0AA" w14:textId="2B366A27"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Senol-Durak</w:t>
            </w:r>
            <w:proofErr w:type="spellEnd"/>
            <w:r w:rsidR="0056404C">
              <w:rPr>
                <w:rFonts w:ascii="Times New Roman" w:hAnsi="Times New Roman" w:cs="Times New Roman"/>
                <w:sz w:val="24"/>
                <w:szCs w:val="24"/>
              </w:rPr>
              <w:t>_&amp;_</w:t>
            </w:r>
            <w:proofErr w:type="spellStart"/>
            <w:r>
              <w:rPr>
                <w:rFonts w:ascii="Times New Roman" w:hAnsi="Times New Roman" w:cs="Times New Roman"/>
                <w:sz w:val="24"/>
                <w:szCs w:val="24"/>
              </w:rPr>
              <w:t>Ayvasik</w:t>
            </w:r>
            <w:proofErr w:type="spellEnd"/>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2010</w:t>
            </w:r>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132</w:t>
            </w:r>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11.4%</w:t>
            </w:r>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52.04</w:t>
            </w:r>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Social Support, Age, Gender</w:t>
            </w:r>
          </w:p>
        </w:tc>
      </w:tr>
      <w:tr w:rsidR="00960088" w14:paraId="7A26764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8296E" w14:textId="619328B1"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Gangstad</w:t>
            </w:r>
            <w:proofErr w:type="spellEnd"/>
            <w:r w:rsidR="0056404C">
              <w:rPr>
                <w:rFonts w:ascii="Times New Roman" w:hAnsi="Times New Roman" w:cs="Times New Roman"/>
                <w:sz w:val="24"/>
                <w:szCs w:val="24"/>
              </w:rPr>
              <w:t>_&amp;_</w:t>
            </w:r>
            <w:r>
              <w:rPr>
                <w:rFonts w:ascii="Times New Roman" w:hAnsi="Times New Roman" w:cs="Times New Roman"/>
                <w:sz w:val="24"/>
                <w:szCs w:val="24"/>
              </w:rPr>
              <w:t>Norman et al.</w:t>
            </w:r>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2009</w:t>
            </w:r>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56.67%</w:t>
            </w:r>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71.67</w:t>
            </w:r>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w:t>
            </w:r>
          </w:p>
        </w:tc>
      </w:tr>
      <w:tr w:rsidR="00960088" w14:paraId="67E0933E" w14:textId="77777777" w:rsidTr="00030A13">
        <w:trPr>
          <w:trHeight w:val="216"/>
          <w:jc w:val="center"/>
        </w:trPr>
        <w:tc>
          <w:tcPr>
            <w:tcW w:w="1454" w:type="dxa"/>
            <w:tcBorders>
              <w:top w:val="nil"/>
              <w:left w:val="nil"/>
              <w:bottom w:val="single" w:sz="12" w:space="0" w:color="000000"/>
              <w:right w:val="nil"/>
            </w:tcBorders>
            <w:shd w:val="clear" w:color="auto" w:fill="FBE4D5" w:themeFill="accent2" w:themeFillTint="33"/>
          </w:tcPr>
          <w:p w14:paraId="30958FF7" w14:textId="658CF5ED"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Peng, Z. </w:t>
            </w:r>
            <w:proofErr w:type="spellStart"/>
            <w:r>
              <w:rPr>
                <w:rFonts w:ascii="Times New Roman" w:hAnsi="Times New Roman" w:cs="Times New Roman"/>
                <w:sz w:val="24"/>
                <w:szCs w:val="24"/>
              </w:rPr>
              <w:t>Y.,</w:t>
            </w:r>
            <w:r w:rsidR="0056404C">
              <w:rPr>
                <w:rFonts w:ascii="Times New Roman" w:hAnsi="Times New Roman" w:cs="Times New Roman"/>
                <w:sz w:val="24"/>
                <w:szCs w:val="24"/>
              </w:rPr>
              <w:t>_&amp;_</w:t>
            </w:r>
            <w:r>
              <w:rPr>
                <w:rFonts w:ascii="Times New Roman" w:hAnsi="Times New Roman" w:cs="Times New Roman"/>
                <w:sz w:val="24"/>
                <w:szCs w:val="24"/>
              </w:rPr>
              <w:t>Wan</w:t>
            </w:r>
            <w:proofErr w:type="spellEnd"/>
            <w:r>
              <w:rPr>
                <w:rFonts w:ascii="Times New Roman" w:hAnsi="Times New Roman" w:cs="Times New Roman"/>
                <w:sz w:val="24"/>
                <w:szCs w:val="24"/>
              </w:rPr>
              <w:t>, L. H.</w:t>
            </w:r>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2018</w:t>
            </w:r>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115</w:t>
            </w:r>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70.4%</w:t>
            </w:r>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62.43</w:t>
            </w:r>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bl>
    <w:p w14:paraId="6FC7A9C2" w14:textId="2BF7B13D" w:rsidR="00FE2182" w:rsidRDefault="00FE2182">
      <w:pPr>
        <w:rPr>
          <w:rFonts w:ascii="Times New Roman" w:hAnsi="Times New Roman" w:cs="Times New Roman"/>
          <w:sz w:val="24"/>
          <w:szCs w:val="24"/>
        </w:rPr>
      </w:pPr>
    </w:p>
    <w:p w14:paraId="58573D96" w14:textId="25E287D3" w:rsidR="003E31E0" w:rsidRDefault="003E31E0">
      <w:pPr>
        <w:rPr>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 xml:space="preserve">Source </w:t>
            </w:r>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Year</w:t>
            </w:r>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Sample Size</w:t>
            </w:r>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Male %</w:t>
            </w:r>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Age (Mean)</w:t>
            </w:r>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Endpoint</w:t>
            </w:r>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Follow up, y</w:t>
            </w:r>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Mean</w:t>
            </w:r>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SD</w:t>
            </w:r>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Adjorlolo</w:t>
            </w:r>
            <w:proofErr w:type="spellEnd"/>
            <w:r>
              <w:rPr>
                <w:rFonts w:ascii="Times New Roman" w:eastAsia="Calibri" w:hAnsi="Times New Roman" w:cs="Times New Roman"/>
                <w:b w:val="0"/>
                <w:bCs w:val="0"/>
                <w:sz w:val="18"/>
                <w:szCs w:val="18"/>
              </w:rPr>
              <w:t xml:space="preserve">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381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59.3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43.1</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3-months</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6BC366F4"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Arnout</w:t>
            </w:r>
            <w:proofErr w:type="spellEnd"/>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Al-</w:t>
            </w:r>
            <w:proofErr w:type="spellStart"/>
            <w:r>
              <w:rPr>
                <w:rFonts w:ascii="Times New Roman" w:eastAsia="Calibri" w:hAnsi="Times New Roman" w:cs="Times New Roman"/>
                <w:b w:val="0"/>
                <w:bCs w:val="0"/>
                <w:sz w:val="18"/>
                <w:szCs w:val="18"/>
              </w:rPr>
              <w:t>Sufyani</w:t>
            </w:r>
            <w:proofErr w:type="spellEnd"/>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365</w:t>
            </w:r>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31.8</w:t>
            </w:r>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Chasson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42518106"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Chen</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Tang</w:t>
            </w:r>
            <w:proofErr w:type="spellEnd"/>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476</w:t>
            </w:r>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55.50</w:t>
            </w:r>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Chen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12,596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Das et al.</w:t>
            </w:r>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166</w:t>
            </w:r>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61.62</w:t>
            </w:r>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36.7</w:t>
            </w:r>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4BCF89B0"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Dominick</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Elam</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35.39</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4/30/20-9/30/20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El-Khoury </w:t>
            </w:r>
            <w:proofErr w:type="spellStart"/>
            <w:r>
              <w:rPr>
                <w:rFonts w:ascii="Times New Roman" w:eastAsia="Calibri" w:hAnsi="Times New Roman" w:cs="Times New Roman"/>
                <w:b w:val="0"/>
                <w:bCs w:val="0"/>
                <w:sz w:val="18"/>
                <w:szCs w:val="18"/>
              </w:rPr>
              <w:t>Malhame</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w:t>
            </w:r>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71(28.3)</w:t>
            </w:r>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25.00</w:t>
            </w:r>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Gul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Kalaitzaki</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1,361</w:t>
            </w:r>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24.2,17.3</w:t>
            </w:r>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35.36</w:t>
            </w:r>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Second Lockdown</w:t>
            </w:r>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Lan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115</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49</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22.37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February-April 2020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Lau et al. </w:t>
            </w:r>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28.10</w:t>
            </w:r>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w:t>
            </w:r>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4/24/20-5/12/20</w:t>
            </w:r>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Lewis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1,424</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21.90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46.7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Lyu</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535</w:t>
            </w:r>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45.79</w:t>
            </w:r>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35.41</w:t>
            </w:r>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266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32.34</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Morales et al.</w:t>
            </w:r>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891</w:t>
            </w:r>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310</w:t>
            </w:r>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3E1FBDA"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lastRenderedPageBreak/>
              <w:t>Northfield</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Johnston</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41.20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39.7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Pietrzak</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7,860</w:t>
            </w:r>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91.60</w:t>
            </w:r>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63.3</w:t>
            </w:r>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11/9/20-12/19/20</w:t>
            </w:r>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3F87CF02"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Prieto-Ursua</w:t>
            </w:r>
            <w:proofErr w:type="spellEnd"/>
            <w:r w:rsidR="0056404C">
              <w:rPr>
                <w:rFonts w:ascii="Times New Roman" w:eastAsia="Calibri" w:hAnsi="Times New Roman" w:cs="Times New Roman"/>
                <w:b w:val="0"/>
                <w:bCs w:val="0"/>
                <w:sz w:val="18"/>
                <w:szCs w:val="18"/>
              </w:rPr>
              <w:t>_&amp;_</w:t>
            </w:r>
            <w:proofErr w:type="spellStart"/>
            <w:r>
              <w:rPr>
                <w:rFonts w:ascii="Times New Roman" w:eastAsia="Calibri" w:hAnsi="Times New Roman" w:cs="Times New Roman"/>
                <w:b w:val="0"/>
                <w:bCs w:val="0"/>
                <w:sz w:val="18"/>
                <w:szCs w:val="18"/>
              </w:rPr>
              <w:t>Jodar</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1,091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30.60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Tu et al.</w:t>
            </w:r>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290</w:t>
            </w:r>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123</w:t>
            </w:r>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25-29</w:t>
            </w:r>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581D6075"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Ulset</w:t>
            </w:r>
            <w:proofErr w:type="spellEnd"/>
            <w:r w:rsidR="0056404C">
              <w:rPr>
                <w:rFonts w:ascii="Times New Roman" w:eastAsia="Calibri" w:hAnsi="Times New Roman" w:cs="Times New Roman"/>
                <w:b w:val="0"/>
                <w:bCs w:val="0"/>
                <w:sz w:val="18"/>
                <w:szCs w:val="18"/>
              </w:rPr>
              <w:t>_&amp;_</w:t>
            </w:r>
            <w:proofErr w:type="spellStart"/>
            <w:r>
              <w:rPr>
                <w:rFonts w:ascii="Times New Roman" w:eastAsia="Calibri" w:hAnsi="Times New Roman" w:cs="Times New Roman"/>
                <w:b w:val="0"/>
                <w:bCs w:val="0"/>
                <w:sz w:val="18"/>
                <w:szCs w:val="18"/>
              </w:rPr>
              <w:t>Soest</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12,686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43.6</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Vazquez et al.</w:t>
            </w:r>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1,951</w:t>
            </w:r>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918</w:t>
            </w:r>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45.16</w:t>
            </w:r>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22.42</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Willey et al.</w:t>
            </w:r>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176</w:t>
            </w:r>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74</w:t>
            </w:r>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76.3</w:t>
            </w:r>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Yao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32.46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Yeung et al.</w:t>
            </w:r>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1,510</w:t>
            </w:r>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36.8</w:t>
            </w:r>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Yildiz</w:t>
            </w:r>
            <w:proofErr w:type="spellEnd"/>
            <w:r>
              <w:rPr>
                <w:rFonts w:ascii="Times New Roman" w:eastAsia="Calibri" w:hAnsi="Times New Roman" w:cs="Times New Roman"/>
                <w:b w:val="0"/>
                <w:bCs w:val="0"/>
                <w:sz w:val="18"/>
                <w:szCs w:val="18"/>
              </w:rPr>
              <w:t xml:space="preserve">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21.20</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Zhai</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423</w:t>
            </w:r>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157</w:t>
            </w:r>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24.96</w:t>
            </w:r>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1,790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Zhou et al.</w:t>
            </w:r>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1,021</w:t>
            </w:r>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47.31</w:t>
            </w:r>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45.3</w:t>
            </w:r>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5/4-5/8, 5/18-5/22</w:t>
            </w:r>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rFonts w:ascii="Times New Roman" w:hAnsi="Times New Roman" w:cs="Times New Roman"/>
          <w:b/>
          <w:bCs/>
          <w:sz w:val="18"/>
          <w:szCs w:val="18"/>
        </w:rPr>
      </w:pPr>
    </w:p>
    <w:p w14:paraId="7E816571" w14:textId="1A0C04B7" w:rsidR="003E31E0" w:rsidRDefault="003E31E0">
      <w:pPr>
        <w:rPr>
          <w:rFonts w:ascii="Times New Roman" w:hAnsi="Times New Roman" w:cs="Times New Roman"/>
          <w:sz w:val="24"/>
          <w:szCs w:val="24"/>
        </w:rPr>
      </w:pPr>
    </w:p>
    <w:p w14:paraId="5A1D8EA3" w14:textId="3AF5D8DC" w:rsidR="0016056F" w:rsidRDefault="0016056F">
      <w:pPr>
        <w:rPr>
          <w:rFonts w:ascii="Times New Roman" w:hAnsi="Times New Roman" w:cs="Times New Roman"/>
          <w:sz w:val="24"/>
          <w:szCs w:val="24"/>
        </w:rPr>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14:paraId="71B743C7" w14:textId="77777777" w:rsidTr="00030A13">
        <w:trPr>
          <w:trHeight w:val="289"/>
        </w:trPr>
        <w:tc>
          <w:tcPr>
            <w:tcW w:w="1886" w:type="dxa"/>
            <w:tcBorders>
              <w:bottom w:val="nil"/>
              <w:right w:val="nil"/>
            </w:tcBorders>
            <w:shd w:val="clear" w:color="auto" w:fill="DEEAF6" w:themeFill="accent5" w:themeFillTint="33"/>
          </w:tcPr>
          <w:p w14:paraId="391D48FD"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Correlate</w:t>
            </w:r>
          </w:p>
        </w:tc>
        <w:tc>
          <w:tcPr>
            <w:tcW w:w="990" w:type="dxa"/>
            <w:tcBorders>
              <w:left w:val="nil"/>
              <w:bottom w:val="nil"/>
              <w:right w:val="nil"/>
            </w:tcBorders>
            <w:shd w:val="clear" w:color="auto" w:fill="DEEAF6" w:themeFill="accent5" w:themeFillTint="33"/>
          </w:tcPr>
          <w:p w14:paraId="3385F185"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w:t>
            </w:r>
          </w:p>
        </w:tc>
        <w:tc>
          <w:tcPr>
            <w:tcW w:w="1259" w:type="dxa"/>
            <w:tcBorders>
              <w:left w:val="nil"/>
              <w:bottom w:val="nil"/>
              <w:right w:val="nil"/>
            </w:tcBorders>
            <w:shd w:val="clear" w:color="auto" w:fill="DEEAF6" w:themeFill="accent5" w:themeFillTint="33"/>
          </w:tcPr>
          <w:p w14:paraId="348F4C7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721" w:type="dxa"/>
            <w:tcBorders>
              <w:left w:val="nil"/>
              <w:bottom w:val="nil"/>
              <w:right w:val="nil"/>
            </w:tcBorders>
            <w:shd w:val="clear" w:color="auto" w:fill="DEEAF6" w:themeFill="accent5" w:themeFillTint="33"/>
          </w:tcPr>
          <w:p w14:paraId="78754034"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ES</w:t>
            </w:r>
          </w:p>
        </w:tc>
        <w:tc>
          <w:tcPr>
            <w:tcW w:w="1890" w:type="dxa"/>
            <w:tcBorders>
              <w:left w:val="nil"/>
              <w:bottom w:val="nil"/>
              <w:right w:val="nil"/>
            </w:tcBorders>
            <w:shd w:val="clear" w:color="auto" w:fill="DEEAF6" w:themeFill="accent5" w:themeFillTint="33"/>
          </w:tcPr>
          <w:p w14:paraId="452CF5F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lower</w:t>
            </w:r>
          </w:p>
        </w:tc>
        <w:tc>
          <w:tcPr>
            <w:tcW w:w="1529" w:type="dxa"/>
            <w:tcBorders>
              <w:left w:val="nil"/>
              <w:bottom w:val="nil"/>
              <w:right w:val="nil"/>
            </w:tcBorders>
            <w:shd w:val="clear" w:color="auto" w:fill="DEEAF6" w:themeFill="accent5" w:themeFillTint="33"/>
          </w:tcPr>
          <w:p w14:paraId="68E4CDEF"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upper</w:t>
            </w:r>
          </w:p>
        </w:tc>
        <w:tc>
          <w:tcPr>
            <w:tcW w:w="1800" w:type="dxa"/>
            <w:tcBorders>
              <w:left w:val="nil"/>
              <w:bottom w:val="nil"/>
            </w:tcBorders>
            <w:shd w:val="clear" w:color="auto" w:fill="DEEAF6" w:themeFill="accent5" w:themeFillTint="33"/>
          </w:tcPr>
          <w:p w14:paraId="2CBD356C" w14:textId="77777777" w:rsidR="0016056F" w:rsidRDefault="0016056F" w:rsidP="00030A13">
            <w:pPr>
              <w:widowControl w:val="0"/>
              <w:spacing w:after="0" w:line="240" w:lineRule="auto"/>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tc>
      </w:tr>
      <w:tr w:rsidR="0016056F" w14:paraId="1E197BD1" w14:textId="77777777" w:rsidTr="00030A13">
        <w:trPr>
          <w:trHeight w:val="298"/>
        </w:trPr>
        <w:tc>
          <w:tcPr>
            <w:tcW w:w="1886" w:type="dxa"/>
            <w:tcBorders>
              <w:top w:val="nil"/>
              <w:bottom w:val="nil"/>
              <w:right w:val="nil"/>
            </w:tcBorders>
          </w:tcPr>
          <w:p w14:paraId="1EB0177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Depression</w:t>
            </w:r>
          </w:p>
        </w:tc>
        <w:tc>
          <w:tcPr>
            <w:tcW w:w="990" w:type="dxa"/>
            <w:tcBorders>
              <w:top w:val="nil"/>
              <w:left w:val="nil"/>
              <w:bottom w:val="nil"/>
              <w:right w:val="nil"/>
            </w:tcBorders>
          </w:tcPr>
          <w:p w14:paraId="647FFE2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1D44F4A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w:t>
            </w:r>
          </w:p>
        </w:tc>
        <w:tc>
          <w:tcPr>
            <w:tcW w:w="721" w:type="dxa"/>
            <w:tcBorders>
              <w:top w:val="nil"/>
              <w:left w:val="nil"/>
              <w:bottom w:val="nil"/>
              <w:right w:val="nil"/>
            </w:tcBorders>
          </w:tcPr>
          <w:p w14:paraId="796B95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890" w:type="dxa"/>
            <w:tcBorders>
              <w:top w:val="nil"/>
              <w:left w:val="nil"/>
              <w:bottom w:val="nil"/>
              <w:right w:val="nil"/>
            </w:tcBorders>
          </w:tcPr>
          <w:p w14:paraId="2F6628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-0.41</w:t>
            </w:r>
          </w:p>
        </w:tc>
        <w:tc>
          <w:tcPr>
            <w:tcW w:w="1529" w:type="dxa"/>
            <w:tcBorders>
              <w:top w:val="nil"/>
              <w:left w:val="nil"/>
              <w:bottom w:val="nil"/>
              <w:right w:val="nil"/>
            </w:tcBorders>
          </w:tcPr>
          <w:p w14:paraId="7D3A55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w:t>
            </w:r>
          </w:p>
        </w:tc>
        <w:tc>
          <w:tcPr>
            <w:tcW w:w="1800" w:type="dxa"/>
            <w:tcBorders>
              <w:top w:val="nil"/>
              <w:left w:val="nil"/>
              <w:bottom w:val="nil"/>
            </w:tcBorders>
          </w:tcPr>
          <w:p w14:paraId="41FCE6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91.96%</w:t>
            </w:r>
          </w:p>
        </w:tc>
      </w:tr>
      <w:tr w:rsidR="0016056F" w14:paraId="0B263C4D" w14:textId="77777777" w:rsidTr="00030A13">
        <w:trPr>
          <w:trHeight w:val="298"/>
        </w:trPr>
        <w:tc>
          <w:tcPr>
            <w:tcW w:w="1886" w:type="dxa"/>
            <w:tcBorders>
              <w:top w:val="nil"/>
              <w:bottom w:val="nil"/>
              <w:right w:val="nil"/>
            </w:tcBorders>
          </w:tcPr>
          <w:p w14:paraId="52AFC99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Coping Strategies</w:t>
            </w:r>
          </w:p>
        </w:tc>
        <w:tc>
          <w:tcPr>
            <w:tcW w:w="990" w:type="dxa"/>
            <w:tcBorders>
              <w:top w:val="nil"/>
              <w:left w:val="nil"/>
              <w:bottom w:val="nil"/>
              <w:right w:val="nil"/>
            </w:tcBorders>
          </w:tcPr>
          <w:p w14:paraId="3CD6207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59" w:type="dxa"/>
            <w:tcBorders>
              <w:top w:val="nil"/>
              <w:left w:val="nil"/>
              <w:bottom w:val="nil"/>
              <w:right w:val="nil"/>
            </w:tcBorders>
          </w:tcPr>
          <w:p w14:paraId="7DA94BC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w:t>
            </w:r>
          </w:p>
        </w:tc>
        <w:tc>
          <w:tcPr>
            <w:tcW w:w="721" w:type="dxa"/>
            <w:tcBorders>
              <w:top w:val="nil"/>
              <w:left w:val="nil"/>
              <w:bottom w:val="nil"/>
              <w:right w:val="nil"/>
            </w:tcBorders>
          </w:tcPr>
          <w:p w14:paraId="62CDE2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890" w:type="dxa"/>
            <w:tcBorders>
              <w:top w:val="nil"/>
              <w:left w:val="nil"/>
              <w:bottom w:val="nil"/>
              <w:right w:val="nil"/>
            </w:tcBorders>
          </w:tcPr>
          <w:p w14:paraId="0F8A1D4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0.33</w:t>
            </w:r>
          </w:p>
        </w:tc>
        <w:tc>
          <w:tcPr>
            <w:tcW w:w="1529" w:type="dxa"/>
            <w:tcBorders>
              <w:top w:val="nil"/>
              <w:left w:val="nil"/>
              <w:bottom w:val="nil"/>
              <w:right w:val="nil"/>
            </w:tcBorders>
          </w:tcPr>
          <w:p w14:paraId="409272C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800" w:type="dxa"/>
            <w:tcBorders>
              <w:top w:val="nil"/>
              <w:left w:val="nil"/>
              <w:bottom w:val="nil"/>
            </w:tcBorders>
          </w:tcPr>
          <w:p w14:paraId="4D492BE8"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93.04%</w:t>
            </w:r>
          </w:p>
        </w:tc>
      </w:tr>
      <w:tr w:rsidR="0016056F" w14:paraId="17B8E730" w14:textId="77777777" w:rsidTr="00030A13">
        <w:trPr>
          <w:trHeight w:val="298"/>
        </w:trPr>
        <w:tc>
          <w:tcPr>
            <w:tcW w:w="1886" w:type="dxa"/>
            <w:tcBorders>
              <w:top w:val="nil"/>
              <w:bottom w:val="nil"/>
              <w:right w:val="nil"/>
            </w:tcBorders>
          </w:tcPr>
          <w:p w14:paraId="54E4015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Spirituality</w:t>
            </w:r>
          </w:p>
        </w:tc>
        <w:tc>
          <w:tcPr>
            <w:tcW w:w="990" w:type="dxa"/>
            <w:tcBorders>
              <w:top w:val="nil"/>
              <w:left w:val="nil"/>
              <w:bottom w:val="nil"/>
              <w:right w:val="nil"/>
            </w:tcBorders>
          </w:tcPr>
          <w:p w14:paraId="4A14E06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bottom w:val="nil"/>
              <w:right w:val="nil"/>
            </w:tcBorders>
          </w:tcPr>
          <w:p w14:paraId="1DF232F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519</w:t>
            </w:r>
          </w:p>
        </w:tc>
        <w:tc>
          <w:tcPr>
            <w:tcW w:w="721" w:type="dxa"/>
            <w:tcBorders>
              <w:top w:val="nil"/>
              <w:left w:val="nil"/>
              <w:bottom w:val="nil"/>
              <w:right w:val="nil"/>
            </w:tcBorders>
          </w:tcPr>
          <w:p w14:paraId="6F9A6CF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w:t>
            </w:r>
          </w:p>
        </w:tc>
        <w:tc>
          <w:tcPr>
            <w:tcW w:w="1890" w:type="dxa"/>
            <w:tcBorders>
              <w:top w:val="nil"/>
              <w:left w:val="nil"/>
              <w:bottom w:val="nil"/>
              <w:right w:val="nil"/>
            </w:tcBorders>
          </w:tcPr>
          <w:p w14:paraId="12526EB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w:t>
            </w:r>
          </w:p>
        </w:tc>
        <w:tc>
          <w:tcPr>
            <w:tcW w:w="1529" w:type="dxa"/>
            <w:tcBorders>
              <w:top w:val="nil"/>
              <w:left w:val="nil"/>
              <w:bottom w:val="nil"/>
              <w:right w:val="nil"/>
            </w:tcBorders>
          </w:tcPr>
          <w:p w14:paraId="7F6EEEA5"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800" w:type="dxa"/>
            <w:tcBorders>
              <w:top w:val="nil"/>
              <w:left w:val="nil"/>
              <w:bottom w:val="nil"/>
            </w:tcBorders>
          </w:tcPr>
          <w:p w14:paraId="5DC633A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89.38%</w:t>
            </w:r>
          </w:p>
        </w:tc>
      </w:tr>
      <w:tr w:rsidR="0016056F" w14:paraId="54E524AE" w14:textId="77777777" w:rsidTr="00030A13">
        <w:trPr>
          <w:trHeight w:val="289"/>
        </w:trPr>
        <w:tc>
          <w:tcPr>
            <w:tcW w:w="1886" w:type="dxa"/>
            <w:tcBorders>
              <w:top w:val="nil"/>
              <w:bottom w:val="nil"/>
              <w:right w:val="nil"/>
            </w:tcBorders>
          </w:tcPr>
          <w:p w14:paraId="2B89DB8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Social Support</w:t>
            </w:r>
          </w:p>
        </w:tc>
        <w:tc>
          <w:tcPr>
            <w:tcW w:w="990" w:type="dxa"/>
            <w:tcBorders>
              <w:top w:val="nil"/>
              <w:left w:val="nil"/>
              <w:bottom w:val="nil"/>
              <w:right w:val="nil"/>
            </w:tcBorders>
          </w:tcPr>
          <w:p w14:paraId="62B7A1A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59" w:type="dxa"/>
            <w:tcBorders>
              <w:top w:val="nil"/>
              <w:left w:val="nil"/>
              <w:bottom w:val="nil"/>
              <w:right w:val="nil"/>
            </w:tcBorders>
          </w:tcPr>
          <w:p w14:paraId="39C0AAA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721" w:type="dxa"/>
            <w:tcBorders>
              <w:top w:val="nil"/>
              <w:left w:val="nil"/>
              <w:bottom w:val="nil"/>
              <w:right w:val="nil"/>
            </w:tcBorders>
          </w:tcPr>
          <w:p w14:paraId="2F5FAA9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0.29</w:t>
            </w:r>
          </w:p>
        </w:tc>
        <w:tc>
          <w:tcPr>
            <w:tcW w:w="1890" w:type="dxa"/>
            <w:tcBorders>
              <w:top w:val="nil"/>
              <w:left w:val="nil"/>
              <w:bottom w:val="nil"/>
              <w:right w:val="nil"/>
            </w:tcBorders>
          </w:tcPr>
          <w:p w14:paraId="042098E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1529" w:type="dxa"/>
            <w:tcBorders>
              <w:top w:val="nil"/>
              <w:left w:val="nil"/>
              <w:bottom w:val="nil"/>
              <w:right w:val="nil"/>
            </w:tcBorders>
          </w:tcPr>
          <w:p w14:paraId="7197CB2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0.62</w:t>
            </w:r>
          </w:p>
        </w:tc>
        <w:tc>
          <w:tcPr>
            <w:tcW w:w="1800" w:type="dxa"/>
            <w:tcBorders>
              <w:top w:val="nil"/>
              <w:left w:val="nil"/>
              <w:bottom w:val="nil"/>
            </w:tcBorders>
          </w:tcPr>
          <w:p w14:paraId="6758CE09"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98.25%</w:t>
            </w:r>
          </w:p>
        </w:tc>
      </w:tr>
      <w:tr w:rsidR="0016056F" w14:paraId="66A828F2" w14:textId="77777777" w:rsidTr="00030A13">
        <w:trPr>
          <w:trHeight w:val="289"/>
        </w:trPr>
        <w:tc>
          <w:tcPr>
            <w:tcW w:w="1886" w:type="dxa"/>
            <w:tcBorders>
              <w:top w:val="nil"/>
              <w:bottom w:val="nil"/>
              <w:right w:val="nil"/>
            </w:tcBorders>
          </w:tcPr>
          <w:p w14:paraId="75BD194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990" w:type="dxa"/>
            <w:tcBorders>
              <w:top w:val="nil"/>
              <w:left w:val="nil"/>
              <w:bottom w:val="nil"/>
              <w:right w:val="nil"/>
            </w:tcBorders>
          </w:tcPr>
          <w:p w14:paraId="727E979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7D8B93D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688</w:t>
            </w:r>
          </w:p>
        </w:tc>
        <w:tc>
          <w:tcPr>
            <w:tcW w:w="721" w:type="dxa"/>
            <w:tcBorders>
              <w:top w:val="nil"/>
              <w:left w:val="nil"/>
              <w:bottom w:val="nil"/>
              <w:right w:val="nil"/>
            </w:tcBorders>
          </w:tcPr>
          <w:p w14:paraId="6EB37A4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1890" w:type="dxa"/>
            <w:tcBorders>
              <w:top w:val="nil"/>
              <w:left w:val="nil"/>
              <w:bottom w:val="nil"/>
              <w:right w:val="nil"/>
            </w:tcBorders>
          </w:tcPr>
          <w:p w14:paraId="76676B54"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1529" w:type="dxa"/>
            <w:tcBorders>
              <w:top w:val="nil"/>
              <w:left w:val="nil"/>
              <w:bottom w:val="nil"/>
              <w:right w:val="nil"/>
            </w:tcBorders>
          </w:tcPr>
          <w:p w14:paraId="788D7ED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1800" w:type="dxa"/>
            <w:tcBorders>
              <w:top w:val="nil"/>
              <w:left w:val="nil"/>
              <w:bottom w:val="nil"/>
            </w:tcBorders>
          </w:tcPr>
          <w:p w14:paraId="674895D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78.49%</w:t>
            </w:r>
          </w:p>
        </w:tc>
      </w:tr>
      <w:tr w:rsidR="0016056F" w14:paraId="6D575853" w14:textId="77777777" w:rsidTr="00030A13">
        <w:trPr>
          <w:trHeight w:val="289"/>
        </w:trPr>
        <w:tc>
          <w:tcPr>
            <w:tcW w:w="1886" w:type="dxa"/>
            <w:tcBorders>
              <w:top w:val="nil"/>
              <w:right w:val="nil"/>
            </w:tcBorders>
          </w:tcPr>
          <w:p w14:paraId="5C37CAB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990" w:type="dxa"/>
            <w:tcBorders>
              <w:top w:val="nil"/>
              <w:left w:val="nil"/>
              <w:right w:val="nil"/>
            </w:tcBorders>
          </w:tcPr>
          <w:p w14:paraId="6367CF0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right w:val="nil"/>
            </w:tcBorders>
          </w:tcPr>
          <w:p w14:paraId="207E1A8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636</w:t>
            </w:r>
          </w:p>
        </w:tc>
        <w:tc>
          <w:tcPr>
            <w:tcW w:w="721" w:type="dxa"/>
            <w:tcBorders>
              <w:top w:val="nil"/>
              <w:left w:val="nil"/>
              <w:right w:val="nil"/>
            </w:tcBorders>
          </w:tcPr>
          <w:p w14:paraId="20CBB45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890" w:type="dxa"/>
            <w:tcBorders>
              <w:top w:val="nil"/>
              <w:left w:val="nil"/>
              <w:right w:val="nil"/>
            </w:tcBorders>
          </w:tcPr>
          <w:p w14:paraId="41D2092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1529" w:type="dxa"/>
            <w:tcBorders>
              <w:top w:val="nil"/>
              <w:left w:val="nil"/>
              <w:right w:val="nil"/>
            </w:tcBorders>
          </w:tcPr>
          <w:p w14:paraId="31B6FD8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w:t>
            </w:r>
          </w:p>
        </w:tc>
        <w:tc>
          <w:tcPr>
            <w:tcW w:w="1800" w:type="dxa"/>
            <w:tcBorders>
              <w:top w:val="nil"/>
              <w:left w:val="nil"/>
            </w:tcBorders>
          </w:tcPr>
          <w:p w14:paraId="542A14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11.01%</w:t>
            </w:r>
          </w:p>
        </w:tc>
      </w:tr>
    </w:tbl>
    <w:p w14:paraId="4AE46522" w14:textId="77777777" w:rsidR="0016056F" w:rsidRDefault="0016056F" w:rsidP="0016056F"/>
    <w:p w14:paraId="048D3B01" w14:textId="77777777" w:rsidR="0016056F" w:rsidRDefault="0016056F">
      <w:pPr>
        <w:rPr>
          <w:rFonts w:ascii="Times New Roman" w:hAnsi="Times New Roman" w:cs="Times New Roman"/>
          <w:sz w:val="24"/>
          <w:szCs w:val="24"/>
        </w:rPr>
      </w:pPr>
    </w:p>
    <w:sectPr w:rsidR="0016056F">
      <w:headerReference w:type="default" r:id="rId64"/>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267E" w14:textId="77777777" w:rsidR="0006148D" w:rsidRDefault="0006148D">
      <w:pPr>
        <w:spacing w:after="0" w:line="240" w:lineRule="auto"/>
      </w:pPr>
      <w:r>
        <w:separator/>
      </w:r>
    </w:p>
  </w:endnote>
  <w:endnote w:type="continuationSeparator" w:id="0">
    <w:p w14:paraId="1D81B5F7" w14:textId="77777777" w:rsidR="0006148D" w:rsidRDefault="00061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8FE0A" w14:textId="4C0E14F1" w:rsidR="00033ECF" w:rsidRDefault="00033ECF">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56D08" w14:textId="77777777" w:rsidR="0006148D" w:rsidRDefault="0006148D">
      <w:pPr>
        <w:spacing w:after="0" w:line="240" w:lineRule="auto"/>
      </w:pPr>
      <w:r>
        <w:separator/>
      </w:r>
    </w:p>
  </w:footnote>
  <w:footnote w:type="continuationSeparator" w:id="0">
    <w:p w14:paraId="01DAE592" w14:textId="77777777" w:rsidR="0006148D" w:rsidRDefault="00061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06148D">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06148D">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454108"/>
      <w:docPartObj>
        <w:docPartGallery w:val="AutoText"/>
      </w:docPartObj>
    </w:sdtPr>
    <w:sdtEndPr/>
    <w:sdtContent>
      <w:p w14:paraId="173349FB" w14:textId="77777777" w:rsidR="00D00B6A" w:rsidRDefault="00D00B6A">
        <w:pPr>
          <w:pStyle w:val="Header"/>
          <w:jc w:val="right"/>
        </w:pPr>
        <w:r>
          <w:fldChar w:fldCharType="begin"/>
        </w:r>
        <w:r>
          <w:instrText xml:space="preserve"> PAGE </w:instrText>
        </w:r>
        <w:r>
          <w:fldChar w:fldCharType="separate"/>
        </w:r>
        <w:r>
          <w:t>19</w:t>
        </w:r>
        <w:r>
          <w:fldChar w:fldCharType="end"/>
        </w:r>
      </w:p>
      <w:p w14:paraId="25A9CDA5" w14:textId="77777777" w:rsidR="00D00B6A" w:rsidRDefault="0006148D">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06148D">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06148D">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184B"/>
    <w:rsid w:val="0001544C"/>
    <w:rsid w:val="00016D42"/>
    <w:rsid w:val="00017223"/>
    <w:rsid w:val="00021E38"/>
    <w:rsid w:val="00022058"/>
    <w:rsid w:val="0002304D"/>
    <w:rsid w:val="00023D50"/>
    <w:rsid w:val="00024E12"/>
    <w:rsid w:val="000264C0"/>
    <w:rsid w:val="000314B3"/>
    <w:rsid w:val="00033ECF"/>
    <w:rsid w:val="000350EB"/>
    <w:rsid w:val="00036133"/>
    <w:rsid w:val="00041EC7"/>
    <w:rsid w:val="00054604"/>
    <w:rsid w:val="00054F76"/>
    <w:rsid w:val="0006148D"/>
    <w:rsid w:val="0006160B"/>
    <w:rsid w:val="000660F7"/>
    <w:rsid w:val="000661D7"/>
    <w:rsid w:val="0007202F"/>
    <w:rsid w:val="00072BAC"/>
    <w:rsid w:val="00072CB4"/>
    <w:rsid w:val="00076145"/>
    <w:rsid w:val="0007676D"/>
    <w:rsid w:val="0008235B"/>
    <w:rsid w:val="0008287A"/>
    <w:rsid w:val="00087E1E"/>
    <w:rsid w:val="000A20A5"/>
    <w:rsid w:val="000B0156"/>
    <w:rsid w:val="000B175C"/>
    <w:rsid w:val="000B4B24"/>
    <w:rsid w:val="000B4EF5"/>
    <w:rsid w:val="000B6A95"/>
    <w:rsid w:val="000C3E07"/>
    <w:rsid w:val="000C702E"/>
    <w:rsid w:val="000D25C3"/>
    <w:rsid w:val="000D41BA"/>
    <w:rsid w:val="000D6F51"/>
    <w:rsid w:val="000D77BF"/>
    <w:rsid w:val="000E5893"/>
    <w:rsid w:val="000E7A30"/>
    <w:rsid w:val="000F01D6"/>
    <w:rsid w:val="000F7A3A"/>
    <w:rsid w:val="00104998"/>
    <w:rsid w:val="00106AB3"/>
    <w:rsid w:val="001102B6"/>
    <w:rsid w:val="0011360E"/>
    <w:rsid w:val="00113E8B"/>
    <w:rsid w:val="00116CC2"/>
    <w:rsid w:val="00122272"/>
    <w:rsid w:val="001242D5"/>
    <w:rsid w:val="00125376"/>
    <w:rsid w:val="00142D99"/>
    <w:rsid w:val="001437FE"/>
    <w:rsid w:val="00144458"/>
    <w:rsid w:val="00145C5D"/>
    <w:rsid w:val="001501B7"/>
    <w:rsid w:val="001529D2"/>
    <w:rsid w:val="00154982"/>
    <w:rsid w:val="001566A0"/>
    <w:rsid w:val="0016056F"/>
    <w:rsid w:val="00162AC0"/>
    <w:rsid w:val="00170379"/>
    <w:rsid w:val="00170C8F"/>
    <w:rsid w:val="001748DE"/>
    <w:rsid w:val="00175D1F"/>
    <w:rsid w:val="00175E01"/>
    <w:rsid w:val="001766AB"/>
    <w:rsid w:val="00185165"/>
    <w:rsid w:val="001913E5"/>
    <w:rsid w:val="00194520"/>
    <w:rsid w:val="0019463E"/>
    <w:rsid w:val="001948C1"/>
    <w:rsid w:val="00196824"/>
    <w:rsid w:val="001A0EFE"/>
    <w:rsid w:val="001A278F"/>
    <w:rsid w:val="001A341D"/>
    <w:rsid w:val="001A3E87"/>
    <w:rsid w:val="001A764A"/>
    <w:rsid w:val="001B1B84"/>
    <w:rsid w:val="001B2AC1"/>
    <w:rsid w:val="001B33F6"/>
    <w:rsid w:val="001B534B"/>
    <w:rsid w:val="001C34BB"/>
    <w:rsid w:val="001C3B94"/>
    <w:rsid w:val="001C4A6D"/>
    <w:rsid w:val="001C5731"/>
    <w:rsid w:val="001C70D9"/>
    <w:rsid w:val="001D08DD"/>
    <w:rsid w:val="001D2C83"/>
    <w:rsid w:val="001D79D0"/>
    <w:rsid w:val="001E21EC"/>
    <w:rsid w:val="001E2FDF"/>
    <w:rsid w:val="001F242F"/>
    <w:rsid w:val="001F40C1"/>
    <w:rsid w:val="002020B1"/>
    <w:rsid w:val="0020609B"/>
    <w:rsid w:val="00213EBD"/>
    <w:rsid w:val="00214A94"/>
    <w:rsid w:val="00215B69"/>
    <w:rsid w:val="00217A7A"/>
    <w:rsid w:val="00220BEF"/>
    <w:rsid w:val="00230838"/>
    <w:rsid w:val="00232CC0"/>
    <w:rsid w:val="0023359A"/>
    <w:rsid w:val="00246EBB"/>
    <w:rsid w:val="0024777A"/>
    <w:rsid w:val="002501E6"/>
    <w:rsid w:val="00250B73"/>
    <w:rsid w:val="00250DB1"/>
    <w:rsid w:val="00253425"/>
    <w:rsid w:val="00253DA6"/>
    <w:rsid w:val="002577B1"/>
    <w:rsid w:val="0026006E"/>
    <w:rsid w:val="002609A9"/>
    <w:rsid w:val="00260FE7"/>
    <w:rsid w:val="00261A71"/>
    <w:rsid w:val="00264DDF"/>
    <w:rsid w:val="002673B9"/>
    <w:rsid w:val="00267B2A"/>
    <w:rsid w:val="00270B33"/>
    <w:rsid w:val="00271CA0"/>
    <w:rsid w:val="00274AD3"/>
    <w:rsid w:val="002764F6"/>
    <w:rsid w:val="0028013A"/>
    <w:rsid w:val="00284416"/>
    <w:rsid w:val="00296DB7"/>
    <w:rsid w:val="002A0485"/>
    <w:rsid w:val="002A4D78"/>
    <w:rsid w:val="002A5B69"/>
    <w:rsid w:val="002A5C4D"/>
    <w:rsid w:val="002A5FF9"/>
    <w:rsid w:val="002A7A83"/>
    <w:rsid w:val="002B2E12"/>
    <w:rsid w:val="002B6957"/>
    <w:rsid w:val="002C06A1"/>
    <w:rsid w:val="002C1AFB"/>
    <w:rsid w:val="002C2624"/>
    <w:rsid w:val="002C2D6A"/>
    <w:rsid w:val="002C3B14"/>
    <w:rsid w:val="002C6C39"/>
    <w:rsid w:val="002D26B9"/>
    <w:rsid w:val="002E551B"/>
    <w:rsid w:val="002F2F0D"/>
    <w:rsid w:val="002F3F76"/>
    <w:rsid w:val="002F4F3A"/>
    <w:rsid w:val="002F642C"/>
    <w:rsid w:val="003041A9"/>
    <w:rsid w:val="003072A7"/>
    <w:rsid w:val="003122EC"/>
    <w:rsid w:val="003154FA"/>
    <w:rsid w:val="00315EC6"/>
    <w:rsid w:val="00316913"/>
    <w:rsid w:val="0032096F"/>
    <w:rsid w:val="00320A66"/>
    <w:rsid w:val="00322704"/>
    <w:rsid w:val="00322831"/>
    <w:rsid w:val="0032484F"/>
    <w:rsid w:val="00327ECE"/>
    <w:rsid w:val="00332534"/>
    <w:rsid w:val="00333599"/>
    <w:rsid w:val="00333BE6"/>
    <w:rsid w:val="0034378C"/>
    <w:rsid w:val="00346F78"/>
    <w:rsid w:val="003500AA"/>
    <w:rsid w:val="00353292"/>
    <w:rsid w:val="00354937"/>
    <w:rsid w:val="003559FE"/>
    <w:rsid w:val="00360CB4"/>
    <w:rsid w:val="003613A9"/>
    <w:rsid w:val="00363EB9"/>
    <w:rsid w:val="00371ABD"/>
    <w:rsid w:val="00372415"/>
    <w:rsid w:val="003732BC"/>
    <w:rsid w:val="00373E8D"/>
    <w:rsid w:val="003773F9"/>
    <w:rsid w:val="003814C7"/>
    <w:rsid w:val="0038276C"/>
    <w:rsid w:val="003835D2"/>
    <w:rsid w:val="003868E6"/>
    <w:rsid w:val="00390707"/>
    <w:rsid w:val="003907BD"/>
    <w:rsid w:val="00392962"/>
    <w:rsid w:val="00396DE2"/>
    <w:rsid w:val="003A100F"/>
    <w:rsid w:val="003A2AC5"/>
    <w:rsid w:val="003A37E6"/>
    <w:rsid w:val="003A499C"/>
    <w:rsid w:val="003A514C"/>
    <w:rsid w:val="003A5EA1"/>
    <w:rsid w:val="003A6757"/>
    <w:rsid w:val="003B0956"/>
    <w:rsid w:val="003B6EEC"/>
    <w:rsid w:val="003C055A"/>
    <w:rsid w:val="003C170C"/>
    <w:rsid w:val="003C1935"/>
    <w:rsid w:val="003C2C86"/>
    <w:rsid w:val="003C2EF0"/>
    <w:rsid w:val="003C3D85"/>
    <w:rsid w:val="003C75D2"/>
    <w:rsid w:val="003D1379"/>
    <w:rsid w:val="003E2061"/>
    <w:rsid w:val="003E31E0"/>
    <w:rsid w:val="003E4588"/>
    <w:rsid w:val="003F229D"/>
    <w:rsid w:val="003F2EAB"/>
    <w:rsid w:val="003F67F9"/>
    <w:rsid w:val="00402E5C"/>
    <w:rsid w:val="00403D12"/>
    <w:rsid w:val="0040633C"/>
    <w:rsid w:val="00406778"/>
    <w:rsid w:val="00412DCD"/>
    <w:rsid w:val="00414655"/>
    <w:rsid w:val="0041576B"/>
    <w:rsid w:val="00416243"/>
    <w:rsid w:val="0042089C"/>
    <w:rsid w:val="00423F5B"/>
    <w:rsid w:val="0042602A"/>
    <w:rsid w:val="00431084"/>
    <w:rsid w:val="00431B76"/>
    <w:rsid w:val="004352F1"/>
    <w:rsid w:val="00442BCC"/>
    <w:rsid w:val="00450A29"/>
    <w:rsid w:val="00451132"/>
    <w:rsid w:val="00451F1A"/>
    <w:rsid w:val="00454BB1"/>
    <w:rsid w:val="00454FAF"/>
    <w:rsid w:val="00455AB9"/>
    <w:rsid w:val="00460BD7"/>
    <w:rsid w:val="00464759"/>
    <w:rsid w:val="00465368"/>
    <w:rsid w:val="00467827"/>
    <w:rsid w:val="00472841"/>
    <w:rsid w:val="00475651"/>
    <w:rsid w:val="00477BF6"/>
    <w:rsid w:val="004957DE"/>
    <w:rsid w:val="00495D00"/>
    <w:rsid w:val="004A183D"/>
    <w:rsid w:val="004A35F1"/>
    <w:rsid w:val="004A381B"/>
    <w:rsid w:val="004A522F"/>
    <w:rsid w:val="004B32B3"/>
    <w:rsid w:val="004B5C9B"/>
    <w:rsid w:val="004B643F"/>
    <w:rsid w:val="004B64E6"/>
    <w:rsid w:val="004B7287"/>
    <w:rsid w:val="004C57B7"/>
    <w:rsid w:val="004C65B8"/>
    <w:rsid w:val="004D2034"/>
    <w:rsid w:val="004D3A3D"/>
    <w:rsid w:val="004D54A5"/>
    <w:rsid w:val="004D62AB"/>
    <w:rsid w:val="004D7049"/>
    <w:rsid w:val="004E36F7"/>
    <w:rsid w:val="004E59A1"/>
    <w:rsid w:val="004E78BF"/>
    <w:rsid w:val="004F2557"/>
    <w:rsid w:val="004F27D5"/>
    <w:rsid w:val="004F28AF"/>
    <w:rsid w:val="004F78E0"/>
    <w:rsid w:val="0050083C"/>
    <w:rsid w:val="005022CC"/>
    <w:rsid w:val="00507CB7"/>
    <w:rsid w:val="00510294"/>
    <w:rsid w:val="00510D1A"/>
    <w:rsid w:val="005138F3"/>
    <w:rsid w:val="00513F3A"/>
    <w:rsid w:val="00516995"/>
    <w:rsid w:val="00522698"/>
    <w:rsid w:val="0053220B"/>
    <w:rsid w:val="0053288E"/>
    <w:rsid w:val="00533C2D"/>
    <w:rsid w:val="00534D69"/>
    <w:rsid w:val="00535CA4"/>
    <w:rsid w:val="005370D5"/>
    <w:rsid w:val="005453D3"/>
    <w:rsid w:val="00552F10"/>
    <w:rsid w:val="005538DA"/>
    <w:rsid w:val="0055482C"/>
    <w:rsid w:val="005609D5"/>
    <w:rsid w:val="00560AC7"/>
    <w:rsid w:val="00562AD3"/>
    <w:rsid w:val="0056404C"/>
    <w:rsid w:val="00565AD1"/>
    <w:rsid w:val="0057154A"/>
    <w:rsid w:val="00573197"/>
    <w:rsid w:val="00573851"/>
    <w:rsid w:val="00580D14"/>
    <w:rsid w:val="00587307"/>
    <w:rsid w:val="00590D4F"/>
    <w:rsid w:val="00595433"/>
    <w:rsid w:val="00595A6D"/>
    <w:rsid w:val="00595BB1"/>
    <w:rsid w:val="0059611B"/>
    <w:rsid w:val="0059732C"/>
    <w:rsid w:val="005A095E"/>
    <w:rsid w:val="005A211B"/>
    <w:rsid w:val="005A361B"/>
    <w:rsid w:val="005A37A6"/>
    <w:rsid w:val="005B0BD0"/>
    <w:rsid w:val="005B24B1"/>
    <w:rsid w:val="005B2A73"/>
    <w:rsid w:val="005B476B"/>
    <w:rsid w:val="005B73F4"/>
    <w:rsid w:val="005C0039"/>
    <w:rsid w:val="005C20DC"/>
    <w:rsid w:val="005D1E18"/>
    <w:rsid w:val="005D271F"/>
    <w:rsid w:val="005D2BC4"/>
    <w:rsid w:val="005D58C3"/>
    <w:rsid w:val="005D6BF4"/>
    <w:rsid w:val="005E08B7"/>
    <w:rsid w:val="005E0DFB"/>
    <w:rsid w:val="005E42CC"/>
    <w:rsid w:val="005E6453"/>
    <w:rsid w:val="005F235F"/>
    <w:rsid w:val="005F3882"/>
    <w:rsid w:val="005F4128"/>
    <w:rsid w:val="005F4764"/>
    <w:rsid w:val="005F4DD1"/>
    <w:rsid w:val="005F500D"/>
    <w:rsid w:val="005F5F1C"/>
    <w:rsid w:val="005F7F64"/>
    <w:rsid w:val="006010DB"/>
    <w:rsid w:val="00601635"/>
    <w:rsid w:val="0060224F"/>
    <w:rsid w:val="00602DCB"/>
    <w:rsid w:val="006077C1"/>
    <w:rsid w:val="0061072F"/>
    <w:rsid w:val="00611D75"/>
    <w:rsid w:val="006129D4"/>
    <w:rsid w:val="00623B69"/>
    <w:rsid w:val="00625D8F"/>
    <w:rsid w:val="00630068"/>
    <w:rsid w:val="006333DD"/>
    <w:rsid w:val="00633A8D"/>
    <w:rsid w:val="006376C5"/>
    <w:rsid w:val="00640146"/>
    <w:rsid w:val="00640155"/>
    <w:rsid w:val="00641AB2"/>
    <w:rsid w:val="006424C9"/>
    <w:rsid w:val="00643C49"/>
    <w:rsid w:val="006468A5"/>
    <w:rsid w:val="006502EB"/>
    <w:rsid w:val="00653A5C"/>
    <w:rsid w:val="00657459"/>
    <w:rsid w:val="00661321"/>
    <w:rsid w:val="006652F9"/>
    <w:rsid w:val="006653D9"/>
    <w:rsid w:val="006653E9"/>
    <w:rsid w:val="00671B65"/>
    <w:rsid w:val="00672F00"/>
    <w:rsid w:val="006757EB"/>
    <w:rsid w:val="00676D2F"/>
    <w:rsid w:val="00680F2F"/>
    <w:rsid w:val="00682D9B"/>
    <w:rsid w:val="006836B3"/>
    <w:rsid w:val="00683C4A"/>
    <w:rsid w:val="006851BC"/>
    <w:rsid w:val="006911C7"/>
    <w:rsid w:val="006913D6"/>
    <w:rsid w:val="00691BE6"/>
    <w:rsid w:val="00693EDA"/>
    <w:rsid w:val="006941DF"/>
    <w:rsid w:val="00696365"/>
    <w:rsid w:val="006A3A92"/>
    <w:rsid w:val="006A5EF2"/>
    <w:rsid w:val="006B20F6"/>
    <w:rsid w:val="006B4064"/>
    <w:rsid w:val="006B7738"/>
    <w:rsid w:val="006C0196"/>
    <w:rsid w:val="006C3DB3"/>
    <w:rsid w:val="006D2CBC"/>
    <w:rsid w:val="006D3440"/>
    <w:rsid w:val="006E0E20"/>
    <w:rsid w:val="006E241C"/>
    <w:rsid w:val="006E290D"/>
    <w:rsid w:val="006E7B59"/>
    <w:rsid w:val="006F1A1E"/>
    <w:rsid w:val="006F3347"/>
    <w:rsid w:val="006F408C"/>
    <w:rsid w:val="006F44A3"/>
    <w:rsid w:val="006F4A2B"/>
    <w:rsid w:val="006F69A7"/>
    <w:rsid w:val="006F6F6C"/>
    <w:rsid w:val="006F7F2C"/>
    <w:rsid w:val="007015C6"/>
    <w:rsid w:val="00702D21"/>
    <w:rsid w:val="00704414"/>
    <w:rsid w:val="007121F9"/>
    <w:rsid w:val="0071542F"/>
    <w:rsid w:val="00715B9E"/>
    <w:rsid w:val="00716D72"/>
    <w:rsid w:val="007234A4"/>
    <w:rsid w:val="00724486"/>
    <w:rsid w:val="007305C4"/>
    <w:rsid w:val="00730C60"/>
    <w:rsid w:val="0074012D"/>
    <w:rsid w:val="00740C9D"/>
    <w:rsid w:val="00741F84"/>
    <w:rsid w:val="00742C5E"/>
    <w:rsid w:val="00746B00"/>
    <w:rsid w:val="00746F1B"/>
    <w:rsid w:val="00746F5F"/>
    <w:rsid w:val="007475BD"/>
    <w:rsid w:val="00752644"/>
    <w:rsid w:val="0075297C"/>
    <w:rsid w:val="00754554"/>
    <w:rsid w:val="00755A57"/>
    <w:rsid w:val="00763C6B"/>
    <w:rsid w:val="00764CE3"/>
    <w:rsid w:val="00776AA1"/>
    <w:rsid w:val="00781EA8"/>
    <w:rsid w:val="00782DBB"/>
    <w:rsid w:val="007867F9"/>
    <w:rsid w:val="00790AD5"/>
    <w:rsid w:val="00793B9B"/>
    <w:rsid w:val="007966B4"/>
    <w:rsid w:val="007A0F9C"/>
    <w:rsid w:val="007A72A9"/>
    <w:rsid w:val="007B2979"/>
    <w:rsid w:val="007B3185"/>
    <w:rsid w:val="007B57C7"/>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2C9A"/>
    <w:rsid w:val="007F3C02"/>
    <w:rsid w:val="007F508E"/>
    <w:rsid w:val="007F62E0"/>
    <w:rsid w:val="008064C9"/>
    <w:rsid w:val="008073EA"/>
    <w:rsid w:val="00811349"/>
    <w:rsid w:val="00811C59"/>
    <w:rsid w:val="008130A0"/>
    <w:rsid w:val="00816DAF"/>
    <w:rsid w:val="00816EFF"/>
    <w:rsid w:val="008201E3"/>
    <w:rsid w:val="00822D77"/>
    <w:rsid w:val="00823664"/>
    <w:rsid w:val="008248D9"/>
    <w:rsid w:val="008308E3"/>
    <w:rsid w:val="00834AA1"/>
    <w:rsid w:val="0084188F"/>
    <w:rsid w:val="00844855"/>
    <w:rsid w:val="0084693A"/>
    <w:rsid w:val="00847B06"/>
    <w:rsid w:val="00853796"/>
    <w:rsid w:val="008550CF"/>
    <w:rsid w:val="00860027"/>
    <w:rsid w:val="008616AD"/>
    <w:rsid w:val="00864ABB"/>
    <w:rsid w:val="00866506"/>
    <w:rsid w:val="00872875"/>
    <w:rsid w:val="00875D2B"/>
    <w:rsid w:val="008764DB"/>
    <w:rsid w:val="00881614"/>
    <w:rsid w:val="0088170A"/>
    <w:rsid w:val="008824F4"/>
    <w:rsid w:val="00883268"/>
    <w:rsid w:val="008850F0"/>
    <w:rsid w:val="008857BC"/>
    <w:rsid w:val="00886407"/>
    <w:rsid w:val="008902AC"/>
    <w:rsid w:val="008938A0"/>
    <w:rsid w:val="0089426B"/>
    <w:rsid w:val="008969D2"/>
    <w:rsid w:val="008A403A"/>
    <w:rsid w:val="008B731F"/>
    <w:rsid w:val="008C1E89"/>
    <w:rsid w:val="008C2B07"/>
    <w:rsid w:val="008C34B4"/>
    <w:rsid w:val="008C7505"/>
    <w:rsid w:val="008D159C"/>
    <w:rsid w:val="008D1902"/>
    <w:rsid w:val="008E38BA"/>
    <w:rsid w:val="008E44CC"/>
    <w:rsid w:val="008E7BE5"/>
    <w:rsid w:val="008E7BEE"/>
    <w:rsid w:val="008F1D6E"/>
    <w:rsid w:val="008F1E25"/>
    <w:rsid w:val="008F27CE"/>
    <w:rsid w:val="008F3245"/>
    <w:rsid w:val="008F5990"/>
    <w:rsid w:val="00900ACD"/>
    <w:rsid w:val="00901360"/>
    <w:rsid w:val="00905FB1"/>
    <w:rsid w:val="00906B8B"/>
    <w:rsid w:val="00910EA2"/>
    <w:rsid w:val="00911AB8"/>
    <w:rsid w:val="00917A65"/>
    <w:rsid w:val="00920A43"/>
    <w:rsid w:val="00922D08"/>
    <w:rsid w:val="00923E7F"/>
    <w:rsid w:val="009245A9"/>
    <w:rsid w:val="00931262"/>
    <w:rsid w:val="00931B18"/>
    <w:rsid w:val="009344A7"/>
    <w:rsid w:val="00936997"/>
    <w:rsid w:val="00941282"/>
    <w:rsid w:val="00951BF1"/>
    <w:rsid w:val="00956AC6"/>
    <w:rsid w:val="00956DEB"/>
    <w:rsid w:val="00957181"/>
    <w:rsid w:val="00960088"/>
    <w:rsid w:val="009625A9"/>
    <w:rsid w:val="0096314F"/>
    <w:rsid w:val="00964494"/>
    <w:rsid w:val="009659B6"/>
    <w:rsid w:val="009744CC"/>
    <w:rsid w:val="00974C90"/>
    <w:rsid w:val="00974D86"/>
    <w:rsid w:val="009824C8"/>
    <w:rsid w:val="00984731"/>
    <w:rsid w:val="00985F94"/>
    <w:rsid w:val="00986770"/>
    <w:rsid w:val="0099319D"/>
    <w:rsid w:val="00997506"/>
    <w:rsid w:val="00997B0B"/>
    <w:rsid w:val="00997ECD"/>
    <w:rsid w:val="009A00CF"/>
    <w:rsid w:val="009A1423"/>
    <w:rsid w:val="009A2524"/>
    <w:rsid w:val="009A339A"/>
    <w:rsid w:val="009A55E3"/>
    <w:rsid w:val="009B2F73"/>
    <w:rsid w:val="009B3249"/>
    <w:rsid w:val="009B5D27"/>
    <w:rsid w:val="009B6AD8"/>
    <w:rsid w:val="009C58F9"/>
    <w:rsid w:val="009C6A16"/>
    <w:rsid w:val="009C6DFB"/>
    <w:rsid w:val="009D581A"/>
    <w:rsid w:val="009D7BC5"/>
    <w:rsid w:val="009E058E"/>
    <w:rsid w:val="009E11EB"/>
    <w:rsid w:val="009E16CF"/>
    <w:rsid w:val="009E4504"/>
    <w:rsid w:val="009E4F77"/>
    <w:rsid w:val="009E67B6"/>
    <w:rsid w:val="009E6FEC"/>
    <w:rsid w:val="009E78FA"/>
    <w:rsid w:val="009F2D25"/>
    <w:rsid w:val="00A02E93"/>
    <w:rsid w:val="00A03854"/>
    <w:rsid w:val="00A05D6C"/>
    <w:rsid w:val="00A06983"/>
    <w:rsid w:val="00A10740"/>
    <w:rsid w:val="00A1205C"/>
    <w:rsid w:val="00A1692E"/>
    <w:rsid w:val="00A176A7"/>
    <w:rsid w:val="00A20118"/>
    <w:rsid w:val="00A202F6"/>
    <w:rsid w:val="00A20710"/>
    <w:rsid w:val="00A25160"/>
    <w:rsid w:val="00A32150"/>
    <w:rsid w:val="00A342EC"/>
    <w:rsid w:val="00A34A25"/>
    <w:rsid w:val="00A37331"/>
    <w:rsid w:val="00A46C23"/>
    <w:rsid w:val="00A46D6A"/>
    <w:rsid w:val="00A532ED"/>
    <w:rsid w:val="00A53B67"/>
    <w:rsid w:val="00A56643"/>
    <w:rsid w:val="00A57ABE"/>
    <w:rsid w:val="00A627CB"/>
    <w:rsid w:val="00A62E61"/>
    <w:rsid w:val="00A65475"/>
    <w:rsid w:val="00A65CBA"/>
    <w:rsid w:val="00A65EB1"/>
    <w:rsid w:val="00A718E7"/>
    <w:rsid w:val="00A7228C"/>
    <w:rsid w:val="00A74210"/>
    <w:rsid w:val="00A766EA"/>
    <w:rsid w:val="00A94100"/>
    <w:rsid w:val="00A9553A"/>
    <w:rsid w:val="00A95C71"/>
    <w:rsid w:val="00AA4656"/>
    <w:rsid w:val="00AB027D"/>
    <w:rsid w:val="00AB5512"/>
    <w:rsid w:val="00AB5FB0"/>
    <w:rsid w:val="00AB6BFA"/>
    <w:rsid w:val="00AC060B"/>
    <w:rsid w:val="00AC1B75"/>
    <w:rsid w:val="00AC43B4"/>
    <w:rsid w:val="00AC5F9F"/>
    <w:rsid w:val="00AD0741"/>
    <w:rsid w:val="00AD10A5"/>
    <w:rsid w:val="00AD4EBF"/>
    <w:rsid w:val="00AD629A"/>
    <w:rsid w:val="00AD7DAC"/>
    <w:rsid w:val="00AE038D"/>
    <w:rsid w:val="00AE0859"/>
    <w:rsid w:val="00AE59C7"/>
    <w:rsid w:val="00AE6173"/>
    <w:rsid w:val="00AE7510"/>
    <w:rsid w:val="00AF0120"/>
    <w:rsid w:val="00AF10D7"/>
    <w:rsid w:val="00AF1377"/>
    <w:rsid w:val="00AF6565"/>
    <w:rsid w:val="00B00FEF"/>
    <w:rsid w:val="00B01EB8"/>
    <w:rsid w:val="00B057EC"/>
    <w:rsid w:val="00B106AB"/>
    <w:rsid w:val="00B10EDF"/>
    <w:rsid w:val="00B117D8"/>
    <w:rsid w:val="00B1238F"/>
    <w:rsid w:val="00B12EE4"/>
    <w:rsid w:val="00B20994"/>
    <w:rsid w:val="00B20CAC"/>
    <w:rsid w:val="00B21793"/>
    <w:rsid w:val="00B26BBA"/>
    <w:rsid w:val="00B26D55"/>
    <w:rsid w:val="00B306D3"/>
    <w:rsid w:val="00B30D66"/>
    <w:rsid w:val="00B3249C"/>
    <w:rsid w:val="00B35406"/>
    <w:rsid w:val="00B36A0B"/>
    <w:rsid w:val="00B36C75"/>
    <w:rsid w:val="00B412F9"/>
    <w:rsid w:val="00B42762"/>
    <w:rsid w:val="00B43365"/>
    <w:rsid w:val="00B43F7E"/>
    <w:rsid w:val="00B56082"/>
    <w:rsid w:val="00B57159"/>
    <w:rsid w:val="00B5736E"/>
    <w:rsid w:val="00B6387D"/>
    <w:rsid w:val="00B63C82"/>
    <w:rsid w:val="00B72870"/>
    <w:rsid w:val="00B75C05"/>
    <w:rsid w:val="00B80078"/>
    <w:rsid w:val="00B812AD"/>
    <w:rsid w:val="00B93961"/>
    <w:rsid w:val="00B93B41"/>
    <w:rsid w:val="00B96EEE"/>
    <w:rsid w:val="00BA130D"/>
    <w:rsid w:val="00BA13EA"/>
    <w:rsid w:val="00BA185D"/>
    <w:rsid w:val="00BA1CFB"/>
    <w:rsid w:val="00BA21A9"/>
    <w:rsid w:val="00BA5EAD"/>
    <w:rsid w:val="00BB3210"/>
    <w:rsid w:val="00BB74BA"/>
    <w:rsid w:val="00BB7862"/>
    <w:rsid w:val="00BC0B91"/>
    <w:rsid w:val="00BD15D5"/>
    <w:rsid w:val="00BD341A"/>
    <w:rsid w:val="00BF1E7F"/>
    <w:rsid w:val="00BF4CD5"/>
    <w:rsid w:val="00BF4E74"/>
    <w:rsid w:val="00BF6F0F"/>
    <w:rsid w:val="00C0026A"/>
    <w:rsid w:val="00C02085"/>
    <w:rsid w:val="00C1318A"/>
    <w:rsid w:val="00C16937"/>
    <w:rsid w:val="00C17504"/>
    <w:rsid w:val="00C20784"/>
    <w:rsid w:val="00C2119C"/>
    <w:rsid w:val="00C214AD"/>
    <w:rsid w:val="00C21C06"/>
    <w:rsid w:val="00C22075"/>
    <w:rsid w:val="00C23631"/>
    <w:rsid w:val="00C24F67"/>
    <w:rsid w:val="00C3018D"/>
    <w:rsid w:val="00C31E8D"/>
    <w:rsid w:val="00C33C0E"/>
    <w:rsid w:val="00C34989"/>
    <w:rsid w:val="00C41E31"/>
    <w:rsid w:val="00C432CC"/>
    <w:rsid w:val="00C47A57"/>
    <w:rsid w:val="00C47F16"/>
    <w:rsid w:val="00C50891"/>
    <w:rsid w:val="00C52100"/>
    <w:rsid w:val="00C532A7"/>
    <w:rsid w:val="00C53DAA"/>
    <w:rsid w:val="00C554B7"/>
    <w:rsid w:val="00C55E34"/>
    <w:rsid w:val="00C607AD"/>
    <w:rsid w:val="00C64C41"/>
    <w:rsid w:val="00C67391"/>
    <w:rsid w:val="00C738B5"/>
    <w:rsid w:val="00C76B48"/>
    <w:rsid w:val="00C84424"/>
    <w:rsid w:val="00C874A9"/>
    <w:rsid w:val="00C90377"/>
    <w:rsid w:val="00C9059A"/>
    <w:rsid w:val="00C9182E"/>
    <w:rsid w:val="00C942E0"/>
    <w:rsid w:val="00C955D9"/>
    <w:rsid w:val="00C97E33"/>
    <w:rsid w:val="00CA0DEF"/>
    <w:rsid w:val="00CA4319"/>
    <w:rsid w:val="00CA6E73"/>
    <w:rsid w:val="00CA7BAA"/>
    <w:rsid w:val="00CB3297"/>
    <w:rsid w:val="00CB55BF"/>
    <w:rsid w:val="00CC2C9A"/>
    <w:rsid w:val="00CC31DF"/>
    <w:rsid w:val="00CC5C56"/>
    <w:rsid w:val="00CC5E0E"/>
    <w:rsid w:val="00CC6F66"/>
    <w:rsid w:val="00CC7EC1"/>
    <w:rsid w:val="00CC7FE0"/>
    <w:rsid w:val="00CD07C7"/>
    <w:rsid w:val="00CD0809"/>
    <w:rsid w:val="00CD37C3"/>
    <w:rsid w:val="00CD5556"/>
    <w:rsid w:val="00CD7DD3"/>
    <w:rsid w:val="00CE2006"/>
    <w:rsid w:val="00CE291B"/>
    <w:rsid w:val="00CE29B1"/>
    <w:rsid w:val="00CE3DEF"/>
    <w:rsid w:val="00CE4933"/>
    <w:rsid w:val="00CE56AB"/>
    <w:rsid w:val="00CE7B0B"/>
    <w:rsid w:val="00CE7F93"/>
    <w:rsid w:val="00CF176B"/>
    <w:rsid w:val="00CF19D7"/>
    <w:rsid w:val="00CF26A3"/>
    <w:rsid w:val="00D00B6A"/>
    <w:rsid w:val="00D02381"/>
    <w:rsid w:val="00D06659"/>
    <w:rsid w:val="00D10435"/>
    <w:rsid w:val="00D14988"/>
    <w:rsid w:val="00D2312F"/>
    <w:rsid w:val="00D23EE3"/>
    <w:rsid w:val="00D25CEA"/>
    <w:rsid w:val="00D2736B"/>
    <w:rsid w:val="00D3033B"/>
    <w:rsid w:val="00D30BF9"/>
    <w:rsid w:val="00D37079"/>
    <w:rsid w:val="00D4184A"/>
    <w:rsid w:val="00D44BF1"/>
    <w:rsid w:val="00D45C31"/>
    <w:rsid w:val="00D4758A"/>
    <w:rsid w:val="00D50E24"/>
    <w:rsid w:val="00D54B35"/>
    <w:rsid w:val="00D55E8C"/>
    <w:rsid w:val="00D60624"/>
    <w:rsid w:val="00D648B0"/>
    <w:rsid w:val="00D64C77"/>
    <w:rsid w:val="00D656A8"/>
    <w:rsid w:val="00D66EAA"/>
    <w:rsid w:val="00D754E1"/>
    <w:rsid w:val="00D7631F"/>
    <w:rsid w:val="00D77517"/>
    <w:rsid w:val="00D806C5"/>
    <w:rsid w:val="00D806CF"/>
    <w:rsid w:val="00D8252B"/>
    <w:rsid w:val="00D83E4C"/>
    <w:rsid w:val="00D85DE2"/>
    <w:rsid w:val="00D8623E"/>
    <w:rsid w:val="00D86995"/>
    <w:rsid w:val="00DA1D70"/>
    <w:rsid w:val="00DA2F62"/>
    <w:rsid w:val="00DA7535"/>
    <w:rsid w:val="00DB0B15"/>
    <w:rsid w:val="00DB3F27"/>
    <w:rsid w:val="00DC4C80"/>
    <w:rsid w:val="00DC6CD5"/>
    <w:rsid w:val="00DD6C58"/>
    <w:rsid w:val="00DD7487"/>
    <w:rsid w:val="00DE34DE"/>
    <w:rsid w:val="00DE4F84"/>
    <w:rsid w:val="00DE64ED"/>
    <w:rsid w:val="00DE6BFD"/>
    <w:rsid w:val="00DF1C09"/>
    <w:rsid w:val="00DF407A"/>
    <w:rsid w:val="00DF5E6C"/>
    <w:rsid w:val="00DF722A"/>
    <w:rsid w:val="00E005FE"/>
    <w:rsid w:val="00E01AC7"/>
    <w:rsid w:val="00E032B8"/>
    <w:rsid w:val="00E1143F"/>
    <w:rsid w:val="00E12B66"/>
    <w:rsid w:val="00E12BFE"/>
    <w:rsid w:val="00E12FAC"/>
    <w:rsid w:val="00E20815"/>
    <w:rsid w:val="00E21F02"/>
    <w:rsid w:val="00E22553"/>
    <w:rsid w:val="00E22CE4"/>
    <w:rsid w:val="00E3015F"/>
    <w:rsid w:val="00E308A7"/>
    <w:rsid w:val="00E31458"/>
    <w:rsid w:val="00E33420"/>
    <w:rsid w:val="00E43B75"/>
    <w:rsid w:val="00E50994"/>
    <w:rsid w:val="00E51123"/>
    <w:rsid w:val="00E53650"/>
    <w:rsid w:val="00E545A2"/>
    <w:rsid w:val="00E54DFC"/>
    <w:rsid w:val="00E5559B"/>
    <w:rsid w:val="00E62601"/>
    <w:rsid w:val="00E6433B"/>
    <w:rsid w:val="00E65D62"/>
    <w:rsid w:val="00E6699F"/>
    <w:rsid w:val="00E6725E"/>
    <w:rsid w:val="00E701D8"/>
    <w:rsid w:val="00E72B7E"/>
    <w:rsid w:val="00E73875"/>
    <w:rsid w:val="00E81BC5"/>
    <w:rsid w:val="00E81BE6"/>
    <w:rsid w:val="00E8601C"/>
    <w:rsid w:val="00E86236"/>
    <w:rsid w:val="00E86804"/>
    <w:rsid w:val="00E91BC1"/>
    <w:rsid w:val="00E91DCF"/>
    <w:rsid w:val="00EA0180"/>
    <w:rsid w:val="00EA3BD1"/>
    <w:rsid w:val="00EA3C75"/>
    <w:rsid w:val="00EA7050"/>
    <w:rsid w:val="00EA75FC"/>
    <w:rsid w:val="00EA7CBB"/>
    <w:rsid w:val="00EB4253"/>
    <w:rsid w:val="00EB5EB7"/>
    <w:rsid w:val="00EB7B7D"/>
    <w:rsid w:val="00EB7D71"/>
    <w:rsid w:val="00EC1515"/>
    <w:rsid w:val="00EC1FF8"/>
    <w:rsid w:val="00ED0055"/>
    <w:rsid w:val="00ED0A87"/>
    <w:rsid w:val="00ED34D8"/>
    <w:rsid w:val="00ED415D"/>
    <w:rsid w:val="00ED4E31"/>
    <w:rsid w:val="00ED5472"/>
    <w:rsid w:val="00ED5EA8"/>
    <w:rsid w:val="00ED65DE"/>
    <w:rsid w:val="00ED7C48"/>
    <w:rsid w:val="00EE1993"/>
    <w:rsid w:val="00EE27BE"/>
    <w:rsid w:val="00EE7153"/>
    <w:rsid w:val="00EF348E"/>
    <w:rsid w:val="00EF6801"/>
    <w:rsid w:val="00EF748F"/>
    <w:rsid w:val="00F013E5"/>
    <w:rsid w:val="00F0205E"/>
    <w:rsid w:val="00F0340D"/>
    <w:rsid w:val="00F11172"/>
    <w:rsid w:val="00F13CE2"/>
    <w:rsid w:val="00F13E37"/>
    <w:rsid w:val="00F20E87"/>
    <w:rsid w:val="00F210C4"/>
    <w:rsid w:val="00F22FAA"/>
    <w:rsid w:val="00F2730D"/>
    <w:rsid w:val="00F30BF9"/>
    <w:rsid w:val="00F31026"/>
    <w:rsid w:val="00F342AA"/>
    <w:rsid w:val="00F4119D"/>
    <w:rsid w:val="00F43082"/>
    <w:rsid w:val="00F43A9B"/>
    <w:rsid w:val="00F501E2"/>
    <w:rsid w:val="00F504A2"/>
    <w:rsid w:val="00F53061"/>
    <w:rsid w:val="00F53C9B"/>
    <w:rsid w:val="00F54C2C"/>
    <w:rsid w:val="00F57D6D"/>
    <w:rsid w:val="00F60714"/>
    <w:rsid w:val="00F60BF4"/>
    <w:rsid w:val="00F62DC4"/>
    <w:rsid w:val="00F653EE"/>
    <w:rsid w:val="00F71641"/>
    <w:rsid w:val="00F738C3"/>
    <w:rsid w:val="00F76218"/>
    <w:rsid w:val="00F7642B"/>
    <w:rsid w:val="00F76726"/>
    <w:rsid w:val="00F805B9"/>
    <w:rsid w:val="00F80D84"/>
    <w:rsid w:val="00F8184C"/>
    <w:rsid w:val="00F818FB"/>
    <w:rsid w:val="00F845D4"/>
    <w:rsid w:val="00F84EDD"/>
    <w:rsid w:val="00FA0D54"/>
    <w:rsid w:val="00FA16F7"/>
    <w:rsid w:val="00FA2BC2"/>
    <w:rsid w:val="00FA4E39"/>
    <w:rsid w:val="00FB12D7"/>
    <w:rsid w:val="00FC40C9"/>
    <w:rsid w:val="00FC65C0"/>
    <w:rsid w:val="00FD2EC0"/>
    <w:rsid w:val="00FD49CA"/>
    <w:rsid w:val="00FD66CA"/>
    <w:rsid w:val="00FE0B36"/>
    <w:rsid w:val="00FE2182"/>
    <w:rsid w:val="00FE2ED6"/>
    <w:rsid w:val="00FE31A9"/>
    <w:rsid w:val="00FE4EC3"/>
    <w:rsid w:val="00FE7A5D"/>
    <w:rsid w:val="00FF36BB"/>
    <w:rsid w:val="00FF4308"/>
    <w:rsid w:val="00FF45A0"/>
    <w:rsid w:val="00FF50AF"/>
    <w:rsid w:val="00FF5D4C"/>
    <w:rsid w:val="00FF641D"/>
    <w:rsid w:val="00FF7D30"/>
    <w:rsid w:val="00FF7F0E"/>
    <w:rsid w:val="01268017"/>
    <w:rsid w:val="012D6814"/>
    <w:rsid w:val="017E4776"/>
    <w:rsid w:val="01A0EFE7"/>
    <w:rsid w:val="01A306F4"/>
    <w:rsid w:val="01EE7C58"/>
    <w:rsid w:val="01F070CB"/>
    <w:rsid w:val="0215B8C3"/>
    <w:rsid w:val="02DA734C"/>
    <w:rsid w:val="02ECEEC7"/>
    <w:rsid w:val="02EDADF7"/>
    <w:rsid w:val="031CAF03"/>
    <w:rsid w:val="03578D5D"/>
    <w:rsid w:val="03CDBB83"/>
    <w:rsid w:val="03EA6443"/>
    <w:rsid w:val="03F4A59F"/>
    <w:rsid w:val="0471B846"/>
    <w:rsid w:val="04C46A5C"/>
    <w:rsid w:val="04E5B502"/>
    <w:rsid w:val="05267A8B"/>
    <w:rsid w:val="0533EBCC"/>
    <w:rsid w:val="054A397A"/>
    <w:rsid w:val="05E30B3F"/>
    <w:rsid w:val="061A0194"/>
    <w:rsid w:val="06B1CCD7"/>
    <w:rsid w:val="07B5D1F5"/>
    <w:rsid w:val="07F81D05"/>
    <w:rsid w:val="08430C7A"/>
    <w:rsid w:val="0855B147"/>
    <w:rsid w:val="088EA42E"/>
    <w:rsid w:val="0924F8ED"/>
    <w:rsid w:val="093EB5AE"/>
    <w:rsid w:val="099BECE2"/>
    <w:rsid w:val="099C9DE1"/>
    <w:rsid w:val="09CEBEC5"/>
    <w:rsid w:val="09EE8159"/>
    <w:rsid w:val="0A05ECE8"/>
    <w:rsid w:val="0A39BF1E"/>
    <w:rsid w:val="0A99688D"/>
    <w:rsid w:val="0B52CDB1"/>
    <w:rsid w:val="0B6A8F26"/>
    <w:rsid w:val="0BC80D4D"/>
    <w:rsid w:val="0C0A79F8"/>
    <w:rsid w:val="0C4300A9"/>
    <w:rsid w:val="0C7900ED"/>
    <w:rsid w:val="0C95060D"/>
    <w:rsid w:val="0CA026C3"/>
    <w:rsid w:val="0CC59A0F"/>
    <w:rsid w:val="0D57F5D0"/>
    <w:rsid w:val="0DBCAD64"/>
    <w:rsid w:val="0E120898"/>
    <w:rsid w:val="0E251379"/>
    <w:rsid w:val="0E446DB5"/>
    <w:rsid w:val="0EAAB0F0"/>
    <w:rsid w:val="0EBCDEBC"/>
    <w:rsid w:val="0F4BE35B"/>
    <w:rsid w:val="0FF5467A"/>
    <w:rsid w:val="1042FCD7"/>
    <w:rsid w:val="1138A8C4"/>
    <w:rsid w:val="11503B4E"/>
    <w:rsid w:val="115CB43B"/>
    <w:rsid w:val="1170A232"/>
    <w:rsid w:val="1191E463"/>
    <w:rsid w:val="12003642"/>
    <w:rsid w:val="1271105C"/>
    <w:rsid w:val="12A53C9B"/>
    <w:rsid w:val="12A5ABB3"/>
    <w:rsid w:val="12E64A34"/>
    <w:rsid w:val="12F3D5E2"/>
    <w:rsid w:val="13385B24"/>
    <w:rsid w:val="1377E9AB"/>
    <w:rsid w:val="139C27CB"/>
    <w:rsid w:val="13A37748"/>
    <w:rsid w:val="142F0FFC"/>
    <w:rsid w:val="143280B8"/>
    <w:rsid w:val="149CC42C"/>
    <w:rsid w:val="1525D95D"/>
    <w:rsid w:val="1578F2AE"/>
    <w:rsid w:val="16847C77"/>
    <w:rsid w:val="16AB0050"/>
    <w:rsid w:val="170ABFF4"/>
    <w:rsid w:val="170BB8A0"/>
    <w:rsid w:val="175B97E0"/>
    <w:rsid w:val="179F3F28"/>
    <w:rsid w:val="17A41B64"/>
    <w:rsid w:val="17A8E526"/>
    <w:rsid w:val="18104B7E"/>
    <w:rsid w:val="18374D24"/>
    <w:rsid w:val="183C2383"/>
    <w:rsid w:val="1852862B"/>
    <w:rsid w:val="188D67F8"/>
    <w:rsid w:val="189EA2CF"/>
    <w:rsid w:val="18FBC4DA"/>
    <w:rsid w:val="196567B2"/>
    <w:rsid w:val="19ADAA87"/>
    <w:rsid w:val="1B0A35D3"/>
    <w:rsid w:val="1B282A92"/>
    <w:rsid w:val="1B4A6427"/>
    <w:rsid w:val="1B6A1496"/>
    <w:rsid w:val="1B93A01F"/>
    <w:rsid w:val="1BA71888"/>
    <w:rsid w:val="1C3A21E1"/>
    <w:rsid w:val="1C5AD271"/>
    <w:rsid w:val="1C5F7F55"/>
    <w:rsid w:val="1CF266FE"/>
    <w:rsid w:val="1D25F74E"/>
    <w:rsid w:val="1D929322"/>
    <w:rsid w:val="1DD216EB"/>
    <w:rsid w:val="1E1BE7A1"/>
    <w:rsid w:val="1E4D586D"/>
    <w:rsid w:val="1E8204E9"/>
    <w:rsid w:val="1F8054FC"/>
    <w:rsid w:val="1F853B70"/>
    <w:rsid w:val="1FA7C8B0"/>
    <w:rsid w:val="1FCFDADE"/>
    <w:rsid w:val="2007A345"/>
    <w:rsid w:val="201DD54A"/>
    <w:rsid w:val="2029F0B5"/>
    <w:rsid w:val="2071DE35"/>
    <w:rsid w:val="20EFCC27"/>
    <w:rsid w:val="20F46AA7"/>
    <w:rsid w:val="2128618F"/>
    <w:rsid w:val="21351192"/>
    <w:rsid w:val="213E5B0E"/>
    <w:rsid w:val="213FF722"/>
    <w:rsid w:val="21496D7D"/>
    <w:rsid w:val="2188E983"/>
    <w:rsid w:val="21B35872"/>
    <w:rsid w:val="21E04014"/>
    <w:rsid w:val="21FD89A0"/>
    <w:rsid w:val="22117290"/>
    <w:rsid w:val="2224417C"/>
    <w:rsid w:val="2266ADBD"/>
    <w:rsid w:val="22ED788E"/>
    <w:rsid w:val="23077BA0"/>
    <w:rsid w:val="2355760C"/>
    <w:rsid w:val="23D01A9F"/>
    <w:rsid w:val="23E942FC"/>
    <w:rsid w:val="244452E4"/>
    <w:rsid w:val="255346F5"/>
    <w:rsid w:val="256BEB00"/>
    <w:rsid w:val="25C7DBCA"/>
    <w:rsid w:val="261CDEA0"/>
    <w:rsid w:val="268881BE"/>
    <w:rsid w:val="26A78F4C"/>
    <w:rsid w:val="26D4B53C"/>
    <w:rsid w:val="26F7A48E"/>
    <w:rsid w:val="27146AD1"/>
    <w:rsid w:val="2723DADD"/>
    <w:rsid w:val="275868A3"/>
    <w:rsid w:val="2762A088"/>
    <w:rsid w:val="27A2FCBB"/>
    <w:rsid w:val="28BCB41F"/>
    <w:rsid w:val="28BEE365"/>
    <w:rsid w:val="28C6F01E"/>
    <w:rsid w:val="28DF82CD"/>
    <w:rsid w:val="2A053C7F"/>
    <w:rsid w:val="2A8C5DD7"/>
    <w:rsid w:val="2B779214"/>
    <w:rsid w:val="2B7DC7DB"/>
    <w:rsid w:val="2B8F0FE0"/>
    <w:rsid w:val="2B9E02B7"/>
    <w:rsid w:val="2BF454E1"/>
    <w:rsid w:val="2C2EA312"/>
    <w:rsid w:val="2CB8075F"/>
    <w:rsid w:val="2CD0EBC1"/>
    <w:rsid w:val="2CDB1394"/>
    <w:rsid w:val="2DC936EC"/>
    <w:rsid w:val="2DF4894B"/>
    <w:rsid w:val="2DF6EC9C"/>
    <w:rsid w:val="2E4F5437"/>
    <w:rsid w:val="2E70ED03"/>
    <w:rsid w:val="2F1F7CB6"/>
    <w:rsid w:val="2F2BF5A3"/>
    <w:rsid w:val="2F8B978F"/>
    <w:rsid w:val="2FAFAC49"/>
    <w:rsid w:val="2FC80E8A"/>
    <w:rsid w:val="3027808A"/>
    <w:rsid w:val="30AFA330"/>
    <w:rsid w:val="30B33110"/>
    <w:rsid w:val="30D5C434"/>
    <w:rsid w:val="30EB2DAC"/>
    <w:rsid w:val="30EF5845"/>
    <w:rsid w:val="3117B2A8"/>
    <w:rsid w:val="3117BAB8"/>
    <w:rsid w:val="3142A0F6"/>
    <w:rsid w:val="31507488"/>
    <w:rsid w:val="31A38F2E"/>
    <w:rsid w:val="31D4A6AA"/>
    <w:rsid w:val="32525B8E"/>
    <w:rsid w:val="329B4C54"/>
    <w:rsid w:val="329BBF03"/>
    <w:rsid w:val="32E55954"/>
    <w:rsid w:val="32E74D0B"/>
    <w:rsid w:val="33936580"/>
    <w:rsid w:val="33BAD255"/>
    <w:rsid w:val="3491F7B3"/>
    <w:rsid w:val="34A8C1BE"/>
    <w:rsid w:val="34FFD929"/>
    <w:rsid w:val="35B1889F"/>
    <w:rsid w:val="3651265B"/>
    <w:rsid w:val="37327C21"/>
    <w:rsid w:val="37B70AEC"/>
    <w:rsid w:val="38F9A2ED"/>
    <w:rsid w:val="398DA559"/>
    <w:rsid w:val="3996AED0"/>
    <w:rsid w:val="39BA460B"/>
    <w:rsid w:val="3A44A982"/>
    <w:rsid w:val="3A677B84"/>
    <w:rsid w:val="3AAAFA5B"/>
    <w:rsid w:val="3B122A51"/>
    <w:rsid w:val="3B7220B7"/>
    <w:rsid w:val="3BB688D9"/>
    <w:rsid w:val="3BBB1949"/>
    <w:rsid w:val="3C9825B2"/>
    <w:rsid w:val="3D3CEA49"/>
    <w:rsid w:val="3DB50CD2"/>
    <w:rsid w:val="3DC22489"/>
    <w:rsid w:val="3DE09E28"/>
    <w:rsid w:val="3E4E1364"/>
    <w:rsid w:val="3E816A1B"/>
    <w:rsid w:val="3E8D9312"/>
    <w:rsid w:val="3EB49C43"/>
    <w:rsid w:val="3ED213B1"/>
    <w:rsid w:val="3EEE4583"/>
    <w:rsid w:val="3F50DD33"/>
    <w:rsid w:val="3F6148BE"/>
    <w:rsid w:val="3FC10C3A"/>
    <w:rsid w:val="3FD032F4"/>
    <w:rsid w:val="3FDF1604"/>
    <w:rsid w:val="401A20DA"/>
    <w:rsid w:val="404591DA"/>
    <w:rsid w:val="411A3B33"/>
    <w:rsid w:val="411A8156"/>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25ABE2"/>
    <w:rsid w:val="4A7DCD3C"/>
    <w:rsid w:val="4A991FAD"/>
    <w:rsid w:val="4A9EDAC4"/>
    <w:rsid w:val="4AAF5F29"/>
    <w:rsid w:val="4B0A0C6C"/>
    <w:rsid w:val="4B1AD239"/>
    <w:rsid w:val="4B74746C"/>
    <w:rsid w:val="4B7F0CFA"/>
    <w:rsid w:val="4BEA8631"/>
    <w:rsid w:val="4BEAC388"/>
    <w:rsid w:val="4CB36974"/>
    <w:rsid w:val="4DF7E030"/>
    <w:rsid w:val="4E85CC95"/>
    <w:rsid w:val="4E8EB2C7"/>
    <w:rsid w:val="4EA3E32B"/>
    <w:rsid w:val="4EC65AA8"/>
    <w:rsid w:val="4ED834BC"/>
    <w:rsid w:val="4F7FAF45"/>
    <w:rsid w:val="4FFEAE6E"/>
    <w:rsid w:val="50BE34AB"/>
    <w:rsid w:val="512B9942"/>
    <w:rsid w:val="52517AAE"/>
    <w:rsid w:val="525F5380"/>
    <w:rsid w:val="52DE9925"/>
    <w:rsid w:val="53793C55"/>
    <w:rsid w:val="541A62EA"/>
    <w:rsid w:val="54254BDD"/>
    <w:rsid w:val="54BA8BD0"/>
    <w:rsid w:val="54F50E19"/>
    <w:rsid w:val="5522DA6D"/>
    <w:rsid w:val="5537D686"/>
    <w:rsid w:val="5596F442"/>
    <w:rsid w:val="55D5B3C6"/>
    <w:rsid w:val="55FB1CA3"/>
    <w:rsid w:val="5662246F"/>
    <w:rsid w:val="5731899F"/>
    <w:rsid w:val="57EF850E"/>
    <w:rsid w:val="58F8B722"/>
    <w:rsid w:val="5945F1DD"/>
    <w:rsid w:val="59FFE4A2"/>
    <w:rsid w:val="5A192A76"/>
    <w:rsid w:val="5A459BAB"/>
    <w:rsid w:val="5AA319D2"/>
    <w:rsid w:val="5B104573"/>
    <w:rsid w:val="5B540D72"/>
    <w:rsid w:val="5B6B25DD"/>
    <w:rsid w:val="5BAB72C6"/>
    <w:rsid w:val="5BDA4B66"/>
    <w:rsid w:val="5BF47D6B"/>
    <w:rsid w:val="5BF852EC"/>
    <w:rsid w:val="5C07D1A4"/>
    <w:rsid w:val="5C3F3AD4"/>
    <w:rsid w:val="5C438554"/>
    <w:rsid w:val="5C63586D"/>
    <w:rsid w:val="5C7902E1"/>
    <w:rsid w:val="5CE052D8"/>
    <w:rsid w:val="5D2F9C0A"/>
    <w:rsid w:val="5D46B1A9"/>
    <w:rsid w:val="5D5C209D"/>
    <w:rsid w:val="5E2A20A1"/>
    <w:rsid w:val="5E4241EE"/>
    <w:rsid w:val="5E46FC95"/>
    <w:rsid w:val="5F218DD6"/>
    <w:rsid w:val="5F38CF62"/>
    <w:rsid w:val="5FA99EB5"/>
    <w:rsid w:val="6029F035"/>
    <w:rsid w:val="602DEB9B"/>
    <w:rsid w:val="603E9700"/>
    <w:rsid w:val="6066D285"/>
    <w:rsid w:val="60D04E2C"/>
    <w:rsid w:val="60E0A6B1"/>
    <w:rsid w:val="60FEA55C"/>
    <w:rsid w:val="61D46BB9"/>
    <w:rsid w:val="6283CED3"/>
    <w:rsid w:val="62AE2BB7"/>
    <w:rsid w:val="6312004C"/>
    <w:rsid w:val="6382862B"/>
    <w:rsid w:val="63A46C06"/>
    <w:rsid w:val="641E60F8"/>
    <w:rsid w:val="6539F7BE"/>
    <w:rsid w:val="656722AD"/>
    <w:rsid w:val="65EB5652"/>
    <w:rsid w:val="66CD68E9"/>
    <w:rsid w:val="67C3FD04"/>
    <w:rsid w:val="67E0FE60"/>
    <w:rsid w:val="68176691"/>
    <w:rsid w:val="6874C411"/>
    <w:rsid w:val="687F2843"/>
    <w:rsid w:val="68DB8449"/>
    <w:rsid w:val="6916C872"/>
    <w:rsid w:val="692ED770"/>
    <w:rsid w:val="697C746F"/>
    <w:rsid w:val="6A5FAF64"/>
    <w:rsid w:val="6AD93C39"/>
    <w:rsid w:val="6ADA2DED"/>
    <w:rsid w:val="6B152E66"/>
    <w:rsid w:val="6B22DD68"/>
    <w:rsid w:val="6B659582"/>
    <w:rsid w:val="6B7A7367"/>
    <w:rsid w:val="6B854BC1"/>
    <w:rsid w:val="6C3A9699"/>
    <w:rsid w:val="6C8985BF"/>
    <w:rsid w:val="6CF6F426"/>
    <w:rsid w:val="6D06BD89"/>
    <w:rsid w:val="6D8AE037"/>
    <w:rsid w:val="6DD2839D"/>
    <w:rsid w:val="6DF7332B"/>
    <w:rsid w:val="6DF80174"/>
    <w:rsid w:val="6E0CD282"/>
    <w:rsid w:val="6E13222D"/>
    <w:rsid w:val="6E5B36CA"/>
    <w:rsid w:val="6EB955C0"/>
    <w:rsid w:val="6EDB5A75"/>
    <w:rsid w:val="6EDC22CA"/>
    <w:rsid w:val="6F0CB4DF"/>
    <w:rsid w:val="6F19960C"/>
    <w:rsid w:val="6F8CAEBF"/>
    <w:rsid w:val="70095019"/>
    <w:rsid w:val="70230764"/>
    <w:rsid w:val="702C6788"/>
    <w:rsid w:val="70947635"/>
    <w:rsid w:val="70977906"/>
    <w:rsid w:val="7128CAC3"/>
    <w:rsid w:val="713B0D44"/>
    <w:rsid w:val="714E56ED"/>
    <w:rsid w:val="71A5207A"/>
    <w:rsid w:val="71A59B8F"/>
    <w:rsid w:val="71BD3349"/>
    <w:rsid w:val="71FFC669"/>
    <w:rsid w:val="7231A324"/>
    <w:rsid w:val="72DC784C"/>
    <w:rsid w:val="731C20CE"/>
    <w:rsid w:val="7367D188"/>
    <w:rsid w:val="738C8187"/>
    <w:rsid w:val="73CC52F2"/>
    <w:rsid w:val="73D902C5"/>
    <w:rsid w:val="73E01405"/>
    <w:rsid w:val="740BD09A"/>
    <w:rsid w:val="74601FE2"/>
    <w:rsid w:val="74D6747F"/>
    <w:rsid w:val="74EB6E0B"/>
    <w:rsid w:val="75346E4F"/>
    <w:rsid w:val="75BAAAB7"/>
    <w:rsid w:val="7624CE1A"/>
    <w:rsid w:val="76363E74"/>
    <w:rsid w:val="76AC9CBF"/>
    <w:rsid w:val="7797C0A4"/>
    <w:rsid w:val="78ADAE8D"/>
    <w:rsid w:val="78FD5F04"/>
    <w:rsid w:val="7911404D"/>
    <w:rsid w:val="793DCD04"/>
    <w:rsid w:val="79A68DB5"/>
    <w:rsid w:val="79D7130C"/>
    <w:rsid w:val="79EBE78D"/>
    <w:rsid w:val="7A1A83BB"/>
    <w:rsid w:val="7A413BF1"/>
    <w:rsid w:val="7A46F925"/>
    <w:rsid w:val="7A7B006E"/>
    <w:rsid w:val="7AD74EEC"/>
    <w:rsid w:val="7AE3FE5C"/>
    <w:rsid w:val="7B1FA23D"/>
    <w:rsid w:val="7BB91390"/>
    <w:rsid w:val="7BEFF9AB"/>
    <w:rsid w:val="7C01DB26"/>
    <w:rsid w:val="7C17279D"/>
    <w:rsid w:val="7C3C27E6"/>
    <w:rsid w:val="7C71634E"/>
    <w:rsid w:val="7D9517F6"/>
    <w:rsid w:val="7DE44F10"/>
    <w:rsid w:val="7E4B6F55"/>
    <w:rsid w:val="7E7ACB3B"/>
    <w:rsid w:val="7EC1391B"/>
    <w:rsid w:val="7EE9BBE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2144-021-02515-8" TargetMode="External"/><Relationship Id="rId21" Type="http://schemas.openxmlformats.org/officeDocument/2006/relationships/hyperlink" Target="https://doi.org/10.1016/j.jad.2013.09.018" TargetMode="External"/><Relationship Id="rId34" Type="http://schemas.openxmlformats.org/officeDocument/2006/relationships/hyperlink" Target="https://doi.org/10.1111/aphw.12276" TargetMode="External"/><Relationship Id="rId42" Type="http://schemas.openxmlformats.org/officeDocument/2006/relationships/hyperlink" Target="https://doi.org/10.1348/135910707X250866" TargetMode="External"/><Relationship Id="rId47" Type="http://schemas.openxmlformats.org/officeDocument/2006/relationships/hyperlink" Target="https://doi.org/10.1001/jamapsychiatry.2022.2640" TargetMode="External"/><Relationship Id="rId50" Type="http://schemas.openxmlformats.org/officeDocument/2006/relationships/hyperlink" Target="https://doi.org/10.1038/s41598-017-16890-5" TargetMode="External"/><Relationship Id="rId55" Type="http://schemas.openxmlformats.org/officeDocument/2006/relationships/hyperlink" Target="https://doi.org/10.2147/rmhp.s307294"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3390/ijerph20043539" TargetMode="External"/><Relationship Id="rId29" Type="http://schemas.openxmlformats.org/officeDocument/2006/relationships/hyperlink" Target="https://doi.org/10.1007/s00586-020-06517-1" TargetMode="External"/><Relationship Id="rId11" Type="http://schemas.openxmlformats.org/officeDocument/2006/relationships/header" Target="header1.xml"/><Relationship Id="rId24" Type="http://schemas.openxmlformats.org/officeDocument/2006/relationships/hyperlink" Target="https://doi.org/10.3390/ijerph18189453" TargetMode="External"/><Relationship Id="rId32" Type="http://schemas.openxmlformats.org/officeDocument/2006/relationships/hyperlink" Target="https://doi.org/10.3389/fpsyg.2021.675132" TargetMode="External"/><Relationship Id="rId37" Type="http://schemas.openxmlformats.org/officeDocument/2006/relationships/hyperlink" Target="https://doi.org/10.1037/trm0000469" TargetMode="External"/><Relationship Id="rId40" Type="http://schemas.openxmlformats.org/officeDocument/2006/relationships/hyperlink" Target="https://doi.org/10.1037/0022-006X.74.5.880" TargetMode="External"/><Relationship Id="rId45" Type="http://schemas.openxmlformats.org/officeDocument/2006/relationships/hyperlink" Target="https://doi.org/10.1016/j.psycom.2023.100104" TargetMode="External"/><Relationship Id="rId53" Type="http://schemas.openxmlformats.org/officeDocument/2006/relationships/hyperlink" Target="https://doi.org/10.1080/20008198.2021.2005346" TargetMode="External"/><Relationship Id="rId58" Type="http://schemas.openxmlformats.org/officeDocument/2006/relationships/image" Target="media/image1.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hyperlink" Target="https://doi.org/10.3390/brainsci13020305" TargetMode="External"/><Relationship Id="rId14" Type="http://schemas.openxmlformats.org/officeDocument/2006/relationships/hyperlink" Target="https://doi.org/10.1002/pa.2659" TargetMode="External"/><Relationship Id="rId22" Type="http://schemas.openxmlformats.org/officeDocument/2006/relationships/hyperlink" Target="https://doi.org/10.1111/all.14687" TargetMode="External"/><Relationship Id="rId27" Type="http://schemas.openxmlformats.org/officeDocument/2006/relationships/hyperlink" Target="https://doi.org/10.1037/str0000273" TargetMode="External"/><Relationship Id="rId30" Type="http://schemas.openxmlformats.org/officeDocument/2006/relationships/hyperlink" Target="https://doi.org/10.1111/all.14687" TargetMode="External"/><Relationship Id="rId35" Type="http://schemas.openxmlformats.org/officeDocument/2006/relationships/hyperlink" Target="https://doi.org/10.3389/fpsyt.2021.562938" TargetMode="External"/><Relationship Id="rId43" Type="http://schemas.openxmlformats.org/officeDocument/2006/relationships/hyperlink" Target="https://doi.org/10.1016/j.ijsu.2020.02.034" TargetMode="External"/><Relationship Id="rId48" Type="http://schemas.openxmlformats.org/officeDocument/2006/relationships/hyperlink" Target="https://doi.org/10.1016/j.jad.2023.01.022" TargetMode="External"/><Relationship Id="rId56" Type="http://schemas.openxmlformats.org/officeDocument/2006/relationships/hyperlink" Target="https://doi.org/10.3390/ijerph17176315" TargetMode="External"/><Relationship Id="rId6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s://doi.org/10.1016/j.eclinm.2022.101343"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doi.org/10.3390/ijerph20115991" TargetMode="External"/><Relationship Id="rId25" Type="http://schemas.openxmlformats.org/officeDocument/2006/relationships/hyperlink" Target="https://doi.org/10.33824/pjpr.2023.38.2.19" TargetMode="External"/><Relationship Id="rId33" Type="http://schemas.openxmlformats.org/officeDocument/2006/relationships/hyperlink" Target="https://doi.org/10.1002/jts.22884" TargetMode="External"/><Relationship Id="rId38" Type="http://schemas.openxmlformats.org/officeDocument/2006/relationships/hyperlink" Target="https://doi.org/10.1192/bjp.2020.212" TargetMode="External"/><Relationship Id="rId46" Type="http://schemas.openxmlformats.org/officeDocument/2006/relationships/hyperlink" Target="https://doi.org/10.1007/s10902-020-00352-3" TargetMode="External"/><Relationship Id="rId59" Type="http://schemas.openxmlformats.org/officeDocument/2006/relationships/image" Target="media/image2.png"/><Relationship Id="rId67" Type="http://schemas.openxmlformats.org/officeDocument/2006/relationships/theme" Target="theme/theme1.xml"/><Relationship Id="rId20" Type="http://schemas.openxmlformats.org/officeDocument/2006/relationships/hyperlink" Target="https://doi.org/10.1016/j.psyneuen.2014.03.001" TargetMode="External"/><Relationship Id="rId41" Type="http://schemas.openxmlformats.org/officeDocument/2006/relationships/hyperlink" Target="https://doi.org/10.1023/B:JOCS.0000045346.76242.73" TargetMode="External"/><Relationship Id="rId54" Type="http://schemas.openxmlformats.org/officeDocument/2006/relationships/hyperlink" Target="https://doi.org/10.1111/ppc.12761"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1037/tra0001626" TargetMode="External"/><Relationship Id="rId23" Type="http://schemas.openxmlformats.org/officeDocument/2006/relationships/hyperlink" Target="https://doi.org/10.1007/s12144-022-04159-8" TargetMode="External"/><Relationship Id="rId28" Type="http://schemas.openxmlformats.org/officeDocument/2006/relationships/hyperlink" Target="https://doi.org/10.1037/str0000314" TargetMode="External"/><Relationship Id="rId36" Type="http://schemas.openxmlformats.org/officeDocument/2006/relationships/hyperlink" Target="https://doi.org/10.1007/s11162-023-09763-6" TargetMode="External"/><Relationship Id="rId49" Type="http://schemas.openxmlformats.org/officeDocument/2006/relationships/hyperlink" Target="https://doi.org/10.1016/j.jad.2013.09.018" TargetMode="External"/><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hyperlink" Target="https://doi.org/10.1093/cercor/bhad372" TargetMode="External"/><Relationship Id="rId44" Type="http://schemas.openxmlformats.org/officeDocument/2006/relationships/hyperlink" Target="https://doi.org/10.1001/jama.283.15.2008" TargetMode="External"/><Relationship Id="rId52" Type="http://schemas.openxmlformats.org/officeDocument/2006/relationships/hyperlink" Target="https://doi.org/10.3389/fpsyt.2023.1163956" TargetMode="External"/><Relationship Id="rId60" Type="http://schemas.openxmlformats.org/officeDocument/2006/relationships/image" Target="media/image3.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ichard.horton@lancet.com" TargetMode="External"/><Relationship Id="rId13" Type="http://schemas.openxmlformats.org/officeDocument/2006/relationships/hyperlink" Target="https://doi.org/10.3390/ijerph191610014" TargetMode="External"/><Relationship Id="rId18" Type="http://schemas.openxmlformats.org/officeDocument/2006/relationships/hyperlink" Target="https://doi.org/10.47391/JPMA.7813" TargetMode="External"/><Relationship Id="rId39" Type="http://schemas.openxmlformats.org/officeDocument/2006/relationships/hyperlink" Target="https://doi.org/10.12659/msm.9334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41</Pages>
  <Words>9886</Words>
  <Characters>56351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78</cp:revision>
  <cp:lastPrinted>2023-08-22T08:40:00Z</cp:lastPrinted>
  <dcterms:created xsi:type="dcterms:W3CDTF">2024-02-07T14:06:00Z</dcterms:created>
  <dcterms:modified xsi:type="dcterms:W3CDTF">2024-02-08T21:29:00Z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