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Amy L. Ai,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Tallahassee, FL  32306</w:t>
      </w:r>
    </w:p>
    <w:p w14:paraId="5D1F787A"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(850) 644-3577</w:t>
      </w:r>
    </w:p>
    <w:p w14:paraId="1B5DC64D"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amyai8@gmail.com</w:t>
      </w:r>
    </w:p>
    <w:p w14:paraId="778D339D" w14:textId="77777777" w:rsidR="00F6578E" w:rsidRPr="001B4A37" w:rsidRDefault="00F6578E" w:rsidP="00F6578E">
      <w:pPr>
        <w:spacing w:after="0" w:line="240" w:lineRule="auto"/>
        <w:rPr>
          <w:rFonts w:ascii="Times New Roman" w:hAnsi="Times New Roman" w:cs="Times New Roman"/>
          <w:sz w:val="24"/>
          <w:szCs w:val="24"/>
        </w:rPr>
      </w:pPr>
    </w:p>
    <w:p w14:paraId="7F01FE59" w14:textId="77777777" w:rsidR="00F6578E" w:rsidRPr="001B4A37" w:rsidRDefault="00F6578E" w:rsidP="00F6578E">
      <w:pPr>
        <w:spacing w:after="0" w:line="240" w:lineRule="auto"/>
        <w:rPr>
          <w:rFonts w:ascii="Times New Roman" w:hAnsi="Times New Roman" w:cs="Times New Roman"/>
          <w:sz w:val="24"/>
          <w:szCs w:val="24"/>
        </w:rPr>
      </w:pPr>
    </w:p>
    <w:p w14:paraId="0A87A754" w14:textId="1C57D112" w:rsidR="00F6578E" w:rsidRPr="001B4A37" w:rsidRDefault="787B6D6B" w:rsidP="00F6578E">
      <w:pPr>
        <w:spacing w:after="0" w:line="240" w:lineRule="auto"/>
        <w:rPr>
          <w:rFonts w:ascii="Times New Roman" w:hAnsi="Times New Roman" w:cs="Times New Roman"/>
          <w:sz w:val="24"/>
          <w:szCs w:val="24"/>
        </w:rPr>
      </w:pPr>
      <w:r w:rsidRPr="3F7078E8">
        <w:rPr>
          <w:rFonts w:ascii="Times New Roman" w:hAnsi="Times New Roman" w:cs="Times New Roman"/>
          <w:sz w:val="24"/>
          <w:szCs w:val="24"/>
        </w:rPr>
        <w:t>Ju</w:t>
      </w:r>
      <w:r w:rsidR="1A5B47A8" w:rsidRPr="3F7078E8">
        <w:rPr>
          <w:rFonts w:ascii="Times New Roman" w:hAnsi="Times New Roman" w:cs="Times New Roman"/>
          <w:sz w:val="24"/>
          <w:szCs w:val="24"/>
        </w:rPr>
        <w:t xml:space="preserve">ly </w:t>
      </w:r>
      <w:r w:rsidR="00C91842">
        <w:rPr>
          <w:rFonts w:ascii="Times New Roman" w:hAnsi="Times New Roman" w:cs="Times New Roman"/>
          <w:sz w:val="24"/>
          <w:szCs w:val="24"/>
        </w:rPr>
        <w:t>1</w:t>
      </w:r>
      <w:r w:rsidR="1A5B47A8" w:rsidRPr="3F7078E8">
        <w:rPr>
          <w:rFonts w:ascii="Times New Roman" w:hAnsi="Times New Roman" w:cs="Times New Roman"/>
          <w:sz w:val="24"/>
          <w:szCs w:val="24"/>
        </w:rPr>
        <w:t>4</w:t>
      </w:r>
      <w:r w:rsidR="0B4226B1" w:rsidRPr="3F7078E8">
        <w:rPr>
          <w:rFonts w:ascii="Times New Roman" w:hAnsi="Times New Roman" w:cs="Times New Roman"/>
          <w:sz w:val="24"/>
          <w:szCs w:val="24"/>
        </w:rPr>
        <w:t>, 2024</w:t>
      </w:r>
    </w:p>
    <w:p w14:paraId="112AF2E6" w14:textId="77777777" w:rsidR="00F6578E" w:rsidRPr="001B4A37" w:rsidRDefault="00F6578E" w:rsidP="00F6578E">
      <w:pPr>
        <w:spacing w:after="0" w:line="240" w:lineRule="auto"/>
        <w:rPr>
          <w:rFonts w:ascii="Times New Roman" w:hAnsi="Times New Roman" w:cs="Times New Roman"/>
          <w:sz w:val="24"/>
          <w:szCs w:val="24"/>
        </w:rPr>
      </w:pPr>
    </w:p>
    <w:p w14:paraId="37B50991" w14:textId="77777777" w:rsidR="00F6578E" w:rsidRPr="001B4A37" w:rsidRDefault="00F6578E" w:rsidP="00F6578E">
      <w:pPr>
        <w:pStyle w:val="js-affiliation"/>
        <w:spacing w:beforeAutospacing="0" w:after="0" w:afterAutospacing="0"/>
        <w:contextualSpacing/>
        <w:rPr>
          <w:shd w:val="clear" w:color="auto" w:fill="FFFFFF"/>
        </w:rPr>
      </w:pPr>
    </w:p>
    <w:p w14:paraId="373CD95E"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Kathleen A. Kendall-Tackett, PhD </w:t>
      </w:r>
    </w:p>
    <w:p w14:paraId="346BAEE2"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Editor-in-Chief</w:t>
      </w:r>
    </w:p>
    <w:p w14:paraId="2220F5BC" w14:textId="77777777" w:rsidR="00F6578E" w:rsidRPr="003354F5" w:rsidRDefault="00F6578E" w:rsidP="00F6578E">
      <w:pPr>
        <w:spacing w:after="0" w:line="240" w:lineRule="auto"/>
        <w:rPr>
          <w:rFonts w:ascii="Times New Roman" w:hAnsi="Times New Roman"/>
        </w:rPr>
      </w:pPr>
      <w:r w:rsidRPr="7508F477">
        <w:rPr>
          <w:rFonts w:ascii="Times New Roman" w:hAnsi="Times New Roman"/>
          <w:i/>
          <w:iCs/>
        </w:rPr>
        <w:t>Psychological Trauma: Theory, Research, Practice, and Policy</w:t>
      </w:r>
      <w:r w:rsidRPr="7508F477">
        <w:rPr>
          <w:rFonts w:ascii="Times New Roman" w:hAnsi="Times New Roman"/>
        </w:rPr>
        <w:t xml:space="preserve"> (PTTRPP)</w:t>
      </w:r>
    </w:p>
    <w:p w14:paraId="657FFAC5"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Clinical Associate Professor of Pediatrics</w:t>
      </w:r>
    </w:p>
    <w:p w14:paraId="79C450B9"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Texas Tech University</w:t>
      </w:r>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Dr. Kendall-Tackett,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3717383B"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r w:rsidRPr="7508F477">
        <w:rPr>
          <w:rFonts w:ascii="Times New Roman" w:hAnsi="Times New Roman" w:cs="Times New Roman"/>
          <w:i/>
          <w:iCs/>
          <w:sz w:val="24"/>
          <w:szCs w:val="24"/>
        </w:rPr>
        <w:t>Association</w:t>
      </w:r>
      <w:r w:rsidRPr="001B4A37">
        <w:rPr>
          <w:rFonts w:ascii="Times New Roman" w:hAnsi="Times New Roman" w:cs="Times New Roman"/>
          <w:i/>
          <w:iCs/>
          <w:sz w:val="24"/>
          <w:szCs w:val="24"/>
        </w:rPr>
        <w:softHyphen/>
      </w:r>
      <w:r w:rsidRPr="001B4A37">
        <w:rPr>
          <w:rFonts w:ascii="Times New Roman" w:hAnsi="Times New Roman" w:cs="Times New Roman"/>
          <w:i/>
          <w:iCs/>
          <w:sz w:val="24"/>
          <w:szCs w:val="24"/>
        </w:rPr>
        <w:softHyphen/>
      </w:r>
      <w:r w:rsidRPr="7508F477">
        <w:rPr>
          <w:rFonts w:ascii="Times New Roman" w:hAnsi="Times New Roman" w:cs="Times New Roman"/>
          <w:i/>
          <w:iCs/>
          <w:sz w:val="24"/>
          <w:szCs w:val="24"/>
        </w:rPr>
        <w:t xml:space="preserve"> of Posttraumatic Growth with Covid-19: A Meta-analytic Review,</w:t>
      </w:r>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r w:rsidRPr="7508F477">
        <w:rPr>
          <w:rFonts w:ascii="Times New Roman" w:hAnsi="Times New Roman" w:cs="Times New Roman"/>
          <w:i/>
          <w:iCs/>
          <w:sz w:val="24"/>
          <w:szCs w:val="24"/>
        </w:rPr>
        <w:t>PTTR</w:t>
      </w:r>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related concept, PTG,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77777777"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r>
        <w:rPr>
          <w:rFonts w:ascii="Times New Roman" w:hAnsi="Times New Roman" w:cs="Times New Roman"/>
          <w:sz w:val="24"/>
          <w:szCs w:val="24"/>
        </w:rPr>
        <w:t xml:space="preserve">all 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and tables</w:t>
      </w:r>
      <w:r w:rsidRPr="001B4A37">
        <w:rPr>
          <w:rFonts w:ascii="Times New Roman" w:hAnsi="Times New Roman" w:cs="Times New Roman"/>
          <w:sz w:val="24"/>
          <w:szCs w:val="24"/>
        </w:rPr>
        <w:t xml:space="preserve"> are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Amy L. Ai,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07860B9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Association of Posttraumatic Growth with Covid-19: </w:t>
      </w:r>
    </w:p>
    <w:p w14:paraId="3C78298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BF2773" w:rsidRDefault="00F6578E" w:rsidP="00F6578E">
      <w:pPr>
        <w:spacing w:after="0" w:line="240" w:lineRule="auto"/>
        <w:contextualSpacing/>
        <w:jc w:val="center"/>
        <w:rPr>
          <w:rFonts w:ascii="Times New Roman" w:hAnsi="Times New Roman" w:cs="Times New Roman"/>
          <w:sz w:val="24"/>
          <w:szCs w:val="24"/>
          <w:lang w:val="it-IT"/>
        </w:rPr>
      </w:pPr>
      <w:r w:rsidRPr="00BF2773">
        <w:rPr>
          <w:rFonts w:ascii="Times New Roman" w:eastAsia="Malgun Gothic" w:hAnsi="Times New Roman" w:cs="Times New Roman"/>
          <w:sz w:val="24"/>
          <w:szCs w:val="24"/>
          <w:lang w:val="it-IT"/>
        </w:rPr>
        <w:t>Amy L. Ai, PhD</w:t>
      </w:r>
      <w:r w:rsidRPr="00BF2773">
        <w:rPr>
          <w:rFonts w:ascii="Times New Roman" w:eastAsia="Malgun Gothic" w:hAnsi="Times New Roman" w:cs="Times New Roman"/>
          <w:sz w:val="24"/>
          <w:szCs w:val="24"/>
          <w:vertAlign w:val="superscript"/>
          <w:lang w:val="it-IT"/>
        </w:rPr>
        <w:t>1</w:t>
      </w:r>
    </w:p>
    <w:p w14:paraId="3DEEF7F8"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lang w:val="it-IT"/>
        </w:rPr>
      </w:pPr>
      <w:r w:rsidRPr="00BF2773">
        <w:rPr>
          <w:rFonts w:ascii="Times New Roman" w:hAnsi="Times New Roman" w:cs="Times New Roman"/>
          <w:sz w:val="24"/>
          <w:szCs w:val="24"/>
          <w:lang w:val="it-IT"/>
        </w:rPr>
        <w:t>Qizhou Duan, MS</w:t>
      </w:r>
      <w:r w:rsidRPr="00BF2773">
        <w:rPr>
          <w:rFonts w:ascii="Times New Roman" w:eastAsia="Malgun Gothic" w:hAnsi="Times New Roman" w:cs="Times New Roman"/>
          <w:sz w:val="24"/>
          <w:szCs w:val="24"/>
          <w:vertAlign w:val="superscript"/>
          <w:lang w:val="it-IT"/>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Marguerite Rwil, UROP RA</w:t>
      </w:r>
      <w:r w:rsidRPr="00BF2773">
        <w:rPr>
          <w:rFonts w:ascii="Times New Roman" w:eastAsia="Malgun Gothic" w:hAnsi="Times New Roman" w:cs="Times New Roman"/>
          <w:sz w:val="24"/>
          <w:szCs w:val="24"/>
          <w:vertAlign w:val="superscript"/>
        </w:rPr>
        <w:t>3</w:t>
      </w:r>
    </w:p>
    <w:p w14:paraId="3FD9BC36"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Henry Carretta, PhD, MPH</w:t>
      </w:r>
      <w:r w:rsidRPr="00BF2773">
        <w:rPr>
          <w:rFonts w:ascii="Times New Roman" w:eastAsia="Malgun Gothic" w:hAnsi="Times New Roman" w:cs="Times New Roman"/>
          <w:sz w:val="24"/>
          <w:szCs w:val="24"/>
          <w:vertAlign w:val="superscript"/>
        </w:rPr>
        <w:t>34</w:t>
      </w:r>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77777777"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2570 University Center Building C, Florida State University (FSU), Tallahassee, FL, 32306;  amyai8@gmail.com</w:t>
      </w:r>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2BAA8BE" w14:textId="77777777" w:rsidR="00F6578E" w:rsidRPr="00BF2773" w:rsidRDefault="00F6578E" w:rsidP="00F6578E">
      <w:pPr>
        <w:spacing w:after="0" w:line="240" w:lineRule="auto"/>
        <w:contextualSpacing/>
        <w:rPr>
          <w:rFonts w:ascii="Times New Roman" w:hAnsi="Times New Roman" w:cs="Times New Roman"/>
          <w:sz w:val="24"/>
          <w:szCs w:val="24"/>
        </w:rPr>
      </w:pPr>
      <w:r w:rsidRPr="00BF2773">
        <w:rPr>
          <w:rFonts w:ascii="Times New Roman" w:hAnsi="Times New Roman" w:cs="Times New Roman"/>
          <w:sz w:val="24"/>
          <w:szCs w:val="24"/>
        </w:rPr>
        <w:t>3. Undergraduate Research Assistant, msr21b@fsu.edu</w:t>
      </w:r>
    </w:p>
    <w:p w14:paraId="3DE856D1" w14:textId="77777777" w:rsidR="00F6578E" w:rsidRPr="00BF2773" w:rsidRDefault="00F6578E" w:rsidP="00F6578E">
      <w:pPr>
        <w:spacing w:after="0" w:line="240" w:lineRule="auto"/>
        <w:contextualSpacing/>
        <w:rPr>
          <w:rFonts w:ascii="Times New Roman" w:eastAsia="Malgun Gothic" w:hAnsi="Times New Roman" w:cs="Times New Roman"/>
          <w:sz w:val="24"/>
          <w:szCs w:val="24"/>
        </w:rPr>
      </w:pPr>
      <w:r w:rsidRPr="00BF2773">
        <w:rPr>
          <w:rFonts w:ascii="Times New Roman" w:eastAsia="Malgun Gothic" w:hAnsi="Times New Roman" w:cs="Times New Roman"/>
          <w:sz w:val="24"/>
          <w:szCs w:val="24"/>
        </w:rPr>
        <w:t xml:space="preserve">4. </w:t>
      </w:r>
      <w:r w:rsidRPr="00BF2773">
        <w:rPr>
          <w:rFonts w:ascii="Times New Roman" w:hAnsi="Times New Roman" w:cs="Times New Roman"/>
          <w:sz w:val="24"/>
          <w:szCs w:val="24"/>
        </w:rPr>
        <w:t xml:space="preserve">Colleges of Social Work, Medicine (Social Medicine and Behavioral Science), FSU, </w:t>
      </w:r>
      <w:r w:rsidRPr="00BF2773">
        <w:rPr>
          <w:rFonts w:ascii="Times New Roman" w:eastAsia="Malgun Gothic" w:hAnsi="Times New Roman" w:cs="Times New Roman"/>
          <w:sz w:val="24"/>
          <w:szCs w:val="24"/>
        </w:rPr>
        <w:t>hjcarret@gmail.com</w:t>
      </w:r>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77777777"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7B0D066C"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r>
        <w:rPr>
          <w:rFonts w:ascii="Times New Roman" w:hAnsi="Times New Roman" w:cs="Times New Roman"/>
          <w:sz w:val="24"/>
          <w:szCs w:val="24"/>
        </w:rPr>
        <w:t>Qizhou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Marguerite S Rwi</w:t>
      </w:r>
      <w:r w:rsidRPr="008C6E53">
        <w:rPr>
          <w:rFonts w:ascii="Times New Roman" w:hAnsi="Times New Roman" w:cs="Times New Roman"/>
          <w:sz w:val="24"/>
          <w:szCs w:val="24"/>
        </w:rPr>
        <w:t xml:space="preserve">l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Henry Carretta</w:t>
      </w:r>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Amy L Ai</w:t>
      </w:r>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00F6578E" w:rsidRPr="00AF1BA8">
          <w:rPr>
            <w:rFonts w:ascii="Times New Roman" w:eastAsia="Times New Roman" w:hAnsi="Times New Roman" w:cs="Times New Roman"/>
            <w:sz w:val="24"/>
            <w:szCs w:val="24"/>
          </w:rPr>
          <w:t>Funding acquisition</w:t>
        </w:r>
      </w:hyperlink>
      <w:r w:rsidR="00F6578E">
        <w:rPr>
          <w:rFonts w:ascii="Times New Roman" w:eastAsia="Times New Roman" w:hAnsi="Times New Roman" w:cs="Times New Roman"/>
          <w:sz w:val="24"/>
          <w:szCs w:val="24"/>
        </w:rPr>
        <w:t>—NA</w:t>
      </w:r>
    </w:p>
    <w:p w14:paraId="7F69DD5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00F6578E" w:rsidRPr="00AF1BA8">
          <w:rPr>
            <w:rFonts w:ascii="Times New Roman" w:eastAsia="Times New Roman" w:hAnsi="Times New Roman" w:cs="Times New Roman"/>
            <w:sz w:val="24"/>
            <w:szCs w:val="24"/>
          </w:rPr>
          <w:t>Investigation</w:t>
        </w:r>
      </w:hyperlink>
      <w:r w:rsidR="00F6578E">
        <w:rPr>
          <w:rFonts w:ascii="Times New Roman" w:eastAsia="Times New Roman" w:hAnsi="Times New Roman" w:cs="Times New Roman"/>
          <w:sz w:val="24"/>
          <w:szCs w:val="24"/>
        </w:rPr>
        <w:t>—Ai, Q</w:t>
      </w:r>
    </w:p>
    <w:p w14:paraId="1B5E1FE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2" w:history="1">
        <w:r w:rsidR="00F6578E" w:rsidRPr="00AF1BA8">
          <w:rPr>
            <w:rFonts w:ascii="Times New Roman" w:eastAsia="Times New Roman" w:hAnsi="Times New Roman" w:cs="Times New Roman"/>
            <w:sz w:val="24"/>
            <w:szCs w:val="24"/>
          </w:rPr>
          <w:t>Methodology</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r w:rsidR="00F6578E">
        <w:rPr>
          <w:rFonts w:ascii="Times New Roman" w:eastAsia="Times New Roman" w:hAnsi="Times New Roman" w:cs="Times New Roman"/>
          <w:sz w:val="24"/>
          <w:szCs w:val="24"/>
        </w:rPr>
        <w:t>Ai</w:t>
      </w:r>
    </w:p>
    <w:p w14:paraId="04FA1EE9"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00F6578E" w:rsidRPr="00AF1BA8">
          <w:rPr>
            <w:rFonts w:ascii="Times New Roman" w:eastAsia="Times New Roman" w:hAnsi="Times New Roman" w:cs="Times New Roman"/>
            <w:sz w:val="24"/>
            <w:szCs w:val="24"/>
          </w:rPr>
          <w:t>Project administration</w:t>
        </w:r>
      </w:hyperlink>
      <w:r w:rsidR="00F6578E">
        <w:rPr>
          <w:rFonts w:ascii="Times New Roman" w:eastAsia="Times New Roman" w:hAnsi="Times New Roman" w:cs="Times New Roman"/>
          <w:sz w:val="24"/>
          <w:szCs w:val="24"/>
        </w:rPr>
        <w:t>—M, Ai</w:t>
      </w:r>
    </w:p>
    <w:p w14:paraId="0A808326"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00F6578E" w:rsidRPr="00AF1BA8">
          <w:rPr>
            <w:rFonts w:ascii="Times New Roman" w:eastAsia="Times New Roman" w:hAnsi="Times New Roman" w:cs="Times New Roman"/>
            <w:sz w:val="24"/>
            <w:szCs w:val="24"/>
          </w:rPr>
          <w:t>Resources</w:t>
        </w:r>
      </w:hyperlink>
      <w:r w:rsidR="00F6578E">
        <w:rPr>
          <w:rFonts w:ascii="Times New Roman" w:eastAsia="Times New Roman" w:hAnsi="Times New Roman" w:cs="Times New Roman"/>
          <w:sz w:val="24"/>
          <w:szCs w:val="24"/>
        </w:rPr>
        <w:t>—NA</w:t>
      </w:r>
    </w:p>
    <w:p w14:paraId="7F340C9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00F6578E" w:rsidRPr="00AF1BA8">
          <w:rPr>
            <w:rFonts w:ascii="Times New Roman" w:eastAsia="Times New Roman" w:hAnsi="Times New Roman" w:cs="Times New Roman"/>
            <w:sz w:val="24"/>
            <w:szCs w:val="24"/>
          </w:rPr>
          <w:t>Software</w:t>
        </w:r>
      </w:hyperlink>
      <w:r w:rsidR="00F6578E">
        <w:rPr>
          <w:rFonts w:ascii="Times New Roman" w:eastAsia="Times New Roman" w:hAnsi="Times New Roman" w:cs="Times New Roman"/>
          <w:sz w:val="24"/>
          <w:szCs w:val="24"/>
        </w:rPr>
        <w:t>—Q</w:t>
      </w:r>
    </w:p>
    <w:p w14:paraId="0AD4CBA3"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6" w:tgtFrame="_blank" w:history="1">
        <w:r w:rsidR="00F6578E" w:rsidRPr="00AF1BA8">
          <w:rPr>
            <w:rFonts w:ascii="Times New Roman" w:eastAsia="Times New Roman" w:hAnsi="Times New Roman" w:cs="Times New Roman"/>
            <w:sz w:val="24"/>
            <w:szCs w:val="24"/>
          </w:rPr>
          <w:t>Supervision</w:t>
        </w:r>
      </w:hyperlink>
      <w:r w:rsidR="00F6578E">
        <w:rPr>
          <w:rFonts w:ascii="Times New Roman" w:eastAsia="Times New Roman" w:hAnsi="Times New Roman" w:cs="Times New Roman"/>
          <w:sz w:val="24"/>
          <w:szCs w:val="24"/>
        </w:rPr>
        <w:t>—Ai, C</w:t>
      </w:r>
    </w:p>
    <w:p w14:paraId="2094F592"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7" w:tgtFrame="_blank" w:history="1">
        <w:r w:rsidR="00F6578E" w:rsidRPr="00AF1BA8">
          <w:rPr>
            <w:rFonts w:ascii="Times New Roman" w:eastAsia="Times New Roman" w:hAnsi="Times New Roman" w:cs="Times New Roman"/>
            <w:sz w:val="24"/>
            <w:szCs w:val="24"/>
          </w:rPr>
          <w:t>Validation</w:t>
        </w:r>
      </w:hyperlink>
      <w:r w:rsidR="00F6578E">
        <w:rPr>
          <w:rFonts w:ascii="Times New Roman" w:eastAsia="Times New Roman" w:hAnsi="Times New Roman" w:cs="Times New Roman"/>
          <w:sz w:val="24"/>
          <w:szCs w:val="24"/>
        </w:rPr>
        <w:t>—Q, Ai</w:t>
      </w:r>
    </w:p>
    <w:p w14:paraId="0D9DB536"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8" w:tgtFrame="_blank" w:history="1">
        <w:r w:rsidR="00F6578E" w:rsidRPr="00AF1BA8">
          <w:rPr>
            <w:rFonts w:ascii="Times New Roman" w:eastAsia="Times New Roman" w:hAnsi="Times New Roman" w:cs="Times New Roman"/>
            <w:sz w:val="24"/>
            <w:szCs w:val="24"/>
          </w:rPr>
          <w:t>Visualization</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p>
    <w:p w14:paraId="763DA3EB"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9" w:tgtFrame="_blank" w:history="1">
        <w:r w:rsidR="00F6578E" w:rsidRPr="00AF1BA8">
          <w:rPr>
            <w:rFonts w:ascii="Times New Roman" w:eastAsia="Times New Roman" w:hAnsi="Times New Roman" w:cs="Times New Roman"/>
            <w:sz w:val="24"/>
            <w:szCs w:val="24"/>
          </w:rPr>
          <w:t>Writing – original draft</w:t>
        </w:r>
      </w:hyperlink>
      <w:r w:rsidR="00F6578E">
        <w:rPr>
          <w:rFonts w:ascii="Times New Roman" w:eastAsia="Times New Roman" w:hAnsi="Times New Roman" w:cs="Times New Roman"/>
          <w:sz w:val="24"/>
          <w:szCs w:val="24"/>
        </w:rPr>
        <w:t>—Ai, Q</w:t>
      </w:r>
    </w:p>
    <w:p w14:paraId="35C65D4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20" w:tgtFrame="_blank" w:history="1">
        <w:r w:rsidR="00F6578E" w:rsidRPr="00AF1BA8">
          <w:rPr>
            <w:rFonts w:ascii="Times New Roman" w:eastAsia="Times New Roman" w:hAnsi="Times New Roman" w:cs="Times New Roman"/>
            <w:sz w:val="24"/>
            <w:szCs w:val="24"/>
          </w:rPr>
          <w:t>Writing – review &amp; editing</w:t>
        </w:r>
      </w:hyperlink>
      <w:r w:rsidR="00F6578E">
        <w:rPr>
          <w:rFonts w:ascii="Times New Roman" w:eastAsia="Times New Roman" w:hAnsi="Times New Roman" w:cs="Times New Roman"/>
          <w:sz w:val="24"/>
          <w:szCs w:val="24"/>
        </w:rPr>
        <w:t>—C, Ai,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0A444D53"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Association of Posttraumatic Growth with Covid-19 and Posttraumatic Stress:</w:t>
      </w:r>
    </w:p>
    <w:p w14:paraId="79572325"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2792E670" w14:textId="0CBF8530" w:rsidR="007F3DB7" w:rsidRDefault="00F6578E" w:rsidP="00DC0B4B">
      <w:pPr>
        <w:spacing w:after="0" w:line="480" w:lineRule="auto"/>
        <w:jc w:val="center"/>
        <w:rPr>
          <w:rFonts w:ascii="Times New Roman" w:hAnsi="Times New Roman" w:cs="Times New Roman"/>
          <w:b/>
          <w:bCs/>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r w:rsidR="007F3DB7" w:rsidRPr="00BF2773" w:rsidDel="007F3DB7">
        <w:rPr>
          <w:rFonts w:ascii="Times New Roman" w:hAnsi="Times New Roman" w:cs="Times New Roman"/>
          <w:sz w:val="24"/>
          <w:szCs w:val="24"/>
        </w:rPr>
        <w:t xml:space="preserve"> </w:t>
      </w:r>
    </w:p>
    <w:p w14:paraId="3AA54432" w14:textId="77777777" w:rsidR="00180DD9" w:rsidRDefault="00180DD9" w:rsidP="00F6578E">
      <w:pPr>
        <w:spacing w:after="0" w:line="480" w:lineRule="auto"/>
        <w:rPr>
          <w:rFonts w:ascii="Times New Roman" w:hAnsi="Times New Roman" w:cs="Times New Roman"/>
          <w:b/>
          <w:bCs/>
          <w:sz w:val="24"/>
          <w:szCs w:val="24"/>
        </w:rPr>
        <w:sectPr w:rsidR="00180DD9" w:rsidSect="007F3DB7">
          <w:headerReference w:type="default" r:id="rId21"/>
          <w:pgSz w:w="12240" w:h="15840"/>
          <w:pgMar w:top="1440" w:right="1440" w:bottom="1440" w:left="1440" w:header="720" w:footer="0" w:gutter="0"/>
          <w:pgNumType w:start="1"/>
          <w:cols w:space="720"/>
          <w:formProt w:val="0"/>
          <w:docGrid w:linePitch="360" w:charSpace="4096"/>
        </w:sectPr>
      </w:pPr>
    </w:p>
    <w:p w14:paraId="7337BB67" w14:textId="77777777" w:rsidR="00DB0182" w:rsidRDefault="00DB0182" w:rsidP="00DB0182">
      <w:pPr>
        <w:spacing w:after="0" w:line="480" w:lineRule="auto"/>
        <w:jc w:val="center"/>
        <w:rPr>
          <w:rFonts w:ascii="Times New Roman" w:hAnsi="Times New Roman" w:cs="Times New Roman"/>
          <w:b/>
          <w:bCs/>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xml:space="preserve">: </w:t>
      </w:r>
    </w:p>
    <w:p w14:paraId="739B763E" w14:textId="628CD274" w:rsidR="00F6578E" w:rsidRPr="00514384" w:rsidRDefault="0B4226B1" w:rsidP="00F6578E">
      <w:pPr>
        <w:spacing w:after="0" w:line="480" w:lineRule="auto"/>
        <w:rPr>
          <w:rFonts w:ascii="Times New Roman" w:hAnsi="Times New Roman" w:cs="Times New Roman"/>
          <w:sz w:val="24"/>
          <w:szCs w:val="24"/>
        </w:rPr>
      </w:pPr>
      <w:r w:rsidRPr="00514384">
        <w:rPr>
          <w:rFonts w:ascii="Times New Roman" w:hAnsi="Times New Roman" w:cs="Times New Roman"/>
          <w:b/>
          <w:bCs/>
          <w:sz w:val="24"/>
          <w:szCs w:val="24"/>
        </w:rPr>
        <w:t>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PsychINFO(6),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w:t>
      </w:r>
      <w:r w:rsidR="1A5B47A8">
        <w:rPr>
          <w:rFonts w:ascii="Times New Roman" w:hAnsi="Times New Roman" w:cs="Times New Roman"/>
          <w:sz w:val="24"/>
          <w:szCs w:val="24"/>
        </w:rPr>
        <w:t>0</w:t>
      </w:r>
      <w:r w:rsidR="78030F2F">
        <w:rPr>
          <w:rFonts w:ascii="Times New Roman" w:hAnsi="Times New Roman" w:cs="Times New Roman"/>
          <w:sz w:val="24"/>
          <w:szCs w:val="24"/>
        </w:rPr>
        <w:t>5/</w:t>
      </w:r>
      <w:r w:rsidR="6096F038" w:rsidRPr="00DA1A11">
        <w:rPr>
          <w:rFonts w:ascii="Times New Roman" w:hAnsi="Times New Roman" w:cs="Times New Roman"/>
          <w:sz w:val="24"/>
          <w:szCs w:val="24"/>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Hartung-Knapp-Sidik-Jonkman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r w:rsidRPr="00514384">
        <w:rPr>
          <w:rFonts w:ascii="Times New Roman" w:hAnsi="Times New Roman" w:cs="Times New Roman"/>
          <w:sz w:val="24"/>
          <w:szCs w:val="24"/>
        </w:rPr>
        <w:t>The final selection involved a composite of</w:t>
      </w:r>
      <w:r w:rsidR="2E6B93D3">
        <w:rPr>
          <w:rFonts w:ascii="Times New Roman" w:hAnsi="Times New Roman" w:cs="Times New Roman"/>
          <w:sz w:val="24"/>
          <w:szCs w:val="24"/>
        </w:rPr>
        <w:t xml:space="preserve"> </w:t>
      </w:r>
      <w:r w:rsidR="1A5B47A8" w:rsidRPr="004A5B4F">
        <w:rPr>
          <w:rFonts w:ascii="Times New Roman" w:hAnsi="Times New Roman" w:cs="Times New Roman"/>
          <w:sz w:val="24"/>
          <w:szCs w:val="24"/>
          <w:highlight w:val="yellow"/>
        </w:rPr>
        <w:t>7</w:t>
      </w:r>
      <w:r w:rsidR="1A5B47A8" w:rsidRPr="00DA02CA">
        <w:rPr>
          <w:rFonts w:ascii="Times New Roman" w:hAnsi="Times New Roman" w:cs="Times New Roman"/>
          <w:sz w:val="24"/>
          <w:szCs w:val="24"/>
          <w:highlight w:val="yellow"/>
        </w:rPr>
        <w:t>5</w:t>
      </w:r>
      <w:r w:rsidR="1A5B47A8" w:rsidRPr="00514384">
        <w:rPr>
          <w:rFonts w:ascii="Times New Roman" w:hAnsi="Times New Roman" w:cs="Times New Roman"/>
          <w:sz w:val="24"/>
          <w:szCs w:val="24"/>
        </w:rPr>
        <w:t xml:space="preserve"> </w:t>
      </w:r>
      <w:r w:rsidRPr="00514384">
        <w:rPr>
          <w:rFonts w:ascii="Times New Roman" w:hAnsi="Times New Roman" w:cs="Times New Roman"/>
          <w:sz w:val="24"/>
          <w:szCs w:val="24"/>
        </w:rPr>
        <w:t xml:space="preserve">studies, </w:t>
      </w:r>
      <w:r w:rsidR="00E378F8" w:rsidRPr="00DC0B4B">
        <w:rPr>
          <w:rFonts w:ascii="Times New Roman" w:hAnsi="Times New Roman" w:cs="Times New Roman"/>
          <w:sz w:val="24"/>
          <w:szCs w:val="24"/>
          <w:highlight w:val="yellow"/>
        </w:rPr>
        <w:t>comprising 67,611 participants. COVID-19 was significantly associated with PTG as mostly determined by Posttraumatic Growth Inventory (PTGI) (</w:t>
      </w:r>
      <w:r w:rsidR="00E378F8" w:rsidRPr="00DC0B4B">
        <w:rPr>
          <w:rFonts w:ascii="Times New Roman" w:hAnsi="Times New Roman" w:cs="Times New Roman"/>
          <w:i/>
          <w:iCs/>
          <w:sz w:val="24"/>
          <w:szCs w:val="24"/>
          <w:highlight w:val="yellow"/>
        </w:rPr>
        <w:t>g</w:t>
      </w:r>
      <w:r w:rsidR="00E378F8" w:rsidRPr="00DC0B4B">
        <w:rPr>
          <w:rFonts w:ascii="Times New Roman" w:hAnsi="Times New Roman" w:cs="Times New Roman"/>
          <w:sz w:val="24"/>
          <w:szCs w:val="24"/>
          <w:highlight w:val="yellow"/>
        </w:rPr>
        <w:t>=</w:t>
      </w:r>
      <w:r w:rsidR="00E378F8" w:rsidRPr="00DC0B4B">
        <w:rPr>
          <w:highlight w:val="yellow"/>
        </w:rPr>
        <w:t xml:space="preserve"> </w:t>
      </w:r>
      <w:r w:rsidR="00E378F8" w:rsidRPr="00DC0B4B">
        <w:rPr>
          <w:rFonts w:ascii="Times New Roman" w:hAnsi="Times New Roman" w:cs="Times New Roman"/>
          <w:sz w:val="24"/>
          <w:szCs w:val="24"/>
          <w:highlight w:val="yellow"/>
        </w:rPr>
        <w:t>1.9813</w:t>
      </w:r>
      <w:r w:rsidR="00E378F8" w:rsidRPr="00DC0B4B" w:rsidDel="00A12A2F">
        <w:rPr>
          <w:rFonts w:ascii="Times New Roman" w:hAnsi="Times New Roman" w:cs="Times New Roman"/>
          <w:sz w:val="24"/>
          <w:szCs w:val="24"/>
          <w:highlight w:val="yellow"/>
        </w:rPr>
        <w:t xml:space="preserve"> </w:t>
      </w:r>
      <w:r w:rsidR="00E378F8" w:rsidRPr="00DC0B4B">
        <w:rPr>
          <w:rFonts w:ascii="Times New Roman" w:hAnsi="Times New Roman" w:cs="Times New Roman"/>
          <w:sz w:val="24"/>
          <w:szCs w:val="24"/>
          <w:highlight w:val="yellow"/>
        </w:rPr>
        <w:t xml:space="preserve">; 95%CI, 0.76-3.2; </w:t>
      </w:r>
      <w:r w:rsidR="00E378F8" w:rsidRPr="00DC0B4B">
        <w:rPr>
          <w:rFonts w:ascii="Times New Roman" w:hAnsi="Times New Roman" w:cs="Times New Roman"/>
          <w:i/>
          <w:iCs/>
          <w:sz w:val="24"/>
          <w:szCs w:val="24"/>
          <w:highlight w:val="yellow"/>
        </w:rPr>
        <w:t>p</w:t>
      </w:r>
      <w:r w:rsidR="00E378F8" w:rsidRPr="00DC0B4B">
        <w:rPr>
          <w:rFonts w:ascii="Times New Roman" w:hAnsi="Times New Roman" w:cs="Times New Roman"/>
          <w:sz w:val="24"/>
          <w:szCs w:val="24"/>
          <w:highlight w:val="yellow"/>
        </w:rPr>
        <w:t xml:space="preserve"> = 0.0015).</w:t>
      </w:r>
      <w:r w:rsidR="00E378F8"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2E141193" w14:textId="77777777" w:rsidR="00F6578E" w:rsidRPr="00514384" w:rsidRDefault="00F6578E" w:rsidP="00F6578E">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52F3015A" w14:textId="77777777" w:rsidR="00F6578E" w:rsidRPr="00514384" w:rsidRDefault="00F6578E" w:rsidP="00F6578E">
      <w:pPr>
        <w:spacing w:after="0" w:line="480" w:lineRule="auto"/>
        <w:rPr>
          <w:rFonts w:ascii="Times New Roman" w:eastAsia="Times New Roman" w:hAnsi="Times New Roman" w:cs="Times New Roman"/>
          <w:sz w:val="24"/>
          <w:szCs w:val="24"/>
        </w:rPr>
      </w:pPr>
    </w:p>
    <w:p w14:paraId="4BCFC955" w14:textId="77777777" w:rsidR="007F3DB7" w:rsidRDefault="007F3DB7" w:rsidP="00F6578E">
      <w:pPr>
        <w:spacing w:after="0" w:line="480" w:lineRule="auto"/>
        <w:rPr>
          <w:rFonts w:ascii="Times New Roman" w:hAnsi="Times New Roman" w:cs="Times New Roman"/>
          <w:b/>
          <w:bCs/>
          <w:sz w:val="24"/>
          <w:szCs w:val="24"/>
        </w:r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5B5D2EAA" w14:textId="6F816944" w:rsidR="002A21A2" w:rsidRPr="004824BF"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(Sohrabi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 xml:space="preserve">(Adjorlolo et al., 2022 ;Castiglioni et al. ,2023;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r w:rsidR="00135EA0" w:rsidRPr="00135EA0">
        <w:rPr>
          <w:rFonts w:ascii="Times New Roman" w:hAnsi="Times New Roman" w:cs="Times New Roman"/>
          <w:sz w:val="24"/>
          <w:szCs w:val="24"/>
          <w:shd w:val="clear" w:color="auto" w:fill="FFFFFF"/>
        </w:rPr>
        <w:t xml:space="preserve"> </w:t>
      </w:r>
      <w:r w:rsidR="00135EA0" w:rsidRPr="004E5A28">
        <w:rPr>
          <w:rFonts w:ascii="Times New Roman" w:hAnsi="Times New Roman" w:cs="Times New Roman"/>
          <w:sz w:val="24"/>
          <w:szCs w:val="24"/>
          <w:highlight w:val="yellow"/>
          <w:shd w:val="clear" w:color="auto" w:fill="FFFFFF"/>
        </w:rPr>
        <w:t xml:space="preserve">Because of exposure to COVID-19, mental health problems, psychiatric </w:t>
      </w:r>
      <w:r w:rsidR="00135EA0" w:rsidRPr="00135EA0">
        <w:rPr>
          <w:rFonts w:ascii="Times New Roman" w:hAnsi="Times New Roman" w:cs="Times New Roman"/>
          <w:sz w:val="24"/>
          <w:szCs w:val="24"/>
          <w:highlight w:val="yellow"/>
          <w:shd w:val="clear" w:color="auto" w:fill="FFFFFF"/>
        </w:rPr>
        <w:t>distress</w:t>
      </w:r>
      <w:r w:rsidR="00135EA0"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00135EA0" w:rsidRPr="004E5A28">
        <w:rPr>
          <w:rFonts w:ascii="Times New Roman" w:hAnsi="Times New Roman" w:cs="Times New Roman"/>
          <w:sz w:val="24"/>
          <w:szCs w:val="24"/>
          <w:highlight w:val="yellow"/>
        </w:rPr>
        <w:t>(Moreland et al., 2023).</w:t>
      </w:r>
      <w:r w:rsidR="00135EA0" w:rsidRPr="004E5A28">
        <w:rPr>
          <w:rFonts w:ascii="Times New Roman" w:hAnsi="Times New Roman" w:cs="Times New Roman"/>
          <w:sz w:val="24"/>
          <w:szCs w:val="24"/>
          <w:highlight w:val="yellow"/>
          <w:vertAlign w:val="superscript"/>
        </w:rPr>
        <w:t xml:space="preserve"> </w:t>
      </w:r>
      <w:r w:rsidR="00AB781B">
        <w:rPr>
          <w:rFonts w:ascii="Times New Roman" w:hAnsi="Times New Roman" w:cs="Times New Roman"/>
          <w:sz w:val="24"/>
          <w:szCs w:val="24"/>
          <w:highlight w:val="yellow"/>
          <w:shd w:val="clear" w:color="auto" w:fill="FFFFFF"/>
        </w:rPr>
        <w:t>For instance, h</w:t>
      </w:r>
      <w:r w:rsidR="009D49B7" w:rsidRPr="004E5A28">
        <w:rPr>
          <w:rFonts w:ascii="Times New Roman" w:hAnsi="Times New Roman" w:cs="Times New Roman"/>
          <w:sz w:val="24"/>
          <w:szCs w:val="24"/>
          <w:highlight w:val="yellow"/>
          <w:shd w:val="clear" w:color="auto" w:fill="FFFFFF"/>
        </w:rPr>
        <w:t xml:space="preserve">igh prevalence of depression (47.10%), </w:t>
      </w:r>
      <w:r w:rsidR="009D49B7" w:rsidRPr="004E5A28">
        <w:rPr>
          <w:rFonts w:ascii="Times New Roman" w:hAnsi="Times New Roman" w:cs="Times New Roman"/>
          <w:color w:val="222222"/>
          <w:sz w:val="24"/>
          <w:szCs w:val="24"/>
          <w:highlight w:val="yellow"/>
          <w:shd w:val="clear" w:color="auto" w:fill="FFFFFF"/>
        </w:rPr>
        <w:t>insomnia (36.2%)</w:t>
      </w:r>
      <w:r w:rsidR="00135EA0" w:rsidRPr="004E5A28">
        <w:rPr>
          <w:rFonts w:ascii="Times New Roman" w:hAnsi="Times New Roman" w:cs="Times New Roman"/>
          <w:color w:val="222222"/>
          <w:sz w:val="24"/>
          <w:szCs w:val="24"/>
          <w:highlight w:val="yellow"/>
          <w:shd w:val="clear" w:color="auto" w:fill="FFFFFF"/>
        </w:rPr>
        <w:t>, and suicidality (7.8%)</w:t>
      </w:r>
      <w:r w:rsidR="00AB781B">
        <w:rPr>
          <w:rFonts w:ascii="Times New Roman" w:hAnsi="Times New Roman" w:cs="Times New Roman"/>
          <w:color w:val="222222"/>
          <w:sz w:val="24"/>
          <w:szCs w:val="24"/>
          <w:highlight w:val="yellow"/>
          <w:shd w:val="clear" w:color="auto" w:fill="FFFFFF"/>
        </w:rPr>
        <w:t xml:space="preserve"> was </w:t>
      </w:r>
      <w:r w:rsidR="00AB781B" w:rsidRPr="00665D63">
        <w:rPr>
          <w:rFonts w:ascii="Times New Roman" w:hAnsi="Times New Roman" w:cs="Times New Roman"/>
          <w:sz w:val="24"/>
          <w:szCs w:val="24"/>
          <w:highlight w:val="yellow"/>
          <w:shd w:val="clear" w:color="auto" w:fill="FFFFFF"/>
        </w:rPr>
        <w:t>revealed</w:t>
      </w:r>
      <w:r w:rsidR="00AB781B" w:rsidRPr="00AB781B">
        <w:rPr>
          <w:rFonts w:ascii="Times New Roman" w:hAnsi="Times New Roman" w:cs="Times New Roman"/>
          <w:sz w:val="24"/>
          <w:szCs w:val="24"/>
          <w:highlight w:val="yellow"/>
          <w:shd w:val="clear" w:color="auto" w:fill="FFFFFF"/>
        </w:rPr>
        <w:t xml:space="preserve"> </w:t>
      </w:r>
      <w:r w:rsidR="00AB781B">
        <w:rPr>
          <w:rFonts w:ascii="Times New Roman" w:hAnsi="Times New Roman" w:cs="Times New Roman"/>
          <w:sz w:val="24"/>
          <w:szCs w:val="24"/>
          <w:highlight w:val="yellow"/>
          <w:shd w:val="clear" w:color="auto" w:fill="FFFFFF"/>
        </w:rPr>
        <w:t xml:space="preserve">from a Chinese national survey of mental health professionals </w:t>
      </w:r>
      <w:r w:rsidR="00AB781B" w:rsidRPr="007B5D17">
        <w:rPr>
          <w:rFonts w:ascii="Times New Roman" w:hAnsi="Times New Roman" w:cs="Times New Roman"/>
          <w:sz w:val="24"/>
          <w:szCs w:val="24"/>
          <w:highlight w:val="yellow"/>
          <w:shd w:val="clear" w:color="auto" w:fill="FFFFFF"/>
        </w:rPr>
        <w:t xml:space="preserve">who </w:t>
      </w:r>
      <w:r w:rsidR="00AB781B" w:rsidRPr="007B5D17">
        <w:rPr>
          <w:rFonts w:ascii="Times New Roman" w:hAnsi="Times New Roman" w:cs="Times New Roman"/>
          <w:color w:val="222222"/>
          <w:sz w:val="24"/>
          <w:szCs w:val="24"/>
          <w:highlight w:val="yellow"/>
          <w:shd w:val="clear" w:color="auto" w:fill="FFFFFF"/>
        </w:rPr>
        <w:t>recovered from COVID-19</w:t>
      </w:r>
      <w:r w:rsidR="002A21A2">
        <w:rPr>
          <w:rFonts w:ascii="Times New Roman" w:hAnsi="Times New Roman" w:cs="Times New Roman"/>
          <w:color w:val="222222"/>
          <w:sz w:val="24"/>
          <w:szCs w:val="24"/>
          <w:shd w:val="clear" w:color="auto" w:fill="FFFFFF"/>
        </w:rPr>
        <w:t>.</w:t>
      </w:r>
    </w:p>
    <w:p w14:paraId="14FFB442" w14:textId="44138EFD" w:rsidR="002A21A2" w:rsidRPr="004E5A28" w:rsidRDefault="00AB781B" w:rsidP="002A21A2">
      <w:pPr>
        <w:tabs>
          <w:tab w:val="left" w:pos="4950"/>
        </w:tabs>
        <w:spacing w:after="0" w:line="480" w:lineRule="auto"/>
        <w:ind w:firstLine="720"/>
        <w:rPr>
          <w:rFonts w:ascii="Times New Roman" w:hAnsi="Times New Roman" w:cs="Times New Roman"/>
          <w:sz w:val="24"/>
          <w:szCs w:val="24"/>
          <w:highlight w:val="yellow"/>
        </w:rPr>
      </w:pPr>
      <w:r w:rsidRPr="004E5A28">
        <w:rPr>
          <w:rFonts w:ascii="Times New Roman" w:hAnsi="Times New Roman" w:cs="Times New Roman"/>
          <w:sz w:val="24"/>
          <w:szCs w:val="24"/>
          <w:highlight w:val="yellow"/>
          <w:shd w:val="clear" w:color="auto" w:fill="FFFFFF"/>
        </w:rPr>
        <w:t>Nevertheless</w:t>
      </w:r>
      <w:r w:rsidR="00F6578E" w:rsidRPr="00BF2773">
        <w:rPr>
          <w:rFonts w:ascii="Times New Roman" w:hAnsi="Times New Roman" w:cs="Times New Roman"/>
          <w:sz w:val="24"/>
          <w:szCs w:val="24"/>
          <w:shd w:val="clear" w:color="auto" w:fill="FFFFFF"/>
        </w:rPr>
        <w:t>, positive cognition, such as posttraumatic growth (PTG), can also emerge with struggles as trauma-related psychological gains (e.g., positive mindset changes in cognition and worldview)</w:t>
      </w:r>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PTG is also a kind of </w:t>
      </w:r>
      <w:r w:rsidR="00830F29" w:rsidRPr="004E5A28">
        <w:rPr>
          <w:rFonts w:ascii="Times New Roman" w:hAnsi="Times New Roman" w:cs="Times New Roman"/>
          <w:sz w:val="24"/>
          <w:szCs w:val="24"/>
          <w:highlight w:val="yellow"/>
          <w:shd w:val="clear" w:color="auto" w:fill="FFFFFF"/>
        </w:rPr>
        <w:t>adaptive</w:t>
      </w:r>
      <w:r w:rsidR="00830F29"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outcomes in patients with life-altering diseases </w:t>
      </w:r>
      <w:r w:rsidR="00F6578E">
        <w:rPr>
          <w:rFonts w:ascii="Times New Roman" w:hAnsi="Times New Roman" w:cs="Times New Roman"/>
          <w:sz w:val="24"/>
          <w:szCs w:val="24"/>
          <w:shd w:val="clear" w:color="auto" w:fill="FFFFFF"/>
        </w:rPr>
        <w:t>(Ma et al., 2022; Pieta &amp; Rzeszutek, 2022; Sawyer et al., 2010; Shand et al., 2015; Wang et al., 2022)</w:t>
      </w:r>
      <w:r w:rsidR="00F6578E" w:rsidRPr="00BF2773">
        <w:rPr>
          <w:rFonts w:ascii="Times New Roman" w:hAnsi="Times New Roman" w:cs="Times New Roman"/>
          <w:sz w:val="24"/>
          <w:szCs w:val="24"/>
        </w:rPr>
        <w:t>.</w:t>
      </w:r>
      <w:r w:rsidR="00F6578E"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rPr>
        <w:t xml:space="preserve">A few meta-analyses have associated this phenomenon with low mortality in non-pandemic patients </w:t>
      </w:r>
      <w:r w:rsidR="00F6578E">
        <w:rPr>
          <w:rFonts w:ascii="Times New Roman" w:hAnsi="Times New Roman" w:cs="Times New Roman"/>
          <w:sz w:val="24"/>
          <w:szCs w:val="24"/>
        </w:rPr>
        <w:t>(Ma et al., 2022; Wan et al., 2023)</w:t>
      </w:r>
      <w:r w:rsidR="00F6578E" w:rsidRPr="00BF2773">
        <w:rPr>
          <w:rFonts w:ascii="Times New Roman" w:hAnsi="Times New Roman" w:cs="Times New Roman"/>
          <w:sz w:val="24"/>
          <w:szCs w:val="24"/>
        </w:rPr>
        <w:t>.</w:t>
      </w:r>
      <w:r w:rsidR="00183565">
        <w:rPr>
          <w:rFonts w:ascii="Times New Roman" w:hAnsi="Times New Roman" w:cs="Times New Roman"/>
          <w:sz w:val="24"/>
          <w:szCs w:val="24"/>
        </w:rPr>
        <w:t xml:space="preserve"> </w:t>
      </w:r>
      <w:r w:rsidR="0099017C" w:rsidRPr="00E10C4F">
        <w:rPr>
          <w:rFonts w:ascii="Times New Roman" w:hAnsi="Times New Roman" w:cs="Times New Roman"/>
          <w:sz w:val="24"/>
          <w:szCs w:val="24"/>
          <w:highlight w:val="yellow"/>
        </w:rPr>
        <w:t>A</w:t>
      </w:r>
      <w:r w:rsidR="0099017C" w:rsidRPr="00E10C4F">
        <w:rPr>
          <w:rFonts w:ascii="Times New Roman" w:eastAsia="Times New Roman" w:hAnsi="Times New Roman" w:cs="Times New Roman"/>
          <w:sz w:val="24"/>
          <w:szCs w:val="24"/>
          <w:highlight w:val="yellow"/>
        </w:rPr>
        <w:t xml:space="preserve"> meta-analysis on individuals living with HIV/AIDS, a previously </w:t>
      </w:r>
      <w:r w:rsidR="0099017C" w:rsidRPr="00E10C4F">
        <w:rPr>
          <w:rFonts w:ascii="Times New Roman" w:eastAsia="Times New Roman" w:hAnsi="Times New Roman" w:cs="Times New Roman"/>
          <w:sz w:val="24"/>
          <w:szCs w:val="24"/>
          <w:highlight w:val="yellow"/>
        </w:rPr>
        <w:lastRenderedPageBreak/>
        <w:t>life-threatening pandemic, has shown the positive relationship between PTG and adjustment (Pieta &amp; Rzeszutek, 2022).</w:t>
      </w:r>
      <w:r w:rsidR="0099017C" w:rsidRPr="00E10C4F">
        <w:rPr>
          <w:rFonts w:ascii="Times New Roman" w:hAnsi="Times New Roman" w:cs="Times New Roman"/>
          <w:sz w:val="24"/>
          <w:szCs w:val="24"/>
          <w:highlight w:val="yellow"/>
        </w:rPr>
        <w:t xml:space="preserve"> The paucity implies that meta-analyses will be desirable for this optimal outcome.</w:t>
      </w:r>
      <w:r w:rsidR="0099017C">
        <w:rPr>
          <w:rFonts w:ascii="Times New Roman" w:hAnsi="Times New Roman" w:cs="Times New Roman"/>
          <w:sz w:val="24"/>
          <w:szCs w:val="24"/>
        </w:rPr>
        <w:t xml:space="preserve"> </w:t>
      </w:r>
      <w:r w:rsidR="00AE54A7" w:rsidRPr="00E10C4F">
        <w:rPr>
          <w:rFonts w:ascii="Times New Roman" w:hAnsi="Times New Roman" w:cs="Times New Roman"/>
          <w:sz w:val="24"/>
          <w:szCs w:val="24"/>
          <w:highlight w:val="yellow"/>
        </w:rPr>
        <w:t>Current</w:t>
      </w:r>
      <w:r w:rsidR="001C54CB" w:rsidRPr="00E10C4F">
        <w:rPr>
          <w:rFonts w:ascii="Times New Roman" w:hAnsi="Times New Roman" w:cs="Times New Roman"/>
          <w:sz w:val="24"/>
          <w:szCs w:val="24"/>
          <w:highlight w:val="yellow"/>
        </w:rPr>
        <w:t xml:space="preserve"> pandemics</w:t>
      </w:r>
      <w:r w:rsidR="00AE54A7" w:rsidRPr="00E10C4F">
        <w:rPr>
          <w:rFonts w:ascii="Times New Roman" w:hAnsi="Times New Roman" w:cs="Times New Roman"/>
          <w:sz w:val="24"/>
          <w:szCs w:val="24"/>
          <w:highlight w:val="yellow"/>
        </w:rPr>
        <w:t>,</w:t>
      </w:r>
      <w:r w:rsidR="001C54CB" w:rsidRPr="00E10C4F">
        <w:rPr>
          <w:rFonts w:ascii="Times New Roman" w:hAnsi="Times New Roman" w:cs="Times New Roman"/>
          <w:sz w:val="24"/>
          <w:szCs w:val="24"/>
          <w:highlight w:val="yellow"/>
        </w:rPr>
        <w:t xml:space="preserve"> like the highly contentious COVID-19, have imposed </w:t>
      </w:r>
      <w:r w:rsidR="00AE54A7" w:rsidRPr="00E10C4F">
        <w:rPr>
          <w:rFonts w:ascii="Times New Roman" w:hAnsi="Times New Roman" w:cs="Times New Roman"/>
          <w:sz w:val="24"/>
          <w:szCs w:val="24"/>
          <w:highlight w:val="yellow"/>
        </w:rPr>
        <w:t xml:space="preserve">more </w:t>
      </w:r>
      <w:r w:rsidR="001C54CB" w:rsidRPr="00E10C4F">
        <w:rPr>
          <w:rFonts w:ascii="Times New Roman" w:hAnsi="Times New Roman" w:cs="Times New Roman"/>
          <w:sz w:val="24"/>
          <w:szCs w:val="24"/>
          <w:highlight w:val="yellow"/>
        </w:rPr>
        <w:t xml:space="preserve">severe public health </w:t>
      </w:r>
      <w:r w:rsidR="00AE54A7" w:rsidRPr="00E10C4F">
        <w:rPr>
          <w:rFonts w:ascii="Times New Roman" w:hAnsi="Times New Roman" w:cs="Times New Roman"/>
          <w:sz w:val="24"/>
          <w:szCs w:val="24"/>
          <w:highlight w:val="yellow"/>
        </w:rPr>
        <w:t>risk</w:t>
      </w:r>
      <w:r w:rsidR="001C54CB" w:rsidRPr="00E10C4F">
        <w:rPr>
          <w:rFonts w:ascii="Times New Roman" w:hAnsi="Times New Roman" w:cs="Times New Roman"/>
          <w:sz w:val="24"/>
          <w:szCs w:val="24"/>
          <w:highlight w:val="yellow"/>
        </w:rPr>
        <w:t xml:space="preserve">s in a rapid and widely spread manner. </w:t>
      </w:r>
      <w:r w:rsidR="00F6578E" w:rsidRPr="00BF2773">
        <w:rPr>
          <w:rFonts w:ascii="Times New Roman" w:hAnsi="Times New Roman" w:cs="Times New Roman"/>
          <w:sz w:val="24"/>
          <w:szCs w:val="24"/>
          <w:shd w:val="clear" w:color="auto" w:fill="FFFFFF"/>
        </w:rPr>
        <w:t xml:space="preserve">Given the long-term and vast impact of Covid-19 </w:t>
      </w:r>
      <w:r w:rsidR="00F6578E">
        <w:rPr>
          <w:rFonts w:ascii="Times New Roman" w:hAnsi="Times New Roman" w:cs="Times New Roman"/>
          <w:sz w:val="24"/>
          <w:szCs w:val="24"/>
          <w:shd w:val="clear" w:color="auto" w:fill="FFFFFF"/>
        </w:rPr>
        <w:t>(</w:t>
      </w:r>
      <w:r w:rsidR="00F6578E" w:rsidRPr="00D1661B">
        <w:rPr>
          <w:rFonts w:ascii="Times New Roman" w:hAnsi="Times New Roman" w:cs="Times New Roman"/>
          <w:sz w:val="24"/>
          <w:szCs w:val="24"/>
          <w:shd w:val="clear" w:color="auto" w:fill="FFFFFF"/>
        </w:rPr>
        <w:t>Kocatürk</w:t>
      </w:r>
      <w:r w:rsidR="00F6578E">
        <w:rPr>
          <w:rFonts w:ascii="Times New Roman" w:hAnsi="Times New Roman" w:cs="Times New Roman"/>
          <w:sz w:val="24"/>
          <w:szCs w:val="24"/>
          <w:shd w:val="clear" w:color="auto" w:fill="FFFFFF"/>
        </w:rPr>
        <w:t xml:space="preserve"> et al., 2021; Parums, 2021), </w:t>
      </w:r>
      <w:r w:rsidR="00F6578E" w:rsidRPr="00BF2773">
        <w:rPr>
          <w:rFonts w:ascii="Times New Roman" w:hAnsi="Times New Roman" w:cs="Times New Roman"/>
          <w:sz w:val="24"/>
          <w:szCs w:val="24"/>
          <w:shd w:val="clear" w:color="auto" w:fill="FFFFFF"/>
        </w:rPr>
        <w:t>it is necessary to examine if PTG</w:t>
      </w:r>
      <w:r w:rsidR="008018FF">
        <w:rPr>
          <w:rFonts w:ascii="Times New Roman" w:hAnsi="Times New Roman" w:cs="Times New Roman"/>
          <w:sz w:val="24"/>
          <w:szCs w:val="24"/>
          <w:shd w:val="clear" w:color="auto" w:fill="FFFFFF"/>
        </w:rPr>
        <w:t>,</w:t>
      </w:r>
      <w:r w:rsidR="00F6578E" w:rsidRPr="00BF2773">
        <w:rPr>
          <w:rFonts w:ascii="Times New Roman" w:hAnsi="Times New Roman" w:cs="Times New Roman"/>
          <w:sz w:val="24"/>
          <w:szCs w:val="24"/>
          <w:shd w:val="clear" w:color="auto" w:fill="FFFFFF"/>
        </w:rPr>
        <w:t xml:space="preserve"> </w:t>
      </w:r>
      <w:r w:rsidR="008018FF" w:rsidRPr="00BF2773">
        <w:rPr>
          <w:rFonts w:ascii="Times New Roman" w:hAnsi="Times New Roman" w:cs="Times New Roman"/>
          <w:sz w:val="24"/>
          <w:szCs w:val="24"/>
          <w:shd w:val="clear" w:color="auto" w:fill="FFFFFF"/>
        </w:rPr>
        <w:t>as a modifiable dimension of outcomes</w:t>
      </w:r>
      <w:r w:rsidR="008018FF">
        <w:rPr>
          <w:rFonts w:ascii="Times New Roman" w:hAnsi="Times New Roman" w:cs="Times New Roman"/>
          <w:sz w:val="24"/>
          <w:szCs w:val="24"/>
          <w:shd w:val="clear" w:color="auto" w:fill="FFFFFF"/>
        </w:rPr>
        <w:t>,</w:t>
      </w:r>
      <w:r w:rsidR="008018FF" w:rsidRPr="00BF2773">
        <w:rPr>
          <w:rFonts w:ascii="Times New Roman" w:hAnsi="Times New Roman" w:cs="Times New Roman"/>
          <w:sz w:val="24"/>
          <w:szCs w:val="24"/>
          <w:shd w:val="clear" w:color="auto" w:fill="FFFFFF"/>
        </w:rPr>
        <w:t xml:space="preserve"> </w:t>
      </w:r>
      <w:r w:rsidR="002A21A2" w:rsidRPr="004E5A28">
        <w:rPr>
          <w:rFonts w:ascii="Times New Roman" w:hAnsi="Times New Roman" w:cs="Times New Roman"/>
          <w:sz w:val="24"/>
          <w:szCs w:val="24"/>
          <w:highlight w:val="yellow"/>
          <w:shd w:val="clear" w:color="auto" w:fill="FFFFFF"/>
        </w:rPr>
        <w:t>could</w:t>
      </w:r>
      <w:r w:rsidR="002A21A2">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cooccur with this </w:t>
      </w:r>
      <w:r w:rsidR="008018FF" w:rsidRPr="004E5A28">
        <w:rPr>
          <w:rFonts w:ascii="Times New Roman" w:hAnsi="Times New Roman" w:cs="Times New Roman"/>
          <w:sz w:val="24"/>
          <w:szCs w:val="24"/>
          <w:highlight w:val="yellow"/>
          <w:shd w:val="clear" w:color="auto" w:fill="FFFFFF"/>
        </w:rPr>
        <w:t>catastrophic</w:t>
      </w:r>
      <w:r w:rsidR="008018FF">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pandemic in the United States and </w:t>
      </w:r>
      <w:r w:rsidR="00F6578E" w:rsidRPr="004E5A28">
        <w:rPr>
          <w:rFonts w:ascii="Times New Roman" w:hAnsi="Times New Roman" w:cs="Times New Roman"/>
          <w:sz w:val="24"/>
          <w:szCs w:val="24"/>
          <w:highlight w:val="yellow"/>
          <w:shd w:val="clear" w:color="auto" w:fill="FFFFFF"/>
        </w:rPr>
        <w:t xml:space="preserve">globally. </w:t>
      </w:r>
    </w:p>
    <w:p w14:paraId="57AA3ACA" w14:textId="5B21F072"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 xml:space="preserve">Emerging evidence has shown the promise.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r w:rsidR="00F6578E">
        <w:rPr>
          <w:rFonts w:ascii="Times New Roman" w:hAnsi="Times New Roman" w:cs="Times New Roman"/>
          <w:sz w:val="24"/>
          <w:szCs w:val="24"/>
          <w:shd w:val="clear" w:color="auto" w:fill="FFFFFF"/>
        </w:rPr>
        <w:t>Pietrazk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r w:rsidR="00F21B1A" w:rsidRPr="00E10C4F">
        <w:rPr>
          <w:rFonts w:ascii="Times New Roman" w:hAnsi="Times New Roman" w:cs="Times New Roman"/>
          <w:sz w:val="24"/>
          <w:szCs w:val="24"/>
          <w:highlight w:val="yellow"/>
        </w:rPr>
        <w:t>Petrocchi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(Levinsky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meta-analytic review 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r w:rsidR="00AB1F90" w:rsidRPr="00E10C4F">
        <w:rPr>
          <w:rFonts w:ascii="Times New Roman" w:hAnsi="Times New Roman" w:cs="Times New Roman"/>
          <w:sz w:val="24"/>
          <w:szCs w:val="24"/>
          <w:highlight w:val="yellow"/>
        </w:rPr>
        <w:t>during and post COVID-19</w:t>
      </w:r>
      <w:r w:rsidR="00E45E01" w:rsidRPr="00E10C4F">
        <w:rPr>
          <w:rFonts w:ascii="Times New Roman" w:hAnsi="Times New Roman" w:cs="Times New Roman"/>
          <w:sz w:val="24"/>
          <w:szCs w:val="24"/>
          <w:highlight w:val="yellow"/>
        </w:rPr>
        <w:t xml:space="preserve"> in the United States and </w:t>
      </w:r>
      <w:r w:rsidR="00886A43">
        <w:rPr>
          <w:rFonts w:ascii="Times New Roman" w:hAnsi="Times New Roman" w:cs="Times New Roman"/>
          <w:sz w:val="24"/>
          <w:szCs w:val="24"/>
          <w:highlight w:val="yellow"/>
        </w:rPr>
        <w:t>internationally</w:t>
      </w:r>
      <w:r w:rsidR="00C35A6D" w:rsidRPr="00E10C4F">
        <w:rPr>
          <w:rFonts w:ascii="Times New Roman" w:hAnsi="Times New Roman" w:cs="Times New Roman"/>
          <w:sz w:val="24"/>
          <w:szCs w:val="24"/>
          <w:highlight w:val="yellow"/>
        </w:rPr>
        <w:t>.</w:t>
      </w:r>
      <w:r w:rsidR="00AB1F90" w:rsidRPr="00E10C4F">
        <w:rPr>
          <w:rFonts w:ascii="Times New Roman" w:hAnsi="Times New Roman" w:cs="Times New Roman"/>
          <w:sz w:val="24"/>
          <w:szCs w:val="24"/>
          <w:highlight w:val="yellow"/>
        </w:rPr>
        <w:t xml:space="preserve"> </w:t>
      </w:r>
    </w:p>
    <w:p w14:paraId="6E44B87E" w14:textId="15620E77"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E10C4F">
        <w:rPr>
          <w:rFonts w:ascii="Times New Roman" w:hAnsi="Times New Roman" w:cs="Times New Roman"/>
          <w:sz w:val="24"/>
          <w:szCs w:val="24"/>
          <w:highlight w:val="yellow"/>
        </w:rPr>
        <w:t>B</w:t>
      </w:r>
      <w:r w:rsidR="004B62CA" w:rsidRPr="00E10C4F">
        <w:rPr>
          <w:rFonts w:ascii="Times New Roman" w:hAnsi="Times New Roman" w:cs="Times New Roman"/>
          <w:sz w:val="24"/>
          <w:szCs w:val="24"/>
          <w:highlight w:val="yellow"/>
        </w:rPr>
        <w:t>y employing</w:t>
      </w:r>
      <w:r w:rsidR="00AB1F90" w:rsidRPr="00E10C4F">
        <w:rPr>
          <w:rFonts w:ascii="Times New Roman" w:hAnsi="Times New Roman" w:cs="Times New Roman"/>
          <w:sz w:val="24"/>
          <w:szCs w:val="24"/>
          <w:highlight w:val="yellow"/>
        </w:rPr>
        <w:t xml:space="preserve"> a systematic approach to synthesize empirical studies</w:t>
      </w:r>
      <w:r w:rsidR="00E45E01" w:rsidRPr="00E10C4F">
        <w:rPr>
          <w:rFonts w:ascii="Times New Roman" w:hAnsi="Times New Roman" w:cs="Times New Roman"/>
          <w:sz w:val="24"/>
          <w:szCs w:val="24"/>
          <w:highlight w:val="yellow"/>
        </w:rPr>
        <w:t>, 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E10C4F">
        <w:rPr>
          <w:rFonts w:ascii="Times New Roman" w:hAnsi="Times New Roman" w:cs="Times New Roman"/>
          <w:sz w:val="24"/>
          <w:szCs w:val="24"/>
          <w:highlight w:val="yellow"/>
          <w:shd w:val="clear" w:color="auto" w:fill="FFFFFF"/>
        </w:rPr>
        <w:t>The aim w</w:t>
      </w:r>
      <w:r w:rsidR="00B81D75" w:rsidRPr="00E10C4F">
        <w:rPr>
          <w:rFonts w:ascii="Times New Roman" w:hAnsi="Times New Roman" w:cs="Times New Roman"/>
          <w:sz w:val="24"/>
          <w:szCs w:val="24"/>
          <w:highlight w:val="yellow"/>
          <w:shd w:val="clear" w:color="auto" w:fill="FFFFFF"/>
        </w:rPr>
        <w:t xml:space="preserve">as </w:t>
      </w:r>
      <w:r w:rsidR="006119AE" w:rsidRPr="00E10C4F">
        <w:rPr>
          <w:rFonts w:ascii="Times New Roman" w:hAnsi="Times New Roman" w:cs="Times New Roman"/>
          <w:sz w:val="24"/>
          <w:szCs w:val="24"/>
          <w:highlight w:val="yellow"/>
          <w:shd w:val="clear" w:color="auto" w:fill="FFFFFF"/>
        </w:rPr>
        <w:t>twofold</w:t>
      </w:r>
      <w:r w:rsidR="003A5C92" w:rsidRPr="00E10C4F">
        <w:rPr>
          <w:rFonts w:ascii="Times New Roman" w:hAnsi="Times New Roman" w:cs="Times New Roman"/>
          <w:sz w:val="24"/>
          <w:szCs w:val="24"/>
          <w:highlight w:val="yellow"/>
          <w:shd w:val="clear" w:color="auto" w:fill="FFFFFF"/>
        </w:rPr>
        <w:t>: (1)</w:t>
      </w:r>
      <w:r w:rsidR="003A5C92" w:rsidRPr="00E10C4F">
        <w:rPr>
          <w:rFonts w:ascii="Times New Roman" w:hAnsi="Times New Roman" w:cs="Times New Roman"/>
          <w:sz w:val="24"/>
          <w:szCs w:val="24"/>
          <w:highlight w:val="yellow"/>
        </w:rPr>
        <w:t xml:space="preserve"> Whether PTG could be observed under the</w:t>
      </w:r>
      <w:r w:rsidR="00F6061B">
        <w:rPr>
          <w:rFonts w:ascii="Times New Roman" w:hAnsi="Times New Roman" w:cs="Times New Roman"/>
          <w:sz w:val="24"/>
          <w:szCs w:val="24"/>
          <w:highlight w:val="yellow"/>
        </w:rPr>
        <w:t xml:space="preserve"> existential</w:t>
      </w:r>
      <w:r w:rsidR="003A5C92" w:rsidRPr="00E10C4F">
        <w:rPr>
          <w:rFonts w:ascii="Times New Roman" w:hAnsi="Times New Roman" w:cs="Times New Roman"/>
          <w:sz w:val="24"/>
          <w:szCs w:val="24"/>
          <w:highlight w:val="yellow"/>
        </w:rPr>
        <w:t xml:space="preserve"> threat of COVID-19 to mankind</w:t>
      </w:r>
      <w:r w:rsidR="003A5C92" w:rsidRPr="00E10C4F">
        <w:rPr>
          <w:rFonts w:ascii="Times New Roman" w:hAnsi="Times New Roman" w:cs="Times New Roman"/>
          <w:sz w:val="24"/>
          <w:szCs w:val="24"/>
          <w:highlight w:val="yellow"/>
          <w:shd w:val="clear" w:color="auto" w:fill="FFFFFF"/>
        </w:rPr>
        <w:t>; and (2)</w:t>
      </w:r>
      <w:r w:rsidR="003A5C92" w:rsidRPr="00E10C4F">
        <w:rPr>
          <w:rFonts w:ascii="Times New Roman" w:eastAsia="Times New Roman" w:hAnsi="Times New Roman" w:cs="Times New Roman"/>
          <w:sz w:val="24"/>
          <w:szCs w:val="24"/>
          <w:highlight w:val="yellow"/>
        </w:rPr>
        <w:t xml:space="preserve"> whether </w:t>
      </w:r>
      <w:r w:rsidR="006D146B" w:rsidRPr="00E10C4F">
        <w:rPr>
          <w:rFonts w:ascii="Times New Roman" w:eastAsia="Times New Roman" w:hAnsi="Times New Roman" w:cs="Times New Roman"/>
          <w:sz w:val="24"/>
          <w:szCs w:val="24"/>
          <w:highlight w:val="yellow"/>
        </w:rPr>
        <w:t>the change in posttraumatic positive cognition were associated</w:t>
      </w:r>
      <w:r w:rsidR="003A5C92" w:rsidRPr="00E10C4F">
        <w:rPr>
          <w:rFonts w:ascii="Times New Roman" w:eastAsia="Times New Roman" w:hAnsi="Times New Roman" w:cs="Times New Roman"/>
          <w:sz w:val="24"/>
          <w:szCs w:val="24"/>
          <w:highlight w:val="yellow"/>
        </w:rPr>
        <w:t xml:space="preserve"> with certain </w:t>
      </w:r>
      <w:r w:rsidR="006D146B" w:rsidRPr="00E10C4F">
        <w:rPr>
          <w:rFonts w:ascii="Times New Roman" w:eastAsia="Times New Roman" w:hAnsi="Times New Roman" w:cs="Times New Roman"/>
          <w:sz w:val="24"/>
          <w:szCs w:val="24"/>
          <w:highlight w:val="yellow"/>
        </w:rPr>
        <w:t xml:space="preserve">moderators (e.g., </w:t>
      </w:r>
      <w:r w:rsidR="003A5C92" w:rsidRPr="00E10C4F">
        <w:rPr>
          <w:rFonts w:ascii="Times New Roman" w:eastAsia="Times New Roman" w:hAnsi="Times New Roman" w:cs="Times New Roman"/>
          <w:sz w:val="24"/>
          <w:szCs w:val="24"/>
          <w:highlight w:val="yellow"/>
        </w:rPr>
        <w:t xml:space="preserve">risk </w:t>
      </w:r>
      <w:r w:rsidR="003A5C92" w:rsidRPr="00E10C4F">
        <w:rPr>
          <w:rFonts w:ascii="Times New Roman" w:eastAsia="Times New Roman" w:hAnsi="Times New Roman" w:cs="Times New Roman"/>
          <w:sz w:val="24"/>
          <w:szCs w:val="24"/>
          <w:highlight w:val="yellow"/>
        </w:rPr>
        <w:lastRenderedPageBreak/>
        <w:t>and protective factors</w:t>
      </w:r>
      <w:r w:rsidR="00125ECB" w:rsidRPr="00E10C4F">
        <w:rPr>
          <w:rFonts w:ascii="Times New Roman" w:eastAsia="Times New Roman" w:hAnsi="Times New Roman" w:cs="Times New Roman"/>
          <w:sz w:val="24"/>
          <w:szCs w:val="24"/>
          <w:highlight w:val="yellow"/>
        </w:rPr>
        <w:t xml:space="preserve"> mostly examined in the literature</w:t>
      </w:r>
      <w:r w:rsidR="006D146B" w:rsidRPr="00E10C4F">
        <w:rPr>
          <w:rFonts w:ascii="Times New Roman" w:eastAsia="Times New Roman" w:hAnsi="Times New Roman" w:cs="Times New Roman"/>
          <w:sz w:val="24"/>
          <w:szCs w:val="24"/>
          <w:highlight w:val="yellow"/>
        </w:rPr>
        <w:t>)</w:t>
      </w:r>
      <w:r w:rsidR="00BA10AF">
        <w:rPr>
          <w:rFonts w:ascii="Times New Roman" w:eastAsia="Times New Roman" w:hAnsi="Times New Roman" w:cs="Times New Roman"/>
          <w:sz w:val="24"/>
          <w:szCs w:val="24"/>
          <w:highlight w:val="yellow"/>
        </w:rPr>
        <w:t>. Based on the literature, we hypnotized a positive relationship of PTG to Covid-!9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r w:rsidR="00141781">
        <w:rPr>
          <w:rFonts w:ascii="Times New Roman" w:eastAsia="Times New Roman" w:hAnsi="Times New Roman" w:cs="Times New Roman"/>
          <w:sz w:val="24"/>
          <w:szCs w:val="24"/>
          <w:highlight w:val="yellow"/>
        </w:rPr>
        <w:t xml:space="preserve"> but</w:t>
      </w:r>
      <w:r w:rsidR="00F6061B" w:rsidRPr="00F6061B">
        <w:rPr>
          <w:rFonts w:ascii="Times New Roman" w:eastAsia="Times New Roman" w:hAnsi="Times New Roman" w:cs="Times New Roman"/>
          <w:sz w:val="24"/>
          <w:szCs w:val="24"/>
          <w:highlight w:val="yellow"/>
        </w:rPr>
        <w:t xml:space="preserve"> did not expect </w:t>
      </w:r>
      <w:r w:rsidR="00141781">
        <w:rPr>
          <w:rFonts w:ascii="Times New Roman" w:eastAsia="Times New Roman" w:hAnsi="Times New Roman" w:cs="Times New Roman"/>
          <w:sz w:val="24"/>
          <w:szCs w:val="24"/>
          <w:highlight w:val="yellow"/>
        </w:rPr>
        <w:t>directional</w:t>
      </w:r>
      <w:r w:rsidR="00141781" w:rsidRPr="00F6061B">
        <w:rPr>
          <w:rFonts w:ascii="Times New Roman" w:eastAsia="Times New Roman" w:hAnsi="Times New Roman" w:cs="Times New Roman"/>
          <w:sz w:val="24"/>
          <w:szCs w:val="24"/>
          <w:highlight w:val="yellow"/>
        </w:rPr>
        <w:t xml:space="preserve"> </w:t>
      </w:r>
      <w:r w:rsidR="00F6061B" w:rsidRPr="00F6061B">
        <w:rPr>
          <w:rFonts w:ascii="Times New Roman" w:eastAsia="Times New Roman" w:hAnsi="Times New Roman" w:cs="Times New Roman"/>
          <w:sz w:val="24"/>
          <w:szCs w:val="24"/>
          <w:highlight w:val="yellow"/>
        </w:rPr>
        <w:t>link</w:t>
      </w:r>
      <w:r w:rsidR="00F6061B">
        <w:rPr>
          <w:rFonts w:ascii="Times New Roman" w:eastAsia="Times New Roman" w:hAnsi="Times New Roman" w:cs="Times New Roman"/>
          <w:sz w:val="24"/>
          <w:szCs w:val="24"/>
          <w:highlight w:val="yellow"/>
        </w:rPr>
        <w:t>s</w:t>
      </w:r>
      <w:r w:rsidR="00F6061B" w:rsidRPr="00F6061B">
        <w:rPr>
          <w:rFonts w:ascii="Times New Roman" w:eastAsia="Times New Roman" w:hAnsi="Times New Roman" w:cs="Times New Roman"/>
          <w:sz w:val="24"/>
          <w:szCs w:val="24"/>
          <w:highlight w:val="yellow"/>
        </w:rPr>
        <w:t xml:space="preserve"> in </w:t>
      </w:r>
      <w:r w:rsidR="00F6061B" w:rsidRPr="00E10C4F">
        <w:rPr>
          <w:rFonts w:ascii="Times New Roman" w:eastAsia="Times New Roman" w:hAnsi="Times New Roman" w:cs="Times New Roman"/>
          <w:sz w:val="24"/>
          <w:szCs w:val="24"/>
          <w:highlight w:val="yellow"/>
        </w:rPr>
        <w:t>subgroup analyses</w:t>
      </w:r>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10DDE4D4" w:rsidR="00F6578E" w:rsidRPr="00E10C4F" w:rsidRDefault="0B4226B1"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7F9125EF"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r w:rsidR="62CC88B9" w:rsidRPr="00E95263">
        <w:rPr>
          <w:rFonts w:ascii="Times New Roman" w:hAnsi="Times New Roman" w:cs="Times New Roman"/>
          <w:spacing w:val="-6"/>
          <w:sz w:val="24"/>
          <w:szCs w:val="24"/>
          <w:highlight w:val="yellow"/>
        </w:rPr>
        <w:t xml:space="preserve">January, 2000, </w:t>
      </w:r>
      <w:r w:rsidRPr="00E95263">
        <w:rPr>
          <w:rFonts w:ascii="Times New Roman" w:hAnsi="Times New Roman" w:cs="Times New Roman"/>
          <w:spacing w:val="-6"/>
          <w:sz w:val="24"/>
          <w:szCs w:val="24"/>
          <w:highlight w:val="yellow"/>
        </w:rPr>
        <w:t xml:space="preserve">to </w:t>
      </w:r>
      <w:r w:rsidR="7F9125EF"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6E296B01"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r w:rsidRPr="003D5AF9">
        <w:rPr>
          <w:rFonts w:ascii="Times New Roman" w:hAnsi="Times New Roman" w:cs="Times New Roman"/>
          <w:spacing w:val="-6"/>
          <w:sz w:val="24"/>
          <w:szCs w:val="24"/>
          <w:highlight w:val="yellow"/>
        </w:rPr>
        <w:t>(</w:t>
      </w:r>
      <w:r w:rsidR="5270755C" w:rsidRPr="003D5AF9">
        <w:rPr>
          <w:rFonts w:ascii="Times New Roman" w:hAnsi="Times New Roman" w:cs="Times New Roman"/>
          <w:spacing w:val="-6"/>
          <w:sz w:val="24"/>
          <w:szCs w:val="24"/>
          <w:highlight w:val="yellow"/>
        </w:rPr>
        <w:t>Bovero et al., 2023;</w:t>
      </w:r>
      <w:r w:rsidRPr="003D5AF9">
        <w:rPr>
          <w:rFonts w:ascii="Times New Roman" w:hAnsi="Times New Roman" w:cs="Times New Roman"/>
          <w:spacing w:val="-6"/>
          <w:sz w:val="24"/>
          <w:szCs w:val="24"/>
          <w:highlight w:val="yellow"/>
        </w:rPr>
        <w:t xml:space="preserve"> Hyun et al., 2021; </w:t>
      </w:r>
      <w:r w:rsidR="5B938B4C" w:rsidRPr="3F7078E8">
        <w:rPr>
          <w:rFonts w:ascii="Times New Roman" w:hAnsi="Times New Roman" w:cs="Times New Roman"/>
          <w:sz w:val="24"/>
          <w:szCs w:val="24"/>
          <w:highlight w:val="yellow"/>
        </w:rPr>
        <w:t>Ka</w:t>
      </w:r>
      <w:r w:rsidR="4211B3DA" w:rsidRPr="003D5AF9">
        <w:rPr>
          <w:rFonts w:ascii="Times New Roman" w:hAnsi="Times New Roman" w:cs="Times New Roman"/>
          <w:spacing w:val="-6"/>
          <w:sz w:val="24"/>
          <w:szCs w:val="24"/>
          <w:highlight w:val="yellow"/>
        </w:rPr>
        <w:t xml:space="preserve">rbasi et al., 2024; </w:t>
      </w:r>
      <w:r w:rsidRPr="003D5AF9">
        <w:rPr>
          <w:rFonts w:ascii="Times New Roman" w:hAnsi="Times New Roman" w:cs="Times New Roman"/>
          <w:spacing w:val="-6"/>
          <w:sz w:val="24"/>
          <w:szCs w:val="24"/>
          <w:highlight w:val="yellow"/>
        </w:rPr>
        <w:t>Kowalski et al., 2021; Li et al., 2022; Van der Hallen &amp; Godor et al., 2022</w:t>
      </w:r>
      <w:r w:rsidR="511EB9B3" w:rsidRPr="003D5AF9">
        <w:rPr>
          <w:rFonts w:ascii="Times New Roman" w:hAnsi="Times New Roman" w:cs="Times New Roman"/>
          <w:sz w:val="24"/>
          <w:szCs w:val="24"/>
          <w:highlight w:val="yellow"/>
        </w:rPr>
        <w:t xml:space="preserve">) </w:t>
      </w:r>
      <w:r w:rsidR="47883AF1" w:rsidRPr="009F3D98">
        <w:rPr>
          <w:rFonts w:ascii="Times New Roman" w:hAnsi="Times New Roman" w:cs="Times New Roman"/>
          <w:spacing w:val="-6"/>
          <w:sz w:val="24"/>
          <w:szCs w:val="24"/>
          <w:highlight w:val="yellow"/>
        </w:rPr>
        <w:t xml:space="preserve">Additional </w:t>
      </w:r>
      <w:r w:rsidR="4256DBF2">
        <w:rPr>
          <w:rFonts w:ascii="Times New Roman" w:hAnsi="Times New Roman" w:cs="Times New Roman"/>
          <w:spacing w:val="-6"/>
          <w:sz w:val="24"/>
          <w:szCs w:val="24"/>
          <w:highlight w:val="yellow"/>
        </w:rPr>
        <w:t>search was conducted based on the information found from references of early</w:t>
      </w:r>
      <w:r w:rsidR="292704C8">
        <w:rPr>
          <w:rFonts w:ascii="Times New Roman" w:hAnsi="Times New Roman" w:cs="Times New Roman"/>
          <w:spacing w:val="-6"/>
          <w:sz w:val="24"/>
          <w:szCs w:val="24"/>
          <w:highlight w:val="yellow"/>
        </w:rPr>
        <w:t xml:space="preserve"> identified</w:t>
      </w:r>
      <w:r w:rsidR="4256DBF2">
        <w:rPr>
          <w:rFonts w:ascii="Times New Roman" w:hAnsi="Times New Roman" w:cs="Times New Roman"/>
          <w:spacing w:val="-6"/>
          <w:sz w:val="24"/>
          <w:szCs w:val="24"/>
          <w:highlight w:val="yellow"/>
        </w:rPr>
        <w:t xml:space="preserve"> publications. S</w:t>
      </w:r>
      <w:r w:rsidR="4256DBF2" w:rsidRPr="009F3D98">
        <w:rPr>
          <w:rFonts w:ascii="Times New Roman" w:hAnsi="Times New Roman" w:cs="Times New Roman"/>
          <w:spacing w:val="-6"/>
          <w:sz w:val="24"/>
          <w:szCs w:val="24"/>
          <w:highlight w:val="yellow"/>
        </w:rPr>
        <w:t xml:space="preserve">everal </w:t>
      </w:r>
      <w:r w:rsidR="4256DBF2">
        <w:rPr>
          <w:rFonts w:ascii="Times New Roman" w:hAnsi="Times New Roman" w:cs="Times New Roman"/>
          <w:spacing w:val="-6"/>
          <w:sz w:val="24"/>
          <w:szCs w:val="24"/>
          <w:highlight w:val="yellow"/>
        </w:rPr>
        <w:t xml:space="preserve">missing or incomplete </w:t>
      </w:r>
      <w:r w:rsidR="47883AF1" w:rsidRPr="009F3D98">
        <w:rPr>
          <w:rFonts w:ascii="Times New Roman" w:hAnsi="Times New Roman" w:cs="Times New Roman"/>
          <w:spacing w:val="-6"/>
          <w:sz w:val="24"/>
          <w:szCs w:val="24"/>
          <w:highlight w:val="yellow"/>
        </w:rPr>
        <w:t xml:space="preserve">effect size </w:t>
      </w:r>
      <w:r w:rsidR="4256DBF2">
        <w:rPr>
          <w:rFonts w:ascii="Times New Roman" w:hAnsi="Times New Roman" w:cs="Times New Roman"/>
          <w:spacing w:val="-6"/>
          <w:sz w:val="24"/>
          <w:szCs w:val="24"/>
          <w:highlight w:val="yellow"/>
        </w:rPr>
        <w:t>were</w:t>
      </w:r>
      <w:r w:rsidR="47883AF1" w:rsidRPr="009F3D98">
        <w:rPr>
          <w:rFonts w:ascii="Times New Roman" w:hAnsi="Times New Roman" w:cs="Times New Roman"/>
          <w:spacing w:val="-6"/>
          <w:sz w:val="24"/>
          <w:szCs w:val="24"/>
          <w:highlight w:val="yellow"/>
        </w:rPr>
        <w:t xml:space="preserve"> obtained through outreach to authors</w:t>
      </w:r>
      <w:r w:rsidR="47883AF1" w:rsidRPr="00DA02CA">
        <w:rPr>
          <w:rFonts w:ascii="Times New Roman" w:hAnsi="Times New Roman" w:cs="Times New Roman"/>
          <w:spacing w:val="-6"/>
          <w:sz w:val="24"/>
          <w:szCs w:val="24"/>
          <w:highlight w:val="cyan"/>
        </w:rPr>
        <w:t xml:space="preserve">. </w:t>
      </w:r>
      <w:r w:rsidR="3E4F5FF4" w:rsidRPr="00DA02CA">
        <w:rPr>
          <w:rFonts w:ascii="Times New Roman" w:hAnsi="Times New Roman" w:cs="Times New Roman"/>
          <w:sz w:val="24"/>
          <w:szCs w:val="24"/>
          <w:highlight w:val="cyan"/>
        </w:rPr>
        <w:t xml:space="preserve">All results were compiled in EndNote and imported into Covidence systematic review software (Veritas Health Innovation, n.d.) for screening (see the </w:t>
      </w:r>
      <w:r w:rsidR="3E4F5FF4" w:rsidRPr="001A26FC">
        <w:rPr>
          <w:rFonts w:ascii="Times New Roman" w:hAnsi="Times New Roman" w:cs="Times New Roman"/>
          <w:sz w:val="24"/>
          <w:szCs w:val="24"/>
          <w:highlight w:val="cyan"/>
        </w:rPr>
        <w:t>online supplemental materials for full search criteria</w:t>
      </w:r>
      <w:r w:rsidR="20AC9B08" w:rsidRPr="001A26FC">
        <w:rPr>
          <w:rFonts w:ascii="Times New Roman" w:hAnsi="Times New Roman" w:cs="Times New Roman"/>
          <w:sz w:val="24"/>
          <w:szCs w:val="24"/>
          <w:highlight w:val="cyan"/>
        </w:rPr>
        <w:t>)</w:t>
      </w:r>
      <w:r w:rsidR="3E4F5FF4" w:rsidRPr="001A26FC">
        <w:rPr>
          <w:rFonts w:ascii="Times New Roman" w:hAnsi="Times New Roman" w:cs="Times New Roman"/>
          <w:sz w:val="24"/>
          <w:szCs w:val="24"/>
          <w:highlight w:val="cyan"/>
        </w:rPr>
        <w:t xml:space="preserve">. </w:t>
      </w:r>
      <w:r w:rsidR="7DBAB6EC">
        <w:rPr>
          <w:rFonts w:ascii="Times New Roman" w:hAnsi="Times New Roman" w:cs="Times New Roman"/>
          <w:sz w:val="24"/>
          <w:szCs w:val="24"/>
        </w:rPr>
        <w:t>We did</w:t>
      </w:r>
      <w:r w:rsidR="7DBAB6EC" w:rsidRPr="00A66EA7">
        <w:rPr>
          <w:rFonts w:ascii="Times New Roman" w:hAnsi="Times New Roman" w:cs="Times New Roman"/>
          <w:sz w:val="24"/>
          <w:szCs w:val="24"/>
        </w:rPr>
        <w:t xml:space="preserve"> not preregister</w:t>
      </w:r>
      <w:r w:rsidR="7DBAB6EC">
        <w:rPr>
          <w:rFonts w:ascii="Times New Roman" w:hAnsi="Times New Roman" w:cs="Times New Roman"/>
          <w:sz w:val="24"/>
          <w:szCs w:val="24"/>
        </w:rPr>
        <w:t xml:space="preserve"> t</w:t>
      </w:r>
      <w:r w:rsidR="3E4F5FF4" w:rsidRPr="00E10C4F">
        <w:rPr>
          <w:rFonts w:ascii="Times New Roman" w:hAnsi="Times New Roman" w:cs="Times New Roman"/>
          <w:sz w:val="24"/>
          <w:szCs w:val="24"/>
        </w:rPr>
        <w:t>he protocol for this review.</w:t>
      </w:r>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12A5D143" w14:textId="0C064E28" w:rsidR="00F6578E" w:rsidRPr="00DA02CA" w:rsidRDefault="512F6818" w:rsidP="3F7078E8">
      <w:pPr>
        <w:spacing w:after="0" w:line="480" w:lineRule="auto"/>
        <w:ind w:firstLine="720"/>
        <w:rPr>
          <w:rFonts w:ascii="Times New Roman" w:hAnsi="Times New Roman" w:cs="Times New Roman"/>
          <w:sz w:val="24"/>
          <w:szCs w:val="24"/>
        </w:rPr>
      </w:pPr>
      <w:r w:rsidRPr="0023460A">
        <w:rPr>
          <w:rFonts w:ascii="Times New Roman" w:hAnsi="Times New Roman" w:cs="Times New Roman"/>
          <w:sz w:val="24"/>
          <w:szCs w:val="24"/>
          <w:highlight w:val="cyan"/>
        </w:rPr>
        <w:t>Covidence software was used for the study review and selection procedure</w:t>
      </w:r>
      <w:r w:rsidR="54B8B59A" w:rsidRPr="00DA1A11">
        <w:rPr>
          <w:rFonts w:ascii="Times New Roman" w:hAnsi="Times New Roman" w:cs="Times New Roman"/>
          <w:sz w:val="24"/>
          <w:szCs w:val="24"/>
        </w:rPr>
        <w:t xml:space="preserve"> (</w:t>
      </w:r>
      <w:r w:rsidR="54B8B59A" w:rsidRPr="00DA02CA" w:rsidDel="00506E18">
        <w:rPr>
          <w:rFonts w:ascii="Times New Roman" w:hAnsi="Times New Roman" w:cs="Times New Roman"/>
          <w:sz w:val="24"/>
          <w:szCs w:val="24"/>
          <w:highlight w:val="yellow"/>
        </w:rPr>
        <w:t>Covidence, 2024</w:t>
      </w:r>
      <w:r w:rsidR="54B8B59A" w:rsidRPr="00DA1A11">
        <w:rPr>
          <w:rFonts w:ascii="Times New Roman" w:hAnsi="Times New Roman" w:cs="Times New Roman"/>
          <w:sz w:val="24"/>
          <w:szCs w:val="24"/>
        </w:rPr>
        <w:t>).</w:t>
      </w:r>
      <w:r w:rsidR="7F3C5A69" w:rsidRPr="00DA1A11">
        <w:rPr>
          <w:rFonts w:ascii="Times New Roman" w:hAnsi="Times New Roman" w:cs="Times New Roman"/>
          <w:spacing w:val="-6"/>
          <w:sz w:val="24"/>
          <w:szCs w:val="24"/>
        </w:rPr>
        <w:t xml:space="preserve"> </w:t>
      </w:r>
      <w:r w:rsidR="0A919365" w:rsidRPr="00BF2773">
        <w:rPr>
          <w:rFonts w:ascii="Times New Roman" w:hAnsi="Times New Roman" w:cs="Times New Roman"/>
          <w:spacing w:val="-6"/>
          <w:sz w:val="24"/>
          <w:szCs w:val="24"/>
        </w:rPr>
        <w:t xml:space="preserve">Selected </w:t>
      </w:r>
      <w:r w:rsidR="0B4226B1" w:rsidRPr="00BF2773">
        <w:rPr>
          <w:rFonts w:ascii="Times New Roman" w:hAnsi="Times New Roman" w:cs="Times New Roman"/>
          <w:sz w:val="24"/>
          <w:szCs w:val="24"/>
        </w:rPr>
        <w:t>articles were</w:t>
      </w:r>
      <w:r w:rsidR="0B4226B1">
        <w:rPr>
          <w:rFonts w:ascii="Times New Roman" w:hAnsi="Times New Roman" w:cs="Times New Roman"/>
          <w:sz w:val="24"/>
          <w:szCs w:val="24"/>
        </w:rPr>
        <w:t xml:space="preserve"> in English, though no language restriction was used to cover </w:t>
      </w:r>
      <w:r w:rsidR="0B4226B1">
        <w:rPr>
          <w:rFonts w:ascii="Times New Roman" w:hAnsi="Times New Roman" w:cs="Times New Roman"/>
          <w:sz w:val="24"/>
          <w:szCs w:val="24"/>
        </w:rPr>
        <w:lastRenderedPageBreak/>
        <w:t xml:space="preserve">publications in both the United States and abroad. </w:t>
      </w:r>
      <w:r w:rsidR="0B4226B1"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community dwellers, etc.). Studies on other pandemic only (e.g., Ebola, influenzas) or other disasters were excluded. Then, for the purpose of uniformity of measure, we decided to adopt PTGI(Posttraumatic Growth Inventory) </w:t>
      </w:r>
      <w:r w:rsidR="0B4226B1" w:rsidRPr="00BF2773">
        <w:rPr>
          <w:rFonts w:ascii="Times New Roman" w:hAnsi="Times New Roman" w:cs="Times New Roman"/>
          <w:spacing w:val="-6"/>
          <w:sz w:val="24"/>
          <w:szCs w:val="24"/>
        </w:rPr>
        <w:t>(Tedeschi &amp; Calhoun, 1996)</w:t>
      </w:r>
      <w:r w:rsidR="0B4226B1" w:rsidRPr="3F7078E8">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5A784BB5"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because certain gains did not pertain to adulthood growth.</w:t>
      </w:r>
      <w:r w:rsidRPr="75B9AA42">
        <w:rPr>
          <w:rFonts w:ascii="Times New Roman" w:eastAsia="Times New Roman" w:hAnsi="Times New Roman" w:cs="Times New Roman"/>
          <w:sz w:val="24"/>
          <w:szCs w:val="24"/>
        </w:rPr>
        <w:t xml:space="preserve"> </w:t>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w:t>
      </w:r>
      <w:r w:rsidRPr="75B9AA42">
        <w:rPr>
          <w:rFonts w:ascii="Times New Roman" w:hAnsi="Times New Roman" w:cs="Times New Roman"/>
          <w:sz w:val="24"/>
          <w:szCs w:val="24"/>
        </w:rPr>
        <w:lastRenderedPageBreak/>
        <w:t>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measures (e.g. PTGI) of PTG, and the standard deviation of the measures for each study. The quality of the selected studies was assessed using Meta-analyses of Observational Studies in Epidemiology Checklist (Zuuren &amp; Fedorowicz,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DA1A11">
        <w:rPr>
          <w:rFonts w:ascii="Times New Roman" w:hAnsi="Times New Roman" w:cs="Times New Roman"/>
          <w:sz w:val="24"/>
          <w:szCs w:val="24"/>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1" w:name="_Hlk167546034"/>
      <w:r w:rsidRPr="75B9AA42">
        <w:rPr>
          <w:rFonts w:ascii="Times New Roman" w:hAnsi="Times New Roman" w:cs="Times New Roman"/>
          <w:sz w:val="24"/>
          <w:szCs w:val="24"/>
        </w:rPr>
        <w:t>This cutoff point was chosen based on its frequent usage in existing literature (Mazor et al., 2016; Naghavi et al., 2020; Taher &amp; Allan,2020; Wall et al., 2023).</w:t>
      </w:r>
      <w:r w:rsidRPr="75B9AA42">
        <w:rPr>
          <w:rFonts w:ascii="Times New Roman" w:hAnsi="Times New Roman" w:cs="Times New Roman"/>
          <w:sz w:val="24"/>
          <w:szCs w:val="24"/>
          <w:vertAlign w:val="superscript"/>
        </w:rPr>
        <w:t xml:space="preserve"> </w:t>
      </w:r>
      <w:bookmarkEnd w:id="1"/>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DA1A11" w:rsidRDefault="00180DD9" w:rsidP="00F6578E">
      <w:pPr>
        <w:spacing w:after="0" w:line="480" w:lineRule="auto"/>
        <w:ind w:firstLine="720"/>
        <w:rPr>
          <w:rFonts w:ascii="Times New Roman" w:hAnsi="Times New Roman" w:cs="Times New Roman"/>
          <w:sz w:val="24"/>
          <w:szCs w:val="24"/>
        </w:rPr>
      </w:pPr>
      <w:r w:rsidRPr="00DC0B4B">
        <w:rPr>
          <w:rFonts w:ascii="Times New Roman" w:hAnsi="Times New Roman" w:cs="Times New Roman"/>
          <w:sz w:val="24"/>
          <w:szCs w:val="24"/>
          <w:highlight w:val="yellow"/>
        </w:rPr>
        <w:t>Various forms of PTGI (e.g., PTGI-SF, Ottaviani et al.,2024; PTGI-X, Bai et al., 2024) can be converted</w:t>
      </w:r>
      <w:r w:rsidR="00481649" w:rsidRPr="00DA1A11">
        <w:rPr>
          <w:rFonts w:ascii="Times New Roman" w:hAnsi="Times New Roman" w:cs="Times New Roman"/>
          <w:sz w:val="24"/>
          <w:szCs w:val="24"/>
        </w:rPr>
        <w:t xml:space="preserve"> to the equivalent scores to</w:t>
      </w:r>
      <w:r w:rsidR="004477AC" w:rsidRPr="00DA1A11">
        <w:rPr>
          <w:rFonts w:ascii="Times New Roman" w:hAnsi="Times New Roman" w:cs="Times New Roman"/>
          <w:sz w:val="24"/>
          <w:szCs w:val="24"/>
        </w:rPr>
        <w:t xml:space="preserve"> the original PTGI </w:t>
      </w:r>
      <w:r w:rsidR="00C94498" w:rsidRPr="00DA1A11">
        <w:rPr>
          <w:rFonts w:ascii="Times New Roman" w:hAnsi="Times New Roman" w:cs="Times New Roman"/>
          <w:sz w:val="24"/>
          <w:szCs w:val="24"/>
        </w:rPr>
        <w:t xml:space="preserve">by </w:t>
      </w:r>
      <w:r w:rsidR="00C94498" w:rsidRPr="00DA1A11">
        <w:rPr>
          <w:rFonts w:ascii="Times New Roman" w:hAnsi="Times New Roman" w:cs="Times New Roman"/>
          <w:sz w:val="24"/>
          <w:szCs w:val="24"/>
          <w:highlight w:val="yellow"/>
        </w:rPr>
        <w:t>using normalization techniques</w:t>
      </w:r>
      <w:r w:rsidR="009425C2" w:rsidRPr="00DA1A11">
        <w:rPr>
          <w:rFonts w:ascii="Times New Roman" w:hAnsi="Times New Roman" w:cs="Times New Roman"/>
          <w:sz w:val="24"/>
          <w:szCs w:val="24"/>
          <w:highlight w:val="yellow"/>
        </w:rPr>
        <w:t xml:space="preserve"> (</w:t>
      </w:r>
      <w:r w:rsidR="009425C2" w:rsidRPr="00DA1A11">
        <w:rPr>
          <w:rFonts w:ascii="Times New Roman" w:hAnsi="Times New Roman" w:cs="Times New Roman"/>
          <w:color w:val="222222"/>
          <w:sz w:val="24"/>
          <w:szCs w:val="24"/>
          <w:highlight w:val="yellow"/>
          <w:shd w:val="clear" w:color="auto" w:fill="FFFFFF"/>
        </w:rPr>
        <w:t xml:space="preserve">Huang et. </w:t>
      </w:r>
      <w:r w:rsidR="00793DD4" w:rsidRPr="00DA1A11">
        <w:rPr>
          <w:rFonts w:ascii="Times New Roman" w:hAnsi="Times New Roman" w:cs="Times New Roman"/>
          <w:color w:val="222222"/>
          <w:sz w:val="24"/>
          <w:szCs w:val="24"/>
          <w:highlight w:val="yellow"/>
          <w:shd w:val="clear" w:color="auto" w:fill="FFFFFF"/>
        </w:rPr>
        <w:t>a</w:t>
      </w:r>
      <w:r w:rsidR="009425C2" w:rsidRPr="00DA1A11">
        <w:rPr>
          <w:rFonts w:ascii="Times New Roman" w:hAnsi="Times New Roman" w:cs="Times New Roman"/>
          <w:color w:val="222222"/>
          <w:sz w:val="24"/>
          <w:szCs w:val="24"/>
          <w:highlight w:val="yellow"/>
          <w:shd w:val="clear" w:color="auto" w:fill="FFFFFF"/>
        </w:rPr>
        <w:t>l, 2023</w:t>
      </w:r>
      <w:r w:rsidR="009425C2" w:rsidRPr="00DA1A11">
        <w:rPr>
          <w:rFonts w:ascii="Times New Roman" w:hAnsi="Times New Roman" w:cs="Times New Roman"/>
          <w:sz w:val="24"/>
          <w:szCs w:val="24"/>
          <w:highlight w:val="yellow"/>
        </w:rPr>
        <w:t>)</w:t>
      </w:r>
      <w:r w:rsidR="00C94498" w:rsidRPr="00DA1A11">
        <w:rPr>
          <w:rFonts w:ascii="Times New Roman" w:hAnsi="Times New Roman" w:cs="Times New Roman"/>
          <w:sz w:val="24"/>
          <w:szCs w:val="24"/>
          <w:highlight w:val="yellow"/>
        </w:rPr>
        <w:t>.</w:t>
      </w:r>
      <w:r w:rsidR="00481649"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The weighted mean of PTGI was used to identify the level of PTG on COVID-19 patients. </w:t>
      </w:r>
      <w:r w:rsidR="004477AC"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If the PTG measure collected from the studies </w:t>
      </w:r>
      <w:r w:rsidR="00F6578E" w:rsidRPr="00DA1A11">
        <w:rPr>
          <w:rFonts w:ascii="Times New Roman" w:hAnsi="Times New Roman" w:cs="Times New Roman"/>
          <w:sz w:val="24"/>
          <w:szCs w:val="24"/>
          <w:lang w:eastAsia="zh-CN"/>
        </w:rPr>
        <w:t>were</w:t>
      </w:r>
      <w:r w:rsidR="00F6578E" w:rsidRPr="00DA1A11">
        <w:rPr>
          <w:rFonts w:ascii="Times New Roman" w:hAnsi="Times New Roman" w:cs="Times New Roman"/>
          <w:sz w:val="24"/>
          <w:szCs w:val="24"/>
        </w:rPr>
        <w:t xml:space="preserve"> significantly higher than cut-off point</w:t>
      </w:r>
      <w:r w:rsidR="004477AC" w:rsidRPr="00DA1A11">
        <w:rPr>
          <w:rFonts w:ascii="Times New Roman" w:hAnsi="Times New Roman" w:cs="Times New Roman"/>
          <w:sz w:val="24"/>
          <w:szCs w:val="24"/>
        </w:rPr>
        <w:t xml:space="preserve"> of 45 Citation</w:t>
      </w:r>
      <w:r w:rsidR="00F6578E" w:rsidRPr="00DA1A11">
        <w:rPr>
          <w:rFonts w:ascii="Times New Roman" w:hAnsi="Times New Roman" w:cs="Times New Roman"/>
          <w:sz w:val="24"/>
          <w:szCs w:val="24"/>
        </w:rPr>
        <w:t xml:space="preserve">, then, the </w:t>
      </w:r>
      <w:r w:rsidR="004477AC" w:rsidRPr="00DA1A11">
        <w:rPr>
          <w:rFonts w:ascii="Times New Roman" w:hAnsi="Times New Roman" w:cs="Times New Roman"/>
          <w:sz w:val="24"/>
          <w:szCs w:val="24"/>
        </w:rPr>
        <w:t xml:space="preserve">link </w:t>
      </w:r>
      <w:r w:rsidR="00F6578E" w:rsidRPr="00DA1A11">
        <w:rPr>
          <w:rFonts w:ascii="Times New Roman" w:hAnsi="Times New Roman" w:cs="Times New Roman"/>
          <w:sz w:val="24"/>
          <w:szCs w:val="24"/>
        </w:rPr>
        <w:t xml:space="preserve">of PTG with COVID-19 </w:t>
      </w:r>
      <w:r w:rsidR="00F6578E" w:rsidRPr="00DA1A11">
        <w:rPr>
          <w:rFonts w:ascii="Times New Roman" w:hAnsi="Times New Roman" w:cs="Times New Roman"/>
          <w:sz w:val="24"/>
          <w:szCs w:val="24"/>
          <w:highlight w:val="yellow"/>
        </w:rPr>
        <w:t xml:space="preserve">was </w:t>
      </w:r>
      <w:r w:rsidR="00E3580C">
        <w:rPr>
          <w:rFonts w:ascii="Times New Roman" w:hAnsi="Times New Roman" w:cs="Times New Roman"/>
          <w:sz w:val="24"/>
          <w:szCs w:val="24"/>
          <w:highlight w:val="yellow"/>
        </w:rPr>
        <w:t xml:space="preserve">seen </w:t>
      </w:r>
      <w:r w:rsidR="00E3580C" w:rsidRPr="00E3580C">
        <w:rPr>
          <w:rFonts w:ascii="Times New Roman" w:hAnsi="Times New Roman" w:cs="Times New Roman"/>
          <w:sz w:val="24"/>
          <w:szCs w:val="24"/>
          <w:highlight w:val="yellow"/>
        </w:rPr>
        <w:t>as</w:t>
      </w:r>
      <w:r w:rsidR="00300429" w:rsidRPr="00E3580C">
        <w:rPr>
          <w:rFonts w:ascii="Times New Roman" w:hAnsi="Times New Roman" w:cs="Times New Roman"/>
          <w:sz w:val="24"/>
          <w:szCs w:val="24"/>
          <w:highlight w:val="yellow"/>
        </w:rPr>
        <w:t xml:space="preserve"> </w:t>
      </w:r>
      <w:r w:rsidR="00E3580C" w:rsidRPr="00DC0B4B">
        <w:rPr>
          <w:rFonts w:ascii="Times New Roman" w:hAnsi="Times New Roman" w:cs="Times New Roman"/>
          <w:sz w:val="24"/>
          <w:szCs w:val="24"/>
          <w:highlight w:val="yellow"/>
        </w:rPr>
        <w:t>evident</w:t>
      </w:r>
      <w:r w:rsidR="00300429" w:rsidRPr="00DC0B4B">
        <w:rPr>
          <w:rFonts w:ascii="Times New Roman" w:hAnsi="Times New Roman" w:cs="Times New Roman"/>
          <w:sz w:val="24"/>
          <w:szCs w:val="24"/>
          <w:highlight w:val="yellow"/>
        </w:rPr>
        <w:t>.</w:t>
      </w:r>
    </w:p>
    <w:p w14:paraId="58CA5B1A" w14:textId="255A3542" w:rsidR="00F6578E" w:rsidRPr="003B401B" w:rsidRDefault="00F6578E" w:rsidP="00F6578E">
      <w:pPr>
        <w:spacing w:after="0" w:line="480" w:lineRule="auto"/>
        <w:ind w:firstLine="720"/>
        <w:rPr>
          <w:rFonts w:ascii="Times New Roman" w:hAnsi="Times New Roman" w:cs="Times New Roman"/>
          <w:b/>
          <w:bCs/>
          <w:sz w:val="24"/>
          <w:szCs w:val="24"/>
        </w:rPr>
      </w:pPr>
      <w:r w:rsidRPr="00BF2773">
        <w:rPr>
          <w:rFonts w:ascii="Times New Roman" w:hAnsi="Times New Roman" w:cs="Times New Roman"/>
          <w:sz w:val="24"/>
          <w:szCs w:val="24"/>
        </w:rPr>
        <w:lastRenderedPageBreak/>
        <w:t xml:space="preserve">The </w:t>
      </w:r>
      <w:r w:rsidR="00D24721" w:rsidRPr="0097681D">
        <w:rPr>
          <w:rFonts w:ascii="Times New Roman" w:hAnsi="Times New Roman" w:cs="Times New Roman"/>
          <w:sz w:val="24"/>
          <w:szCs w:val="24"/>
          <w:highlight w:val="yellow"/>
        </w:rPr>
        <w:t>main analysis</w:t>
      </w:r>
      <w:r w:rsidRPr="00BF2773">
        <w:rPr>
          <w:rFonts w:ascii="Times New Roman" w:hAnsi="Times New Roman" w:cs="Times New Roman"/>
          <w:sz w:val="24"/>
          <w:szCs w:val="24"/>
        </w:rPr>
        <w:t xml:space="preserve"> used a random effect meta-analytical model for main analysis. Random effect model does not assume a single true effect size, but rather assumes a distribution of true effect sizes. This means ensures the flexibility to take the between-study variability/heterogeneity in effect sizes into account in the analysis</w:t>
      </w:r>
      <w:r w:rsidRPr="00DA1A11">
        <w:rPr>
          <w:rFonts w:ascii="Times New Roman" w:hAnsi="Times New Roman" w:cs="Times New Roman"/>
          <w:sz w:val="24"/>
          <w:szCs w:val="24"/>
        </w:rPr>
        <w:t xml:space="preserve">. </w:t>
      </w:r>
      <w:r w:rsidR="00D24721" w:rsidRPr="00DA1A11">
        <w:rPr>
          <w:rFonts w:ascii="Times New Roman" w:hAnsi="Times New Roman" w:cs="Times New Roman"/>
          <w:sz w:val="24"/>
          <w:szCs w:val="24"/>
        </w:rPr>
        <w:t>Subgroup analyses for moderators were conducted with</w:t>
      </w:r>
      <w:r w:rsidR="004641BD" w:rsidRPr="00DA1A11">
        <w:rPr>
          <w:rFonts w:ascii="Times New Roman" w:hAnsi="Times New Roman" w:cs="Times New Roman"/>
          <w:sz w:val="24"/>
          <w:szCs w:val="24"/>
        </w:rPr>
        <w:t xml:space="preserve"> </w:t>
      </w:r>
      <w:r w:rsidR="004641BD" w:rsidRPr="00DA1A11">
        <w:rPr>
          <w:rFonts w:ascii="Times New Roman" w:hAnsi="Times New Roman" w:cs="Times New Roman"/>
          <w:sz w:val="24"/>
          <w:szCs w:val="24"/>
          <w:highlight w:val="yellow"/>
        </w:rPr>
        <w:t xml:space="preserve">PTSD, Anxiety, Depression, Social Support, Coping, religion. </w:t>
      </w:r>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t>Results</w:t>
      </w:r>
    </w:p>
    <w:p w14:paraId="6DEDD44F" w14:textId="77777777" w:rsidR="00F6578E" w:rsidRPr="00BF2773" w:rsidRDefault="00F6578E" w:rsidP="00F6578E">
      <w:pPr>
        <w:spacing w:after="0" w:line="480" w:lineRule="auto"/>
        <w:rPr>
          <w:rFonts w:ascii="Times New Roman" w:hAnsi="Times New Roman" w:cs="Times New Roman"/>
          <w:b/>
          <w:bCs/>
          <w:spacing w:val="-2"/>
          <w:sz w:val="24"/>
          <w:szCs w:val="24"/>
        </w:rPr>
      </w:pPr>
      <w:bookmarkStart w:id="2" w:name="_Hlk171173092"/>
      <w:r w:rsidRPr="00BF2773">
        <w:rPr>
          <w:rFonts w:ascii="Times New Roman" w:hAnsi="Times New Roman" w:cs="Times New Roman"/>
          <w:b/>
          <w:bCs/>
          <w:spacing w:val="-2"/>
          <w:sz w:val="24"/>
          <w:szCs w:val="24"/>
        </w:rPr>
        <w:t>Study Characteristics</w:t>
      </w:r>
    </w:p>
    <w:p w14:paraId="57F6D1E9" w14:textId="3C276B43" w:rsidR="00F6578E" w:rsidRPr="00BF2773" w:rsidRDefault="0B4226B1" w:rsidP="003D4B8D">
      <w:pPr>
        <w:spacing w:after="0" w:line="480" w:lineRule="auto"/>
        <w:ind w:firstLine="720"/>
        <w:rPr>
          <w:rFonts w:ascii="Times New Roman" w:hAnsi="Times New Roman" w:cs="Times New Roman"/>
          <w:sz w:val="24"/>
          <w:szCs w:val="24"/>
          <w:lang w:eastAsia="zh-CN"/>
        </w:rPr>
      </w:pPr>
      <w:r w:rsidRPr="17ABC1BC">
        <w:rPr>
          <w:rFonts w:ascii="Times New Roman" w:hAnsi="Times New Roman" w:cs="Times New Roman"/>
          <w:sz w:val="24"/>
          <w:szCs w:val="24"/>
        </w:rPr>
        <w:t>Figure 1 illustrates a flow diagram of the literature and related screening process. The search yielded</w:t>
      </w:r>
      <w:r w:rsidR="3CF6D71E" w:rsidRPr="17ABC1BC">
        <w:rPr>
          <w:rFonts w:ascii="Times New Roman" w:hAnsi="Times New Roman" w:cs="Times New Roman"/>
          <w:sz w:val="24"/>
          <w:szCs w:val="24"/>
        </w:rPr>
        <w:t xml:space="preserve"> </w:t>
      </w:r>
      <w:r w:rsidR="3CF6D71E" w:rsidRPr="17ABC1BC">
        <w:rPr>
          <w:rFonts w:ascii="Times New Roman" w:hAnsi="Times New Roman" w:cs="Times New Roman"/>
          <w:sz w:val="24"/>
          <w:szCs w:val="24"/>
          <w:highlight w:val="yellow"/>
        </w:rPr>
        <w:t>117</w:t>
      </w:r>
      <w:r w:rsidRPr="17ABC1BC">
        <w:rPr>
          <w:rFonts w:ascii="Times New Roman" w:hAnsi="Times New Roman" w:cs="Times New Roman"/>
          <w:sz w:val="24"/>
          <w:szCs w:val="24"/>
          <w:highlight w:val="yellow"/>
        </w:rPr>
        <w:t xml:space="preserve"> unique publications, of which </w:t>
      </w:r>
      <w:r w:rsidR="05C32BAC" w:rsidRPr="17ABC1BC">
        <w:rPr>
          <w:rFonts w:ascii="Times New Roman" w:hAnsi="Times New Roman" w:cs="Times New Roman"/>
          <w:sz w:val="24"/>
          <w:szCs w:val="24"/>
          <w:highlight w:val="yellow"/>
        </w:rPr>
        <w:t xml:space="preserve">87 </w:t>
      </w:r>
      <w:r w:rsidRPr="17ABC1BC">
        <w:rPr>
          <w:rFonts w:ascii="Times New Roman" w:hAnsi="Times New Roman" w:cs="Times New Roman"/>
          <w:sz w:val="24"/>
          <w:szCs w:val="24"/>
          <w:highlight w:val="yellow"/>
        </w:rPr>
        <w:t xml:space="preserve">qualified for full-text review. In the end, </w:t>
      </w:r>
      <w:r w:rsidR="4AD105A5" w:rsidRPr="17ABC1BC">
        <w:rPr>
          <w:rFonts w:ascii="Times New Roman" w:hAnsi="Times New Roman" w:cs="Times New Roman"/>
          <w:sz w:val="24"/>
          <w:szCs w:val="24"/>
          <w:highlight w:val="yellow"/>
        </w:rPr>
        <w:t>7</w:t>
      </w:r>
      <w:r w:rsidR="5B542D92" w:rsidRPr="17ABC1BC">
        <w:rPr>
          <w:rFonts w:ascii="Times New Roman" w:hAnsi="Times New Roman" w:cs="Times New Roman"/>
          <w:sz w:val="24"/>
          <w:szCs w:val="24"/>
          <w:highlight w:val="yellow"/>
        </w:rPr>
        <w:t>5</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 xml:space="preserve">studies </w:t>
      </w:r>
      <w:r w:rsidRPr="00C309B5">
        <w:rPr>
          <w:rFonts w:ascii="Times New Roman" w:hAnsi="Times New Roman" w:cs="Times New Roman"/>
          <w:sz w:val="24"/>
          <w:szCs w:val="24"/>
        </w:rPr>
        <w:t>(</w:t>
      </w:r>
      <w:bookmarkEnd w:id="2"/>
      <w:r w:rsidR="001B0DB2" w:rsidRPr="00C309B5">
        <w:rPr>
          <w:rFonts w:ascii="Times New Roman" w:hAnsi="Times New Roman" w:cs="Times New Roman"/>
          <w:sz w:val="24"/>
          <w:szCs w:val="24"/>
        </w:rPr>
        <w:t>See Table 1</w:t>
      </w:r>
      <w:r w:rsidR="007B0D9C" w:rsidRPr="00C309B5">
        <w:rPr>
          <w:rFonts w:ascii="Times New Roman" w:hAnsi="Times New Roman" w:cs="Times New Roman"/>
          <w:sz w:val="24"/>
          <w:szCs w:val="24"/>
        </w:rPr>
        <w:t>)</w:t>
      </w:r>
      <w:r w:rsidR="009E3EAA">
        <w:rPr>
          <w:rFonts w:ascii="Times New Roman" w:hAnsi="Times New Roman" w:cs="Times New Roman"/>
          <w:sz w:val="24"/>
          <w:szCs w:val="24"/>
        </w:rPr>
        <w:t>.</w:t>
      </w:r>
      <w:r w:rsidR="007B0D9C" w:rsidRPr="17ABC1BC">
        <w:rPr>
          <w:rFonts w:ascii="Times New Roman" w:hAnsi="Times New Roman" w:cs="Times New Roman"/>
          <w:sz w:val="24"/>
          <w:szCs w:val="24"/>
          <w:vertAlign w:val="superscript"/>
        </w:rPr>
        <w:t xml:space="preserve"> </w:t>
      </w:r>
      <w:r w:rsidR="00E3580C" w:rsidRPr="17ABC1BC">
        <w:rPr>
          <w:rFonts w:ascii="Times New Roman" w:hAnsi="Times New Roman" w:cs="Times New Roman"/>
          <w:sz w:val="24"/>
          <w:szCs w:val="24"/>
        </w:rPr>
        <w:t xml:space="preserve">Of these </w:t>
      </w:r>
      <w:r w:rsidR="00E3580C" w:rsidRPr="17ABC1BC">
        <w:rPr>
          <w:rFonts w:ascii="Times New Roman" w:hAnsi="Times New Roman" w:cs="Times New Roman"/>
          <w:sz w:val="24"/>
          <w:szCs w:val="24"/>
          <w:highlight w:val="yellow"/>
        </w:rPr>
        <w:t xml:space="preserve">75 </w:t>
      </w:r>
      <w:r w:rsidR="00E3580C" w:rsidRPr="17ABC1BC">
        <w:rPr>
          <w:rFonts w:ascii="Times New Roman" w:hAnsi="Times New Roman" w:cs="Times New Roman"/>
          <w:sz w:val="24"/>
          <w:szCs w:val="24"/>
        </w:rPr>
        <w:t xml:space="preserve">included in the analysis, all employed PTGI or its variants (e.g. PTGI-SF) to examine PTG. For the selected studies involving a total of </w:t>
      </w:r>
      <w:r w:rsidR="00E3580C" w:rsidRPr="17ABC1BC">
        <w:rPr>
          <w:rFonts w:ascii="Times New Roman" w:hAnsi="Times New Roman" w:cs="Times New Roman"/>
          <w:sz w:val="24"/>
          <w:szCs w:val="24"/>
          <w:highlight w:val="yellow"/>
        </w:rPr>
        <w:t>67,611</w:t>
      </w:r>
      <w:r w:rsidR="00E3580C" w:rsidRPr="17ABC1BC">
        <w:rPr>
          <w:rFonts w:ascii="Times New Roman" w:hAnsi="Times New Roman" w:cs="Times New Roman"/>
          <w:sz w:val="24"/>
          <w:szCs w:val="24"/>
        </w:rPr>
        <w:t xml:space="preserve"> individuals, table 1 and table 3 present their overall characteristics</w:t>
      </w:r>
      <w:r w:rsidR="00E3580C" w:rsidRPr="17ABC1BC">
        <w:rPr>
          <w:rFonts w:ascii="Times New Roman" w:hAnsi="Times New Roman" w:cs="Times New Roman"/>
          <w:sz w:val="24"/>
          <w:szCs w:val="24"/>
          <w:highlight w:val="yellow"/>
        </w:rPr>
        <w:t>, including study designs</w:t>
      </w:r>
      <w:r w:rsidRPr="17ABC1BC">
        <w:rPr>
          <w:rFonts w:ascii="Times New Roman" w:hAnsi="Times New Roman" w:cs="Times New Roman"/>
          <w:sz w:val="24"/>
          <w:szCs w:val="24"/>
          <w:highlight w:val="yellow"/>
        </w:rPr>
        <w:t>.</w:t>
      </w:r>
    </w:p>
    <w:p w14:paraId="32DFB12F" w14:textId="11A2178E" w:rsidR="00F6578E" w:rsidRPr="00C309B5" w:rsidRDefault="0036770E" w:rsidP="00B209C4">
      <w:pPr>
        <w:spacing w:after="0" w:line="480" w:lineRule="auto"/>
        <w:ind w:firstLine="720"/>
        <w:rPr>
          <w:rFonts w:ascii="Times New Roman" w:hAnsi="Times New Roman" w:cs="Times New Roman"/>
          <w:b/>
          <w:bCs/>
          <w:sz w:val="24"/>
          <w:szCs w:val="24"/>
        </w:rPr>
      </w:pPr>
      <w:ins w:id="3" w:author="Qizhou Duan" w:date="2024-07-21T11:48:00Z">
        <w:r>
          <w:rPr>
            <w:rFonts w:ascii="Times New Roman" w:hAnsi="Times New Roman" w:cs="Times New Roman"/>
            <w:sz w:val="24"/>
            <w:szCs w:val="24"/>
            <w:highlight w:val="yellow"/>
          </w:rPr>
          <w:t xml:space="preserve">Table 1 contains the specifics of the demographic </w:t>
        </w:r>
      </w:ins>
      <w:ins w:id="4" w:author="Qizhou Duan" w:date="2024-07-21T11:49:00Z">
        <w:r w:rsidR="003E296B">
          <w:rPr>
            <w:rFonts w:ascii="Times New Roman" w:hAnsi="Times New Roman" w:cs="Times New Roman"/>
            <w:sz w:val="24"/>
            <w:szCs w:val="24"/>
            <w:highlight w:val="yellow"/>
          </w:rPr>
          <w:t>characteristics</w:t>
        </w:r>
      </w:ins>
      <w:ins w:id="5" w:author="Qizhou Duan" w:date="2024-07-21T11:48:00Z">
        <w:r>
          <w:rPr>
            <w:rFonts w:ascii="Times New Roman" w:hAnsi="Times New Roman" w:cs="Times New Roman"/>
            <w:sz w:val="24"/>
            <w:szCs w:val="24"/>
            <w:highlight w:val="yellow"/>
          </w:rPr>
          <w:t xml:space="preserve">. </w:t>
        </w:r>
      </w:ins>
      <w:r w:rsidR="153DF561"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153DF561"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153DF561" w:rsidRPr="0871E881">
        <w:rPr>
          <w:rFonts w:ascii="Times New Roman" w:hAnsi="Times New Roman" w:cs="Times New Roman"/>
          <w:sz w:val="24"/>
          <w:szCs w:val="24"/>
          <w:highlight w:val="yellow"/>
        </w:rPr>
        <w:t xml:space="preserve">,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in Australia</w:t>
      </w:r>
      <w:del w:id="6" w:author="Qizhou Duan" w:date="2024-07-21T11:45:00Z">
        <w:r w:rsidR="002C4016" w:rsidRPr="0871E881" w:rsidDel="009D48F2">
          <w:rPr>
            <w:rFonts w:ascii="Times New Roman" w:hAnsi="Times New Roman" w:cs="Times New Roman"/>
            <w:sz w:val="24"/>
            <w:szCs w:val="24"/>
            <w:highlight w:val="yellow"/>
          </w:rPr>
          <w:delText xml:space="preserve"> (</w:delText>
        </w:r>
        <w:r w:rsidR="002C4016" w:rsidRPr="0023460A" w:rsidDel="009D48F2">
          <w:rPr>
            <w:rFonts w:ascii="Times New Roman" w:hAnsi="Times New Roman" w:cs="Times New Roman"/>
            <w:sz w:val="24"/>
            <w:szCs w:val="24"/>
            <w:highlight w:val="cyan"/>
          </w:rPr>
          <w:delText>Aggar et al., 2022; Foster et al., 2024</w:delText>
        </w:r>
        <w:r w:rsidR="002C4016" w:rsidRPr="0871E881" w:rsidDel="009D48F2">
          <w:rPr>
            <w:rFonts w:ascii="Times New Roman" w:hAnsi="Times New Roman" w:cs="Times New Roman"/>
            <w:sz w:val="24"/>
            <w:szCs w:val="24"/>
            <w:highlight w:val="yellow"/>
          </w:rPr>
          <w:delText>)</w:delText>
        </w:r>
      </w:del>
      <w:r w:rsidR="002C4016" w:rsidRPr="0871E881">
        <w:rPr>
          <w:rFonts w:ascii="Times New Roman" w:hAnsi="Times New Roman" w:cs="Times New Roman"/>
          <w:sz w:val="24"/>
          <w:szCs w:val="24"/>
          <w:highlight w:val="yellow"/>
        </w:rPr>
        <w:t xml:space="preserve">, </w:t>
      </w:r>
      <w:r w:rsidR="00E81310" w:rsidRPr="0871E881">
        <w:rPr>
          <w:rFonts w:ascii="Times New Roman" w:hAnsi="Times New Roman" w:cs="Times New Roman"/>
          <w:sz w:val="24"/>
          <w:szCs w:val="24"/>
          <w:highlight w:val="yellow"/>
        </w:rPr>
        <w:t>four in Greece</w:t>
      </w:r>
      <w:del w:id="7" w:author="Qizhou Duan" w:date="2024-07-21T11:46:00Z">
        <w:r w:rsidR="00E81310" w:rsidRPr="0871E881" w:rsidDel="009D48F2">
          <w:rPr>
            <w:rFonts w:ascii="Times New Roman" w:hAnsi="Times New Roman" w:cs="Times New Roman"/>
            <w:sz w:val="24"/>
            <w:szCs w:val="24"/>
            <w:highlight w:val="yellow"/>
          </w:rPr>
          <w:delText xml:space="preserve"> (</w:delText>
        </w:r>
        <w:r w:rsidR="00E81310" w:rsidRPr="0023460A" w:rsidDel="009D48F2">
          <w:rPr>
            <w:rFonts w:ascii="Times New Roman" w:hAnsi="Times New Roman" w:cs="Times New Roman"/>
            <w:sz w:val="24"/>
            <w:szCs w:val="24"/>
            <w:highlight w:val="cyan"/>
          </w:rPr>
          <w:delText>Kalaitzaki et al., 2021; Kalaitzaki et al., 2022; Kalaitzaki et al., 2023; Kalaitzaki et al., 2024</w:delText>
        </w:r>
        <w:r w:rsidR="00E81310" w:rsidRPr="0871E881" w:rsidDel="009D48F2">
          <w:rPr>
            <w:rFonts w:ascii="Times New Roman" w:hAnsi="Times New Roman" w:cs="Times New Roman"/>
            <w:sz w:val="24"/>
            <w:szCs w:val="24"/>
            <w:highlight w:val="yellow"/>
          </w:rPr>
          <w:delText>)</w:delText>
        </w:r>
      </w:del>
      <w:r w:rsidR="00E81310" w:rsidRPr="0871E881">
        <w:rPr>
          <w:rFonts w:ascii="Times New Roman" w:hAnsi="Times New Roman" w:cs="Times New Roman"/>
          <w:sz w:val="24"/>
          <w:szCs w:val="24"/>
          <w:highlight w:val="yellow"/>
        </w:rPr>
        <w:t>, seven in Italy</w:t>
      </w:r>
      <w:del w:id="8" w:author="Qizhou Duan" w:date="2024-07-21T11:46:00Z">
        <w:r w:rsidR="00E81310" w:rsidRPr="0871E881" w:rsidDel="009D48F2">
          <w:rPr>
            <w:rFonts w:ascii="Times New Roman" w:hAnsi="Times New Roman" w:cs="Times New Roman"/>
            <w:sz w:val="24"/>
            <w:szCs w:val="24"/>
            <w:highlight w:val="yellow"/>
          </w:rPr>
          <w:delText xml:space="preserve"> (</w:delText>
        </w:r>
        <w:r w:rsidR="00E81310" w:rsidRPr="0023460A" w:rsidDel="009D48F2">
          <w:rPr>
            <w:rFonts w:ascii="Times New Roman" w:hAnsi="Times New Roman" w:cs="Times New Roman"/>
            <w:sz w:val="24"/>
            <w:szCs w:val="24"/>
            <w:highlight w:val="cyan"/>
          </w:rPr>
          <w:delText>Cardinali et al., 2023; Carola et al., 2022; Castiglioni et al., 2023; Fino et al., 2023; Gaboardi et al., 2024; Gesi et al., 2024; Lafuenti et al., 2024; Ottavani et al., 2024</w:delText>
        </w:r>
        <w:r w:rsidR="00E81310" w:rsidRPr="0871E881" w:rsidDel="009D48F2">
          <w:rPr>
            <w:rFonts w:ascii="Times New Roman" w:hAnsi="Times New Roman" w:cs="Times New Roman"/>
            <w:sz w:val="24"/>
            <w:szCs w:val="24"/>
            <w:highlight w:val="yellow"/>
          </w:rPr>
          <w:delText>)</w:delText>
        </w:r>
      </w:del>
      <w:r w:rsidR="00E81310" w:rsidRPr="0871E881">
        <w:rPr>
          <w:rFonts w:ascii="Times New Roman" w:hAnsi="Times New Roman" w:cs="Times New Roman"/>
          <w:sz w:val="24"/>
          <w:szCs w:val="24"/>
          <w:highlight w:val="yellow"/>
        </w:rPr>
        <w:t>, two in Poland</w:t>
      </w:r>
      <w:ins w:id="9" w:author="Qizhou Duan" w:date="2024-07-21T11:46:00Z">
        <w:r w:rsidR="009D48F2">
          <w:rPr>
            <w:rFonts w:ascii="Times New Roman" w:hAnsi="Times New Roman" w:cs="Times New Roman"/>
            <w:sz w:val="24"/>
            <w:szCs w:val="24"/>
            <w:highlight w:val="yellow"/>
          </w:rPr>
          <w:t xml:space="preserve">, </w:t>
        </w:r>
      </w:ins>
      <w:del w:id="10" w:author="Qizhou Duan" w:date="2024-07-21T11:46:00Z">
        <w:r w:rsidR="00E81310" w:rsidRPr="0871E881" w:rsidDel="009D48F2">
          <w:rPr>
            <w:rFonts w:ascii="Times New Roman" w:hAnsi="Times New Roman" w:cs="Times New Roman"/>
            <w:sz w:val="24"/>
            <w:szCs w:val="24"/>
            <w:highlight w:val="yellow"/>
          </w:rPr>
          <w:delText xml:space="preserve"> (</w:delText>
        </w:r>
        <w:r w:rsidR="00E81310" w:rsidRPr="0023460A" w:rsidDel="009D48F2">
          <w:rPr>
            <w:rFonts w:ascii="Times New Roman" w:hAnsi="Times New Roman" w:cs="Times New Roman"/>
            <w:sz w:val="24"/>
            <w:szCs w:val="24"/>
            <w:highlight w:val="cyan"/>
          </w:rPr>
          <w:delText>Nowicki et al., 2024; Zurko et al., 2022)</w:delText>
        </w:r>
        <w:r w:rsidR="00B96C5B" w:rsidRPr="0023460A" w:rsidDel="009D48F2">
          <w:rPr>
            <w:rFonts w:ascii="Times New Roman" w:hAnsi="Times New Roman" w:cs="Times New Roman"/>
            <w:sz w:val="24"/>
            <w:szCs w:val="24"/>
            <w:highlight w:val="cyan"/>
          </w:rPr>
          <w:delText xml:space="preserve">, </w:delText>
        </w:r>
        <w:r w:rsidR="00472099" w:rsidRPr="0023460A" w:rsidDel="009D48F2">
          <w:rPr>
            <w:rFonts w:ascii="Times New Roman" w:hAnsi="Times New Roman" w:cs="Times New Roman"/>
            <w:sz w:val="24"/>
            <w:szCs w:val="24"/>
            <w:highlight w:val="cyan"/>
          </w:rPr>
          <w:delText>two in Spain (Moreno-Jimenez et al., 2021; Vazquez et al., 2021</w:delText>
        </w:r>
        <w:r w:rsidR="00472099" w:rsidRPr="0871E881" w:rsidDel="009D48F2">
          <w:rPr>
            <w:rFonts w:ascii="Times New Roman" w:hAnsi="Times New Roman" w:cs="Times New Roman"/>
            <w:sz w:val="24"/>
            <w:szCs w:val="24"/>
            <w:highlight w:val="yellow"/>
          </w:rPr>
          <w:delText xml:space="preserve">), </w:delText>
        </w:r>
      </w:del>
      <w:r w:rsidR="00472099" w:rsidRPr="0871E881">
        <w:rPr>
          <w:rFonts w:ascii="Times New Roman" w:hAnsi="Times New Roman" w:cs="Times New Roman"/>
          <w:sz w:val="24"/>
          <w:szCs w:val="24"/>
          <w:highlight w:val="yellow"/>
        </w:rPr>
        <w:t>ten in the United States</w:t>
      </w:r>
      <w:del w:id="11" w:author="Qizhou Duan" w:date="2024-07-21T11:46:00Z">
        <w:r w:rsidR="00472099" w:rsidRPr="0871E881" w:rsidDel="009D48F2">
          <w:rPr>
            <w:rFonts w:ascii="Times New Roman" w:hAnsi="Times New Roman" w:cs="Times New Roman"/>
            <w:sz w:val="24"/>
            <w:szCs w:val="24"/>
            <w:highlight w:val="yellow"/>
          </w:rPr>
          <w:delText xml:space="preserve"> (</w:delText>
        </w:r>
        <w:r w:rsidR="00472099" w:rsidRPr="0023460A" w:rsidDel="009D48F2">
          <w:rPr>
            <w:rFonts w:ascii="Times New Roman" w:hAnsi="Times New Roman" w:cs="Times New Roman"/>
            <w:sz w:val="24"/>
            <w:szCs w:val="24"/>
            <w:highlight w:val="cyan"/>
          </w:rPr>
          <w:delText>Chen et al., 2021; Deitz, 2024; Liu et al., 2024; Morales et al., 2023; Northfield &amp; Johnston, 2021; Pfeiffer et al., 2023; Tu et al., 2023; Willey et al., 2022; Zhang et al., 2021; Zhou et al., 2020</w:delText>
        </w:r>
        <w:r w:rsidR="00472099" w:rsidRPr="0871E881" w:rsidDel="009D48F2">
          <w:rPr>
            <w:rFonts w:ascii="Times New Roman" w:hAnsi="Times New Roman" w:cs="Times New Roman"/>
            <w:sz w:val="24"/>
            <w:szCs w:val="24"/>
            <w:highlight w:val="yellow"/>
          </w:rPr>
          <w:delText>)</w:delText>
        </w:r>
      </w:del>
      <w:r w:rsidR="00472099" w:rsidRPr="0871E881">
        <w:rPr>
          <w:rFonts w:ascii="Times New Roman" w:hAnsi="Times New Roman" w:cs="Times New Roman"/>
          <w:sz w:val="24"/>
          <w:szCs w:val="24"/>
          <w:highlight w:val="yellow"/>
        </w:rPr>
        <w:t>, and three in the United Kingdom</w:t>
      </w:r>
      <w:ins w:id="12" w:author="Qizhou Duan" w:date="2024-07-21T11:46:00Z">
        <w:r w:rsidR="009D48F2">
          <w:rPr>
            <w:rFonts w:ascii="Times New Roman" w:hAnsi="Times New Roman" w:cs="Times New Roman"/>
            <w:sz w:val="24"/>
            <w:szCs w:val="24"/>
            <w:highlight w:val="yellow"/>
          </w:rPr>
          <w:t xml:space="preserve">. </w:t>
        </w:r>
      </w:ins>
      <w:del w:id="13" w:author="Qizhou Duan" w:date="2024-07-21T11:46:00Z">
        <w:r w:rsidR="00472099" w:rsidRPr="0871E881" w:rsidDel="009D48F2">
          <w:rPr>
            <w:rFonts w:ascii="Times New Roman" w:hAnsi="Times New Roman" w:cs="Times New Roman"/>
            <w:sz w:val="24"/>
            <w:szCs w:val="24"/>
            <w:highlight w:val="yellow"/>
          </w:rPr>
          <w:delText xml:space="preserve"> (</w:delText>
        </w:r>
        <w:r w:rsidR="00472099" w:rsidRPr="0023460A" w:rsidDel="009D48F2">
          <w:rPr>
            <w:rFonts w:ascii="Times New Roman" w:hAnsi="Times New Roman" w:cs="Times New Roman"/>
            <w:sz w:val="24"/>
            <w:szCs w:val="24"/>
            <w:highlight w:val="cyan"/>
          </w:rPr>
          <w:delText>Barnicot et al., 2023; Lewis et al., 2022; Read et al., 2023</w:delText>
        </w:r>
        <w:r w:rsidR="00472099" w:rsidRPr="0871E881" w:rsidDel="009D48F2">
          <w:rPr>
            <w:rFonts w:ascii="Times New Roman" w:hAnsi="Times New Roman" w:cs="Times New Roman"/>
            <w:sz w:val="24"/>
            <w:szCs w:val="24"/>
            <w:highlight w:val="yellow"/>
          </w:rPr>
          <w:delText xml:space="preserve">). </w:delText>
        </w:r>
      </w:del>
      <w:r w:rsidR="00B96C5B" w:rsidRPr="0871E881">
        <w:rPr>
          <w:rFonts w:ascii="Times New Roman" w:hAnsi="Times New Roman" w:cs="Times New Roman"/>
          <w:sz w:val="24"/>
          <w:szCs w:val="24"/>
          <w:highlight w:val="yellow"/>
        </w:rPr>
        <w:t xml:space="preserve">In addition, Canada, France, Norway, Switzerland, had one study each </w:t>
      </w:r>
      <w:ins w:id="14" w:author="Qizhou Duan" w:date="2024-07-21T11:46:00Z">
        <w:r w:rsidR="009D48F2">
          <w:rPr>
            <w:rFonts w:ascii="Times New Roman" w:hAnsi="Times New Roman" w:cs="Times New Roman"/>
            <w:sz w:val="24"/>
            <w:szCs w:val="24"/>
            <w:highlight w:val="yellow"/>
          </w:rPr>
          <w:t xml:space="preserve">(See </w:t>
        </w:r>
      </w:ins>
      <w:del w:id="15" w:author="Qizhou Duan" w:date="2024-07-21T11:46:00Z">
        <w:r w:rsidR="00B96C5B" w:rsidRPr="0871E881" w:rsidDel="009D48F2">
          <w:rPr>
            <w:rFonts w:ascii="Times New Roman" w:hAnsi="Times New Roman" w:cs="Times New Roman"/>
            <w:sz w:val="24"/>
            <w:szCs w:val="24"/>
            <w:highlight w:val="yellow"/>
          </w:rPr>
          <w:delText>(</w:delText>
        </w:r>
        <w:r w:rsidR="00B96C5B" w:rsidRPr="0023460A" w:rsidDel="009D48F2">
          <w:rPr>
            <w:rFonts w:ascii="Times New Roman" w:hAnsi="Times New Roman" w:cs="Times New Roman"/>
            <w:sz w:val="24"/>
            <w:szCs w:val="24"/>
            <w:highlight w:val="cyan"/>
          </w:rPr>
          <w:delText>Uziel et al., 2021; Petrocchi et al., 2023; Ulset &amp; von Soest, 2022; Uziel et al., 2021</w:delText>
        </w:r>
        <w:r w:rsidR="003D4B8D" w:rsidRPr="0023460A" w:rsidDel="009D48F2">
          <w:rPr>
            <w:rFonts w:ascii="Times New Roman" w:hAnsi="Times New Roman" w:cs="Times New Roman"/>
            <w:sz w:val="24"/>
            <w:szCs w:val="24"/>
            <w:highlight w:val="cyan"/>
          </w:rPr>
          <w:delText xml:space="preserve"> Put all in </w:delText>
        </w:r>
      </w:del>
      <w:r w:rsidR="003D4B8D" w:rsidRPr="00573F3D">
        <w:rPr>
          <w:rFonts w:ascii="Times New Roman" w:hAnsi="Times New Roman" w:cs="Times New Roman"/>
          <w:sz w:val="24"/>
          <w:szCs w:val="24"/>
          <w:highlight w:val="yellow"/>
        </w:rPr>
        <w:t>Table 1</w:t>
      </w:r>
      <w:r w:rsidR="00B96C5B" w:rsidRPr="0871E881">
        <w:rPr>
          <w:rFonts w:ascii="Times New Roman" w:hAnsi="Times New Roman" w:cs="Times New Roman"/>
          <w:sz w:val="24"/>
          <w:szCs w:val="24"/>
          <w:highlight w:val="yellow"/>
        </w:rPr>
        <w:t>).</w:t>
      </w:r>
      <w:r w:rsidR="00573F3D">
        <w:rPr>
          <w:rFonts w:ascii="Times New Roman" w:hAnsi="Times New Roman" w:cs="Times New Roman"/>
          <w:sz w:val="24"/>
          <w:szCs w:val="24"/>
          <w:highlight w:val="yellow"/>
        </w:rPr>
        <w:t xml:space="preserve"> </w:t>
      </w:r>
      <w:r w:rsidR="00B872B8">
        <w:rPr>
          <w:rFonts w:ascii="Times New Roman" w:hAnsi="Times New Roman" w:cs="Times New Roman"/>
          <w:sz w:val="24"/>
          <w:szCs w:val="24"/>
          <w:highlight w:val="yellow"/>
        </w:rPr>
        <w:t>Among those from developed countries,</w:t>
      </w:r>
      <w:r w:rsidR="00B872B8" w:rsidRPr="00D04FF8">
        <w:rPr>
          <w:rFonts w:ascii="Times New Roman" w:hAnsi="Times New Roman" w:cs="Times New Roman"/>
          <w:sz w:val="24"/>
          <w:szCs w:val="24"/>
          <w:highlight w:val="yellow"/>
        </w:rPr>
        <w:t xml:space="preserve"> </w:t>
      </w:r>
      <w:r w:rsidR="00B872B8" w:rsidRPr="006E5FA1">
        <w:rPr>
          <w:rFonts w:ascii="Times New Roman" w:hAnsi="Times New Roman" w:cs="Times New Roman"/>
          <w:sz w:val="24"/>
          <w:szCs w:val="24"/>
          <w:highlight w:val="yellow"/>
        </w:rPr>
        <w:t xml:space="preserve">one </w:t>
      </w:r>
      <w:r w:rsidR="00B872B8" w:rsidRPr="00487557">
        <w:rPr>
          <w:rFonts w:ascii="Times New Roman" w:hAnsi="Times New Roman" w:cs="Times New Roman"/>
          <w:sz w:val="24"/>
          <w:szCs w:val="24"/>
          <w:highlight w:val="yellow"/>
        </w:rPr>
        <w:t xml:space="preserve">was conducted </w:t>
      </w:r>
      <w:r w:rsidR="00B872B8" w:rsidRPr="006E5FA1">
        <w:rPr>
          <w:rFonts w:ascii="Times New Roman" w:hAnsi="Times New Roman" w:cs="Times New Roman"/>
          <w:sz w:val="24"/>
          <w:szCs w:val="24"/>
          <w:highlight w:val="yellow"/>
        </w:rPr>
        <w:t>in Ghana</w:t>
      </w:r>
      <w:ins w:id="16" w:author="Qizhou Duan" w:date="2024-07-21T11:46:00Z">
        <w:r w:rsidR="00AB4979">
          <w:rPr>
            <w:rFonts w:ascii="Times New Roman" w:hAnsi="Times New Roman" w:cs="Times New Roman"/>
            <w:sz w:val="24"/>
            <w:szCs w:val="24"/>
            <w:highlight w:val="yellow"/>
          </w:rPr>
          <w:t xml:space="preserve">, </w:t>
        </w:r>
      </w:ins>
      <w:del w:id="17" w:author="Qizhou Duan" w:date="2024-07-21T11:46:00Z">
        <w:r w:rsidR="00B872B8" w:rsidRPr="006E5FA1" w:rsidDel="00AB4979">
          <w:rPr>
            <w:rFonts w:ascii="Times New Roman" w:hAnsi="Times New Roman" w:cs="Times New Roman"/>
            <w:sz w:val="24"/>
            <w:szCs w:val="24"/>
            <w:highlight w:val="yellow"/>
          </w:rPr>
          <w:delText xml:space="preserve"> (</w:delText>
        </w:r>
        <w:r w:rsidR="00B872B8" w:rsidRPr="0023460A" w:rsidDel="00AB4979">
          <w:rPr>
            <w:rFonts w:ascii="Times New Roman" w:hAnsi="Times New Roman" w:cs="Times New Roman"/>
            <w:sz w:val="24"/>
            <w:szCs w:val="24"/>
            <w:highlight w:val="cyan"/>
          </w:rPr>
          <w:delText>Adjorlolo et al., 202</w:delText>
        </w:r>
        <w:r w:rsidR="00B872B8" w:rsidRPr="00D04FF8" w:rsidDel="00AB4979">
          <w:rPr>
            <w:rFonts w:ascii="Times New Roman" w:hAnsi="Times New Roman" w:cs="Times New Roman"/>
            <w:sz w:val="24"/>
            <w:szCs w:val="24"/>
            <w:highlight w:val="yellow"/>
          </w:rPr>
          <w:delText xml:space="preserve">2), </w:delText>
        </w:r>
      </w:del>
      <w:r w:rsidR="153DF561"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sidR="00B872B8">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153DF561" w:rsidRPr="006E5FA1">
        <w:rPr>
          <w:rFonts w:ascii="Times New Roman" w:hAnsi="Times New Roman" w:cs="Times New Roman"/>
          <w:sz w:val="24"/>
          <w:szCs w:val="24"/>
          <w:highlight w:val="yellow"/>
        </w:rPr>
        <w:t xml:space="preserve">Middle Eastern </w:t>
      </w:r>
      <w:r w:rsidR="00B872B8">
        <w:rPr>
          <w:rFonts w:ascii="Times New Roman" w:hAnsi="Times New Roman" w:cs="Times New Roman"/>
          <w:sz w:val="24"/>
          <w:szCs w:val="24"/>
          <w:highlight w:val="yellow"/>
        </w:rPr>
        <w:t>area</w:t>
      </w:r>
      <w:r w:rsidR="153DF561"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153DF561"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153DF561" w:rsidRPr="006E5FA1">
        <w:rPr>
          <w:rFonts w:ascii="Times New Roman" w:hAnsi="Times New Roman" w:cs="Times New Roman"/>
          <w:sz w:val="24"/>
          <w:szCs w:val="24"/>
          <w:highlight w:val="yellow"/>
        </w:rPr>
        <w:t xml:space="preserve"> and Israel</w:t>
      </w:r>
      <w:ins w:id="18" w:author="Qizhou Duan" w:date="2024-07-21T11:47:00Z">
        <w:r w:rsidR="00AB4979">
          <w:rPr>
            <w:rFonts w:ascii="Times New Roman" w:hAnsi="Times New Roman" w:cs="Times New Roman"/>
            <w:sz w:val="24"/>
            <w:szCs w:val="24"/>
            <w:highlight w:val="yellow"/>
          </w:rPr>
          <w:t xml:space="preserve">, </w:t>
        </w:r>
      </w:ins>
      <w:del w:id="19" w:author="Qizhou Duan" w:date="2024-07-21T11:47:00Z">
        <w:r w:rsidR="153DF561" w:rsidRPr="006E5FA1" w:rsidDel="00AB4979">
          <w:rPr>
            <w:rFonts w:ascii="Times New Roman" w:hAnsi="Times New Roman" w:cs="Times New Roman"/>
            <w:sz w:val="24"/>
            <w:szCs w:val="24"/>
            <w:highlight w:val="yellow"/>
          </w:rPr>
          <w:delText xml:space="preserve"> (</w:delText>
        </w:r>
        <w:r w:rsidR="63F15819" w:rsidRPr="0023460A" w:rsidDel="00AB4979">
          <w:rPr>
            <w:rFonts w:ascii="Times New Roman" w:hAnsi="Times New Roman" w:cs="Times New Roman"/>
            <w:sz w:val="24"/>
            <w:szCs w:val="24"/>
            <w:highlight w:val="cyan"/>
            <w:u w:val="single"/>
          </w:rPr>
          <w:delText xml:space="preserve">Akdag et al., 2023; Atay et al., 2023; </w:delText>
        </w:r>
        <w:r w:rsidR="153DF561" w:rsidRPr="0023460A" w:rsidDel="00AB4979">
          <w:rPr>
            <w:rFonts w:ascii="Times New Roman" w:hAnsi="Times New Roman" w:cs="Times New Roman"/>
            <w:sz w:val="24"/>
            <w:szCs w:val="24"/>
            <w:highlight w:val="cyan"/>
            <w:u w:val="single"/>
          </w:rPr>
          <w:delText>Arnout &amp; Al-Sufyani, 2021; Chasson et al., 2022; Das et al., 2023;</w:delText>
        </w:r>
        <w:r w:rsidR="379EDB42" w:rsidRPr="0023460A" w:rsidDel="00AB4979">
          <w:rPr>
            <w:rFonts w:ascii="Times New Roman" w:hAnsi="Times New Roman" w:cs="Times New Roman"/>
            <w:sz w:val="24"/>
            <w:szCs w:val="24"/>
            <w:highlight w:val="cyan"/>
            <w:u w:val="single"/>
          </w:rPr>
          <w:delText xml:space="preserve"> Dahan et al., 2022; </w:delText>
        </w:r>
        <w:r w:rsidR="153DF561" w:rsidRPr="0023460A" w:rsidDel="00AB4979">
          <w:rPr>
            <w:rFonts w:ascii="Times New Roman" w:hAnsi="Times New Roman" w:cs="Times New Roman"/>
            <w:sz w:val="24"/>
            <w:szCs w:val="24"/>
            <w:highlight w:val="cyan"/>
            <w:u w:val="single"/>
          </w:rPr>
          <w:delText xml:space="preserve"> El-Khoury Malhame et al., 2023; Gul et al., 2023;</w:delText>
        </w:r>
        <w:r w:rsidR="582D9556" w:rsidRPr="0023460A" w:rsidDel="00AB4979">
          <w:rPr>
            <w:rFonts w:ascii="Times New Roman" w:hAnsi="Times New Roman" w:cs="Times New Roman"/>
            <w:sz w:val="24"/>
            <w:szCs w:val="24"/>
            <w:highlight w:val="cyan"/>
            <w:u w:val="single"/>
          </w:rPr>
          <w:delText xml:space="preserve"> </w:delText>
        </w:r>
        <w:r w:rsidR="143EDE50" w:rsidRPr="0023460A" w:rsidDel="00AB4979">
          <w:rPr>
            <w:rFonts w:ascii="Times New Roman" w:hAnsi="Times New Roman" w:cs="Times New Roman"/>
            <w:sz w:val="24"/>
            <w:szCs w:val="24"/>
            <w:highlight w:val="cyan"/>
            <w:u w:val="single"/>
          </w:rPr>
          <w:delText xml:space="preserve">Kowalski et al., 2021; </w:delText>
        </w:r>
        <w:r w:rsidR="582D9556" w:rsidRPr="0023460A" w:rsidDel="00AB4979">
          <w:rPr>
            <w:rFonts w:ascii="Times New Roman" w:hAnsi="Times New Roman" w:cs="Times New Roman"/>
            <w:sz w:val="24"/>
            <w:szCs w:val="24"/>
            <w:highlight w:val="cyan"/>
            <w:u w:val="single"/>
          </w:rPr>
          <w:delText>Levinsky et al., 2024; Ozonder et</w:delText>
        </w:r>
        <w:r w:rsidR="62435C18" w:rsidRPr="0023460A" w:rsidDel="00AB4979">
          <w:rPr>
            <w:rFonts w:ascii="Times New Roman" w:hAnsi="Times New Roman" w:cs="Times New Roman"/>
            <w:sz w:val="24"/>
            <w:szCs w:val="24"/>
            <w:highlight w:val="cyan"/>
            <w:u w:val="single"/>
          </w:rPr>
          <w:delText xml:space="preserve"> al., 2023; </w:delText>
        </w:r>
        <w:r w:rsidR="5AF07DA4" w:rsidRPr="0023460A" w:rsidDel="00AB4979">
          <w:rPr>
            <w:rFonts w:ascii="Times New Roman" w:hAnsi="Times New Roman" w:cs="Times New Roman"/>
            <w:sz w:val="24"/>
            <w:szCs w:val="24"/>
            <w:highlight w:val="cyan"/>
            <w:u w:val="single"/>
          </w:rPr>
          <w:delText xml:space="preserve">Paeizi et al., 2024; </w:delText>
        </w:r>
        <w:r w:rsidR="62435C18" w:rsidRPr="0023460A" w:rsidDel="00AB4979">
          <w:rPr>
            <w:rFonts w:ascii="Times New Roman" w:hAnsi="Times New Roman" w:cs="Times New Roman"/>
            <w:sz w:val="24"/>
            <w:szCs w:val="24"/>
            <w:highlight w:val="cyan"/>
            <w:u w:val="single"/>
          </w:rPr>
          <w:delText>Sarialioglu et al., 2022;</w:delText>
        </w:r>
        <w:r w:rsidR="7716EB9C" w:rsidRPr="0023460A" w:rsidDel="00AB4979">
          <w:rPr>
            <w:rFonts w:ascii="Times New Roman" w:hAnsi="Times New Roman" w:cs="Times New Roman"/>
            <w:sz w:val="24"/>
            <w:szCs w:val="24"/>
            <w:highlight w:val="cyan"/>
            <w:u w:val="single"/>
          </w:rPr>
          <w:delText xml:space="preserve"> Uziel et al., 2021; Veronese et al., 2022;</w:delText>
        </w:r>
        <w:r w:rsidR="153DF561" w:rsidRPr="0023460A" w:rsidDel="00AB4979">
          <w:rPr>
            <w:rFonts w:ascii="Times New Roman" w:hAnsi="Times New Roman" w:cs="Times New Roman"/>
            <w:sz w:val="24"/>
            <w:szCs w:val="24"/>
            <w:highlight w:val="cyan"/>
            <w:u w:val="single"/>
          </w:rPr>
          <w:delText xml:space="preserve"> Yildiz, 2021</w:delText>
        </w:r>
        <w:r w:rsidR="6187E024" w:rsidRPr="0023460A" w:rsidDel="00AB4979">
          <w:rPr>
            <w:rFonts w:ascii="Times New Roman" w:hAnsi="Times New Roman" w:cs="Times New Roman"/>
            <w:sz w:val="24"/>
            <w:szCs w:val="24"/>
            <w:highlight w:val="cyan"/>
            <w:u w:val="single"/>
          </w:rPr>
          <w:delText>; Yilmaz-Karaman et al., 2023</w:delText>
        </w:r>
        <w:r w:rsidR="153DF561" w:rsidRPr="006E5FA1" w:rsidDel="00AB4979">
          <w:rPr>
            <w:rFonts w:ascii="Times New Roman" w:hAnsi="Times New Roman" w:cs="Times New Roman"/>
            <w:sz w:val="24"/>
            <w:szCs w:val="24"/>
            <w:highlight w:val="yellow"/>
          </w:rPr>
          <w:delText>),</w:delText>
        </w:r>
        <w:r w:rsidR="00487557" w:rsidDel="00AB4979">
          <w:rPr>
            <w:rFonts w:ascii="Times New Roman" w:hAnsi="Times New Roman" w:cs="Times New Roman"/>
            <w:sz w:val="24"/>
            <w:szCs w:val="24"/>
            <w:highlight w:val="yellow"/>
          </w:rPr>
          <w:delText xml:space="preserve"> </w:delText>
        </w:r>
      </w:del>
      <w:r w:rsidR="00487557">
        <w:rPr>
          <w:rFonts w:ascii="Times New Roman" w:hAnsi="Times New Roman" w:cs="Times New Roman"/>
          <w:sz w:val="24"/>
          <w:szCs w:val="24"/>
          <w:highlight w:val="yellow"/>
        </w:rPr>
        <w:t>and</w:t>
      </w:r>
      <w:r w:rsidR="153DF561"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153DF561"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153DF561" w:rsidRPr="006E5FA1">
        <w:rPr>
          <w:rFonts w:ascii="Times New Roman" w:hAnsi="Times New Roman" w:cs="Times New Roman"/>
          <w:sz w:val="24"/>
          <w:szCs w:val="24"/>
          <w:highlight w:val="yellow"/>
        </w:rPr>
        <w:t xml:space="preserve">a </w:t>
      </w:r>
      <w:ins w:id="20" w:author="Qizhou Duan" w:date="2024-07-21T11:47:00Z">
        <w:r w:rsidR="00AB4979">
          <w:rPr>
            <w:rFonts w:ascii="Times New Roman" w:hAnsi="Times New Roman" w:cs="Times New Roman"/>
            <w:sz w:val="24"/>
            <w:szCs w:val="24"/>
            <w:highlight w:val="yellow"/>
          </w:rPr>
          <w:t xml:space="preserve">(See </w:t>
        </w:r>
      </w:ins>
      <w:del w:id="21" w:author="Qizhou Duan" w:date="2024-07-21T11:47:00Z">
        <w:r w:rsidR="153DF561" w:rsidRPr="006E5FA1" w:rsidDel="00AB4979">
          <w:rPr>
            <w:rFonts w:ascii="Times New Roman" w:hAnsi="Times New Roman" w:cs="Times New Roman"/>
            <w:sz w:val="24"/>
            <w:szCs w:val="24"/>
            <w:highlight w:val="yellow"/>
          </w:rPr>
          <w:delText>(</w:delText>
        </w:r>
        <w:r w:rsidR="645B0C0A" w:rsidRPr="0023460A" w:rsidDel="00AB4979">
          <w:rPr>
            <w:rFonts w:ascii="Times New Roman" w:hAnsi="Times New Roman" w:cs="Times New Roman"/>
            <w:sz w:val="24"/>
            <w:szCs w:val="24"/>
            <w:highlight w:val="cyan"/>
          </w:rPr>
          <w:delText xml:space="preserve">Azman et al., 2023; </w:delText>
        </w:r>
        <w:r w:rsidR="153DF561" w:rsidRPr="0023460A" w:rsidDel="00AB4979">
          <w:rPr>
            <w:rFonts w:ascii="Times New Roman" w:hAnsi="Times New Roman" w:cs="Times New Roman"/>
            <w:sz w:val="24"/>
            <w:szCs w:val="24"/>
            <w:highlight w:val="cyan"/>
          </w:rPr>
          <w:delText xml:space="preserve">Bai et al., 2023; </w:delText>
        </w:r>
        <w:r w:rsidR="439B4315" w:rsidRPr="0023460A" w:rsidDel="00AB4979">
          <w:rPr>
            <w:rFonts w:ascii="Times New Roman" w:hAnsi="Times New Roman" w:cs="Times New Roman"/>
            <w:sz w:val="24"/>
            <w:szCs w:val="24"/>
            <w:highlight w:val="cyan"/>
          </w:rPr>
          <w:delText xml:space="preserve">Bai et al., 2024; </w:delText>
        </w:r>
        <w:r w:rsidR="153DF561" w:rsidRPr="0023460A" w:rsidDel="00AB4979">
          <w:rPr>
            <w:rFonts w:ascii="Times New Roman" w:hAnsi="Times New Roman" w:cs="Times New Roman"/>
            <w:sz w:val="24"/>
            <w:szCs w:val="24"/>
            <w:highlight w:val="cyan"/>
          </w:rPr>
          <w:delText xml:space="preserve">Chen &amp; Tang, 2021; </w:delText>
        </w:r>
        <w:r w:rsidR="7BBCAEB8" w:rsidRPr="0023460A" w:rsidDel="00AB4979">
          <w:rPr>
            <w:rFonts w:ascii="Times New Roman" w:hAnsi="Times New Roman" w:cs="Times New Roman"/>
            <w:sz w:val="24"/>
            <w:szCs w:val="24"/>
            <w:highlight w:val="cyan"/>
          </w:rPr>
          <w:delText xml:space="preserve">Cui et al., 2020; </w:delText>
        </w:r>
        <w:r w:rsidR="60BE45A1" w:rsidRPr="0023460A" w:rsidDel="00AB4979">
          <w:rPr>
            <w:rFonts w:ascii="Times New Roman" w:hAnsi="Times New Roman" w:cs="Times New Roman"/>
            <w:sz w:val="24"/>
            <w:szCs w:val="24"/>
            <w:highlight w:val="cyan"/>
          </w:rPr>
          <w:delText xml:space="preserve">Jiang et al., 2022; </w:delText>
        </w:r>
        <w:r w:rsidR="153DF561" w:rsidRPr="0023460A" w:rsidDel="00AB4979">
          <w:rPr>
            <w:rFonts w:ascii="Times New Roman" w:hAnsi="Times New Roman" w:cs="Times New Roman"/>
            <w:sz w:val="24"/>
            <w:szCs w:val="24"/>
            <w:highlight w:val="cyan"/>
          </w:rPr>
          <w:delText xml:space="preserve">Lan et al., 2023; Lau et al., 2021; </w:delText>
        </w:r>
        <w:r w:rsidR="6CFD02C8" w:rsidRPr="0023460A" w:rsidDel="00AB4979">
          <w:rPr>
            <w:rFonts w:ascii="Times New Roman" w:hAnsi="Times New Roman" w:cs="Times New Roman"/>
            <w:sz w:val="24"/>
            <w:szCs w:val="24"/>
            <w:highlight w:val="cyan"/>
          </w:rPr>
          <w:delText xml:space="preserve">Li et al., 2022; Liu et al., 2021; </w:delText>
        </w:r>
        <w:r w:rsidR="3D10BB59" w:rsidRPr="0023460A" w:rsidDel="00AB4979">
          <w:rPr>
            <w:rFonts w:ascii="Times New Roman" w:hAnsi="Times New Roman" w:cs="Times New Roman"/>
            <w:sz w:val="24"/>
            <w:szCs w:val="24"/>
            <w:highlight w:val="cyan"/>
          </w:rPr>
          <w:delText xml:space="preserve">Liu et al., 2024; </w:delText>
        </w:r>
        <w:r w:rsidR="153DF561" w:rsidRPr="0023460A" w:rsidDel="00AB4979">
          <w:rPr>
            <w:rFonts w:ascii="Times New Roman" w:hAnsi="Times New Roman" w:cs="Times New Roman"/>
            <w:sz w:val="24"/>
            <w:szCs w:val="24"/>
            <w:highlight w:val="cyan"/>
          </w:rPr>
          <w:delText xml:space="preserve">Lyu et al., 2021; Mo et al., 2022; </w:delText>
        </w:r>
        <w:r w:rsidR="45CA873D" w:rsidRPr="0023460A" w:rsidDel="00AB4979">
          <w:rPr>
            <w:rFonts w:ascii="Times New Roman" w:hAnsi="Times New Roman" w:cs="Times New Roman"/>
            <w:sz w:val="24"/>
            <w:szCs w:val="24"/>
            <w:highlight w:val="cyan"/>
          </w:rPr>
          <w:delText xml:space="preserve">Nie et al., 2021; </w:delText>
        </w:r>
        <w:r w:rsidR="7D55BCC3" w:rsidRPr="0023460A" w:rsidDel="00AB4979">
          <w:rPr>
            <w:rFonts w:ascii="Times New Roman" w:hAnsi="Times New Roman" w:cs="Times New Roman"/>
            <w:sz w:val="24"/>
            <w:szCs w:val="24"/>
            <w:highlight w:val="cyan"/>
          </w:rPr>
          <w:delText xml:space="preserve">Peng et al., 2021; Song et al., 2024; Sun et al., 2022; </w:delText>
        </w:r>
        <w:r w:rsidR="153DF561" w:rsidRPr="0023460A" w:rsidDel="00AB4979">
          <w:rPr>
            <w:rFonts w:ascii="Times New Roman" w:hAnsi="Times New Roman" w:cs="Times New Roman"/>
            <w:sz w:val="24"/>
            <w:szCs w:val="24"/>
            <w:highlight w:val="cyan"/>
          </w:rPr>
          <w:delText xml:space="preserve">Wang et al., 2023; </w:delText>
        </w:r>
        <w:r w:rsidR="7D4A0D68" w:rsidRPr="0023460A" w:rsidDel="00AB4979">
          <w:rPr>
            <w:rFonts w:ascii="Times New Roman" w:hAnsi="Times New Roman" w:cs="Times New Roman"/>
            <w:sz w:val="24"/>
            <w:szCs w:val="24"/>
            <w:highlight w:val="cyan"/>
          </w:rPr>
          <w:delText xml:space="preserve">Wu, 2024; </w:delText>
        </w:r>
        <w:r w:rsidR="153DF561" w:rsidRPr="0023460A" w:rsidDel="00AB4979">
          <w:rPr>
            <w:rFonts w:ascii="Times New Roman" w:hAnsi="Times New Roman" w:cs="Times New Roman"/>
            <w:sz w:val="24"/>
            <w:szCs w:val="24"/>
            <w:highlight w:val="cyan"/>
          </w:rPr>
          <w:delText>Yao et al., 2023; Yeung et al., 2022</w:delText>
        </w:r>
        <w:r w:rsidR="7D49AC7A" w:rsidRPr="0023460A" w:rsidDel="00AB4979">
          <w:rPr>
            <w:rFonts w:ascii="Times New Roman" w:hAnsi="Times New Roman" w:cs="Times New Roman"/>
            <w:sz w:val="24"/>
            <w:szCs w:val="24"/>
            <w:highlight w:val="cyan"/>
          </w:rPr>
          <w:delText>; Yim et al., 2022;  Zeng et al., 2023; Zhang et al., 2023</w:delText>
        </w:r>
        <w:r w:rsidR="7D49AC7A" w:rsidRPr="006E5FA1" w:rsidDel="00AB4979">
          <w:rPr>
            <w:rFonts w:ascii="Times New Roman" w:hAnsi="Times New Roman" w:cs="Times New Roman"/>
            <w:sz w:val="24"/>
            <w:szCs w:val="24"/>
            <w:highlight w:val="yellow"/>
          </w:rPr>
          <w:delText xml:space="preserve">; </w:delText>
        </w:r>
      </w:del>
      <w:r w:rsidR="00573F3D">
        <w:rPr>
          <w:rFonts w:ascii="Times New Roman" w:hAnsi="Times New Roman" w:cs="Times New Roman"/>
          <w:sz w:val="24"/>
          <w:szCs w:val="24"/>
          <w:highlight w:val="yellow"/>
        </w:rPr>
        <w:t>Table 1</w:t>
      </w:r>
      <w:r w:rsidR="153DF561" w:rsidRPr="006E5FA1">
        <w:rPr>
          <w:rFonts w:ascii="Times New Roman" w:hAnsi="Times New Roman" w:cs="Times New Roman"/>
          <w:sz w:val="24"/>
          <w:szCs w:val="24"/>
          <w:highlight w:val="yellow"/>
        </w:rPr>
        <w:t>).</w:t>
      </w:r>
      <w:r w:rsidR="153DF561" w:rsidRPr="006E5FA1">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Included articles involved a variety of different types of people such</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as patients and the general population</w:t>
      </w:r>
      <w:del w:id="22" w:author="Qizhou Duan" w:date="2024-07-21T11:49:00Z">
        <w:r w:rsidR="153DF561" w:rsidRPr="00DC0B4B" w:rsidDel="00213403">
          <w:rPr>
            <w:rFonts w:ascii="Times New Roman" w:hAnsi="Times New Roman" w:cs="Times New Roman"/>
            <w:sz w:val="24"/>
            <w:szCs w:val="24"/>
          </w:rPr>
          <w:delText>(</w:delText>
        </w:r>
        <w:r w:rsidR="153DF561" w:rsidRPr="0023460A" w:rsidDel="00213403">
          <w:rPr>
            <w:rFonts w:ascii="Times New Roman" w:hAnsi="Times New Roman" w:cs="Times New Roman"/>
            <w:sz w:val="24"/>
            <w:szCs w:val="24"/>
            <w:highlight w:val="cyan"/>
          </w:rPr>
          <w:delText>Adjorlolo et al.,2022;Arnout &amp; Al-Sufyani,2021;Castiglioni et al.,2023;Chen &amp; Tang,2021;Chen et al.,2020;El-Khoury Malhame et al.,2023;Gul et al.,2023;Kalaitzaki et al.,2022;Lau et al.,2021;Lewis et al.,2022;Northfield &amp; Johnston,2021;Ulset &amp; von Soest,2022;Vazquez et al.,2021;Willey et al., 2022; Zhou et al., 2020</w:delText>
        </w:r>
        <w:r w:rsidR="153DF561" w:rsidRPr="00DC0B4B" w:rsidDel="00213403">
          <w:rPr>
            <w:rFonts w:ascii="Times New Roman" w:hAnsi="Times New Roman" w:cs="Times New Roman"/>
            <w:sz w:val="24"/>
            <w:szCs w:val="24"/>
          </w:rPr>
          <w:delText>)</w:delText>
        </w:r>
      </w:del>
      <w:r w:rsidR="153DF561" w:rsidRPr="00DC0B4B">
        <w:rPr>
          <w:rFonts w:ascii="Times New Roman" w:hAnsi="Times New Roman" w:cs="Times New Roman"/>
          <w:sz w:val="24"/>
          <w:szCs w:val="24"/>
        </w:rPr>
        <w:t>, nurses and medical doctor</w:t>
      </w:r>
      <w:del w:id="23" w:author="Qizhou Duan" w:date="2024-07-21T11:47:00Z">
        <w:r w:rsidR="153DF561" w:rsidRPr="00DC0B4B" w:rsidDel="000709F0">
          <w:rPr>
            <w:rFonts w:ascii="Times New Roman" w:hAnsi="Times New Roman" w:cs="Times New Roman"/>
            <w:sz w:val="24"/>
            <w:szCs w:val="24"/>
          </w:rPr>
          <w:delText>s</w:delText>
        </w:r>
      </w:del>
      <w:ins w:id="24" w:author="Qizhou Duan" w:date="2024-07-21T11:47:00Z">
        <w:r w:rsidR="000709F0">
          <w:rPr>
            <w:rFonts w:ascii="Times New Roman" w:hAnsi="Times New Roman" w:cs="Times New Roman"/>
            <w:sz w:val="24"/>
            <w:szCs w:val="24"/>
          </w:rPr>
          <w:t>s</w:t>
        </w:r>
      </w:ins>
      <w:del w:id="25" w:author="Qizhou Duan" w:date="2024-07-21T11:47:00Z">
        <w:r w:rsidR="153DF561" w:rsidRPr="00DC0B4B" w:rsidDel="000709F0">
          <w:rPr>
            <w:rFonts w:ascii="Times New Roman" w:hAnsi="Times New Roman" w:cs="Times New Roman"/>
            <w:sz w:val="24"/>
            <w:szCs w:val="24"/>
          </w:rPr>
          <w:delText xml:space="preserve"> (</w:delText>
        </w:r>
        <w:r w:rsidR="153DF561" w:rsidRPr="0023460A" w:rsidDel="000709F0">
          <w:rPr>
            <w:rFonts w:ascii="Times New Roman" w:hAnsi="Times New Roman" w:cs="Times New Roman"/>
            <w:sz w:val="24"/>
            <w:szCs w:val="24"/>
            <w:highlight w:val="cyan"/>
          </w:rPr>
          <w:delText>Bai et al.,2023;Barnicot et al.,2023;Chen et al.,2020;Das et al.,2023;Kalaitzaki et al.,2023;Lyu et al.,2021;Mo et al.,2022;Yao et al.,2023;Yeung et al.,2022;Zhang et al.,2021</w:delText>
        </w:r>
        <w:r w:rsidR="153DF561" w:rsidRPr="00DC0B4B" w:rsidDel="000709F0">
          <w:rPr>
            <w:rFonts w:ascii="Times New Roman" w:hAnsi="Times New Roman" w:cs="Times New Roman"/>
            <w:sz w:val="24"/>
            <w:szCs w:val="24"/>
          </w:rPr>
          <w:delText>)</w:delText>
        </w:r>
      </w:del>
      <w:r w:rsidR="153DF561" w:rsidRPr="00DC0B4B">
        <w:rPr>
          <w:rFonts w:ascii="Times New Roman" w:hAnsi="Times New Roman" w:cs="Times New Roman"/>
          <w:sz w:val="24"/>
          <w:szCs w:val="24"/>
        </w:rPr>
        <w:t>, pregnant women</w:t>
      </w:r>
      <w:del w:id="26" w:author="Qizhou Duan" w:date="2024-07-21T11:47:00Z">
        <w:r w:rsidR="153DF561" w:rsidRPr="00DC0B4B" w:rsidDel="002A30DF">
          <w:rPr>
            <w:rFonts w:ascii="Times New Roman" w:hAnsi="Times New Roman" w:cs="Times New Roman"/>
            <w:sz w:val="24"/>
            <w:szCs w:val="24"/>
          </w:rPr>
          <w:delText>(</w:delText>
        </w:r>
        <w:r w:rsidR="153DF561" w:rsidRPr="0023460A" w:rsidDel="002A30DF">
          <w:rPr>
            <w:rFonts w:ascii="Times New Roman" w:hAnsi="Times New Roman" w:cs="Times New Roman"/>
            <w:sz w:val="24"/>
            <w:szCs w:val="24"/>
            <w:highlight w:val="cyan"/>
          </w:rPr>
          <w:delText>Chasson et al.,2022</w:delText>
        </w:r>
        <w:r w:rsidR="153DF561" w:rsidRPr="00DC0B4B" w:rsidDel="002A30DF">
          <w:rPr>
            <w:rFonts w:ascii="Times New Roman" w:hAnsi="Times New Roman" w:cs="Times New Roman"/>
            <w:sz w:val="24"/>
            <w:szCs w:val="24"/>
          </w:rPr>
          <w:delText>)</w:delText>
        </w:r>
      </w:del>
      <w:r w:rsidR="153DF561" w:rsidRPr="00DC0B4B">
        <w:rPr>
          <w:rFonts w:ascii="Times New Roman" w:hAnsi="Times New Roman" w:cs="Times New Roman"/>
          <w:sz w:val="24"/>
          <w:szCs w:val="24"/>
        </w:rPr>
        <w:t>, and students</w:t>
      </w:r>
      <w:del w:id="27" w:author="Qizhou Duan" w:date="2024-07-21T11:48:00Z">
        <w:r w:rsidR="153DF561" w:rsidRPr="00DC0B4B" w:rsidDel="005A3B3C">
          <w:rPr>
            <w:rFonts w:ascii="Times New Roman" w:hAnsi="Times New Roman" w:cs="Times New Roman"/>
            <w:sz w:val="24"/>
            <w:szCs w:val="24"/>
          </w:rPr>
          <w:delText>(</w:delText>
        </w:r>
        <w:r w:rsidR="153DF561" w:rsidRPr="0023460A" w:rsidDel="005A3B3C">
          <w:rPr>
            <w:rFonts w:ascii="Times New Roman" w:hAnsi="Times New Roman" w:cs="Times New Roman"/>
            <w:sz w:val="24"/>
            <w:szCs w:val="24"/>
            <w:highlight w:val="cyan"/>
          </w:rPr>
          <w:delText>Lan et al.,2023;Morales et al.,2023;Tu et al.,2023;Wang et al.,2023;Yildiz,2021</w:delText>
        </w:r>
        <w:r w:rsidR="153DF561" w:rsidRPr="00DC0B4B" w:rsidDel="005A3B3C">
          <w:rPr>
            <w:rFonts w:ascii="Times New Roman" w:hAnsi="Times New Roman" w:cs="Times New Roman"/>
            <w:sz w:val="24"/>
            <w:szCs w:val="24"/>
          </w:rPr>
          <w:delText>)</w:delText>
        </w:r>
      </w:del>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most of which centered on the general population during COVID 19</w:t>
      </w:r>
      <w:r w:rsidR="00B209C4">
        <w:rPr>
          <w:rFonts w:ascii="Times New Roman" w:hAnsi="Times New Roman" w:cs="Times New Roman"/>
          <w:sz w:val="24"/>
          <w:szCs w:val="24"/>
        </w:rPr>
        <w:t xml:space="preserve"> (</w:t>
      </w:r>
      <w:r w:rsidR="00B209C4">
        <w:rPr>
          <w:rFonts w:ascii="Times New Roman" w:hAnsi="Times New Roman" w:cs="Times New Roman"/>
          <w:sz w:val="24"/>
          <w:szCs w:val="24"/>
          <w:highlight w:val="yellow"/>
        </w:rPr>
        <w:t>Table 1</w:t>
      </w:r>
      <w:r w:rsidR="00B209C4">
        <w:rPr>
          <w:rFonts w:ascii="Times New Roman" w:hAnsi="Times New Roman" w:cs="Times New Roman"/>
          <w:sz w:val="24"/>
          <w:szCs w:val="24"/>
        </w:rPr>
        <w:t>)</w:t>
      </w:r>
      <w:r w:rsidR="153DF561" w:rsidRPr="00DC0B4B">
        <w:rPr>
          <w:rFonts w:ascii="Times New Roman" w:hAnsi="Times New Roman" w:cs="Times New Roman"/>
          <w:sz w:val="24"/>
          <w:szCs w:val="24"/>
        </w:rPr>
        <w:t>.</w:t>
      </w:r>
      <w:r w:rsidR="00C91842">
        <w:rPr>
          <w:rFonts w:ascii="Times New Roman" w:hAnsi="Times New Roman" w:cs="Times New Roman"/>
          <w:sz w:val="24"/>
          <w:szCs w:val="24"/>
        </w:rPr>
        <w:t xml:space="preserve"> </w:t>
      </w:r>
      <w:del w:id="28" w:author="Qizhou Duan" w:date="2024-07-21T11:48:00Z">
        <w:r w:rsidR="00C91842" w:rsidRPr="00C309B5" w:rsidDel="0036770E">
          <w:rPr>
            <w:rFonts w:ascii="Times New Roman" w:hAnsi="Times New Roman" w:cs="Times New Roman"/>
            <w:b/>
            <w:bCs/>
            <w:sz w:val="24"/>
            <w:szCs w:val="24"/>
            <w:highlight w:val="cyan"/>
          </w:rPr>
          <w:delText>QZ, it all these citations are in T1, please delete them and add T1 in the first sentence.!</w:delText>
        </w:r>
      </w:del>
    </w:p>
    <w:p w14:paraId="4A9D343C" w14:textId="5224D5F5" w:rsidR="00F6578E" w:rsidRPr="00BF2773" w:rsidRDefault="00ED014D" w:rsidP="00F6578E">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Main </w:t>
      </w:r>
      <w:r>
        <w:rPr>
          <w:rFonts w:ascii="Times New Roman" w:hAnsi="Times New Roman" w:cs="Times New Roman"/>
          <w:b/>
          <w:bCs/>
          <w:sz w:val="24"/>
          <w:szCs w:val="24"/>
          <w:highlight w:val="yellow"/>
        </w:rPr>
        <w:t>A</w:t>
      </w:r>
      <w:r w:rsidRPr="003300D2">
        <w:rPr>
          <w:rFonts w:ascii="Times New Roman" w:hAnsi="Times New Roman" w:cs="Times New Roman"/>
          <w:b/>
          <w:bCs/>
          <w:sz w:val="24"/>
          <w:szCs w:val="24"/>
          <w:highlight w:val="yellow"/>
        </w:rPr>
        <w:t>nalysis for Aim (1)</w:t>
      </w:r>
      <w:r w:rsidR="00F6578E" w:rsidRPr="00BF2773">
        <w:rPr>
          <w:rFonts w:ascii="Times New Roman" w:hAnsi="Times New Roman" w:cs="Times New Roman"/>
          <w:b/>
          <w:bCs/>
          <w:sz w:val="24"/>
          <w:szCs w:val="24"/>
        </w:rPr>
        <w:tab/>
      </w:r>
    </w:p>
    <w:p w14:paraId="53C78AB3" w14:textId="025C8B51" w:rsidR="005C0130" w:rsidRDefault="00F6578E" w:rsidP="00F6578E">
      <w:pPr>
        <w:spacing w:after="0" w:line="480" w:lineRule="auto"/>
        <w:ind w:firstLine="720"/>
        <w:rPr>
          <w:rFonts w:ascii="Times New Roman" w:hAnsi="Times New Roman" w:cs="Times New Roman"/>
          <w:sz w:val="24"/>
          <w:szCs w:val="24"/>
        </w:rPr>
      </w:pPr>
      <w:r w:rsidRPr="0871E881">
        <w:rPr>
          <w:rFonts w:ascii="Times New Roman" w:hAnsi="Times New Roman" w:cs="Times New Roman"/>
          <w:sz w:val="24"/>
          <w:szCs w:val="24"/>
          <w:highlight w:val="yellow"/>
        </w:rPr>
        <w:lastRenderedPageBreak/>
        <w:t xml:space="preserve">The main analysis included </w:t>
      </w:r>
      <w:r w:rsidR="004D31BD" w:rsidRPr="0871E881">
        <w:rPr>
          <w:rFonts w:ascii="Times New Roman" w:hAnsi="Times New Roman" w:cs="Times New Roman"/>
          <w:sz w:val="24"/>
          <w:szCs w:val="24"/>
          <w:highlight w:val="yellow"/>
        </w:rPr>
        <w:t>7</w:t>
      </w:r>
      <w:r w:rsidR="004503FC">
        <w:rPr>
          <w:rFonts w:ascii="Times New Roman" w:hAnsi="Times New Roman" w:cs="Times New Roman"/>
          <w:sz w:val="24"/>
          <w:szCs w:val="24"/>
          <w:highlight w:val="yellow"/>
        </w:rPr>
        <w:t>1</w:t>
      </w:r>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 xml:space="preserve">35 Carola et al. (2022) </w:t>
      </w:r>
      <w:r w:rsidRPr="0871E881">
        <w:rPr>
          <w:rFonts w:ascii="Times New Roman" w:hAnsi="Times New Roman" w:cs="Times New Roman"/>
          <w:sz w:val="24"/>
          <w:szCs w:val="24"/>
          <w:highlight w:val="yellow"/>
        </w:rPr>
        <w:t xml:space="preserve"> to 12,586 individuals (Ulset</w:t>
      </w:r>
      <w:r w:rsidRPr="0871E881">
        <w:rPr>
          <w:rFonts w:ascii="Times New Roman" w:hAnsi="Times New Roman" w:cs="Times New Roman"/>
          <w:sz w:val="24"/>
          <w:szCs w:val="24"/>
        </w:rPr>
        <w:t xml:space="preserve"> &amp; von Soest,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ranged from age of </w:t>
      </w:r>
      <w:r w:rsidR="00497BAD" w:rsidRPr="00C309B5">
        <w:rPr>
          <w:rFonts w:ascii="Times New Roman" w:hAnsi="Times New Roman" w:cs="Times New Roman"/>
          <w:sz w:val="24"/>
          <w:szCs w:val="24"/>
          <w:highlight w:val="yellow"/>
        </w:rPr>
        <w:t>16</w:t>
      </w:r>
      <w:r w:rsidRPr="00C309B5">
        <w:rPr>
          <w:rFonts w:ascii="Times New Roman" w:hAnsi="Times New Roman" w:cs="Times New Roman"/>
          <w:sz w:val="24"/>
          <w:szCs w:val="24"/>
          <w:highlight w:val="yellow"/>
        </w:rPr>
        <w:t xml:space="preserve"> </w:t>
      </w:r>
      <w:r w:rsidR="00497BAD" w:rsidRPr="00C309B5">
        <w:rPr>
          <w:rFonts w:ascii="Times New Roman" w:hAnsi="Times New Roman" w:cs="Times New Roman"/>
          <w:sz w:val="24"/>
          <w:szCs w:val="24"/>
          <w:highlight w:val="yellow"/>
        </w:rPr>
        <w:t>(Ulset &amp; Soest, 2022)</w:t>
      </w:r>
      <w:r w:rsidR="00497BAD" w:rsidRPr="00D611C6">
        <w:rPr>
          <w:rFonts w:ascii="Times New Roman" w:hAnsi="Times New Roman" w:cs="Times New Roman"/>
          <w:sz w:val="24"/>
          <w:szCs w:val="24"/>
        </w:rPr>
        <w:t xml:space="preserve"> </w:t>
      </w:r>
      <w:r w:rsidRPr="00C309B5">
        <w:rPr>
          <w:rFonts w:ascii="Times New Roman" w:hAnsi="Times New Roman" w:cs="Times New Roman"/>
          <w:sz w:val="24"/>
          <w:szCs w:val="24"/>
        </w:rPr>
        <w:t>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(Arnout &amp; Al-Sufyani, 2021; Gul et al., 2023; Morales et al., 2023).</w:t>
      </w:r>
      <w:r w:rsidR="00FF2CA3">
        <w:rPr>
          <w:rFonts w:ascii="Times New Roman" w:hAnsi="Times New Roman" w:cs="Times New Roman"/>
          <w:sz w:val="24"/>
          <w:szCs w:val="24"/>
        </w:rPr>
        <w:t xml:space="preserve"> </w:t>
      </w:r>
      <w:r w:rsidRPr="0871E881">
        <w:rPr>
          <w:rFonts w:ascii="Times New Roman" w:hAnsi="Times New Roman" w:cs="Times New Roman"/>
          <w:sz w:val="24"/>
          <w:szCs w:val="24"/>
        </w:rPr>
        <w:t xml:space="preserve">The mean PTG ranged from </w:t>
      </w:r>
      <w:r w:rsidRPr="00DA1A11">
        <w:rPr>
          <w:rFonts w:ascii="Times New Roman" w:hAnsi="Times New Roman" w:cs="Times New Roman"/>
          <w:sz w:val="24"/>
          <w:szCs w:val="24"/>
        </w:rPr>
        <w:t>26.54 to 98.30</w:t>
      </w:r>
      <w:r w:rsidRPr="0871E881">
        <w:rPr>
          <w:rFonts w:ascii="Times New Roman" w:hAnsi="Times New Roman" w:cs="Times New Roman"/>
          <w:sz w:val="24"/>
          <w:szCs w:val="24"/>
        </w:rPr>
        <w:t xml:space="preserve"> with varying degrees of standard deviation, indicative of the range and spread of PTG scores in these studies. Table 1 presents overall characteristics of all studies. </w:t>
      </w:r>
    </w:p>
    <w:p w14:paraId="0BE9CBAD" w14:textId="31A931AF"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The main analysis revealed a significant positive effect </w:t>
      </w:r>
      <w:r w:rsidR="009C30B3">
        <w:rPr>
          <w:rFonts w:ascii="Times New Roman" w:hAnsi="Times New Roman" w:cs="Times New Roman"/>
          <w:sz w:val="24"/>
          <w:szCs w:val="24"/>
        </w:rPr>
        <w:t>(</w:t>
      </w:r>
      <w:r w:rsidR="009C30B3" w:rsidRPr="00DA1A11">
        <w:rPr>
          <w:rFonts w:ascii="Times New Roman" w:hAnsi="Times New Roman" w:cs="Times New Roman"/>
          <w:sz w:val="24"/>
          <w:szCs w:val="24"/>
        </w:rPr>
        <w:t>M = 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DA1A11">
        <w:rPr>
          <w:rFonts w:ascii="Times New Roman" w:hAnsi="Times New Roman" w:cs="Times New Roman"/>
          <w:sz w:val="24"/>
          <w:szCs w:val="24"/>
        </w:rPr>
        <w:t>0.8 or above</w:t>
      </w:r>
      <w:r w:rsidRPr="75B9AA42">
        <w:rPr>
          <w:rFonts w:ascii="Times New Roman" w:hAnsi="Times New Roman" w:cs="Times New Roman"/>
          <w:sz w:val="24"/>
          <w:szCs w:val="24"/>
        </w:rPr>
        <w:t xml:space="preserve"> presented a large effect (Taylor &amp; Alanazi, 2023). These results indicated a highly positive relationship of PTG to COVID-19</w:t>
      </w:r>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in table 3 also showed high heterogeneity among selected studies. </w:t>
      </w:r>
    </w:p>
    <w:p w14:paraId="23375237" w14:textId="6A30FAC2"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 xml:space="preserve">Subgroup Analyses </w:t>
      </w:r>
      <w:r w:rsidR="00ED014D" w:rsidRPr="003300D2">
        <w:rPr>
          <w:rFonts w:ascii="Times New Roman" w:hAnsi="Times New Roman" w:cs="Times New Roman"/>
          <w:b/>
          <w:bCs/>
          <w:sz w:val="24"/>
          <w:szCs w:val="24"/>
          <w:highlight w:val="yellow"/>
        </w:rPr>
        <w:t>for Aim (</w:t>
      </w:r>
      <w:r w:rsidR="00ED014D">
        <w:rPr>
          <w:rFonts w:ascii="Times New Roman" w:hAnsi="Times New Roman" w:cs="Times New Roman"/>
          <w:b/>
          <w:bCs/>
          <w:sz w:val="24"/>
          <w:szCs w:val="24"/>
          <w:highlight w:val="yellow"/>
        </w:rPr>
        <w:t>2</w:t>
      </w:r>
      <w:r w:rsidR="00ED014D" w:rsidRPr="003300D2">
        <w:rPr>
          <w:rFonts w:ascii="Times New Roman" w:hAnsi="Times New Roman" w:cs="Times New Roman"/>
          <w:b/>
          <w:bCs/>
          <w:sz w:val="24"/>
          <w:szCs w:val="24"/>
          <w:highlight w:val="yellow"/>
        </w:rPr>
        <w:t>)</w:t>
      </w:r>
    </w:p>
    <w:p w14:paraId="61B6C9FD" w14:textId="2D9F5CB5" w:rsidR="00982AC0" w:rsidRPr="00152D32" w:rsidRDefault="00982AC0" w:rsidP="00982AC0">
      <w:pPr>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Table 4 shows the summary of subgroup analyses. The studies included in the study considered several factors in conjunction with PTG such as PTSD/PTSS, depression, anxiety, social support, coping, and </w:t>
      </w:r>
      <w:r w:rsidRPr="00010CB1">
        <w:rPr>
          <w:rFonts w:ascii="Times New Roman" w:hAnsi="Times New Roman" w:cs="Times New Roman"/>
          <w:sz w:val="24"/>
          <w:szCs w:val="24"/>
          <w:rPrChange w:id="29" w:author="Qizhou Duan" w:date="2024-07-21T12:13:00Z">
            <w:rPr>
              <w:rFonts w:ascii="Times New Roman" w:hAnsi="Times New Roman" w:cs="Times New Roman"/>
              <w:sz w:val="24"/>
              <w:szCs w:val="24"/>
              <w:highlight w:val="cyan"/>
            </w:rPr>
          </w:rPrChange>
        </w:rPr>
        <w:t>spirituality</w:t>
      </w:r>
      <w:r w:rsidR="00C91842" w:rsidRPr="00010CB1">
        <w:rPr>
          <w:rFonts w:ascii="Times New Roman" w:hAnsi="Times New Roman" w:cs="Times New Roman"/>
          <w:sz w:val="24"/>
          <w:szCs w:val="24"/>
          <w:rPrChange w:id="30" w:author="Qizhou Duan" w:date="2024-07-21T12:13:00Z">
            <w:rPr>
              <w:rFonts w:ascii="Times New Roman" w:hAnsi="Times New Roman" w:cs="Times New Roman"/>
              <w:sz w:val="24"/>
              <w:szCs w:val="24"/>
              <w:highlight w:val="cyan"/>
            </w:rPr>
          </w:rPrChange>
        </w:rPr>
        <w:t xml:space="preserve"> (Table </w:t>
      </w:r>
      <w:ins w:id="31" w:author="Qizhou Duan" w:date="2024-07-21T12:12:00Z">
        <w:r w:rsidR="00D976F0" w:rsidRPr="00010CB1">
          <w:rPr>
            <w:rFonts w:ascii="Times New Roman" w:hAnsi="Times New Roman" w:cs="Times New Roman"/>
            <w:sz w:val="24"/>
            <w:szCs w:val="24"/>
            <w:rPrChange w:id="32" w:author="Qizhou Duan" w:date="2024-07-21T12:13:00Z">
              <w:rPr>
                <w:rFonts w:ascii="Times New Roman" w:hAnsi="Times New Roman" w:cs="Times New Roman"/>
                <w:sz w:val="24"/>
                <w:szCs w:val="24"/>
                <w:highlight w:val="cyan"/>
              </w:rPr>
            </w:rPrChange>
          </w:rPr>
          <w:t>3</w:t>
        </w:r>
      </w:ins>
      <w:del w:id="33" w:author="Qizhou Duan" w:date="2024-07-21T12:12:00Z">
        <w:r w:rsidR="00C91842" w:rsidRPr="00010CB1" w:rsidDel="00D976F0">
          <w:rPr>
            <w:rFonts w:ascii="Times New Roman" w:hAnsi="Times New Roman" w:cs="Times New Roman"/>
            <w:sz w:val="24"/>
            <w:szCs w:val="24"/>
            <w:rPrChange w:id="34" w:author="Qizhou Duan" w:date="2024-07-21T12:13:00Z">
              <w:rPr>
                <w:rFonts w:ascii="Times New Roman" w:hAnsi="Times New Roman" w:cs="Times New Roman"/>
                <w:sz w:val="24"/>
                <w:szCs w:val="24"/>
                <w:highlight w:val="cyan"/>
              </w:rPr>
            </w:rPrChange>
          </w:rPr>
          <w:delText>1</w:delText>
        </w:r>
      </w:del>
      <w:r w:rsidR="00C91842" w:rsidRPr="00010CB1">
        <w:rPr>
          <w:rFonts w:ascii="Times New Roman" w:hAnsi="Times New Roman" w:cs="Times New Roman"/>
          <w:sz w:val="24"/>
          <w:szCs w:val="24"/>
          <w:rPrChange w:id="35" w:author="Qizhou Duan" w:date="2024-07-21T12:13:00Z">
            <w:rPr>
              <w:rFonts w:ascii="Times New Roman" w:hAnsi="Times New Roman" w:cs="Times New Roman"/>
              <w:sz w:val="24"/>
              <w:szCs w:val="24"/>
              <w:highlight w:val="cyan"/>
            </w:rPr>
          </w:rPrChange>
        </w:rPr>
        <w:t>)</w:t>
      </w:r>
      <w:r w:rsidRPr="00010CB1">
        <w:rPr>
          <w:rFonts w:ascii="Times New Roman" w:hAnsi="Times New Roman" w:cs="Times New Roman"/>
          <w:sz w:val="24"/>
          <w:szCs w:val="24"/>
          <w:rPrChange w:id="36" w:author="Qizhou Duan" w:date="2024-07-21T12:13:00Z">
            <w:rPr>
              <w:rFonts w:ascii="Times New Roman" w:hAnsi="Times New Roman" w:cs="Times New Roman"/>
              <w:sz w:val="24"/>
              <w:szCs w:val="24"/>
              <w:highlight w:val="cyan"/>
            </w:rPr>
          </w:rPrChange>
        </w:rPr>
        <w:t>.</w:t>
      </w:r>
      <w:r w:rsidRPr="00152D32">
        <w:rPr>
          <w:rFonts w:ascii="Times New Roman" w:hAnsi="Times New Roman" w:cs="Times New Roman"/>
          <w:sz w:val="24"/>
          <w:szCs w:val="24"/>
        </w:rPr>
        <w:t xml:space="preserve"> </w:t>
      </w:r>
      <w:del w:id="37" w:author="Qizhou Duan" w:date="2024-07-21T12:13:00Z">
        <w:r w:rsidR="00C91842" w:rsidRPr="00C309B5" w:rsidDel="00C97EC0">
          <w:rPr>
            <w:rFonts w:ascii="Times New Roman" w:hAnsi="Times New Roman" w:cs="Times New Roman"/>
            <w:b/>
            <w:bCs/>
            <w:sz w:val="24"/>
            <w:szCs w:val="24"/>
            <w:highlight w:val="cyan"/>
          </w:rPr>
          <w:delText>Qizhou should we delete this comments?</w:delText>
        </w:r>
        <w:r w:rsidR="00A0407E" w:rsidRPr="00C309B5" w:rsidDel="00C97EC0">
          <w:rPr>
            <w:rFonts w:ascii="Times New Roman" w:hAnsi="Times New Roman" w:cs="Times New Roman"/>
            <w:b/>
            <w:bCs/>
            <w:sz w:val="24"/>
            <w:szCs w:val="24"/>
            <w:highlight w:val="cyan"/>
          </w:rPr>
          <w:delText>Notify the code of T3!)</w:delText>
        </w:r>
      </w:del>
    </w:p>
    <w:p w14:paraId="3C6FD3B0" w14:textId="77777777" w:rsidR="00982AC0" w:rsidRPr="00152D32" w:rsidRDefault="00982AC0" w:rsidP="00982AC0">
      <w:pPr>
        <w:autoSpaceDE w:val="0"/>
        <w:autoSpaceDN w:val="0"/>
        <w:adjustRightInd w:val="0"/>
        <w:spacing w:after="0" w:line="480" w:lineRule="auto"/>
        <w:rPr>
          <w:rFonts w:ascii="Times New Roman" w:hAnsi="Times New Roman" w:cs="Times New Roman"/>
          <w:sz w:val="24"/>
          <w:szCs w:val="24"/>
        </w:rPr>
      </w:pPr>
      <w:r w:rsidRPr="00152D32">
        <w:rPr>
          <w:rFonts w:ascii="Times New Roman" w:hAnsi="Times New Roman" w:cs="Times New Roman"/>
          <w:b/>
          <w:bCs/>
          <w:i/>
          <w:iCs/>
          <w:sz w:val="24"/>
          <w:szCs w:val="24"/>
        </w:rPr>
        <w:t>PTSD/PTSS</w:t>
      </w:r>
    </w:p>
    <w:p w14:paraId="2918EC8B" w14:textId="419CE3DE" w:rsidR="00982AC0" w:rsidRPr="00152D32" w:rsidRDefault="00982AC0" w:rsidP="00982AC0">
      <w:pPr>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Nineteen selected studies presented the association of PTSD with PTG with a total of </w:t>
      </w:r>
      <w:r w:rsidRPr="002B24CE">
        <w:rPr>
          <w:rFonts w:ascii="Times New Roman" w:hAnsi="Times New Roman" w:cs="Times New Roman"/>
          <w:sz w:val="24"/>
          <w:szCs w:val="24"/>
        </w:rPr>
        <w:t>24,033</w:t>
      </w:r>
      <w:r w:rsidRPr="00152D32">
        <w:rPr>
          <w:rFonts w:ascii="Times New Roman" w:hAnsi="Times New Roman" w:cs="Times New Roman"/>
          <w:sz w:val="24"/>
          <w:szCs w:val="24"/>
        </w:rPr>
        <w:t xml:space="preserve"> participants </w:t>
      </w:r>
      <w:del w:id="38" w:author="Qizhou Duan" w:date="2024-07-21T12:13:00Z">
        <w:r w:rsidRPr="00152D32" w:rsidDel="00E96D37">
          <w:rPr>
            <w:rFonts w:ascii="Times New Roman" w:hAnsi="Times New Roman" w:cs="Times New Roman"/>
            <w:sz w:val="24"/>
            <w:szCs w:val="24"/>
          </w:rPr>
          <w:delText>(</w:delText>
        </w:r>
      </w:del>
      <w:r w:rsidR="00C91842" w:rsidRPr="00152D32">
        <w:rPr>
          <w:rFonts w:ascii="Times New Roman" w:hAnsi="Times New Roman" w:cs="Times New Roman"/>
          <w:sz w:val="24"/>
          <w:szCs w:val="24"/>
        </w:rPr>
        <w:t>(</w:t>
      </w:r>
      <w:ins w:id="39" w:author="Qizhou Duan" w:date="2024-07-21T12:13:00Z">
        <w:r w:rsidR="00E96D37">
          <w:rPr>
            <w:rFonts w:ascii="Times New Roman" w:hAnsi="Times New Roman" w:cs="Times New Roman"/>
            <w:sz w:val="24"/>
            <w:szCs w:val="24"/>
          </w:rPr>
          <w:t>Table 3</w:t>
        </w:r>
      </w:ins>
      <w:del w:id="40" w:author="Qizhou Duan" w:date="2024-07-21T12:13:00Z">
        <w:r w:rsidR="00C91842" w:rsidRPr="00B5596B" w:rsidDel="00E96D37">
          <w:rPr>
            <w:rFonts w:ascii="Times New Roman" w:hAnsi="Times New Roman" w:cs="Times New Roman"/>
            <w:sz w:val="24"/>
            <w:szCs w:val="24"/>
            <w:highlight w:val="cyan"/>
          </w:rPr>
          <w:delText>Table 1</w:delText>
        </w:r>
        <w:r w:rsidR="00C91842" w:rsidRPr="00B5596B" w:rsidDel="00E96D37">
          <w:rPr>
            <w:rFonts w:ascii="Times New Roman" w:hAnsi="Times New Roman" w:cs="Times New Roman"/>
            <w:b/>
            <w:bCs/>
            <w:sz w:val="24"/>
            <w:szCs w:val="24"/>
            <w:highlight w:val="cyan"/>
          </w:rPr>
          <w:delText>?? QZ</w:delText>
        </w:r>
      </w:del>
      <w:r w:rsidRPr="00152D32">
        <w:rPr>
          <w:rFonts w:ascii="Times New Roman" w:hAnsi="Times New Roman" w:cs="Times New Roman"/>
          <w:sz w:val="24"/>
          <w:szCs w:val="24"/>
        </w:rPr>
        <w:t xml:space="preserve">). The baseline effect size (the intercept term) was </w:t>
      </w:r>
      <w:r w:rsidRPr="00152D32">
        <w:rPr>
          <w:rFonts w:ascii="Times New Roman" w:hAnsi="Times New Roman" w:cs="Times New Roman"/>
          <w:i/>
          <w:iCs/>
          <w:sz w:val="24"/>
          <w:szCs w:val="24"/>
        </w:rPr>
        <w:t xml:space="preserve">g </w:t>
      </w:r>
      <w:r w:rsidRPr="00152D32">
        <w:rPr>
          <w:rFonts w:ascii="Times New Roman" w:hAnsi="Times New Roman" w:cs="Times New Roman"/>
          <w:sz w:val="24"/>
          <w:szCs w:val="24"/>
        </w:rPr>
        <w:t xml:space="preserve">= 2.32, and </w:t>
      </w:r>
      <w:r w:rsidRPr="00152D32">
        <w:rPr>
          <w:rFonts w:ascii="Times New Roman" w:hAnsi="Times New Roman" w:cs="Times New Roman"/>
          <w:sz w:val="24"/>
          <w:szCs w:val="24"/>
        </w:rPr>
        <w:lastRenderedPageBreak/>
        <w:t xml:space="preserve">whether the studies investigated PTSD yielded a lower effect with the regression coefficient associated with the PTSD term being </w:t>
      </w:r>
      <w:r w:rsidRPr="00152D32">
        <w:rPr>
          <w:rFonts w:ascii="Times New Roman" w:hAnsi="Times New Roman" w:cs="Times New Roman"/>
          <w:i/>
          <w:iCs/>
          <w:sz w:val="24"/>
          <w:szCs w:val="24"/>
        </w:rPr>
        <w:t>B=</w:t>
      </w:r>
      <w:r w:rsidRPr="00152D32">
        <w:rPr>
          <w:rFonts w:ascii="Times New Roman" w:hAnsi="Times New Roman" w:cs="Times New Roman"/>
          <w:sz w:val="24"/>
          <w:szCs w:val="24"/>
        </w:rPr>
        <w:t xml:space="preserve">-1.31; 95%CI[-0.412, 1.49]; </w:t>
      </w:r>
      <w:r w:rsidRPr="00152D32">
        <w:rPr>
          <w:rFonts w:ascii="Times New Roman" w:hAnsi="Times New Roman" w:cs="Times New Roman"/>
          <w:i/>
          <w:iCs/>
          <w:sz w:val="24"/>
          <w:szCs w:val="24"/>
        </w:rPr>
        <w:t>p</w:t>
      </w:r>
      <w:r w:rsidRPr="00152D32">
        <w:rPr>
          <w:rFonts w:ascii="Times New Roman" w:hAnsi="Times New Roman" w:cs="Times New Roman"/>
          <w:sz w:val="24"/>
          <w:szCs w:val="24"/>
        </w:rPr>
        <w:t>=0.36.</w:t>
      </w:r>
      <w:r w:rsidRPr="00152D32">
        <w:rPr>
          <w:rFonts w:ascii="AppleSystemUIFont" w:hAnsi="AppleSystemUIFont" w:cs="AppleSystemUIFont"/>
          <w:sz w:val="26"/>
          <w:szCs w:val="26"/>
        </w:rPr>
        <w:t xml:space="preserve"> </w:t>
      </w:r>
      <w:r w:rsidRPr="00152D32">
        <w:rPr>
          <w:rFonts w:ascii="Times New Roman" w:hAnsi="Times New Roman" w:cs="Times New Roman"/>
          <w:sz w:val="24"/>
          <w:szCs w:val="24"/>
        </w:rPr>
        <w:t>However, there was no significant relationship between PTSD and PTG (</w:t>
      </w:r>
      <w:r w:rsidRPr="00152D32">
        <w:rPr>
          <w:rFonts w:ascii="Times New Roman" w:hAnsi="Times New Roman" w:cs="Times New Roman"/>
          <w:i/>
          <w:iCs/>
          <w:sz w:val="24"/>
          <w:szCs w:val="24"/>
        </w:rPr>
        <w:t>p</w:t>
      </w:r>
      <w:r w:rsidRPr="00152D32">
        <w:rPr>
          <w:rFonts w:ascii="Times New Roman" w:hAnsi="Times New Roman" w:cs="Times New Roman"/>
          <w:sz w:val="24"/>
          <w:szCs w:val="24"/>
        </w:rPr>
        <w:t>-value=0.36). Yet, the broad range of effect sizes indicated a considerable amount of uncertainty in the effect estimate (</w:t>
      </w:r>
      <w:r w:rsidRPr="00152D32">
        <w:rPr>
          <w:rFonts w:ascii="Times New Roman" w:hAnsi="Times New Roman" w:cs="Times New Roman"/>
          <w:i/>
          <w:iCs/>
          <w:sz w:val="24"/>
          <w:szCs w:val="24"/>
        </w:rPr>
        <w:t>SE</w:t>
      </w:r>
      <w:r w:rsidRPr="00152D32">
        <w:rPr>
          <w:rFonts w:ascii="Times New Roman" w:hAnsi="Times New Roman" w:cs="Times New Roman"/>
          <w:sz w:val="24"/>
          <w:szCs w:val="24"/>
        </w:rPr>
        <w:t xml:space="preserve">=1.43). An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 studies.</w:t>
      </w:r>
    </w:p>
    <w:p w14:paraId="3C374FA9" w14:textId="77777777" w:rsidR="00982AC0" w:rsidRPr="00152D32" w:rsidRDefault="00982AC0" w:rsidP="00982AC0">
      <w:pPr>
        <w:autoSpaceDE w:val="0"/>
        <w:autoSpaceDN w:val="0"/>
        <w:adjustRightInd w:val="0"/>
        <w:spacing w:after="0" w:line="480" w:lineRule="auto"/>
        <w:rPr>
          <w:rFonts w:ascii="Times New Roman" w:hAnsi="Times New Roman" w:cs="Times New Roman"/>
          <w:sz w:val="24"/>
          <w:szCs w:val="24"/>
        </w:rPr>
      </w:pPr>
      <w:r w:rsidRPr="00152D32">
        <w:rPr>
          <w:rFonts w:ascii="Times New Roman" w:hAnsi="Times New Roman" w:cs="Times New Roman"/>
          <w:b/>
          <w:bCs/>
          <w:i/>
          <w:iCs/>
          <w:sz w:val="24"/>
          <w:szCs w:val="24"/>
        </w:rPr>
        <w:t xml:space="preserve">Mental Health </w:t>
      </w:r>
      <w:r w:rsidRPr="00152D32">
        <w:rPr>
          <w:rFonts w:ascii="Times New Roman" w:hAnsi="Times New Roman" w:cs="Times New Roman"/>
          <w:b/>
          <w:bCs/>
          <w:sz w:val="24"/>
          <w:szCs w:val="24"/>
        </w:rPr>
        <w:t>(</w:t>
      </w:r>
      <w:r w:rsidRPr="00152D32">
        <w:rPr>
          <w:rFonts w:ascii="Times New Roman" w:hAnsi="Times New Roman" w:cs="Times New Roman"/>
          <w:b/>
          <w:bCs/>
          <w:i/>
          <w:iCs/>
          <w:sz w:val="24"/>
          <w:szCs w:val="24"/>
        </w:rPr>
        <w:t>Depression, Anxiety</w:t>
      </w:r>
      <w:r w:rsidRPr="00152D32">
        <w:rPr>
          <w:rFonts w:ascii="Times New Roman" w:hAnsi="Times New Roman" w:cs="Times New Roman"/>
          <w:b/>
          <w:bCs/>
          <w:sz w:val="24"/>
          <w:szCs w:val="24"/>
        </w:rPr>
        <w:t>)</w:t>
      </w:r>
      <w:r w:rsidRPr="00152D32">
        <w:rPr>
          <w:rFonts w:ascii="Times New Roman" w:hAnsi="Times New Roman" w:cs="Times New Roman"/>
          <w:sz w:val="24"/>
          <w:szCs w:val="24"/>
        </w:rPr>
        <w:t xml:space="preserve"> </w:t>
      </w:r>
    </w:p>
    <w:p w14:paraId="30F7E4F5" w14:textId="31FF9ABF" w:rsidR="00982AC0" w:rsidRPr="00152D32" w:rsidRDefault="00982AC0" w:rsidP="00982AC0">
      <w:pPr>
        <w:autoSpaceDE w:val="0"/>
        <w:autoSpaceDN w:val="0"/>
        <w:adjustRightInd w:val="0"/>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Eighteen selected studies presented the association of depression with PTG with a total of </w:t>
      </w:r>
      <w:r w:rsidRPr="009B05AB">
        <w:rPr>
          <w:rFonts w:ascii="Times New Roman" w:hAnsi="Times New Roman" w:cs="Times New Roman"/>
          <w:sz w:val="24"/>
          <w:szCs w:val="24"/>
        </w:rPr>
        <w:t>21,802</w:t>
      </w:r>
      <w:r w:rsidRPr="00152D32" w:rsidDel="00711024">
        <w:rPr>
          <w:rFonts w:ascii="Times New Roman" w:hAnsi="Times New Roman" w:cs="Times New Roman"/>
          <w:sz w:val="24"/>
          <w:szCs w:val="24"/>
        </w:rPr>
        <w:t xml:space="preserve"> </w:t>
      </w:r>
      <w:r w:rsidRPr="00152D32">
        <w:rPr>
          <w:rFonts w:ascii="Times New Roman" w:hAnsi="Times New Roman" w:cs="Times New Roman"/>
          <w:sz w:val="24"/>
          <w:szCs w:val="24"/>
        </w:rPr>
        <w:t>participants</w:t>
      </w:r>
      <w:ins w:id="41" w:author="Qizhou Duan" w:date="2024-07-21T12:13:00Z">
        <w:r w:rsidR="00265244">
          <w:rPr>
            <w:rFonts w:ascii="Times New Roman" w:hAnsi="Times New Roman" w:cs="Times New Roman"/>
            <w:sz w:val="24"/>
            <w:szCs w:val="24"/>
          </w:rPr>
          <w:t xml:space="preserve"> </w:t>
        </w:r>
      </w:ins>
      <w:del w:id="42" w:author="Qizhou Duan" w:date="2024-07-21T12:13:00Z">
        <w:r w:rsidRPr="00152D32" w:rsidDel="00265244">
          <w:rPr>
            <w:rFonts w:ascii="Times New Roman" w:hAnsi="Times New Roman" w:cs="Times New Roman"/>
            <w:sz w:val="24"/>
            <w:szCs w:val="24"/>
          </w:rPr>
          <w:delText xml:space="preserve"> </w:delText>
        </w:r>
      </w:del>
      <w:ins w:id="43" w:author="Qizhou Duan" w:date="2024-07-21T12:13:00Z">
        <w:r w:rsidR="00265244">
          <w:rPr>
            <w:rFonts w:ascii="Times New Roman" w:hAnsi="Times New Roman" w:cs="Times New Roman"/>
            <w:sz w:val="24"/>
            <w:szCs w:val="24"/>
          </w:rPr>
          <w:t>(Table 3</w:t>
        </w:r>
      </w:ins>
      <w:del w:id="44" w:author="Qizhou Duan" w:date="2024-07-21T12:13:00Z">
        <w:r w:rsidRPr="00152D32" w:rsidDel="00265244">
          <w:rPr>
            <w:rFonts w:ascii="Times New Roman" w:hAnsi="Times New Roman" w:cs="Times New Roman"/>
            <w:sz w:val="24"/>
            <w:szCs w:val="24"/>
          </w:rPr>
          <w:delText>(</w:delText>
        </w:r>
        <w:r w:rsidR="00C91842" w:rsidRPr="00152D32" w:rsidDel="00265244">
          <w:rPr>
            <w:rFonts w:ascii="Times New Roman" w:hAnsi="Times New Roman" w:cs="Times New Roman"/>
            <w:sz w:val="24"/>
            <w:szCs w:val="24"/>
          </w:rPr>
          <w:delText>(</w:delText>
        </w:r>
        <w:r w:rsidR="00C91842" w:rsidRPr="00B5596B" w:rsidDel="00265244">
          <w:rPr>
            <w:rFonts w:ascii="Times New Roman" w:hAnsi="Times New Roman" w:cs="Times New Roman"/>
            <w:sz w:val="24"/>
            <w:szCs w:val="24"/>
            <w:highlight w:val="cyan"/>
          </w:rPr>
          <w:delText>Table 1</w:delText>
        </w:r>
        <w:r w:rsidR="00C91842" w:rsidRPr="00B5596B" w:rsidDel="00265244">
          <w:rPr>
            <w:rFonts w:ascii="Times New Roman" w:hAnsi="Times New Roman" w:cs="Times New Roman"/>
            <w:b/>
            <w:bCs/>
            <w:sz w:val="24"/>
            <w:szCs w:val="24"/>
            <w:highlight w:val="cyan"/>
          </w:rPr>
          <w:delText>?? QZ</w:delText>
        </w:r>
      </w:del>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 xml:space="preserve">=2.49, and the regression coefficient for depression is </w:t>
      </w:r>
      <w:r w:rsidRPr="00152D32">
        <w:rPr>
          <w:rFonts w:ascii="Times New Roman" w:hAnsi="Times New Roman" w:cs="Times New Roman"/>
          <w:i/>
          <w:iCs/>
          <w:sz w:val="24"/>
          <w:szCs w:val="24"/>
        </w:rPr>
        <w:t>B</w:t>
      </w:r>
      <w:r w:rsidRPr="00152D32">
        <w:rPr>
          <w:rFonts w:ascii="Times New Roman" w:hAnsi="Times New Roman" w:cs="Times New Roman"/>
          <w:sz w:val="24"/>
          <w:szCs w:val="24"/>
        </w:rPr>
        <w:t xml:space="preserve">=-2.10; 95%CI[0.15, -4.93]; </w:t>
      </w:r>
      <w:r w:rsidRPr="00152D32">
        <w:rPr>
          <w:rFonts w:ascii="Times New Roman" w:hAnsi="Times New Roman" w:cs="Times New Roman"/>
          <w:i/>
          <w:iCs/>
          <w:sz w:val="24"/>
          <w:szCs w:val="24"/>
        </w:rPr>
        <w:t>p</w:t>
      </w:r>
      <w:r w:rsidRPr="00152D32">
        <w:rPr>
          <w:rFonts w:ascii="Times New Roman" w:hAnsi="Times New Roman" w:cs="Times New Roman"/>
          <w:sz w:val="24"/>
          <w:szCs w:val="24"/>
        </w:rPr>
        <w:t>=0.14, indicating no overall</w:t>
      </w:r>
      <w:r w:rsidRPr="00152D32">
        <w:rPr>
          <w:rFonts w:ascii="Times New Roman" w:hAnsi="Times New Roman"/>
          <w:sz w:val="24"/>
          <w:szCs w:val="24"/>
        </w:rPr>
        <w:t xml:space="preserve"> effect </w:t>
      </w:r>
      <w:r w:rsidRPr="00152D32">
        <w:rPr>
          <w:rFonts w:ascii="Times New Roman" w:hAnsi="Times New Roman" w:cs="Times New Roman"/>
          <w:sz w:val="24"/>
          <w:szCs w:val="24"/>
        </w:rPr>
        <w:t>on PTG of</w:t>
      </w:r>
      <w:r w:rsidRPr="00152D32">
        <w:rPr>
          <w:rFonts w:ascii="Times New Roman" w:hAnsi="Times New Roman"/>
          <w:sz w:val="24"/>
          <w:szCs w:val="24"/>
        </w:rPr>
        <w:t xml:space="preserve"> depression</w:t>
      </w:r>
      <w:r w:rsidRPr="00152D32">
        <w:rPr>
          <w:rFonts w:ascii="Times New Roman" w:hAnsi="Times New Roman" w:cs="Times New Roman"/>
          <w:sz w:val="24"/>
          <w:szCs w:val="24"/>
        </w:rPr>
        <w:t xml:space="preserve"> on PTG. The broad range indicated considerable uncertainty in the effect estimate. A high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these studies.</w:t>
      </w:r>
    </w:p>
    <w:p w14:paraId="31174753" w14:textId="77777777" w:rsidR="00982AC0" w:rsidRPr="00152D32" w:rsidRDefault="00982AC0" w:rsidP="00982AC0">
      <w:pPr>
        <w:autoSpaceDE w:val="0"/>
        <w:autoSpaceDN w:val="0"/>
        <w:adjustRightInd w:val="0"/>
        <w:spacing w:after="0" w:line="480" w:lineRule="auto"/>
        <w:ind w:firstLine="720"/>
        <w:rPr>
          <w:rFonts w:ascii="Times New Roman" w:hAnsi="Times New Roman" w:cs="Times New Roman"/>
          <w:b/>
          <w:bCs/>
          <w:sz w:val="24"/>
          <w:szCs w:val="24"/>
          <w:lang w:eastAsia="zh-CN"/>
        </w:rPr>
      </w:pPr>
      <w:r w:rsidRPr="00152D32">
        <w:rPr>
          <w:rFonts w:ascii="Times New Roman" w:hAnsi="Times New Roman" w:cs="Times New Roman"/>
          <w:sz w:val="24"/>
          <w:szCs w:val="24"/>
        </w:rPr>
        <w:t xml:space="preserve">With regards to Anxiety, there were 28 studies discussed and measured anxiety levels, spanning </w:t>
      </w:r>
      <w:r w:rsidRPr="00A0223E">
        <w:rPr>
          <w:rFonts w:ascii="Times New Roman" w:hAnsi="Times New Roman" w:cs="Times New Roman"/>
          <w:sz w:val="24"/>
          <w:szCs w:val="24"/>
        </w:rPr>
        <w:t>19,522</w:t>
      </w:r>
      <w:r w:rsidRPr="00152D32">
        <w:rPr>
          <w:rFonts w:ascii="Times New Roman" w:hAnsi="Times New Roman" w:cs="Times New Roman"/>
          <w:sz w:val="24"/>
          <w:szCs w:val="24"/>
        </w:rPr>
        <w:t xml:space="preserve"> participants. 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Pr>
          <w:rFonts w:ascii="Times New Roman" w:hAnsi="Times New Roman" w:cs="Times New Roman"/>
          <w:sz w:val="24"/>
          <w:szCs w:val="24"/>
        </w:rPr>
        <w:t>2.87</w:t>
      </w:r>
      <w:r w:rsidRPr="00152D32">
        <w:rPr>
          <w:rFonts w:ascii="Times New Roman" w:hAnsi="Times New Roman" w:cs="Times New Roman"/>
          <w:sz w:val="24"/>
          <w:szCs w:val="24"/>
        </w:rPr>
        <w:t xml:space="preserve">, with Anxiety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Pr>
          <w:rFonts w:ascii="Times New Roman" w:hAnsi="Times New Roman" w:cs="Times New Roman"/>
          <w:sz w:val="24"/>
          <w:szCs w:val="24"/>
        </w:rPr>
        <w:t>2.35</w:t>
      </w:r>
      <w:r w:rsidRPr="00152D32">
        <w:rPr>
          <w:rFonts w:ascii="Times New Roman" w:hAnsi="Times New Roman" w:cs="Times New Roman"/>
          <w:sz w:val="24"/>
          <w:szCs w:val="24"/>
        </w:rPr>
        <w:t xml:space="preserve"> with 95%CI [-</w:t>
      </w:r>
      <w:r>
        <w:rPr>
          <w:rFonts w:ascii="Times New Roman" w:hAnsi="Times New Roman" w:cs="Times New Roman"/>
          <w:sz w:val="24"/>
          <w:szCs w:val="24"/>
        </w:rPr>
        <w:t>4.83</w:t>
      </w:r>
      <w:r w:rsidRPr="00152D32">
        <w:rPr>
          <w:rFonts w:ascii="Times New Roman" w:hAnsi="Times New Roman" w:cs="Times New Roman"/>
          <w:sz w:val="24"/>
          <w:szCs w:val="24"/>
        </w:rPr>
        <w:t>, 0.</w:t>
      </w:r>
      <w:r>
        <w:rPr>
          <w:rFonts w:ascii="Times New Roman" w:hAnsi="Times New Roman" w:cs="Times New Roman"/>
          <w:sz w:val="24"/>
          <w:szCs w:val="24"/>
        </w:rPr>
        <w:t>13</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06</w:t>
      </w:r>
      <w:r w:rsidRPr="00152D32">
        <w:rPr>
          <w:rFonts w:ascii="Times New Roman" w:hAnsi="Times New Roman" w:cs="Times New Roman"/>
          <w:sz w:val="24"/>
          <w:szCs w:val="24"/>
        </w:rPr>
        <w:t xml:space="preserve">, indicating </w:t>
      </w:r>
      <w:r>
        <w:rPr>
          <w:rFonts w:ascii="Times New Roman" w:hAnsi="Times New Roman" w:cs="Times New Roman"/>
          <w:sz w:val="24"/>
          <w:szCs w:val="24"/>
        </w:rPr>
        <w:t xml:space="preserve">almost significant </w:t>
      </w:r>
      <w:r w:rsidRPr="00152D32">
        <w:rPr>
          <w:rFonts w:ascii="Times New Roman" w:hAnsi="Times New Roman" w:cs="Times New Roman"/>
          <w:sz w:val="24"/>
          <w:szCs w:val="24"/>
        </w:rPr>
        <w:t xml:space="preserve">effect of Anxiety on PTG. The heterogeneity after considering Anxiety as a moderator was also high indicate by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of </w:t>
      </w:r>
      <w:r w:rsidRPr="00152D32">
        <w:rPr>
          <w:rFonts w:ascii="Times New Roman" w:hAnsi="Times New Roman" w:cs="Times New Roman"/>
          <w:sz w:val="24"/>
          <w:szCs w:val="24"/>
          <w:lang w:eastAsia="zh-CN"/>
        </w:rPr>
        <w:t>99.</w:t>
      </w:r>
      <w:r>
        <w:rPr>
          <w:rFonts w:ascii="Times New Roman" w:hAnsi="Times New Roman" w:cs="Times New Roman"/>
          <w:sz w:val="24"/>
          <w:szCs w:val="24"/>
          <w:lang w:eastAsia="zh-CN"/>
        </w:rPr>
        <w:t>99</w:t>
      </w:r>
      <w:r w:rsidRPr="00152D32">
        <w:rPr>
          <w:rFonts w:ascii="Times New Roman" w:hAnsi="Times New Roman" w:cs="Times New Roman"/>
          <w:sz w:val="24"/>
          <w:szCs w:val="24"/>
          <w:lang w:eastAsia="zh-CN"/>
        </w:rPr>
        <w:t>%.</w:t>
      </w:r>
    </w:p>
    <w:p w14:paraId="6517F718" w14:textId="77777777" w:rsidR="00982AC0" w:rsidRPr="00152D32" w:rsidRDefault="00982AC0" w:rsidP="00982AC0">
      <w:pPr>
        <w:autoSpaceDE w:val="0"/>
        <w:autoSpaceDN w:val="0"/>
        <w:adjustRightInd w:val="0"/>
        <w:spacing w:after="0" w:line="480" w:lineRule="auto"/>
        <w:rPr>
          <w:rFonts w:ascii="Times New Roman" w:hAnsi="Times New Roman" w:cs="Times New Roman"/>
          <w:b/>
          <w:bCs/>
          <w:i/>
          <w:iCs/>
          <w:sz w:val="24"/>
          <w:szCs w:val="24"/>
        </w:rPr>
      </w:pPr>
      <w:r w:rsidRPr="00152D32">
        <w:rPr>
          <w:rFonts w:ascii="Times New Roman" w:hAnsi="Times New Roman" w:cs="Times New Roman"/>
          <w:b/>
          <w:bCs/>
          <w:i/>
          <w:iCs/>
          <w:sz w:val="24"/>
          <w:szCs w:val="24"/>
        </w:rPr>
        <w:t xml:space="preserve">Social Support </w:t>
      </w:r>
    </w:p>
    <w:p w14:paraId="636F398B" w14:textId="244BD1D5" w:rsidR="00982AC0" w:rsidRPr="00152D32" w:rsidRDefault="00982AC0" w:rsidP="00982AC0">
      <w:pPr>
        <w:autoSpaceDE w:val="0"/>
        <w:autoSpaceDN w:val="0"/>
        <w:adjustRightInd w:val="0"/>
        <w:spacing w:after="0" w:line="480" w:lineRule="auto"/>
        <w:ind w:firstLine="720"/>
        <w:rPr>
          <w:rFonts w:ascii="Times New Roman" w:hAnsi="Times New Roman" w:cs="Times New Roman"/>
          <w:b/>
          <w:bCs/>
          <w:sz w:val="24"/>
          <w:szCs w:val="24"/>
        </w:rPr>
      </w:pPr>
      <w:r w:rsidRPr="00DA1A11">
        <w:rPr>
          <w:rFonts w:ascii="Times New Roman" w:hAnsi="Times New Roman" w:cs="Times New Roman"/>
          <w:sz w:val="24"/>
          <w:szCs w:val="24"/>
          <w:highlight w:val="yellow"/>
        </w:rPr>
        <w:t>Seventeen</w:t>
      </w:r>
      <w:r w:rsidRPr="00C309B5">
        <w:rPr>
          <w:rFonts w:ascii="Times New Roman" w:hAnsi="Times New Roman" w:cs="Times New Roman"/>
          <w:sz w:val="24"/>
          <w:szCs w:val="24"/>
        </w:rPr>
        <w:t xml:space="preserve"> </w:t>
      </w:r>
      <w:r w:rsidRPr="00152D32">
        <w:rPr>
          <w:rFonts w:ascii="Times New Roman" w:hAnsi="Times New Roman" w:cs="Times New Roman"/>
          <w:sz w:val="24"/>
          <w:szCs w:val="24"/>
        </w:rPr>
        <w:t xml:space="preserve">selected studies discussed social support concerning PTG with a total of </w:t>
      </w:r>
      <w:r w:rsidRPr="00726503">
        <w:rPr>
          <w:rFonts w:ascii="Times New Roman" w:hAnsi="Times New Roman" w:cs="Times New Roman"/>
          <w:sz w:val="24"/>
          <w:szCs w:val="24"/>
        </w:rPr>
        <w:t>20,912</w:t>
      </w:r>
      <w:r w:rsidRPr="00152D32" w:rsidDel="002578E5">
        <w:rPr>
          <w:rFonts w:ascii="Times New Roman" w:hAnsi="Times New Roman" w:cs="Times New Roman"/>
          <w:sz w:val="24"/>
          <w:szCs w:val="24"/>
        </w:rPr>
        <w:t xml:space="preserve"> </w:t>
      </w:r>
      <w:r w:rsidRPr="00152D32">
        <w:rPr>
          <w:rFonts w:ascii="Times New Roman" w:hAnsi="Times New Roman" w:cs="Times New Roman"/>
          <w:sz w:val="24"/>
          <w:szCs w:val="24"/>
        </w:rPr>
        <w:t>participants (</w:t>
      </w:r>
      <w:del w:id="45" w:author="Qizhou Duan" w:date="2024-07-21T12:13:00Z">
        <w:r w:rsidR="00B66F49" w:rsidRPr="00C309B5" w:rsidDel="00066920">
          <w:rPr>
            <w:rFonts w:ascii="Times New Roman" w:hAnsi="Times New Roman" w:cs="Times New Roman"/>
            <w:sz w:val="24"/>
            <w:szCs w:val="24"/>
            <w:highlight w:val="cyan"/>
          </w:rPr>
          <w:delText xml:space="preserve">Table </w:delText>
        </w:r>
        <w:r w:rsidR="00C91842" w:rsidRPr="00C309B5" w:rsidDel="00066920">
          <w:rPr>
            <w:rFonts w:ascii="Times New Roman" w:hAnsi="Times New Roman" w:cs="Times New Roman"/>
            <w:sz w:val="24"/>
            <w:szCs w:val="24"/>
            <w:highlight w:val="cyan"/>
          </w:rPr>
          <w:delText>1</w:delText>
        </w:r>
        <w:r w:rsidR="00C91842" w:rsidRPr="00C309B5" w:rsidDel="00066920">
          <w:rPr>
            <w:rFonts w:ascii="Times New Roman" w:hAnsi="Times New Roman" w:cs="Times New Roman"/>
            <w:b/>
            <w:bCs/>
            <w:sz w:val="24"/>
            <w:szCs w:val="24"/>
            <w:highlight w:val="cyan"/>
          </w:rPr>
          <w:delText>?? QZ</w:delText>
        </w:r>
      </w:del>
      <w:ins w:id="46" w:author="Qizhou Duan" w:date="2024-07-21T12:13:00Z">
        <w:r w:rsidR="00066920">
          <w:rPr>
            <w:rFonts w:ascii="Times New Roman" w:hAnsi="Times New Roman" w:cs="Times New Roman"/>
            <w:sz w:val="24"/>
            <w:szCs w:val="24"/>
          </w:rPr>
          <w:t>Table 3</w:t>
        </w:r>
      </w:ins>
      <w:r w:rsidRPr="00152D32">
        <w:rPr>
          <w:rFonts w:ascii="Times New Roman" w:hAnsi="Times New Roman" w:cs="Times New Roman"/>
          <w:sz w:val="24"/>
          <w:szCs w:val="24"/>
        </w:rPr>
        <w:t xml:space="preserve">).The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726503">
        <w:t xml:space="preserve"> </w:t>
      </w:r>
      <w:r w:rsidRPr="00726503">
        <w:rPr>
          <w:rFonts w:ascii="Times New Roman" w:hAnsi="Times New Roman" w:cs="Times New Roman"/>
          <w:sz w:val="24"/>
          <w:szCs w:val="24"/>
        </w:rPr>
        <w:t>1.6806</w:t>
      </w:r>
      <w:r w:rsidRPr="00152D32" w:rsidDel="00750ECD">
        <w:rPr>
          <w:rFonts w:ascii="Times New Roman" w:hAnsi="Times New Roman" w:cs="Times New Roman"/>
          <w:sz w:val="24"/>
          <w:szCs w:val="24"/>
        </w:rPr>
        <w:t xml:space="preserve"> </w:t>
      </w:r>
      <w:r w:rsidRPr="00152D32">
        <w:rPr>
          <w:rFonts w:ascii="Times New Roman" w:hAnsi="Times New Roman" w:cs="Times New Roman"/>
          <w:sz w:val="24"/>
          <w:szCs w:val="24"/>
        </w:rPr>
        <w:t xml:space="preserve">, with Social Support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 xml:space="preserve">= </w:t>
      </w:r>
      <w:r w:rsidRPr="00726503">
        <w:rPr>
          <w:rFonts w:ascii="Times New Roman" w:hAnsi="Times New Roman" w:cs="Times New Roman"/>
          <w:sz w:val="24"/>
          <w:szCs w:val="24"/>
        </w:rPr>
        <w:t>1.3138</w:t>
      </w:r>
      <w:r w:rsidRPr="00152D32" w:rsidDel="00407462">
        <w:rPr>
          <w:rFonts w:ascii="Times New Roman" w:hAnsi="Times New Roman" w:cs="Times New Roman"/>
          <w:sz w:val="24"/>
          <w:szCs w:val="24"/>
        </w:rPr>
        <w:t xml:space="preserve"> </w:t>
      </w:r>
      <w:r w:rsidRPr="00152D32">
        <w:rPr>
          <w:rFonts w:ascii="Times New Roman" w:hAnsi="Times New Roman" w:cs="Times New Roman"/>
          <w:sz w:val="24"/>
          <w:szCs w:val="24"/>
        </w:rPr>
        <w:t>; 95%CI[-</w:t>
      </w:r>
      <w:r>
        <w:rPr>
          <w:rFonts w:ascii="Times New Roman" w:hAnsi="Times New Roman" w:cs="Times New Roman"/>
          <w:sz w:val="24"/>
          <w:szCs w:val="24"/>
        </w:rPr>
        <w:t>1</w:t>
      </w:r>
      <w:r w:rsidRPr="00152D32">
        <w:rPr>
          <w:rFonts w:ascii="Times New Roman" w:hAnsi="Times New Roman" w:cs="Times New Roman"/>
          <w:sz w:val="24"/>
          <w:szCs w:val="24"/>
        </w:rPr>
        <w:t>.</w:t>
      </w:r>
      <w:r>
        <w:rPr>
          <w:rFonts w:ascii="Times New Roman" w:hAnsi="Times New Roman" w:cs="Times New Roman"/>
          <w:sz w:val="24"/>
          <w:szCs w:val="24"/>
        </w:rPr>
        <w:t>61</w:t>
      </w:r>
      <w:r w:rsidRPr="00152D32">
        <w:rPr>
          <w:rFonts w:ascii="Times New Roman" w:hAnsi="Times New Roman" w:cs="Times New Roman"/>
          <w:sz w:val="24"/>
          <w:szCs w:val="24"/>
        </w:rPr>
        <w:t xml:space="preserve">, </w:t>
      </w:r>
      <w:r>
        <w:rPr>
          <w:rFonts w:ascii="Times New Roman" w:hAnsi="Times New Roman" w:cs="Times New Roman"/>
          <w:sz w:val="24"/>
          <w:szCs w:val="24"/>
        </w:rPr>
        <w:t>4.24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 xml:space="preserve">=0.37. Overall, social support did not contribute much to `variability in PTG across studies. This can be seen from the high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of 99.99% for the model that considered social support. Overall, social support did not contribute much to moderating the variability in PTG across studies.</w:t>
      </w:r>
    </w:p>
    <w:p w14:paraId="3CFF83EE" w14:textId="77777777" w:rsidR="00982AC0" w:rsidRPr="005558B6" w:rsidRDefault="00982AC0" w:rsidP="00982AC0">
      <w:pPr>
        <w:autoSpaceDE w:val="0"/>
        <w:autoSpaceDN w:val="0"/>
        <w:adjustRightInd w:val="0"/>
        <w:spacing w:after="0" w:line="480" w:lineRule="auto"/>
        <w:rPr>
          <w:rFonts w:ascii="Times New Roman" w:hAnsi="Times New Roman" w:cs="Times New Roman"/>
          <w:b/>
          <w:bCs/>
          <w:i/>
          <w:iCs/>
          <w:sz w:val="24"/>
          <w:szCs w:val="24"/>
          <w:highlight w:val="cyan"/>
        </w:rPr>
      </w:pPr>
      <w:r w:rsidRPr="00152D32">
        <w:rPr>
          <w:rFonts w:ascii="Times New Roman" w:hAnsi="Times New Roman" w:cs="Times New Roman"/>
          <w:b/>
          <w:bCs/>
          <w:i/>
          <w:iCs/>
          <w:sz w:val="24"/>
          <w:szCs w:val="24"/>
        </w:rPr>
        <w:lastRenderedPageBreak/>
        <w:t>Coping</w:t>
      </w:r>
      <w:r w:rsidRPr="005558B6">
        <w:rPr>
          <w:rFonts w:ascii="Times New Roman" w:hAnsi="Times New Roman" w:cs="Times New Roman"/>
          <w:b/>
          <w:bCs/>
          <w:i/>
          <w:iCs/>
          <w:sz w:val="24"/>
          <w:szCs w:val="24"/>
          <w:highlight w:val="cyan"/>
        </w:rPr>
        <w:t xml:space="preserve"> </w:t>
      </w:r>
    </w:p>
    <w:p w14:paraId="317513A9" w14:textId="4DC09868" w:rsidR="00982AC0" w:rsidRPr="00152D32" w:rsidRDefault="00982AC0" w:rsidP="00982AC0">
      <w:pPr>
        <w:autoSpaceDE w:val="0"/>
        <w:autoSpaceDN w:val="0"/>
        <w:adjustRightInd w:val="0"/>
        <w:spacing w:after="0" w:line="480" w:lineRule="auto"/>
        <w:ind w:firstLine="720"/>
        <w:rPr>
          <w:rFonts w:ascii="Times New Roman" w:hAnsi="Times New Roman" w:cs="Times New Roman"/>
          <w:sz w:val="24"/>
          <w:szCs w:val="24"/>
        </w:rPr>
      </w:pPr>
      <w:r w:rsidRPr="00DA1A11">
        <w:rPr>
          <w:rFonts w:ascii="Times New Roman" w:hAnsi="Times New Roman" w:cs="Times New Roman"/>
          <w:sz w:val="24"/>
          <w:szCs w:val="24"/>
        </w:rPr>
        <w:t xml:space="preserve">Various types of coping strategies were investigated with PTG in </w:t>
      </w:r>
      <w:r w:rsidRPr="00DA1A11">
        <w:rPr>
          <w:rFonts w:ascii="Times New Roman" w:hAnsi="Times New Roman" w:cs="Times New Roman"/>
          <w:sz w:val="24"/>
          <w:szCs w:val="24"/>
          <w:highlight w:val="yellow"/>
        </w:rPr>
        <w:t>3</w:t>
      </w:r>
      <w:r>
        <w:rPr>
          <w:rFonts w:ascii="Times New Roman" w:hAnsi="Times New Roman" w:cs="Times New Roman"/>
          <w:sz w:val="24"/>
          <w:szCs w:val="24"/>
          <w:highlight w:val="yellow"/>
        </w:rPr>
        <w:t>8</w:t>
      </w:r>
      <w:r w:rsidRPr="00DA1A11">
        <w:rPr>
          <w:rFonts w:ascii="Times New Roman" w:hAnsi="Times New Roman" w:cs="Times New Roman"/>
          <w:sz w:val="24"/>
          <w:szCs w:val="24"/>
        </w:rPr>
        <w:t xml:space="preserve"> </w:t>
      </w:r>
      <w:r w:rsidRPr="007D54A0">
        <w:rPr>
          <w:rFonts w:ascii="Times New Roman" w:hAnsi="Times New Roman" w:cs="Times New Roman"/>
          <w:sz w:val="24"/>
          <w:szCs w:val="24"/>
        </w:rPr>
        <w:t>studies</w:t>
      </w:r>
      <w:r w:rsidRPr="00152D32">
        <w:rPr>
          <w:rFonts w:ascii="Times New Roman" w:hAnsi="Times New Roman" w:cs="Times New Roman"/>
          <w:sz w:val="24"/>
          <w:szCs w:val="24"/>
        </w:rPr>
        <w:t xml:space="preserve"> (</w:t>
      </w:r>
      <w:ins w:id="47" w:author="Qizhou Duan" w:date="2024-07-21T12:12:00Z">
        <w:r w:rsidR="009E1FE2">
          <w:rPr>
            <w:rFonts w:ascii="Times New Roman" w:hAnsi="Times New Roman" w:cs="Times New Roman"/>
            <w:sz w:val="24"/>
            <w:szCs w:val="24"/>
          </w:rPr>
          <w:t>See Table 3)</w:t>
        </w:r>
        <w:r w:rsidR="00E64979">
          <w:rPr>
            <w:rFonts w:ascii="Times New Roman" w:hAnsi="Times New Roman" w:cs="Times New Roman"/>
            <w:sz w:val="24"/>
            <w:szCs w:val="24"/>
          </w:rPr>
          <w:t xml:space="preserve"> </w:t>
        </w:r>
      </w:ins>
      <w:del w:id="48" w:author="Qizhou Duan" w:date="2024-07-21T12:12:00Z">
        <w:r w:rsidR="00C91842" w:rsidRPr="00152D32" w:rsidDel="009E1FE2">
          <w:rPr>
            <w:rFonts w:ascii="Times New Roman" w:hAnsi="Times New Roman" w:cs="Times New Roman"/>
            <w:sz w:val="24"/>
            <w:szCs w:val="24"/>
          </w:rPr>
          <w:delText>(</w:delText>
        </w:r>
        <w:r w:rsidR="00C91842" w:rsidRPr="00B5596B" w:rsidDel="009E1FE2">
          <w:rPr>
            <w:rFonts w:ascii="Times New Roman" w:hAnsi="Times New Roman" w:cs="Times New Roman"/>
            <w:sz w:val="24"/>
            <w:szCs w:val="24"/>
            <w:highlight w:val="cyan"/>
          </w:rPr>
          <w:delText>Table 1</w:delText>
        </w:r>
        <w:r w:rsidR="00C91842" w:rsidRPr="00B5596B" w:rsidDel="009E1FE2">
          <w:rPr>
            <w:rFonts w:ascii="Times New Roman" w:hAnsi="Times New Roman" w:cs="Times New Roman"/>
            <w:b/>
            <w:bCs/>
            <w:sz w:val="24"/>
            <w:szCs w:val="24"/>
            <w:highlight w:val="cyan"/>
          </w:rPr>
          <w:delText>?? QZ</w:delText>
        </w:r>
        <w:r w:rsidRPr="00152D32" w:rsidDel="009E1FE2">
          <w:rPr>
            <w:rFonts w:ascii="Times New Roman" w:hAnsi="Times New Roman" w:cs="Times New Roman"/>
            <w:sz w:val="24"/>
            <w:szCs w:val="24"/>
          </w:rPr>
          <w:delText xml:space="preserve">) </w:delText>
        </w:r>
      </w:del>
      <w:r w:rsidRPr="00152D32">
        <w:rPr>
          <w:rFonts w:ascii="Times New Roman" w:hAnsi="Times New Roman" w:cs="Times New Roman"/>
          <w:sz w:val="24"/>
          <w:szCs w:val="24"/>
        </w:rPr>
        <w:t xml:space="preserve">with a total of </w:t>
      </w:r>
      <w:r w:rsidRPr="007D54A0">
        <w:rPr>
          <w:rFonts w:ascii="Times New Roman" w:hAnsi="Times New Roman" w:cs="Times New Roman"/>
          <w:sz w:val="24"/>
          <w:szCs w:val="24"/>
        </w:rPr>
        <w:t>23,386</w:t>
      </w:r>
      <w:r w:rsidRPr="00152D32" w:rsidDel="00915699">
        <w:rPr>
          <w:rFonts w:ascii="Times New Roman" w:hAnsi="Times New Roman" w:cs="Times New Roman"/>
          <w:sz w:val="24"/>
          <w:szCs w:val="24"/>
        </w:rPr>
        <w:t xml:space="preserve"> </w:t>
      </w:r>
      <w:r w:rsidRPr="00152D32">
        <w:rPr>
          <w:rFonts w:ascii="Times New Roman" w:hAnsi="Times New Roman" w:cs="Times New Roman"/>
          <w:sz w:val="24"/>
          <w:szCs w:val="24"/>
        </w:rPr>
        <w:t xml:space="preserve">participants.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F55476">
        <w:t xml:space="preserve"> </w:t>
      </w:r>
      <w:r w:rsidRPr="00F55476">
        <w:rPr>
          <w:rFonts w:ascii="Times New Roman" w:hAnsi="Times New Roman" w:cs="Times New Roman"/>
          <w:sz w:val="24"/>
          <w:szCs w:val="24"/>
        </w:rPr>
        <w:t>0.77</w:t>
      </w:r>
      <w:r w:rsidRPr="00152D32">
        <w:rPr>
          <w:rFonts w:ascii="Times New Roman" w:hAnsi="Times New Roman" w:cs="Times New Roman"/>
          <w:sz w:val="24"/>
          <w:szCs w:val="24"/>
        </w:rPr>
        <w:t xml:space="preserve">, and the regression coefficient for coping was </w:t>
      </w:r>
      <w:r w:rsidRPr="00152D32">
        <w:rPr>
          <w:rFonts w:ascii="Times New Roman" w:hAnsi="Times New Roman" w:cs="Times New Roman"/>
          <w:i/>
          <w:iCs/>
          <w:sz w:val="24"/>
          <w:szCs w:val="24"/>
        </w:rPr>
        <w:t>B</w:t>
      </w:r>
      <w:r>
        <w:rPr>
          <w:rFonts w:ascii="Times New Roman" w:hAnsi="Times New Roman" w:cs="Times New Roman"/>
          <w:i/>
          <w:iCs/>
          <w:sz w:val="24"/>
          <w:szCs w:val="24"/>
        </w:rPr>
        <w:t xml:space="preserve">= </w:t>
      </w:r>
      <w:r w:rsidRPr="00D64008">
        <w:rPr>
          <w:rFonts w:ascii="Times New Roman" w:hAnsi="Times New Roman" w:cs="Times New Roman"/>
          <w:i/>
          <w:iCs/>
          <w:sz w:val="24"/>
          <w:szCs w:val="24"/>
        </w:rPr>
        <w:t>2.4</w:t>
      </w:r>
      <w:r>
        <w:rPr>
          <w:rFonts w:ascii="Times New Roman" w:hAnsi="Times New Roman" w:cs="Times New Roman"/>
          <w:i/>
          <w:iCs/>
          <w:sz w:val="24"/>
          <w:szCs w:val="24"/>
        </w:rPr>
        <w:t>2</w:t>
      </w:r>
      <w:r w:rsidRPr="00152D32">
        <w:rPr>
          <w:rFonts w:ascii="Times New Roman" w:hAnsi="Times New Roman" w:cs="Times New Roman"/>
          <w:sz w:val="24"/>
          <w:szCs w:val="24"/>
        </w:rPr>
        <w:t>; 95%CI</w:t>
      </w:r>
      <w:ins w:id="49" w:author="Qizhou Duan" w:date="2024-07-21T12:16:00Z">
        <w:r w:rsidR="009F1FB6">
          <w:rPr>
            <w:rFonts w:ascii="Times New Roman" w:hAnsi="Times New Roman" w:cs="Times New Roman"/>
            <w:sz w:val="24"/>
            <w:szCs w:val="24"/>
          </w:rPr>
          <w:t xml:space="preserve"> </w:t>
        </w:r>
      </w:ins>
      <w:r w:rsidRPr="00152D32">
        <w:rPr>
          <w:rFonts w:ascii="Times New Roman" w:hAnsi="Times New Roman" w:cs="Times New Roman"/>
          <w:sz w:val="24"/>
          <w:szCs w:val="24"/>
        </w:rPr>
        <w:t>[</w:t>
      </w:r>
      <w:r>
        <w:rPr>
          <w:rFonts w:ascii="Times New Roman" w:hAnsi="Times New Roman" w:cs="Times New Roman"/>
          <w:sz w:val="24"/>
          <w:szCs w:val="24"/>
        </w:rPr>
        <w:t>0.016</w:t>
      </w:r>
      <w:r w:rsidRPr="00152D32">
        <w:rPr>
          <w:rFonts w:ascii="Times New Roman" w:hAnsi="Times New Roman" w:cs="Times New Roman"/>
          <w:sz w:val="24"/>
          <w:szCs w:val="24"/>
        </w:rPr>
        <w:t xml:space="preserve">, </w:t>
      </w:r>
      <w:r>
        <w:rPr>
          <w:rFonts w:ascii="Times New Roman" w:hAnsi="Times New Roman" w:cs="Times New Roman"/>
          <w:sz w:val="24"/>
          <w:szCs w:val="24"/>
        </w:rPr>
        <w:t>4</w:t>
      </w:r>
      <w:r w:rsidRPr="00152D32">
        <w:rPr>
          <w:rFonts w:ascii="Times New Roman" w:hAnsi="Times New Roman" w:cs="Times New Roman"/>
          <w:sz w:val="24"/>
          <w:szCs w:val="24"/>
        </w:rPr>
        <w:t>.</w:t>
      </w:r>
      <w:r>
        <w:rPr>
          <w:rFonts w:ascii="Times New Roman" w:hAnsi="Times New Roman" w:cs="Times New Roman"/>
          <w:sz w:val="24"/>
          <w:szCs w:val="24"/>
        </w:rPr>
        <w:t>82</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0485</w:t>
      </w:r>
      <w:r w:rsidRPr="00152D32">
        <w:rPr>
          <w:rFonts w:ascii="Times New Roman" w:hAnsi="Times New Roman" w:cs="Times New Roman"/>
          <w:sz w:val="24"/>
          <w:szCs w:val="24"/>
        </w:rPr>
        <w:t>. Coping</w:t>
      </w:r>
      <w:r>
        <w:rPr>
          <w:rFonts w:ascii="Times New Roman" w:hAnsi="Times New Roman" w:cs="Times New Roman"/>
          <w:sz w:val="24"/>
          <w:szCs w:val="24"/>
        </w:rPr>
        <w:t xml:space="preserve"> has </w:t>
      </w:r>
      <w:r w:rsidRPr="00152D32">
        <w:rPr>
          <w:rFonts w:ascii="Times New Roman" w:hAnsi="Times New Roman" w:cs="Times New Roman"/>
          <w:sz w:val="24"/>
          <w:szCs w:val="24"/>
        </w:rPr>
        <w:t xml:space="preserve">a significant effect in the model baseline effect size. </w:t>
      </w:r>
      <w:r>
        <w:rPr>
          <w:rFonts w:ascii="Times New Roman" w:hAnsi="Times New Roman" w:cs="Times New Roman"/>
          <w:sz w:val="24"/>
          <w:szCs w:val="24"/>
        </w:rPr>
        <w:t>T</w:t>
      </w:r>
      <w:r w:rsidRPr="00152D32">
        <w:rPr>
          <w:rFonts w:ascii="Times New Roman" w:hAnsi="Times New Roman" w:cs="Times New Roman"/>
          <w:sz w:val="24"/>
          <w:szCs w:val="24"/>
        </w:rPr>
        <w:t xml:space="preserve">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for the model considering coping was 99.</w:t>
      </w:r>
      <w:r>
        <w:rPr>
          <w:rFonts w:ascii="Times New Roman" w:hAnsi="Times New Roman" w:cs="Times New Roman"/>
          <w:sz w:val="24"/>
          <w:szCs w:val="24"/>
        </w:rPr>
        <w:t>99</w:t>
      </w:r>
      <w:r w:rsidRPr="00152D32">
        <w:rPr>
          <w:rFonts w:ascii="Times New Roman" w:hAnsi="Times New Roman" w:cs="Times New Roman"/>
          <w:sz w:val="24"/>
          <w:szCs w:val="24"/>
        </w:rPr>
        <w:t xml:space="preserve">%. </w:t>
      </w:r>
    </w:p>
    <w:p w14:paraId="737FF7D5" w14:textId="77777777" w:rsidR="00982AC0" w:rsidRPr="00152D32" w:rsidRDefault="00982AC0" w:rsidP="00982AC0">
      <w:pPr>
        <w:tabs>
          <w:tab w:val="left" w:pos="2400"/>
        </w:tabs>
        <w:autoSpaceDE w:val="0"/>
        <w:autoSpaceDN w:val="0"/>
        <w:adjustRightInd w:val="0"/>
        <w:spacing w:after="0" w:line="480" w:lineRule="auto"/>
        <w:rPr>
          <w:rFonts w:ascii="Times New Roman" w:hAnsi="Times New Roman" w:cs="Times New Roman"/>
          <w:i/>
          <w:iCs/>
          <w:sz w:val="24"/>
          <w:szCs w:val="24"/>
        </w:rPr>
      </w:pPr>
      <w:r w:rsidRPr="00152D32">
        <w:rPr>
          <w:rFonts w:ascii="Times New Roman" w:hAnsi="Times New Roman" w:cs="Times New Roman"/>
          <w:b/>
          <w:bCs/>
          <w:i/>
          <w:iCs/>
          <w:sz w:val="24"/>
          <w:szCs w:val="24"/>
        </w:rPr>
        <w:t>Spirituality</w:t>
      </w:r>
      <w:r w:rsidRPr="00152D32">
        <w:rPr>
          <w:rFonts w:ascii="Times New Roman" w:hAnsi="Times New Roman" w:cs="Times New Roman"/>
          <w:b/>
          <w:bCs/>
          <w:i/>
          <w:iCs/>
          <w:sz w:val="24"/>
          <w:szCs w:val="24"/>
        </w:rPr>
        <w:tab/>
      </w:r>
    </w:p>
    <w:p w14:paraId="0F53A47D" w14:textId="73CDFB6D" w:rsidR="00982AC0" w:rsidRPr="00BF2773" w:rsidRDefault="00982AC0" w:rsidP="00982AC0">
      <w:pPr>
        <w:pStyle w:val="LO-normal"/>
        <w:spacing w:after="0" w:line="480" w:lineRule="auto"/>
        <w:ind w:firstLine="720"/>
        <w:rPr>
          <w:rFonts w:ascii="Times New Roman" w:hAnsi="Times New Roman" w:cs="Times New Roman"/>
          <w:sz w:val="24"/>
          <w:szCs w:val="24"/>
          <w:lang w:eastAsia="zh-CN"/>
        </w:rPr>
      </w:pPr>
      <w:r w:rsidRPr="00152D32">
        <w:rPr>
          <w:rFonts w:ascii="Times New Roman" w:hAnsi="Times New Roman" w:cs="Times New Roman"/>
          <w:sz w:val="24"/>
          <w:szCs w:val="24"/>
        </w:rPr>
        <w:t>Finally, there were 25</w:t>
      </w:r>
      <w:r w:rsidRPr="004316C0">
        <w:rPr>
          <w:rFonts w:ascii="Times New Roman" w:hAnsi="Times New Roman" w:cs="Times New Roman"/>
          <w:sz w:val="24"/>
          <w:szCs w:val="24"/>
        </w:rPr>
        <w:t xml:space="preserve"> </w:t>
      </w:r>
      <w:r w:rsidRPr="00152D32">
        <w:rPr>
          <w:rFonts w:ascii="Times New Roman" w:hAnsi="Times New Roman" w:cs="Times New Roman"/>
          <w:sz w:val="24"/>
          <w:szCs w:val="24"/>
        </w:rPr>
        <w:t xml:space="preserve">studies that examined religion and spirituality with a total of </w:t>
      </w:r>
      <w:r w:rsidRPr="004316C0">
        <w:rPr>
          <w:rFonts w:ascii="Times New Roman" w:hAnsi="Times New Roman" w:cs="Times New Roman"/>
          <w:sz w:val="24"/>
          <w:szCs w:val="24"/>
        </w:rPr>
        <w:t>15,263</w:t>
      </w:r>
      <w:r w:rsidRPr="00152D32">
        <w:rPr>
          <w:rFonts w:ascii="Times New Roman" w:hAnsi="Times New Roman" w:cs="Times New Roman"/>
          <w:sz w:val="24"/>
          <w:szCs w:val="24"/>
        </w:rPr>
        <w:t xml:space="preserve"> participants</w:t>
      </w:r>
      <w:ins w:id="50" w:author="Qizhou Duan" w:date="2024-07-21T12:13:00Z">
        <w:r w:rsidR="00C93A1F">
          <w:rPr>
            <w:rFonts w:ascii="Times New Roman" w:hAnsi="Times New Roman" w:cs="Times New Roman"/>
            <w:sz w:val="24"/>
            <w:szCs w:val="24"/>
          </w:rPr>
          <w:t xml:space="preserve"> </w:t>
        </w:r>
      </w:ins>
      <w:del w:id="51" w:author="Qizhou Duan" w:date="2024-07-21T12:13:00Z">
        <w:r w:rsidRPr="00152D32" w:rsidDel="00C93A1F">
          <w:rPr>
            <w:rFonts w:ascii="Times New Roman" w:hAnsi="Times New Roman" w:cs="Times New Roman"/>
            <w:sz w:val="24"/>
            <w:szCs w:val="24"/>
          </w:rPr>
          <w:delText xml:space="preserve"> </w:delText>
        </w:r>
      </w:del>
      <w:ins w:id="52" w:author="Qizhou Duan" w:date="2024-07-21T12:13:00Z">
        <w:r w:rsidR="00C93A1F">
          <w:rPr>
            <w:rFonts w:ascii="Times New Roman" w:hAnsi="Times New Roman" w:cs="Times New Roman"/>
            <w:sz w:val="24"/>
            <w:szCs w:val="24"/>
          </w:rPr>
          <w:t>(Table 3</w:t>
        </w:r>
      </w:ins>
      <w:del w:id="53" w:author="Qizhou Duan" w:date="2024-07-21T12:13:00Z">
        <w:r w:rsidR="00DF0596" w:rsidDel="00C93A1F">
          <w:rPr>
            <w:rFonts w:ascii="Times New Roman" w:hAnsi="Times New Roman" w:cs="Times New Roman"/>
            <w:sz w:val="24"/>
            <w:szCs w:val="24"/>
          </w:rPr>
          <w:delText>(</w:delText>
        </w:r>
        <w:r w:rsidR="00C91842" w:rsidRPr="00152D32" w:rsidDel="00C93A1F">
          <w:rPr>
            <w:rFonts w:ascii="Times New Roman" w:hAnsi="Times New Roman" w:cs="Times New Roman"/>
            <w:sz w:val="24"/>
            <w:szCs w:val="24"/>
          </w:rPr>
          <w:delText>(</w:delText>
        </w:r>
        <w:r w:rsidR="00C91842" w:rsidRPr="00B5596B" w:rsidDel="00C93A1F">
          <w:rPr>
            <w:rFonts w:ascii="Times New Roman" w:hAnsi="Times New Roman" w:cs="Times New Roman"/>
            <w:sz w:val="24"/>
            <w:szCs w:val="24"/>
            <w:highlight w:val="cyan"/>
          </w:rPr>
          <w:delText>Table 1</w:delText>
        </w:r>
        <w:r w:rsidR="00C91842" w:rsidRPr="00B5596B" w:rsidDel="00C93A1F">
          <w:rPr>
            <w:rFonts w:ascii="Times New Roman" w:hAnsi="Times New Roman" w:cs="Times New Roman"/>
            <w:b/>
            <w:bCs/>
            <w:sz w:val="24"/>
            <w:szCs w:val="24"/>
            <w:highlight w:val="cyan"/>
          </w:rPr>
          <w:delText>?? QZ</w:delText>
        </w:r>
      </w:del>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4316C0">
        <w:t xml:space="preserve"> </w:t>
      </w:r>
      <w:r w:rsidRPr="004316C0">
        <w:rPr>
          <w:rFonts w:ascii="Times New Roman" w:hAnsi="Times New Roman" w:cs="Times New Roman"/>
          <w:sz w:val="24"/>
          <w:szCs w:val="24"/>
        </w:rPr>
        <w:t>1.42</w:t>
      </w:r>
      <w:r w:rsidRPr="004316C0" w:rsidDel="004316C0">
        <w:rPr>
          <w:rFonts w:ascii="Times New Roman" w:hAnsi="Times New Roman" w:cs="Times New Roman"/>
          <w:sz w:val="24"/>
          <w:szCs w:val="24"/>
        </w:rPr>
        <w:t xml:space="preserve"> </w:t>
      </w:r>
      <w:r w:rsidRPr="00152D32">
        <w:rPr>
          <w:rFonts w:ascii="Times New Roman" w:hAnsi="Times New Roman" w:cs="Times New Roman"/>
          <w:sz w:val="24"/>
          <w:szCs w:val="24"/>
        </w:rPr>
        <w:t xml:space="preserve">, and the regression estimate for spirituality was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sidRPr="006369F3">
        <w:t xml:space="preserve"> </w:t>
      </w:r>
      <w:r w:rsidRPr="006369F3">
        <w:rPr>
          <w:rFonts w:ascii="Times New Roman" w:hAnsi="Times New Roman" w:cs="Times New Roman"/>
          <w:sz w:val="24"/>
          <w:szCs w:val="24"/>
        </w:rPr>
        <w:t>1.6</w:t>
      </w:r>
      <w:r>
        <w:rPr>
          <w:rFonts w:ascii="Times New Roman" w:hAnsi="Times New Roman" w:cs="Times New Roman"/>
          <w:sz w:val="24"/>
          <w:szCs w:val="24"/>
        </w:rPr>
        <w:t>6</w:t>
      </w:r>
      <w:r w:rsidRPr="00152D32">
        <w:rPr>
          <w:rFonts w:ascii="Times New Roman" w:hAnsi="Times New Roman" w:cs="Times New Roman"/>
          <w:sz w:val="24"/>
          <w:szCs w:val="24"/>
        </w:rPr>
        <w:t>; 95%CI</w:t>
      </w:r>
      <w:r w:rsidRPr="00727DB5">
        <w:t xml:space="preserve"> </w:t>
      </w:r>
      <w:r w:rsidRPr="00727DB5">
        <w:rPr>
          <w:rFonts w:ascii="Times New Roman" w:hAnsi="Times New Roman" w:cs="Times New Roman"/>
          <w:sz w:val="24"/>
          <w:szCs w:val="24"/>
        </w:rPr>
        <w:t>-0.9</w:t>
      </w:r>
      <w:r>
        <w:rPr>
          <w:rFonts w:ascii="Times New Roman" w:hAnsi="Times New Roman" w:cs="Times New Roman"/>
          <w:sz w:val="24"/>
          <w:szCs w:val="24"/>
        </w:rPr>
        <w:t>3</w:t>
      </w:r>
      <w:r w:rsidRPr="00727DB5" w:rsidDel="00727DB5">
        <w:rPr>
          <w:rFonts w:ascii="Times New Roman" w:hAnsi="Times New Roman" w:cs="Times New Roman"/>
          <w:sz w:val="24"/>
          <w:szCs w:val="24"/>
        </w:rPr>
        <w:t xml:space="preserve"> </w:t>
      </w:r>
      <w:r w:rsidRPr="00152D32">
        <w:rPr>
          <w:rFonts w:ascii="Times New Roman" w:hAnsi="Times New Roman" w:cs="Times New Roman"/>
          <w:sz w:val="24"/>
          <w:szCs w:val="24"/>
        </w:rPr>
        <w:t xml:space="preserve">, </w:t>
      </w:r>
      <w:r w:rsidRPr="00727DB5">
        <w:rPr>
          <w:rFonts w:ascii="Times New Roman" w:hAnsi="Times New Roman" w:cs="Times New Roman"/>
          <w:sz w:val="24"/>
          <w:szCs w:val="24"/>
        </w:rPr>
        <w:t>4.2</w:t>
      </w:r>
      <w:r>
        <w:rPr>
          <w:rFonts w:ascii="Times New Roman" w:hAnsi="Times New Roman" w:cs="Times New Roman"/>
          <w:sz w:val="24"/>
          <w:szCs w:val="24"/>
        </w:rPr>
        <w:t>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w:t>
      </w:r>
      <w:r w:rsidRPr="00727DB5">
        <w:t xml:space="preserve"> </w:t>
      </w:r>
      <w:r w:rsidRPr="00727DB5">
        <w:rPr>
          <w:rFonts w:ascii="Times New Roman" w:hAnsi="Times New Roman" w:cs="Times New Roman"/>
          <w:sz w:val="24"/>
          <w:szCs w:val="24"/>
        </w:rPr>
        <w:t>0.2</w:t>
      </w:r>
      <w:r>
        <w:rPr>
          <w:rFonts w:ascii="Times New Roman" w:hAnsi="Times New Roman" w:cs="Times New Roman"/>
          <w:sz w:val="24"/>
          <w:szCs w:val="24"/>
        </w:rPr>
        <w:t>1</w:t>
      </w:r>
      <w:r w:rsidRPr="00152D32">
        <w:rPr>
          <w:rFonts w:ascii="Times New Roman" w:hAnsi="Times New Roman" w:cs="Times New Roman"/>
          <w:sz w:val="24"/>
          <w:szCs w:val="24"/>
        </w:rPr>
        <w:t xml:space="preserve">. Thus, there was no relation between spirituality and PTG.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for the model regarding spirituality was (99.</w:t>
      </w:r>
      <w:r>
        <w:rPr>
          <w:rFonts w:ascii="Times New Roman" w:hAnsi="Times New Roman" w:cs="Times New Roman"/>
          <w:sz w:val="24"/>
          <w:szCs w:val="24"/>
        </w:rPr>
        <w:t>99</w:t>
      </w:r>
      <w:r w:rsidRPr="00152D32">
        <w:rPr>
          <w:rFonts w:ascii="Times New Roman" w:hAnsi="Times New Roman" w:cs="Times New Roman"/>
          <w:sz w:val="24"/>
          <w:szCs w:val="24"/>
        </w:rPr>
        <w:t>%).</w:t>
      </w:r>
    </w:p>
    <w:p w14:paraId="0D22CB9B" w14:textId="2BFA0239"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Discussion</w:t>
      </w:r>
    </w:p>
    <w:p w14:paraId="0AE9B541" w14:textId="2D88E3A7" w:rsidR="00F6578E" w:rsidRPr="00BF2773" w:rsidRDefault="00BD7691" w:rsidP="005558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highlight w:val="yellow"/>
        </w:rPr>
        <w:t>T</w:t>
      </w:r>
      <w:r w:rsidR="00001869" w:rsidRPr="00E95263">
        <w:rPr>
          <w:rFonts w:ascii="Times New Roman" w:hAnsi="Times New Roman" w:cs="Times New Roman"/>
          <w:sz w:val="24"/>
          <w:szCs w:val="24"/>
          <w:highlight w:val="yellow"/>
        </w:rPr>
        <w:t>his study</w:t>
      </w:r>
      <w:r w:rsidR="00C351A8">
        <w:rPr>
          <w:rFonts w:ascii="Times New Roman" w:hAnsi="Times New Roman" w:cs="Times New Roman"/>
          <w:sz w:val="24"/>
          <w:szCs w:val="24"/>
          <w:highlight w:val="yellow"/>
        </w:rPr>
        <w:t>,</w:t>
      </w:r>
      <w:r w:rsidR="00C351A8" w:rsidRPr="00C351A8">
        <w:rPr>
          <w:rFonts w:ascii="Times New Roman" w:hAnsi="Times New Roman" w:cs="Times New Roman"/>
          <w:sz w:val="24"/>
          <w:szCs w:val="24"/>
          <w:highlight w:val="yellow"/>
        </w:rPr>
        <w:t xml:space="preserve"> </w:t>
      </w:r>
      <w:r w:rsidR="00C351A8" w:rsidRPr="00E95263">
        <w:rPr>
          <w:rFonts w:ascii="Times New Roman" w:hAnsi="Times New Roman" w:cs="Times New Roman"/>
          <w:sz w:val="24"/>
          <w:szCs w:val="24"/>
          <w:highlight w:val="yellow"/>
        </w:rPr>
        <w:t>first</w:t>
      </w:r>
      <w:r w:rsidR="00121E2A">
        <w:rPr>
          <w:rFonts w:ascii="Times New Roman" w:hAnsi="Times New Roman" w:cs="Times New Roman"/>
          <w:sz w:val="24"/>
          <w:szCs w:val="24"/>
          <w:highlight w:val="yellow"/>
        </w:rPr>
        <w:t xml:space="preserve"> large scale comprehensive</w:t>
      </w:r>
      <w:r w:rsidR="00C351A8" w:rsidRPr="00E95263">
        <w:rPr>
          <w:rFonts w:ascii="Times New Roman" w:hAnsi="Times New Roman" w:cs="Times New Roman"/>
          <w:sz w:val="24"/>
          <w:szCs w:val="24"/>
          <w:highlight w:val="yellow"/>
        </w:rPr>
        <w:t xml:space="preserve"> meta-analysis</w:t>
      </w:r>
      <w:r w:rsidR="00C351A8">
        <w:rPr>
          <w:rFonts w:ascii="Times New Roman" w:hAnsi="Times New Roman" w:cs="Times New Roman"/>
          <w:sz w:val="24"/>
          <w:szCs w:val="24"/>
          <w:highlight w:val="yellow"/>
        </w:rPr>
        <w:t>,</w:t>
      </w:r>
      <w:r w:rsidR="00C038B7">
        <w:rPr>
          <w:rFonts w:ascii="Times New Roman" w:hAnsi="Times New Roman" w:cs="Times New Roman"/>
          <w:sz w:val="24"/>
          <w:szCs w:val="24"/>
          <w:highlight w:val="yellow"/>
        </w:rPr>
        <w:t xml:space="preserve"> </w:t>
      </w:r>
      <w:r w:rsidR="00C351A8">
        <w:rPr>
          <w:rFonts w:ascii="Times New Roman" w:eastAsia="Times New Roman" w:hAnsi="Times New Roman" w:cs="Times New Roman"/>
          <w:sz w:val="24"/>
          <w:szCs w:val="24"/>
          <w:highlight w:val="yellow"/>
        </w:rPr>
        <w:t>was ai</w:t>
      </w:r>
      <w:r>
        <w:rPr>
          <w:rFonts w:ascii="Times New Roman" w:eastAsia="Times New Roman" w:hAnsi="Times New Roman" w:cs="Times New Roman"/>
          <w:sz w:val="24"/>
          <w:szCs w:val="24"/>
          <w:highlight w:val="yellow"/>
        </w:rPr>
        <w:t>med to determine</w:t>
      </w:r>
      <w:r w:rsidR="00C351A8">
        <w:rPr>
          <w:rFonts w:ascii="Times New Roman" w:eastAsia="Times New Roman" w:hAnsi="Times New Roman" w:cs="Times New Roman"/>
          <w:sz w:val="24"/>
          <w:szCs w:val="24"/>
          <w:highlight w:val="yellow"/>
        </w:rPr>
        <w:t xml:space="preserve"> the</w:t>
      </w:r>
      <w:r w:rsidR="006D146B" w:rsidRPr="00E95263">
        <w:rPr>
          <w:rFonts w:ascii="Times New Roman" w:eastAsia="Times New Roman" w:hAnsi="Times New Roman" w:cs="Times New Roman"/>
          <w:sz w:val="24"/>
          <w:szCs w:val="24"/>
          <w:highlight w:val="yellow"/>
        </w:rPr>
        <w:t xml:space="preserve"> </w:t>
      </w:r>
      <w:r w:rsidR="00C038B7">
        <w:rPr>
          <w:rFonts w:ascii="Times New Roman" w:eastAsia="Times New Roman" w:hAnsi="Times New Roman" w:cs="Times New Roman"/>
          <w:sz w:val="24"/>
          <w:szCs w:val="24"/>
          <w:highlight w:val="yellow"/>
        </w:rPr>
        <w:t>extent</w:t>
      </w:r>
      <w:r>
        <w:rPr>
          <w:rFonts w:ascii="Times New Roman" w:eastAsia="Times New Roman" w:hAnsi="Times New Roman" w:cs="Times New Roman"/>
          <w:sz w:val="24"/>
          <w:szCs w:val="24"/>
          <w:highlight w:val="yellow"/>
        </w:rPr>
        <w:t xml:space="preserve"> to which</w:t>
      </w:r>
      <w:r w:rsidR="006D146B" w:rsidRPr="00E95263">
        <w:rPr>
          <w:rFonts w:ascii="Times New Roman" w:eastAsia="Times New Roman" w:hAnsi="Times New Roman" w:cs="Times New Roman"/>
          <w:sz w:val="24"/>
          <w:szCs w:val="24"/>
          <w:highlight w:val="yellow"/>
        </w:rPr>
        <w:t xml:space="preserve"> </w:t>
      </w:r>
      <w:r w:rsidRPr="00E95263">
        <w:rPr>
          <w:rFonts w:ascii="Times New Roman" w:eastAsia="Times New Roman" w:hAnsi="Times New Roman" w:cs="Times New Roman"/>
          <w:sz w:val="24"/>
          <w:szCs w:val="24"/>
          <w:highlight w:val="yellow"/>
        </w:rPr>
        <w:t xml:space="preserve">PTG </w:t>
      </w:r>
      <w:r>
        <w:rPr>
          <w:rFonts w:ascii="Times New Roman" w:eastAsia="Times New Roman" w:hAnsi="Times New Roman" w:cs="Times New Roman"/>
          <w:sz w:val="24"/>
          <w:szCs w:val="24"/>
          <w:highlight w:val="yellow"/>
        </w:rPr>
        <w:t xml:space="preserve">was </w:t>
      </w:r>
      <w:r w:rsidRPr="00E95263">
        <w:rPr>
          <w:rFonts w:ascii="Times New Roman" w:eastAsia="Times New Roman" w:hAnsi="Times New Roman" w:cs="Times New Roman"/>
          <w:sz w:val="24"/>
          <w:szCs w:val="24"/>
          <w:highlight w:val="yellow"/>
        </w:rPr>
        <w:t xml:space="preserve">related </w:t>
      </w:r>
      <w:r>
        <w:rPr>
          <w:rFonts w:ascii="Times New Roman" w:eastAsia="Times New Roman" w:hAnsi="Times New Roman" w:cs="Times New Roman"/>
          <w:sz w:val="24"/>
          <w:szCs w:val="24"/>
          <w:highlight w:val="yellow"/>
        </w:rPr>
        <w:t xml:space="preserve">to </w:t>
      </w:r>
      <w:r w:rsidR="00001869" w:rsidRPr="00E95263">
        <w:rPr>
          <w:rFonts w:ascii="Times New Roman" w:eastAsia="Times New Roman" w:hAnsi="Times New Roman" w:cs="Times New Roman"/>
          <w:sz w:val="24"/>
          <w:szCs w:val="24"/>
          <w:highlight w:val="yellow"/>
        </w:rPr>
        <w:t xml:space="preserve">the global </w:t>
      </w:r>
      <w:r w:rsidR="00425EEF" w:rsidRPr="00BF1A44">
        <w:rPr>
          <w:rFonts w:ascii="Times New Roman" w:hAnsi="Times New Roman" w:cs="Times New Roman"/>
          <w:sz w:val="24"/>
          <w:szCs w:val="24"/>
          <w:highlight w:val="yellow"/>
        </w:rPr>
        <w:t>traumatic pandemic</w:t>
      </w:r>
      <w:r w:rsidR="00425EEF" w:rsidRPr="00425EEF">
        <w:rPr>
          <w:rFonts w:ascii="Times New Roman" w:eastAsia="Times New Roman" w:hAnsi="Times New Roman" w:cs="Times New Roman"/>
          <w:sz w:val="24"/>
          <w:szCs w:val="24"/>
          <w:highlight w:val="yellow"/>
        </w:rPr>
        <w:t xml:space="preserve"> </w:t>
      </w:r>
      <w:r w:rsidR="00001869" w:rsidRPr="00E95263">
        <w:rPr>
          <w:rFonts w:ascii="Times New Roman" w:eastAsia="Times New Roman" w:hAnsi="Times New Roman" w:cs="Times New Roman"/>
          <w:sz w:val="24"/>
          <w:szCs w:val="24"/>
          <w:highlight w:val="yellow"/>
        </w:rPr>
        <w:t>of Covid-19</w:t>
      </w:r>
      <w:r w:rsidR="006D146B" w:rsidRPr="00E95263">
        <w:rPr>
          <w:rFonts w:ascii="Times New Roman" w:eastAsia="Times New Roman" w:hAnsi="Times New Roman" w:cs="Times New Roman"/>
          <w:sz w:val="24"/>
          <w:szCs w:val="24"/>
          <w:highlight w:val="yellow"/>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r w:rsidR="00683A2F" w:rsidRPr="00683A2F">
        <w:rPr>
          <w:rFonts w:ascii="Times New Roman" w:hAnsi="Times New Roman"/>
          <w:sz w:val="24"/>
          <w:szCs w:val="24"/>
          <w:highlight w:val="yellow"/>
        </w:rPr>
        <w:t xml:space="preserve"> </w:t>
      </w:r>
      <w:r w:rsidR="00F81164" w:rsidRPr="00DA1A11">
        <w:rPr>
          <w:rFonts w:ascii="Times New Roman" w:hAnsi="Times New Roman" w:cs="Times New Roman"/>
          <w:sz w:val="24"/>
          <w:szCs w:val="24"/>
        </w:rPr>
        <w:t xml:space="preserve">The association of Covid-19 and PTG is shown with a weighted mean PTGI score </w:t>
      </w:r>
      <w:r w:rsidR="008836D6" w:rsidRPr="00DA1A11">
        <w:rPr>
          <w:rFonts w:ascii="Times New Roman" w:hAnsi="Times New Roman" w:cs="Times New Roman"/>
          <w:sz w:val="24"/>
          <w:szCs w:val="24"/>
          <w:highlight w:val="yellow"/>
        </w:rPr>
        <w:t>59</w:t>
      </w:r>
      <w:r w:rsidR="008836D6" w:rsidRPr="00DA1A11">
        <w:rPr>
          <w:rFonts w:ascii="Times New Roman" w:hAnsi="Times New Roman" w:cs="Times New Roman"/>
          <w:sz w:val="24"/>
          <w:szCs w:val="24"/>
        </w:rPr>
        <w:t xml:space="preserve"> </w:t>
      </w:r>
      <w:r w:rsidR="00D51FEA" w:rsidRPr="00DA1A11">
        <w:rPr>
          <w:rFonts w:ascii="Times New Roman" w:hAnsi="Times New Roman" w:cs="Times New Roman"/>
          <w:sz w:val="24"/>
          <w:szCs w:val="24"/>
        </w:rPr>
        <w:t>involving</w:t>
      </w:r>
      <w:r w:rsidR="00905A34" w:rsidRPr="00DA1A11">
        <w:rPr>
          <w:rFonts w:ascii="Times New Roman" w:hAnsi="Times New Roman" w:cs="Times New Roman"/>
          <w:sz w:val="24"/>
          <w:szCs w:val="24"/>
        </w:rPr>
        <w:t xml:space="preserve"> </w:t>
      </w:r>
      <w:r w:rsidR="00AD4AC3" w:rsidRPr="00D23A17">
        <w:rPr>
          <w:rFonts w:ascii="Times New Roman" w:hAnsi="Times New Roman" w:cs="Times New Roman"/>
          <w:sz w:val="24"/>
          <w:szCs w:val="24"/>
          <w:highlight w:val="yellow"/>
        </w:rPr>
        <w:t>67,611</w:t>
      </w:r>
      <w:r w:rsidR="00AD4AC3" w:rsidRPr="00D23A17" w:rsidDel="00E067F3">
        <w:rPr>
          <w:rFonts w:ascii="Times New Roman" w:hAnsi="Times New Roman" w:cs="Times New Roman"/>
          <w:sz w:val="24"/>
          <w:szCs w:val="24"/>
        </w:rPr>
        <w:t xml:space="preserve"> </w:t>
      </w:r>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3D5AF9" w:rsidRPr="00DC0B4B">
        <w:rPr>
          <w:rFonts w:ascii="Times New Roman" w:hAnsi="Times New Roman" w:cs="Times New Roman"/>
          <w:sz w:val="24"/>
          <w:szCs w:val="24"/>
          <w:highlight w:val="yellow"/>
        </w:rPr>
        <w:t>75</w:t>
      </w:r>
      <w:r w:rsidR="00AD4AC3" w:rsidRPr="00DC0B4B">
        <w:rPr>
          <w:rFonts w:ascii="Times New Roman" w:hAnsi="Times New Roman" w:cs="Times New Roman"/>
          <w:sz w:val="24"/>
          <w:szCs w:val="24"/>
          <w:highlight w:val="yellow"/>
        </w:rPr>
        <w:t xml:space="preserve"> </w:t>
      </w:r>
      <w:r w:rsidR="00163809" w:rsidRPr="00AD4AC3">
        <w:rPr>
          <w:rFonts w:ascii="Times New Roman" w:hAnsi="Times New Roman" w:cs="Times New Roman"/>
          <w:sz w:val="24"/>
          <w:szCs w:val="24"/>
          <w:highlight w:val="yellow"/>
        </w:rPr>
        <w:t>i</w:t>
      </w:r>
      <w:r w:rsidR="00163809">
        <w:rPr>
          <w:rFonts w:ascii="Times New Roman" w:hAnsi="Times New Roman" w:cs="Times New Roman"/>
          <w:sz w:val="24"/>
          <w:szCs w:val="24"/>
          <w:highlight w:val="yellow"/>
        </w:rPr>
        <w:t>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1A2307FC" w:rsidRPr="01025A39">
        <w:rPr>
          <w:rFonts w:ascii="Times New Roman" w:hAnsi="Times New Roman" w:cs="Times New Roman"/>
          <w:sz w:val="24"/>
          <w:szCs w:val="24"/>
        </w:rPr>
        <w:t>(</w:t>
      </w:r>
      <w:r w:rsidR="00DF0596">
        <w:rPr>
          <w:rFonts w:ascii="Times New Roman" w:hAnsi="Times New Roman" w:cs="Times New Roman"/>
          <w:sz w:val="24"/>
          <w:szCs w:val="24"/>
        </w:rPr>
        <w:t>Tables 1 and 3)</w:t>
      </w:r>
      <w:r w:rsidR="00F6578E" w:rsidRPr="01025A39">
        <w:rPr>
          <w:rFonts w:ascii="Times New Roman" w:hAnsi="Times New Roman" w:cs="Times New Roman"/>
          <w:sz w:val="24"/>
          <w:szCs w:val="24"/>
          <w:vertAlign w:val="superscript"/>
        </w:rPr>
        <w:t xml:space="preserve"> </w:t>
      </w:r>
      <w:r w:rsidR="00F6578E" w:rsidRPr="01025A39">
        <w:rPr>
          <w:rFonts w:ascii="Times New Roman" w:hAnsi="Times New Roman"/>
          <w:sz w:val="24"/>
          <w:szCs w:val="24"/>
        </w:rPr>
        <w:t xml:space="preserve">The finding </w:t>
      </w:r>
      <w:r w:rsidR="00F6578E" w:rsidRPr="01025A39">
        <w:rPr>
          <w:rFonts w:ascii="Times New Roman" w:hAnsi="Times New Roman" w:cs="Times New Roman"/>
          <w:sz w:val="24"/>
          <w:szCs w:val="24"/>
        </w:rPr>
        <w:t xml:space="preserve">from </w:t>
      </w:r>
      <w:r w:rsidR="00F6578E" w:rsidRPr="75B9AA42">
        <w:rPr>
          <w:rFonts w:ascii="Times New Roman" w:hAnsi="Times New Roman"/>
          <w:sz w:val="24"/>
          <w:szCs w:val="24"/>
        </w:rPr>
        <w:t>the main analysis indicates</w:t>
      </w:r>
      <w:r w:rsidR="00F6578E">
        <w:rPr>
          <w:rFonts w:ascii="Times New Roman" w:hAnsi="Times New Roman"/>
          <w:sz w:val="24"/>
          <w:szCs w:val="24"/>
        </w:rPr>
        <w:t xml:space="preserve"> that</w:t>
      </w:r>
      <w:r w:rsidR="00022C47" w:rsidRPr="01025A39">
        <w:rPr>
          <w:rFonts w:ascii="Times New Roman" w:hAnsi="Times New Roman"/>
          <w:sz w:val="24"/>
          <w:szCs w:val="24"/>
        </w:rPr>
        <w:t xml:space="preserve"> </w:t>
      </w:r>
      <w:r w:rsidR="00022C47" w:rsidRPr="005558B6">
        <w:rPr>
          <w:rFonts w:ascii="Times New Roman" w:hAnsi="Times New Roman"/>
          <w:sz w:val="24"/>
          <w:szCs w:val="24"/>
          <w:highlight w:val="yellow"/>
        </w:rPr>
        <w:t>a</w:t>
      </w:r>
      <w:r w:rsidR="00F6578E" w:rsidRPr="005558B6">
        <w:rPr>
          <w:rFonts w:ascii="Times New Roman" w:hAnsi="Times New Roman"/>
          <w:sz w:val="24"/>
          <w:szCs w:val="24"/>
          <w:highlight w:val="yellow"/>
        </w:rPr>
        <w:t xml:space="preserve"> positive </w:t>
      </w:r>
      <w:r w:rsidR="00C038B7" w:rsidRPr="005558B6">
        <w:rPr>
          <w:rFonts w:ascii="Times New Roman" w:hAnsi="Times New Roman"/>
          <w:sz w:val="24"/>
          <w:szCs w:val="24"/>
          <w:highlight w:val="yellow"/>
        </w:rPr>
        <w:t xml:space="preserve">outcome </w:t>
      </w:r>
      <w:r w:rsidR="00F6578E" w:rsidRPr="01025A39">
        <w:rPr>
          <w:rFonts w:ascii="Times New Roman" w:hAnsi="Times New Roman"/>
          <w:sz w:val="24"/>
          <w:szCs w:val="24"/>
          <w:highlight w:val="yellow"/>
        </w:rPr>
        <w:t>could</w:t>
      </w:r>
      <w:r w:rsidR="00F6578E" w:rsidRPr="01025A39">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Pr>
          <w:rFonts w:ascii="Times New Roman" w:hAnsi="Times New Roman"/>
          <w:sz w:val="24"/>
          <w:szCs w:val="24"/>
          <w:highlight w:val="yellow"/>
        </w:rPr>
        <w:t xml:space="preserve">from the </w:t>
      </w:r>
      <w:r w:rsidR="00C038B7" w:rsidRPr="005558B6">
        <w:rPr>
          <w:rFonts w:ascii="Times New Roman" w:hAnsi="Times New Roman"/>
          <w:sz w:val="24"/>
          <w:szCs w:val="24"/>
          <w:highlight w:val="yellow"/>
        </w:rPr>
        <w:t xml:space="preserve">ashes of a </w:t>
      </w:r>
      <w:r w:rsidR="00F6578E" w:rsidRPr="00C038B7">
        <w:rPr>
          <w:rFonts w:ascii="Times New Roman" w:hAnsi="Times New Roman"/>
          <w:sz w:val="24"/>
          <w:szCs w:val="24"/>
          <w:highlight w:val="yellow"/>
        </w:rPr>
        <w:t xml:space="preserve">catastrophic event that imposed existential </w:t>
      </w:r>
      <w:r w:rsidR="00F6578E" w:rsidRPr="005558B6">
        <w:rPr>
          <w:rFonts w:ascii="Times New Roman" w:hAnsi="Times New Roman"/>
          <w:sz w:val="24"/>
          <w:szCs w:val="24"/>
          <w:highlight w:val="yellow"/>
        </w:rPr>
        <w:t>crisis</w:t>
      </w:r>
      <w:r w:rsidR="00C038B7" w:rsidRPr="01025A39">
        <w:rPr>
          <w:rFonts w:ascii="Times New Roman" w:hAnsi="Times New Roman"/>
          <w:sz w:val="24"/>
          <w:szCs w:val="24"/>
          <w:highlight w:val="yellow"/>
        </w:rPr>
        <w:t xml:space="preserve"> worldwide</w:t>
      </w:r>
      <w:r w:rsidR="00F6578E" w:rsidRPr="01025A39">
        <w:rPr>
          <w:rFonts w:ascii="Times New Roman" w:hAnsi="Times New Roman"/>
          <w:sz w:val="24"/>
          <w:szCs w:val="24"/>
        </w:rPr>
        <w:t>.</w:t>
      </w:r>
      <w:r w:rsidR="00F6578E" w:rsidRPr="01025A39">
        <w:rPr>
          <w:rFonts w:ascii="Times New Roman" w:hAnsi="Times New Roman" w:cs="Times New Roman"/>
          <w:sz w:val="24"/>
          <w:szCs w:val="24"/>
        </w:rPr>
        <w:t xml:space="preserve"> </w:t>
      </w:r>
    </w:p>
    <w:p w14:paraId="19BBD124" w14:textId="3B865535" w:rsidR="00D8301B" w:rsidRPr="0086757B" w:rsidRDefault="00D64246" w:rsidP="00836647">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r w:rsidR="008F3FDD" w:rsidRPr="008F3FDD">
        <w:rPr>
          <w:rFonts w:ascii="Times New Roman" w:hAnsi="Times New Roman" w:cs="Times New Roman"/>
          <w:sz w:val="24"/>
          <w:szCs w:val="24"/>
          <w:highlight w:val="yellow"/>
        </w:rPr>
        <w:t>global</w:t>
      </w:r>
      <w:r w:rsidR="008F3FDD" w:rsidRPr="005558B6">
        <w:rPr>
          <w:rFonts w:ascii="Times New Roman" w:hAnsi="Times New Roman" w:cs="Times New Roman"/>
          <w:sz w:val="24"/>
          <w:szCs w:val="24"/>
          <w:highlight w:val="yellow"/>
        </w:rPr>
        <w:t xml:space="preserve"> diversity of data sources</w:t>
      </w:r>
      <w:r w:rsidR="008F3FDD">
        <w:rPr>
          <w:rFonts w:ascii="Times New Roman" w:hAnsi="Times New Roman" w:cs="Times New Roman"/>
          <w:sz w:val="24"/>
          <w:szCs w:val="24"/>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r w:rsidR="008F3FDD" w:rsidRPr="005558B6">
        <w:rPr>
          <w:rFonts w:ascii="Times New Roman" w:hAnsi="Times New Roman" w:cs="Times New Roman"/>
          <w:sz w:val="24"/>
          <w:szCs w:val="24"/>
          <w:highlight w:val="yellow"/>
        </w:rPr>
        <w:t xml:space="preserve">various </w:t>
      </w:r>
      <w:r w:rsidR="00F6578E" w:rsidRPr="005558B6">
        <w:rPr>
          <w:rFonts w:ascii="Times New Roman" w:hAnsi="Times New Roman" w:cs="Times New Roman"/>
          <w:sz w:val="24"/>
          <w:szCs w:val="24"/>
          <w:highlight w:val="yellow"/>
        </w:rPr>
        <w:t>population</w:t>
      </w:r>
      <w:r w:rsidR="00B710E7" w:rsidRPr="005558B6">
        <w:rPr>
          <w:rFonts w:ascii="Times New Roman" w:hAnsi="Times New Roman" w:cs="Times New Roman"/>
          <w:sz w:val="24"/>
          <w:szCs w:val="24"/>
          <w:highlight w:val="yellow"/>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Covid-19-assocated PTG over three years 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w:t>
      </w:r>
      <w:r w:rsidR="00836647" w:rsidRPr="005558B6">
        <w:rPr>
          <w:rFonts w:ascii="Times New Roman" w:hAnsi="Times New Roman" w:cs="Times New Roman"/>
          <w:sz w:val="24"/>
          <w:szCs w:val="24"/>
          <w:highlight w:val="yellow"/>
        </w:rPr>
        <w:lastRenderedPageBreak/>
        <w:t xml:space="preserve">collective 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the deadly challenge of a pandemic disease, as was shown in other chronic ailments with certain life risks (Ma et al., 2022; Pieta &amp; Rzeszutek, 2022; Sawyer et </w:t>
      </w:r>
      <w:r w:rsidR="00F6578E" w:rsidRPr="0086757B">
        <w:rPr>
          <w:rFonts w:ascii="Times New Roman" w:hAnsi="Times New Roman" w:cs="Times New Roman"/>
          <w:sz w:val="24"/>
          <w:szCs w:val="24"/>
        </w:rPr>
        <w:t>al.,</w:t>
      </w:r>
      <w:r w:rsidR="0073716A" w:rsidRPr="00DA02CA">
        <w:rPr>
          <w:rFonts w:ascii="Times New Roman" w:hAnsi="Times New Roman" w:cs="Times New Roman"/>
          <w:sz w:val="24"/>
          <w:szCs w:val="24"/>
        </w:rPr>
        <w:t xml:space="preserve"> </w:t>
      </w:r>
      <w:r w:rsidR="00F6578E" w:rsidRPr="00DA02CA">
        <w:rPr>
          <w:rFonts w:ascii="Times New Roman" w:hAnsi="Times New Roman" w:cs="Times New Roman"/>
          <w:sz w:val="24"/>
          <w:szCs w:val="24"/>
        </w:rPr>
        <w:t>2010; Shand et al.,2015; Wang et al., 2022</w:t>
      </w:r>
      <w:r w:rsidR="00F6578E" w:rsidRPr="0086757B">
        <w:rPr>
          <w:rFonts w:ascii="Times New Roman" w:hAnsi="Times New Roman" w:cs="Times New Roman"/>
          <w:sz w:val="24"/>
          <w:szCs w:val="24"/>
        </w:rPr>
        <w:t>).</w:t>
      </w:r>
      <w:r w:rsidR="00163809" w:rsidRPr="0086757B">
        <w:rPr>
          <w:rFonts w:ascii="Times New Roman" w:hAnsi="Times New Roman" w:cs="Times New Roman"/>
          <w:sz w:val="24"/>
          <w:szCs w:val="24"/>
        </w:rPr>
        <w:t xml:space="preserve"> </w:t>
      </w:r>
    </w:p>
    <w:p w14:paraId="5A04E978" w14:textId="24944C6D" w:rsidR="00377D38" w:rsidRPr="00C75879" w:rsidRDefault="0073716A" w:rsidP="00377D38">
      <w:pPr>
        <w:spacing w:after="0" w:line="480" w:lineRule="auto"/>
        <w:ind w:firstLine="720"/>
        <w:rPr>
          <w:rFonts w:ascii="Times New Roman" w:hAnsi="Times New Roman"/>
          <w:sz w:val="24"/>
          <w:szCs w:val="24"/>
          <w:rPrChange w:id="54" w:author="Qizhou Duan" w:date="2024-07-21T12:18:00Z">
            <w:rPr>
              <w:rFonts w:ascii="Times New Roman" w:hAnsi="Times New Roman"/>
              <w:sz w:val="24"/>
              <w:szCs w:val="24"/>
              <w:highlight w:val="cyan"/>
            </w:rPr>
          </w:rPrChange>
        </w:rPr>
      </w:pPr>
      <w:r>
        <w:rPr>
          <w:rFonts w:ascii="Times New Roman" w:hAnsi="Times New Roman" w:cs="Times New Roman"/>
          <w:sz w:val="24"/>
          <w:szCs w:val="24"/>
          <w:highlight w:val="yellow"/>
        </w:rPr>
        <w:t>Further</w:t>
      </w:r>
      <w:r w:rsidR="00D8301B">
        <w:rPr>
          <w:rFonts w:ascii="Times New Roman" w:hAnsi="Times New Roman" w:cs="Times New Roman"/>
          <w:sz w:val="24"/>
          <w:szCs w:val="24"/>
          <w:highlight w:val="yellow"/>
        </w:rPr>
        <w:t>more</w:t>
      </w:r>
      <w:r>
        <w:rPr>
          <w:rFonts w:ascii="Times New Roman" w:hAnsi="Times New Roman" w:cs="Times New Roman"/>
          <w:sz w:val="24"/>
          <w:szCs w:val="24"/>
          <w:highlight w:val="yellow"/>
        </w:rPr>
        <w:t>, s</w:t>
      </w:r>
      <w:r w:rsidRPr="00FB095B">
        <w:rPr>
          <w:rFonts w:ascii="Times New Roman" w:hAnsi="Times New Roman" w:cs="Times New Roman"/>
          <w:sz w:val="24"/>
          <w:szCs w:val="24"/>
          <w:highlight w:val="yellow"/>
        </w:rPr>
        <w:t xml:space="preserve">elected study samples involve their different roles during Covid-19 (e.g., patients, health care providers, students, veterans, and general populations). </w:t>
      </w:r>
      <w:r w:rsidR="00FF277B">
        <w:rPr>
          <w:rFonts w:ascii="Times New Roman" w:hAnsi="Times New Roman" w:cs="Times New Roman"/>
          <w:sz w:val="24"/>
          <w:szCs w:val="24"/>
          <w:highlight w:val="yellow"/>
        </w:rPr>
        <w:t xml:space="preserve">This implies that the overall sample have both very sick and very healthy people but all faced the same crisis, Covid-19.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ity reflected 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r w:rsidR="00723C56" w:rsidRPr="00C75879">
        <w:rPr>
          <w:rFonts w:ascii="Times New Roman" w:hAnsi="Times New Roman"/>
          <w:sz w:val="24"/>
          <w:szCs w:val="24"/>
          <w:rPrChange w:id="55" w:author="Qizhou Duan" w:date="2024-07-21T12:18:00Z">
            <w:rPr>
              <w:rFonts w:ascii="Times New Roman" w:hAnsi="Times New Roman"/>
              <w:sz w:val="24"/>
              <w:szCs w:val="24"/>
              <w:highlight w:val="cyan"/>
            </w:rPr>
          </w:rPrChange>
        </w:rPr>
        <w:t>Also,</w:t>
      </w:r>
      <w:r w:rsidR="00377D38" w:rsidRPr="00C75879">
        <w:rPr>
          <w:rFonts w:ascii="Times New Roman" w:hAnsi="Times New Roman"/>
          <w:sz w:val="24"/>
          <w:szCs w:val="24"/>
          <w:rPrChange w:id="56" w:author="Qizhou Duan" w:date="2024-07-21T12:18:00Z">
            <w:rPr>
              <w:rFonts w:ascii="Times New Roman" w:hAnsi="Times New Roman"/>
              <w:sz w:val="24"/>
              <w:szCs w:val="24"/>
              <w:highlight w:val="cyan"/>
            </w:rPr>
          </w:rPrChange>
        </w:rPr>
        <w:t xml:space="preserve"> </w:t>
      </w:r>
      <w:r w:rsidR="00D8301B" w:rsidRPr="00C75879">
        <w:rPr>
          <w:rFonts w:ascii="Times New Roman" w:hAnsi="Times New Roman"/>
          <w:sz w:val="24"/>
          <w:szCs w:val="24"/>
          <w:rPrChange w:id="57" w:author="Qizhou Duan" w:date="2024-07-21T12:18:00Z">
            <w:rPr>
              <w:rFonts w:ascii="Times New Roman" w:hAnsi="Times New Roman"/>
              <w:sz w:val="24"/>
              <w:szCs w:val="24"/>
              <w:highlight w:val="cyan"/>
            </w:rPr>
          </w:rPrChange>
        </w:rPr>
        <w:t>subgroup analyses</w:t>
      </w:r>
      <w:r w:rsidR="00723C56" w:rsidRPr="00C75879">
        <w:rPr>
          <w:rFonts w:ascii="Times New Roman" w:hAnsi="Times New Roman"/>
          <w:sz w:val="24"/>
          <w:szCs w:val="24"/>
          <w:rPrChange w:id="58" w:author="Qizhou Duan" w:date="2024-07-21T12:18:00Z">
            <w:rPr>
              <w:rFonts w:ascii="Times New Roman" w:hAnsi="Times New Roman"/>
              <w:sz w:val="24"/>
              <w:szCs w:val="24"/>
              <w:highlight w:val="cyan"/>
            </w:rPr>
          </w:rPrChange>
        </w:rPr>
        <w:t xml:space="preserve"> </w:t>
      </w:r>
      <w:r w:rsidR="00D8301B" w:rsidRPr="00C75879">
        <w:rPr>
          <w:rFonts w:ascii="Times New Roman" w:hAnsi="Times New Roman"/>
          <w:sz w:val="24"/>
          <w:szCs w:val="24"/>
          <w:rPrChange w:id="59" w:author="Qizhou Duan" w:date="2024-07-21T12:18:00Z">
            <w:rPr>
              <w:rFonts w:ascii="Times New Roman" w:hAnsi="Times New Roman"/>
              <w:sz w:val="24"/>
              <w:szCs w:val="24"/>
              <w:highlight w:val="cyan"/>
            </w:rPr>
          </w:rPrChange>
        </w:rPr>
        <w:t>did not provide explanation for this</w:t>
      </w:r>
      <w:r w:rsidR="00B6203B" w:rsidRPr="00C75879">
        <w:rPr>
          <w:rFonts w:ascii="Times New Roman" w:hAnsi="Times New Roman"/>
          <w:sz w:val="24"/>
          <w:szCs w:val="24"/>
          <w:rPrChange w:id="60" w:author="Qizhou Duan" w:date="2024-07-21T12:18:00Z">
            <w:rPr>
              <w:rFonts w:ascii="Times New Roman" w:hAnsi="Times New Roman"/>
              <w:sz w:val="24"/>
              <w:szCs w:val="24"/>
              <w:highlight w:val="cyan"/>
            </w:rPr>
          </w:rPrChange>
        </w:rPr>
        <w:t xml:space="preserve"> </w:t>
      </w:r>
      <w:r w:rsidR="00B6203B" w:rsidRPr="00C75879">
        <w:rPr>
          <w:rFonts w:ascii="Times New Roman" w:hAnsi="Times New Roman"/>
          <w:sz w:val="24"/>
          <w:szCs w:val="24"/>
          <w:rPrChange w:id="61" w:author="Qizhou Duan" w:date="2024-07-21T12:18:00Z">
            <w:rPr>
              <w:rFonts w:ascii="Times New Roman" w:hAnsi="Times New Roman"/>
              <w:sz w:val="24"/>
              <w:szCs w:val="24"/>
              <w:highlight w:val="yellow"/>
            </w:rPr>
          </w:rPrChange>
        </w:rPr>
        <w:t>heterogeneity</w:t>
      </w:r>
      <w:r w:rsidR="00D8301B" w:rsidRPr="00C75879">
        <w:rPr>
          <w:rFonts w:ascii="Times New Roman" w:hAnsi="Times New Roman"/>
          <w:sz w:val="24"/>
          <w:szCs w:val="24"/>
          <w:rPrChange w:id="62" w:author="Qizhou Duan" w:date="2024-07-21T12:18:00Z">
            <w:rPr>
              <w:rFonts w:ascii="Times New Roman" w:hAnsi="Times New Roman"/>
              <w:sz w:val="24"/>
              <w:szCs w:val="24"/>
              <w:highlight w:val="cyan"/>
            </w:rPr>
          </w:rPrChange>
        </w:rPr>
        <w:t xml:space="preserve">. </w:t>
      </w:r>
      <w:ins w:id="63" w:author="Qizhou Duan" w:date="2024-07-21T12:16:00Z">
        <w:r w:rsidR="00A10FCE" w:rsidRPr="00C75879">
          <w:rPr>
            <w:rFonts w:ascii="Times New Roman" w:hAnsi="Times New Roman"/>
            <w:sz w:val="24"/>
            <w:szCs w:val="24"/>
            <w:rPrChange w:id="64" w:author="Qizhou Duan" w:date="2024-07-21T12:18:00Z">
              <w:rPr>
                <w:rFonts w:ascii="Times New Roman" w:hAnsi="Times New Roman"/>
                <w:sz w:val="24"/>
                <w:szCs w:val="24"/>
                <w:highlight w:val="cyan"/>
              </w:rPr>
            </w:rPrChange>
          </w:rPr>
          <w:t xml:space="preserve">The high heterogeneity is likely to be caused by the extensive span of the number of </w:t>
        </w:r>
      </w:ins>
      <w:ins w:id="65" w:author="Qizhou Duan" w:date="2024-07-21T12:17:00Z">
        <w:r w:rsidR="00A10FCE" w:rsidRPr="00C75879">
          <w:rPr>
            <w:rFonts w:ascii="Times New Roman" w:hAnsi="Times New Roman"/>
            <w:sz w:val="24"/>
            <w:szCs w:val="24"/>
            <w:rPrChange w:id="66" w:author="Qizhou Duan" w:date="2024-07-21T12:18:00Z">
              <w:rPr>
                <w:rFonts w:ascii="Times New Roman" w:hAnsi="Times New Roman"/>
                <w:sz w:val="24"/>
                <w:szCs w:val="24"/>
                <w:highlight w:val="cyan"/>
              </w:rPr>
            </w:rPrChange>
          </w:rPr>
          <w:t>articles</w:t>
        </w:r>
      </w:ins>
      <w:ins w:id="67" w:author="Qizhou Duan" w:date="2024-07-21T12:16:00Z">
        <w:r w:rsidR="00A10FCE" w:rsidRPr="00C75879">
          <w:rPr>
            <w:rFonts w:ascii="Times New Roman" w:hAnsi="Times New Roman"/>
            <w:sz w:val="24"/>
            <w:szCs w:val="24"/>
            <w:rPrChange w:id="68" w:author="Qizhou Duan" w:date="2024-07-21T12:18:00Z">
              <w:rPr>
                <w:rFonts w:ascii="Times New Roman" w:hAnsi="Times New Roman"/>
                <w:sz w:val="24"/>
                <w:szCs w:val="24"/>
                <w:highlight w:val="cyan"/>
              </w:rPr>
            </w:rPrChange>
          </w:rPr>
          <w:t xml:space="preserve"> we reviewed </w:t>
        </w:r>
      </w:ins>
      <w:ins w:id="69" w:author="Qizhou Duan" w:date="2024-07-21T12:17:00Z">
        <w:r w:rsidR="00A10FCE" w:rsidRPr="00C75879">
          <w:rPr>
            <w:rFonts w:ascii="Times New Roman" w:hAnsi="Times New Roman"/>
            <w:sz w:val="24"/>
            <w:szCs w:val="24"/>
            <w:rPrChange w:id="70" w:author="Qizhou Duan" w:date="2024-07-21T12:18:00Z">
              <w:rPr>
                <w:rFonts w:ascii="Times New Roman" w:hAnsi="Times New Roman"/>
                <w:sz w:val="24"/>
                <w:szCs w:val="24"/>
                <w:highlight w:val="cyan"/>
              </w:rPr>
            </w:rPrChange>
          </w:rPr>
          <w:t xml:space="preserve">and the variety of corresponding sample sizes in each of the articles. </w:t>
        </w:r>
      </w:ins>
      <w:del w:id="71" w:author="Qizhou Duan" w:date="2024-07-21T12:18:00Z">
        <w:r w:rsidR="00723C56" w:rsidRPr="00C75879" w:rsidDel="00BA0783">
          <w:rPr>
            <w:rFonts w:ascii="Times New Roman" w:hAnsi="Times New Roman"/>
            <w:sz w:val="24"/>
            <w:szCs w:val="24"/>
            <w:rPrChange w:id="72" w:author="Qizhou Duan" w:date="2024-07-21T12:18:00Z">
              <w:rPr>
                <w:rFonts w:ascii="Times New Roman" w:hAnsi="Times New Roman"/>
                <w:sz w:val="24"/>
                <w:szCs w:val="24"/>
                <w:highlight w:val="cyan"/>
              </w:rPr>
            </w:rPrChange>
          </w:rPr>
          <w:delText>Thus</w:delText>
        </w:r>
      </w:del>
      <w:ins w:id="73" w:author="Qizhou Duan" w:date="2024-07-21T12:18:00Z">
        <w:r w:rsidR="00BA0783" w:rsidRPr="00C75879">
          <w:rPr>
            <w:rFonts w:ascii="Times New Roman" w:hAnsi="Times New Roman"/>
            <w:sz w:val="24"/>
            <w:szCs w:val="24"/>
            <w:rPrChange w:id="74" w:author="Qizhou Duan" w:date="2024-07-21T12:18:00Z">
              <w:rPr>
                <w:rFonts w:ascii="Times New Roman" w:hAnsi="Times New Roman"/>
                <w:sz w:val="24"/>
                <w:szCs w:val="24"/>
                <w:highlight w:val="cyan"/>
              </w:rPr>
            </w:rPrChange>
          </w:rPr>
          <w:t>However</w:t>
        </w:r>
      </w:ins>
      <w:r w:rsidR="00D8301B" w:rsidRPr="00C75879">
        <w:rPr>
          <w:rFonts w:ascii="Times New Roman" w:hAnsi="Times New Roman"/>
          <w:sz w:val="24"/>
          <w:szCs w:val="24"/>
          <w:rPrChange w:id="75" w:author="Qizhou Duan" w:date="2024-07-21T12:18:00Z">
            <w:rPr>
              <w:rFonts w:ascii="Times New Roman" w:hAnsi="Times New Roman"/>
              <w:sz w:val="24"/>
              <w:szCs w:val="24"/>
              <w:highlight w:val="cyan"/>
            </w:rPr>
          </w:rPrChange>
        </w:rPr>
        <w:t xml:space="preserve">, </w:t>
      </w:r>
      <w:ins w:id="76" w:author="Qizhou Duan" w:date="2024-07-21T12:18:00Z">
        <w:r w:rsidR="00BA0783" w:rsidRPr="00C75879">
          <w:rPr>
            <w:rFonts w:ascii="Times New Roman" w:hAnsi="Times New Roman"/>
            <w:sz w:val="24"/>
            <w:szCs w:val="24"/>
            <w:rPrChange w:id="77" w:author="Qizhou Duan" w:date="2024-07-21T12:18:00Z">
              <w:rPr>
                <w:rFonts w:ascii="Times New Roman" w:hAnsi="Times New Roman"/>
                <w:sz w:val="24"/>
                <w:szCs w:val="24"/>
                <w:highlight w:val="cyan"/>
              </w:rPr>
            </w:rPrChange>
          </w:rPr>
          <w:t xml:space="preserve">based on the subgroup analysis, </w:t>
        </w:r>
      </w:ins>
      <w:del w:id="78" w:author="Qizhou Duan" w:date="2024-07-21T12:18:00Z">
        <w:r w:rsidR="00D8301B" w:rsidRPr="00C75879" w:rsidDel="00BA0783">
          <w:rPr>
            <w:rFonts w:ascii="Times New Roman" w:hAnsi="Times New Roman"/>
            <w:sz w:val="24"/>
            <w:szCs w:val="24"/>
            <w:rPrChange w:id="79" w:author="Qizhou Duan" w:date="2024-07-21T12:18:00Z">
              <w:rPr>
                <w:rFonts w:ascii="Times New Roman" w:hAnsi="Times New Roman"/>
                <w:sz w:val="24"/>
                <w:szCs w:val="24"/>
                <w:highlight w:val="cyan"/>
              </w:rPr>
            </w:rPrChange>
          </w:rPr>
          <w:delText>it</w:delText>
        </w:r>
      </w:del>
      <w:r w:rsidR="00D8301B" w:rsidRPr="00C75879">
        <w:rPr>
          <w:rFonts w:ascii="Times New Roman" w:hAnsi="Times New Roman"/>
          <w:sz w:val="24"/>
          <w:szCs w:val="24"/>
          <w:rPrChange w:id="80" w:author="Qizhou Duan" w:date="2024-07-21T12:18:00Z">
            <w:rPr>
              <w:rFonts w:ascii="Times New Roman" w:hAnsi="Times New Roman"/>
              <w:sz w:val="24"/>
              <w:szCs w:val="24"/>
              <w:highlight w:val="cyan"/>
            </w:rPr>
          </w:rPrChange>
        </w:rPr>
        <w:t xml:space="preserve"> </w:t>
      </w:r>
      <w:ins w:id="81" w:author="Qizhou Duan" w:date="2024-07-21T12:18:00Z">
        <w:r w:rsidR="00BA0783" w:rsidRPr="00C75879">
          <w:rPr>
            <w:rFonts w:ascii="Times New Roman" w:hAnsi="Times New Roman"/>
            <w:sz w:val="24"/>
            <w:szCs w:val="24"/>
            <w:rPrChange w:id="82" w:author="Qizhou Duan" w:date="2024-07-21T12:18:00Z">
              <w:rPr>
                <w:rFonts w:ascii="Times New Roman" w:hAnsi="Times New Roman"/>
                <w:sz w:val="24"/>
                <w:szCs w:val="24"/>
                <w:highlight w:val="cyan"/>
              </w:rPr>
            </w:rPrChange>
          </w:rPr>
          <w:t xml:space="preserve">it </w:t>
        </w:r>
      </w:ins>
      <w:r w:rsidR="00D8301B" w:rsidRPr="00C75879">
        <w:rPr>
          <w:rFonts w:ascii="Times New Roman" w:hAnsi="Times New Roman"/>
          <w:sz w:val="24"/>
          <w:szCs w:val="24"/>
          <w:rPrChange w:id="83" w:author="Qizhou Duan" w:date="2024-07-21T12:18:00Z">
            <w:rPr>
              <w:rFonts w:ascii="Times New Roman" w:hAnsi="Times New Roman"/>
              <w:sz w:val="24"/>
              <w:szCs w:val="24"/>
              <w:highlight w:val="cyan"/>
            </w:rPr>
          </w:rPrChange>
        </w:rPr>
        <w:t>remains unclear if individual characteristics (e.g., gender, age) and risk or protective factors may take a part</w:t>
      </w:r>
      <w:r w:rsidR="00D8301B" w:rsidRPr="00C75879">
        <w:rPr>
          <w:rFonts w:ascii="Times New Roman" w:hAnsi="Times New Roman"/>
          <w:sz w:val="24"/>
          <w:szCs w:val="24"/>
        </w:rPr>
        <w:t>.</w:t>
      </w:r>
      <w:r w:rsidR="00377D38" w:rsidRPr="00C75879">
        <w:rPr>
          <w:rFonts w:ascii="Times New Roman" w:hAnsi="Times New Roman" w:cs="Times New Roman"/>
          <w:sz w:val="24"/>
          <w:szCs w:val="24"/>
          <w:rPrChange w:id="84" w:author="Qizhou Duan" w:date="2024-07-21T12:18:00Z">
            <w:rPr>
              <w:rFonts w:ascii="Times New Roman" w:hAnsi="Times New Roman" w:cs="Times New Roman"/>
              <w:sz w:val="24"/>
              <w:szCs w:val="24"/>
              <w:highlight w:val="cyan"/>
            </w:rPr>
          </w:rPrChange>
        </w:rPr>
        <w:t xml:space="preserve"> </w:t>
      </w:r>
    </w:p>
    <w:p w14:paraId="6FE95955" w14:textId="2F9FF47D" w:rsidR="00F6578E" w:rsidRPr="00BF2773" w:rsidRDefault="00835B50" w:rsidP="00377D38">
      <w:pPr>
        <w:spacing w:after="0" w:line="480" w:lineRule="auto"/>
        <w:ind w:firstLine="720"/>
        <w:rPr>
          <w:rFonts w:ascii="Times New Roman" w:hAnsi="Times New Roman" w:cs="Times New Roman"/>
          <w:sz w:val="24"/>
          <w:szCs w:val="24"/>
        </w:rPr>
      </w:pPr>
      <w:r w:rsidRPr="00C75879">
        <w:rPr>
          <w:rFonts w:ascii="Times New Roman" w:hAnsi="Times New Roman" w:cs="Times New Roman"/>
          <w:sz w:val="24"/>
          <w:szCs w:val="24"/>
          <w:rPrChange w:id="85" w:author="Qizhou Duan" w:date="2024-07-21T12:18:00Z">
            <w:rPr>
              <w:rFonts w:ascii="Times New Roman" w:hAnsi="Times New Roman" w:cs="Times New Roman"/>
              <w:sz w:val="24"/>
              <w:szCs w:val="24"/>
              <w:highlight w:val="cyan"/>
            </w:rPr>
          </w:rPrChange>
        </w:rPr>
        <w:t>As noted, we</w:t>
      </w:r>
      <w:r w:rsidR="00F6578E" w:rsidRPr="00C75879">
        <w:rPr>
          <w:rFonts w:ascii="Times New Roman" w:hAnsi="Times New Roman" w:cs="Times New Roman"/>
          <w:sz w:val="24"/>
          <w:szCs w:val="24"/>
          <w:rPrChange w:id="86" w:author="Qizhou Duan" w:date="2024-07-21T12:18:00Z">
            <w:rPr>
              <w:rFonts w:ascii="Times New Roman" w:hAnsi="Times New Roman" w:cs="Times New Roman"/>
              <w:sz w:val="24"/>
              <w:szCs w:val="24"/>
              <w:highlight w:val="cyan"/>
            </w:rPr>
          </w:rPrChange>
        </w:rPr>
        <w:t xml:space="preserve"> found no significant association</w:t>
      </w:r>
      <w:r w:rsidR="00F6578E" w:rsidRPr="75B9AA42">
        <w:rPr>
          <w:rFonts w:ascii="Times New Roman" w:hAnsi="Times New Roman" w:cs="Times New Roman"/>
          <w:sz w:val="24"/>
          <w:szCs w:val="24"/>
        </w:rPr>
        <w:t xml:space="preserve"> between PTG and risk/protective factors </w:t>
      </w:r>
      <w:ins w:id="87" w:author="Qizhou Duan" w:date="2024-07-21T12:18:00Z">
        <w:r w:rsidR="00705FCA">
          <w:rPr>
            <w:rFonts w:ascii="Times New Roman" w:hAnsi="Times New Roman" w:cs="Times New Roman"/>
            <w:sz w:val="24"/>
            <w:szCs w:val="24"/>
          </w:rPr>
          <w:t xml:space="preserve">except coping. </w:t>
        </w:r>
      </w:ins>
      <w:del w:id="88" w:author="Qizhou Duan" w:date="2024-07-21T12:18:00Z">
        <w:r w:rsidR="00F6578E" w:rsidRPr="75B9AA42" w:rsidDel="00705FCA">
          <w:rPr>
            <w:rFonts w:ascii="Times New Roman" w:hAnsi="Times New Roman" w:cs="Times New Roman"/>
            <w:sz w:val="24"/>
            <w:szCs w:val="24"/>
          </w:rPr>
          <w:delText xml:space="preserve">(Anxiety, Depression, Coping, Social Support, and Spirituality). </w:delText>
        </w:r>
      </w:del>
      <w:r w:rsidR="00F6578E" w:rsidRPr="75B9AA42">
        <w:rPr>
          <w:rFonts w:ascii="Times New Roman" w:hAnsi="Times New Roman" w:cs="Times New Roman"/>
          <w:sz w:val="24"/>
          <w:szCs w:val="24"/>
        </w:rPr>
        <w:t xml:space="preserve">This surprise result suggests that more concise analysis should be done to identify these relationships across diverse populations or roles during the pandemic to facilitate better intervention and prevention in the future. Twenty-two of the selected studies demonstrated the mental health damage of Covid 19 in this analysis (Adjorlolo et al., 2022; Arnout &amp; Al‐Sufyani, </w:t>
      </w:r>
      <w:r w:rsidR="00F6578E" w:rsidRPr="75B9AA42">
        <w:rPr>
          <w:rFonts w:ascii="Times New Roman" w:hAnsi="Times New Roman" w:cs="Times New Roman"/>
          <w:sz w:val="24"/>
          <w:szCs w:val="24"/>
        </w:rPr>
        <w:lastRenderedPageBreak/>
        <w:t>2021; Barnicot et al, 2023; Castiglioni et. al, 2023; Chasson et al., 2022; Chen &amp; Tang, 2021; Chen et al., 2020; Das et al., 2023; El-Khoury Malhame et al., 2023; Kalaitzaki et al., 2022; Lan et al, 2023; Lau et al., 2021; Lewis et al. ,2022; Mo ,2022; Morales et al, 2023; Tu et al., 2023; Ulset &amp; Soest ,2022; Vazquez et al., 2021; Wang et. al, 2023; Willey et al., 2022; Zhang et al., 2021; Zhou et al., 2020).</w:t>
      </w:r>
      <w:r w:rsidR="00F6578E" w:rsidRPr="75B9AA42">
        <w:rPr>
          <w:rFonts w:ascii="Times New Roman" w:hAnsi="Times New Roman" w:cs="Times New Roman"/>
          <w:sz w:val="24"/>
          <w:szCs w:val="24"/>
          <w:vertAlign w:val="superscript"/>
        </w:rPr>
        <w:t xml:space="preserve"> </w:t>
      </w:r>
      <w:r w:rsidR="00F6578E" w:rsidRPr="75B9AA42">
        <w:rPr>
          <w:rFonts w:ascii="Times New Roman" w:hAnsi="Times New Roman" w:cs="Times New Roman"/>
          <w:sz w:val="24"/>
          <w:szCs w:val="24"/>
        </w:rPr>
        <w:t>Observed PTG indicates the renewal of worldview, including restoration of meaning and purpose. Individuals high in growth could possess other unrevealed psychosocial strengths or traits, motivationally, behaviorally, and affectively. This negative finding does not end but calls for a new level of clinical awareness and investigation after the Covid-19 survival.</w:t>
      </w:r>
    </w:p>
    <w:p w14:paraId="66150A70"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Clinical Significance</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503E4E91" w14:textId="77777777"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t>
      </w:r>
    </w:p>
    <w:p w14:paraId="0158EF64"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 xml:space="preserve">If </w:t>
      </w:r>
      <w:r w:rsidRPr="75B9AA42">
        <w:rPr>
          <w:rFonts w:ascii="Times New Roman" w:hAnsi="Times New Roman" w:cs="Times New Roman"/>
          <w:sz w:val="24"/>
          <w:szCs w:val="24"/>
        </w:rPr>
        <w:lastRenderedPageBreak/>
        <w:t xml:space="preserve">this is the case for people affected by pandemics, the development of PTG-enhancing interventions may benefit patients and high-risk care providers. </w:t>
      </w:r>
    </w:p>
    <w:p w14:paraId="4BE47338"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Finally, PTG and pathology (e.g., depression, PTSD) belong to two different paradigms in posttraumatic human wellbeing, </w:t>
      </w:r>
      <w:r w:rsidRPr="75B9AA42">
        <w:rPr>
          <w:rFonts w:ascii="Times New Roman" w:hAnsi="Times New Roman" w:cs="Times New Roman"/>
          <w:i/>
          <w:iCs/>
          <w:sz w:val="24"/>
          <w:szCs w:val="24"/>
        </w:rPr>
        <w:t xml:space="preserve">hedonic </w:t>
      </w:r>
      <w:r w:rsidRPr="75B9AA42">
        <w:rPr>
          <w:rFonts w:ascii="Times New Roman" w:hAnsi="Times New Roman" w:cs="Times New Roman"/>
          <w:sz w:val="24"/>
          <w:szCs w:val="24"/>
        </w:rPr>
        <w:t>versus</w:t>
      </w:r>
      <w:r w:rsidRPr="75B9AA42">
        <w:rPr>
          <w:rFonts w:ascii="Times New Roman" w:hAnsi="Times New Roman" w:cs="Times New Roman"/>
          <w:i/>
          <w:iCs/>
          <w:sz w:val="24"/>
          <w:szCs w:val="24"/>
        </w:rPr>
        <w:t xml:space="preserve"> eudaemonic well-</w:t>
      </w:r>
      <w:r w:rsidRPr="75B9AA42">
        <w:rPr>
          <w:rFonts w:ascii="Times New Roman" w:hAnsi="Times New Roman" w:cs="Times New Roman"/>
          <w:sz w:val="24"/>
          <w:szCs w:val="24"/>
        </w:rPr>
        <w: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(Dell’Osso et al., 2023). More interdisciplinary studies are warranted in this regard to better inform clinical medicine for both sides.</w:t>
      </w:r>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58E79362"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future.</w:t>
      </w:r>
      <w:r w:rsidR="00F6578E" w:rsidRPr="00BF2773">
        <w:rPr>
          <w:rFonts w:ascii="Times New Roman" w:hAnsi="Times New Roman" w:cs="Times New Roman"/>
          <w:sz w:val="24"/>
          <w:szCs w:val="24"/>
        </w:rPr>
        <w:t>Most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w:t>
      </w:r>
      <w:r w:rsidR="00F6578E" w:rsidRPr="00BF2773">
        <w:rPr>
          <w:rFonts w:ascii="Times New Roman" w:hAnsi="Times New Roman" w:cs="Times New Roman"/>
          <w:sz w:val="24"/>
          <w:szCs w:val="24"/>
        </w:rPr>
        <w:lastRenderedPageBreak/>
        <w:t xml:space="preserve">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t xml:space="preserve">A pioneer work in the genomic area found a relation of PTG to the gene-environment (GxE) interaction study using a New Orleans sample of low-income non-Hispanic Black 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GxE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w:t>
      </w:r>
      <w:r w:rsidRPr="0023460A">
        <w:rPr>
          <w:rFonts w:ascii="Times New Roman" w:hAnsi="Times New Roman" w:cs="Times New Roman"/>
          <w:sz w:val="24"/>
          <w:szCs w:val="24"/>
          <w:highlight w:val="yellow"/>
        </w:rPr>
        <w:t>information</w:t>
      </w:r>
      <w:r w:rsidR="003B18DF" w:rsidRPr="0023460A">
        <w:rPr>
          <w:rFonts w:ascii="Times New Roman" w:hAnsi="Times New Roman" w:cs="Times New Roman"/>
          <w:sz w:val="24"/>
          <w:szCs w:val="24"/>
          <w:highlight w:val="yellow"/>
        </w:rPr>
        <w:t xml:space="preserve"> or deflate the effect size</w:t>
      </w:r>
      <w:r w:rsidRPr="00BF2773">
        <w:rPr>
          <w:rFonts w:ascii="Times New Roman" w:hAnsi="Times New Roman" w:cs="Times New Roman"/>
          <w:sz w:val="24"/>
          <w:szCs w:val="24"/>
        </w:rPr>
        <w:t xml:space="preserve">. </w:t>
      </w:r>
    </w:p>
    <w:p w14:paraId="4B81E833" w14:textId="5DF52630"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t>
      </w:r>
      <w:r w:rsidRPr="00BF2773">
        <w:rPr>
          <w:rFonts w:ascii="Times New Roman" w:hAnsi="Times New Roman" w:cs="Times New Roman"/>
          <w:sz w:val="24"/>
          <w:szCs w:val="24"/>
        </w:rPr>
        <w:lastRenderedPageBreak/>
        <w:t>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most studies employed convenient samples that compromise the representativeness of them</w:t>
      </w:r>
      <w:ins w:id="89" w:author="Qizhou Duan" w:date="2024-07-21T12:19:00Z">
        <w:r w:rsidR="007F4C0B">
          <w:rPr>
            <w:rFonts w:ascii="Times New Roman" w:hAnsi="Times New Roman" w:cs="Times New Roman"/>
            <w:sz w:val="24"/>
            <w:szCs w:val="24"/>
            <w:highlight w:val="yellow"/>
            <w:shd w:val="clear" w:color="auto" w:fill="FFFFFF"/>
          </w:rPr>
          <w:t xml:space="preserve"> (</w:t>
        </w:r>
      </w:ins>
      <w:ins w:id="90" w:author="Qizhou Duan" w:date="2024-07-21T12:23:00Z">
        <w:r w:rsidR="00AA1D5F">
          <w:rPr>
            <w:rFonts w:ascii="Times New Roman" w:hAnsi="Times New Roman" w:cs="Times New Roman"/>
            <w:sz w:val="24"/>
            <w:szCs w:val="24"/>
            <w:highlight w:val="yellow"/>
            <w:shd w:val="clear" w:color="auto" w:fill="FFFFFF"/>
          </w:rPr>
          <w:t>Wu 2024</w:t>
        </w:r>
      </w:ins>
      <w:ins w:id="91" w:author="Qizhou Duan" w:date="2024-07-21T12:19:00Z">
        <w:r w:rsidR="007F4C0B">
          <w:rPr>
            <w:rFonts w:ascii="Times New Roman" w:hAnsi="Times New Roman" w:cs="Times New Roman"/>
            <w:sz w:val="24"/>
            <w:szCs w:val="24"/>
            <w:highlight w:val="yellow"/>
            <w:shd w:val="clear" w:color="auto" w:fill="FFFFFF"/>
          </w:rPr>
          <w:t>)</w:t>
        </w:r>
      </w:ins>
      <w:r w:rsidR="008B5B51">
        <w:rPr>
          <w:rFonts w:ascii="Times New Roman" w:hAnsi="Times New Roman" w:cs="Times New Roman"/>
          <w:sz w:val="24"/>
          <w:szCs w:val="24"/>
          <w:highlight w:val="yellow"/>
          <w:shd w:val="clear" w:color="auto" w:fill="FFFFFF"/>
        </w:rPr>
        <w:t>.</w:t>
      </w:r>
      <w:ins w:id="92" w:author="Qizhou Duan" w:date="2024-07-21T12:19:00Z">
        <w:r w:rsidR="007F4C0B">
          <w:rPr>
            <w:rFonts w:ascii="Times New Roman" w:hAnsi="Times New Roman" w:cs="Times New Roman"/>
            <w:sz w:val="24"/>
            <w:szCs w:val="24"/>
            <w:highlight w:val="yellow"/>
            <w:shd w:val="clear" w:color="auto" w:fill="FFFFFF"/>
          </w:rPr>
          <w:t xml:space="preserve"> </w:t>
        </w:r>
      </w:ins>
      <w:del w:id="93" w:author="Qizhou Duan" w:date="2024-07-21T12:19:00Z">
        <w:r w:rsidR="008B5B51" w:rsidDel="007F4C0B">
          <w:rPr>
            <w:rFonts w:ascii="Times New Roman" w:hAnsi="Times New Roman" w:cs="Times New Roman"/>
            <w:sz w:val="24"/>
            <w:szCs w:val="24"/>
            <w:highlight w:val="yellow"/>
            <w:shd w:val="clear" w:color="auto" w:fill="FFFFFF"/>
          </w:rPr>
          <w:delText xml:space="preserve"> </w:delText>
        </w:r>
        <w:r w:rsidR="00FF277B" w:rsidRPr="005558B6" w:rsidDel="007F4C0B">
          <w:rPr>
            <w:rFonts w:ascii="Times New Roman" w:hAnsi="Times New Roman" w:cs="Times New Roman"/>
            <w:sz w:val="24"/>
            <w:szCs w:val="24"/>
            <w:highlight w:val="cyan"/>
            <w:shd w:val="clear" w:color="auto" w:fill="FFFFFF"/>
          </w:rPr>
          <w:delText xml:space="preserve">QZ, please add at least one sample for the opposite if you can find one! </w:delText>
        </w:r>
      </w:del>
      <w:r w:rsidR="008B5B51" w:rsidRPr="005558B6">
        <w:rPr>
          <w:rFonts w:ascii="Times New Roman" w:hAnsi="Times New Roman" w:cs="Times New Roman"/>
          <w:sz w:val="24"/>
          <w:szCs w:val="24"/>
          <w:highlight w:val="yellow"/>
          <w:shd w:val="clear" w:color="auto" w:fill="FFFFFF"/>
        </w:rPr>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conducted in a prospective design. </w:t>
      </w:r>
      <w:r w:rsidR="001A2308" w:rsidRPr="005558B6">
        <w:rPr>
          <w:rFonts w:ascii="Times New Roman" w:hAnsi="Times New Roman" w:cs="Times New Roman"/>
          <w:sz w:val="24"/>
          <w:szCs w:val="24"/>
          <w:highlight w:val="yellow"/>
        </w:rPr>
        <w:t>Many studies are cross-sectional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 xml:space="preserve">(Kalaitzaki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424990D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threat globally. PTG includes a posttraumatic outlook change in varied domains, or positive outlook, that could lead to optimal behavioral changes. The worldview-based gain is consistent with psychiatrist Frankl’s</w:t>
      </w:r>
      <w:r>
        <w:rPr>
          <w:rFonts w:ascii="Times New Roman" w:hAnsi="Times New Roman" w:cs="Times New Roman"/>
          <w:sz w:val="24"/>
          <w:szCs w:val="24"/>
        </w:rPr>
        <w:t xml:space="preserve"> (2004; p. XIII)</w:t>
      </w:r>
      <w:r>
        <w:rPr>
          <w:rFonts w:ascii="Times New Roman" w:hAnsi="Times New Roman" w:cs="Times New Roman"/>
          <w:sz w:val="24"/>
          <w:szCs w:val="24"/>
          <w:vertAlign w:val="superscript"/>
        </w:rPr>
        <w:t xml:space="preserve"> </w:t>
      </w:r>
      <w:r w:rsidRPr="00BF2773">
        <w:rPr>
          <w:rFonts w:ascii="Times New Roman" w:hAnsi="Times New Roman" w:cs="Times New Roman"/>
          <w:sz w:val="24"/>
          <w:szCs w:val="24"/>
        </w:rPr>
        <w:t xml:space="preserve">survival tenon: “when we are no longer able to change a situation, we are challenged to change ourselves.” </w:t>
      </w:r>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hould also address important medical questions (e.g., What could be behavioral and salutogenic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Finally, trauma psychologists may help distressed clients under the pandemic related existential threat to prioritize their goals and strategies with openness to positive changes and other potentials</w:t>
      </w:r>
      <w:r w:rsidR="00B97083" w:rsidRPr="005558B6">
        <w:rPr>
          <w:rFonts w:ascii="Times New Roman" w:hAnsi="Times New Roman" w:cs="Times New Roman"/>
          <w:sz w:val="24"/>
          <w:szCs w:val="24"/>
          <w:highlight w:val="yellow"/>
        </w:rPr>
        <w:t xml:space="preserve"> for optimal survival.</w:t>
      </w:r>
      <w:r w:rsidR="00B97083">
        <w:rPr>
          <w:rFonts w:ascii="Times New Roman" w:hAnsi="Times New Roman" w:cs="Times New Roman"/>
          <w:sz w:val="24"/>
          <w:szCs w:val="24"/>
        </w:rPr>
        <w:t xml:space="preserve"> </w:t>
      </w:r>
    </w:p>
    <w:p w14:paraId="26A8F9AA" w14:textId="77777777" w:rsidR="00F6578E" w:rsidRPr="00C309B5" w:rsidRDefault="00F6578E" w:rsidP="00F6578E">
      <w:pPr>
        <w:spacing w:after="0" w:line="480" w:lineRule="auto"/>
        <w:jc w:val="center"/>
        <w:rPr>
          <w:rFonts w:ascii="Times New Roman" w:eastAsia="Times New Roman" w:hAnsi="Times New Roman" w:cs="Times New Roman"/>
          <w:b/>
          <w:bCs/>
          <w:sz w:val="28"/>
          <w:szCs w:val="28"/>
        </w:rPr>
      </w:pPr>
      <w:r w:rsidRPr="00C309B5">
        <w:rPr>
          <w:rFonts w:ascii="Times New Roman" w:eastAsia="Times New Roman" w:hAnsi="Times New Roman" w:cs="Times New Roman"/>
          <w:b/>
          <w:bCs/>
          <w:sz w:val="28"/>
          <w:szCs w:val="28"/>
        </w:rPr>
        <w:lastRenderedPageBreak/>
        <w:t>Reference</w:t>
      </w:r>
    </w:p>
    <w:p w14:paraId="4B0A5340" w14:textId="752AD8C7" w:rsidR="00F6578E" w:rsidRPr="001F46C0" w:rsidRDefault="00F6578E" w:rsidP="00C309B5">
      <w:pPr>
        <w:pStyle w:val="ListParagraph"/>
        <w:spacing w:after="0" w:line="480" w:lineRule="auto"/>
        <w:ind w:left="0" w:firstLine="360"/>
        <w:rPr>
          <w:rFonts w:ascii="Times New Roman" w:hAnsi="Times New Roman" w:cs="Times New Roman"/>
          <w:sz w:val="24"/>
          <w:szCs w:val="24"/>
        </w:rPr>
      </w:pPr>
      <w:r w:rsidRPr="17ABC1BC">
        <w:rPr>
          <w:rFonts w:ascii="Times New Roman" w:eastAsia="Times New Roman" w:hAnsi="Times New Roman" w:cs="Times New Roman"/>
          <w:sz w:val="24"/>
          <w:szCs w:val="24"/>
        </w:rPr>
        <w:fldChar w:fldCharType="begin"/>
      </w:r>
      <w:r w:rsidRPr="17ABC1BC">
        <w:rPr>
          <w:rFonts w:ascii="Times New Roman" w:eastAsia="Times New Roman" w:hAnsi="Times New Roman" w:cs="Times New Roman"/>
          <w:sz w:val="24"/>
          <w:szCs w:val="24"/>
        </w:rPr>
        <w:instrText xml:space="preserve">https://doi.org/10.1007/s10865-012-9412-6" </w:instrText>
      </w:r>
      <w:r w:rsidR="00000000">
        <w:rPr>
          <w:rFonts w:ascii="Times New Roman" w:eastAsia="Times New Roman" w:hAnsi="Times New Roman" w:cs="Times New Roman"/>
          <w:sz w:val="24"/>
          <w:szCs w:val="24"/>
        </w:rPr>
        <w:fldChar w:fldCharType="separate"/>
      </w:r>
      <w:r w:rsidRPr="17ABC1BC">
        <w:rPr>
          <w:rFonts w:ascii="Times New Roman" w:eastAsia="Times New Roman" w:hAnsi="Times New Roman" w:cs="Times New Roman"/>
          <w:sz w:val="24"/>
          <w:szCs w:val="24"/>
        </w:rPr>
        <w:fldChar w:fldCharType="end"/>
      </w:r>
      <w:r w:rsidRPr="17ABC1BC">
        <w:rPr>
          <w:rFonts w:ascii="Times New Roman" w:eastAsia="Times New Roman" w:hAnsi="Times New Roman" w:cs="Times New Roman"/>
          <w:sz w:val="24"/>
          <w:szCs w:val="24"/>
        </w:rPr>
        <w:fldChar w:fldCharType="begin"/>
      </w:r>
      <w:r w:rsidRPr="17ABC1BC">
        <w:rPr>
          <w:rFonts w:ascii="Times New Roman" w:eastAsia="Times New Roman" w:hAnsi="Times New Roman" w:cs="Times New Roman"/>
          <w:sz w:val="24"/>
          <w:szCs w:val="24"/>
        </w:rPr>
        <w:instrText>https://doi.org/10.1002/pa.2659" \h</w:instrText>
      </w:r>
      <w:r w:rsidR="00000000">
        <w:rPr>
          <w:rFonts w:ascii="Times New Roman" w:eastAsia="Times New Roman" w:hAnsi="Times New Roman" w:cs="Times New Roman"/>
          <w:sz w:val="24"/>
          <w:szCs w:val="24"/>
        </w:rPr>
        <w:fldChar w:fldCharType="separate"/>
      </w:r>
      <w:r w:rsidRPr="17ABC1BC">
        <w:rPr>
          <w:rFonts w:ascii="Times New Roman" w:eastAsia="Times New Roman" w:hAnsi="Times New Roman" w:cs="Times New Roman"/>
          <w:sz w:val="24"/>
          <w:szCs w:val="24"/>
        </w:rPr>
        <w:fldChar w:fldCharType="end"/>
      </w:r>
      <w:r w:rsidR="2B0ACF5D" w:rsidRPr="001F46C0">
        <w:rPr>
          <w:rFonts w:ascii="Times New Roman" w:hAnsi="Times New Roman" w:cs="Times New Roman"/>
          <w:sz w:val="24"/>
          <w:szCs w:val="24"/>
        </w:rPr>
        <w:t xml:space="preserve">Adjorlolo, S., Adjorlolo, P., Andoh-Arthur, J., Ahiable, E. K., Kretchy, I. A., &amp; Osafo, J. (2022). Post-traumatic growth and resilience among hospitalized Covid-19 survivors: A gendered analysis. International Journal of Environmental Research and Public Health, 19(16), 10014. </w:t>
      </w:r>
      <w:hyperlink r:id="rId22" w:history="1">
        <w:r w:rsidR="2B0ACF5D" w:rsidRPr="17ABC1BC">
          <w:rPr>
            <w:rFonts w:ascii="Times New Roman" w:hAnsi="Times New Roman" w:cs="Times New Roman"/>
            <w:b/>
            <w:bCs/>
            <w:sz w:val="24"/>
            <w:szCs w:val="24"/>
          </w:rPr>
          <w:t>https://doi.org/10.3390/ijerph191610014</w:t>
        </w:r>
      </w:hyperlink>
    </w:p>
    <w:p w14:paraId="712E2AF8" w14:textId="0787D48C"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Aggar, C., Samios, C., Penman, O., Whiteing, N., Massey, D., Rafferty, R., Bowen, K., &amp; Stephens, A. (2022). The impact of COVID-19 pandemic-related stress experienced by Australian nurses. International journal of mental health nursing, 31(1), 91–103. </w:t>
      </w:r>
      <w:hyperlink r:id="rId23" w:history="1">
        <w:r w:rsidRPr="17ABC1BC">
          <w:rPr>
            <w:rFonts w:ascii="Times New Roman" w:hAnsi="Times New Roman" w:cs="Times New Roman"/>
            <w:b/>
            <w:bCs/>
            <w:sz w:val="24"/>
            <w:szCs w:val="24"/>
          </w:rPr>
          <w:t>https://doi.org/10.1111/inm.12938</w:t>
        </w:r>
      </w:hyperlink>
      <w:r w:rsidRPr="001F46C0">
        <w:rPr>
          <w:rFonts w:ascii="Times New Roman" w:hAnsi="Times New Roman" w:cs="Times New Roman"/>
          <w:sz w:val="24"/>
          <w:szCs w:val="24"/>
        </w:rPr>
        <w:t xml:space="preserve"> </w:t>
      </w:r>
    </w:p>
    <w:p w14:paraId="5B1DE70E" w14:textId="38AD5A4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Ai, A. L., Hall, D., Pargament, K., &amp; Tice, T. N. (2013). Posttraumatic growth in patients who survived cardiac surgery: the predictive and mediating roles of faith-based factors. Journal of behavioral medicine, 36(2), 186–198. </w:t>
      </w:r>
    </w:p>
    <w:p w14:paraId="2C4766D3" w14:textId="2356DC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Ai, A. L., Raney, A., &amp; Huang, B. (2023). Well-being following Hurricane Michael: Complex pathways involving substance use and character strengths. Applied Research in Quality of Life, 18(1), 435-453. DOI: 10.1007/s11482-022-10083-7  </w:t>
      </w:r>
    </w:p>
    <w:p w14:paraId="44065849" w14:textId="5F0A30C8" w:rsidR="00F6578E" w:rsidRDefault="2B0ACF5D" w:rsidP="00C309B5">
      <w:pPr>
        <w:pStyle w:val="ListParagraph"/>
        <w:spacing w:after="0" w:line="480" w:lineRule="auto"/>
        <w:ind w:left="0" w:firstLine="360"/>
        <w:rPr>
          <w:rFonts w:ascii="Times New Roman" w:hAnsi="Times New Roman" w:cs="Times New Roman"/>
          <w:b/>
          <w:bCs/>
          <w:sz w:val="24"/>
          <w:szCs w:val="24"/>
        </w:rPr>
      </w:pPr>
      <w:r w:rsidRPr="001F46C0">
        <w:rPr>
          <w:rFonts w:ascii="Times New Roman" w:hAnsi="Times New Roman" w:cs="Times New Roman"/>
          <w:sz w:val="24"/>
          <w:szCs w:val="24"/>
          <w:highlight w:val="yellow"/>
        </w:rPr>
        <w:t xml:space="preserve">Akdağ, S., Korkmaz, B., Tiftik, T., &amp; Uzer, T. (2023). Ruminative reminiscence predicts COVID-related stress symptoms while reflective reminiscence and social reminiscence predict post-COVID growth. Current psychology (New Brunswick, N.J.), 1–15. Advance online publication. </w:t>
      </w:r>
      <w:hyperlink r:id="rId24" w:history="1">
        <w:r w:rsidRPr="17ABC1BC">
          <w:rPr>
            <w:rFonts w:ascii="Times New Roman" w:hAnsi="Times New Roman" w:cs="Times New Roman"/>
            <w:b/>
            <w:bCs/>
            <w:sz w:val="24"/>
            <w:szCs w:val="24"/>
          </w:rPr>
          <w:t>https://doi.org/10.1007/s12144-023-04750-7</w:t>
        </w:r>
      </w:hyperlink>
    </w:p>
    <w:p w14:paraId="60443F46" w14:textId="0323A24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Arnout, B. A., &amp; </w:t>
      </w:r>
      <w:r w:rsidRPr="001F46C0">
        <w:rPr>
          <w:rFonts w:ascii="Times New Roman" w:hAnsi="Times New Roman" w:cs="Times New Roman" w:hint="eastAsia"/>
          <w:sz w:val="24"/>
          <w:szCs w:val="24"/>
        </w:rPr>
        <w:t>Al</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 xml:space="preserve">Sufyani, H. H. (2021). Quantifying the impact of </w:t>
      </w:r>
      <w:r w:rsidRPr="001F46C0">
        <w:rPr>
          <w:rFonts w:ascii="Times New Roman" w:hAnsi="Times New Roman" w:cs="Times New Roman" w:hint="eastAsia"/>
          <w:sz w:val="24"/>
          <w:szCs w:val="24"/>
        </w:rPr>
        <w:t>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19</w:t>
      </w:r>
      <w:r w:rsidRPr="001F46C0">
        <w:rPr>
          <w:rFonts w:ascii="Times New Roman" w:hAnsi="Times New Roman" w:cs="Times New Roman"/>
          <w:sz w:val="24"/>
          <w:szCs w:val="24"/>
        </w:rPr>
        <w:t xml:space="preserve"> on the individuals in the kingdom of Saudi Arabia: A </w:t>
      </w:r>
      <w:r w:rsidRPr="001F46C0">
        <w:rPr>
          <w:rFonts w:ascii="Times New Roman" w:hAnsi="Times New Roman" w:cs="Times New Roman" w:hint="eastAsia"/>
          <w:sz w:val="24"/>
          <w:szCs w:val="24"/>
        </w:rPr>
        <w:t>cross</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sectional</w:t>
      </w:r>
      <w:r w:rsidRPr="001F46C0">
        <w:rPr>
          <w:rFonts w:ascii="Times New Roman" w:hAnsi="Times New Roman" w:cs="Times New Roman"/>
          <w:sz w:val="24"/>
          <w:szCs w:val="24"/>
        </w:rPr>
        <w:t xml:space="preserve"> descriptive study of the posttraumatic growth. Journal of Public Affairs, 21(4).  </w:t>
      </w:r>
    </w:p>
    <w:p w14:paraId="560C8E5D" w14:textId="2A16C683"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 xml:space="preserve">Atay, N., Sahin-Bayindir, G., Buzlu, S., Koç, K., &amp; Kuyuldar, Y. (2023). The relationship between posttraumatic growth and psychological resilience of nurses working at the pandemic clinics. International journal of nursing knowledge, 34(3), 226–235. </w:t>
      </w:r>
      <w:hyperlink r:id="rId25" w:history="1">
        <w:r w:rsidRPr="17ABC1BC">
          <w:rPr>
            <w:rFonts w:ascii="Times New Roman" w:hAnsi="Times New Roman" w:cs="Times New Roman"/>
            <w:b/>
            <w:bCs/>
            <w:sz w:val="24"/>
            <w:szCs w:val="24"/>
          </w:rPr>
          <w:t>https://doi.org/10.1111/2047-3095.12397</w:t>
        </w:r>
      </w:hyperlink>
    </w:p>
    <w:p w14:paraId="391373AC" w14:textId="6E31B5A5"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Azman, N., Nik Jaafar, N. R., Leong Bin Abdullah, M. F. I., Abdul Taib, N. I., Mohamad Kamal, N. A., Abdullah, M. N., Dollah, S. N., &amp; Mohamed Said, M. S. (2023). Stigma and posttraumatic growth among COVID-19 survivors during the first wave of the COVID-19 pandemic in Malaysia: a multicenter cross-sectional study. Frontiers in psychiatry, 14, 1152105. </w:t>
      </w:r>
      <w:hyperlink r:id="rId26" w:history="1">
        <w:r w:rsidRPr="17ABC1BC">
          <w:rPr>
            <w:rFonts w:ascii="Times New Roman" w:hAnsi="Times New Roman" w:cs="Times New Roman"/>
            <w:b/>
            <w:bCs/>
            <w:sz w:val="24"/>
            <w:szCs w:val="24"/>
          </w:rPr>
          <w:t>https://doi.org/10.3389/fpsyt.2023.1152105</w:t>
        </w:r>
      </w:hyperlink>
    </w:p>
    <w:p w14:paraId="47C875E4" w14:textId="1194DDF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Bai, C., Ma, J., Bai, B., &amp; Zhu, S. (2023). How does strength use relate to posttraumatic growth in health care workers during the COVID-19 pandemic? The mediating role of self-efficacy and optimism. Psychological trauma: theory, research, practice and policy, 10.1037/tra0001626. </w:t>
      </w:r>
      <w:hyperlink r:id="rId27" w:history="1">
        <w:r w:rsidRPr="17ABC1BC">
          <w:rPr>
            <w:rFonts w:ascii="Times New Roman" w:hAnsi="Times New Roman" w:cs="Times New Roman"/>
            <w:b/>
            <w:bCs/>
            <w:sz w:val="24"/>
            <w:szCs w:val="24"/>
          </w:rPr>
          <w:t>https://doi.org/10.1037/tra0001626</w:t>
        </w:r>
      </w:hyperlink>
      <w:r w:rsidRPr="001F46C0">
        <w:rPr>
          <w:rFonts w:ascii="Times New Roman" w:hAnsi="Times New Roman" w:cs="Times New Roman"/>
          <w:sz w:val="24"/>
          <w:szCs w:val="24"/>
        </w:rPr>
        <w:t xml:space="preserve">   </w:t>
      </w:r>
    </w:p>
    <w:p w14:paraId="02EA53B3" w14:textId="1E96076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Bai, C., &amp; Bai, B. (2024). Control beliefs about stress and post-traumatic growth in nurses during the COVID-19 pandemic: The mediating roles of basic psychological needs satisfaction and optimism. International journal of mental health nursing, 10.1111/inm.13293. Advance online publication. </w:t>
      </w:r>
      <w:hyperlink r:id="rId28" w:history="1">
        <w:r w:rsidRPr="17ABC1BC">
          <w:rPr>
            <w:rFonts w:ascii="Times New Roman" w:hAnsi="Times New Roman" w:cs="Times New Roman"/>
            <w:b/>
            <w:bCs/>
            <w:sz w:val="24"/>
            <w:szCs w:val="24"/>
          </w:rPr>
          <w:t>https://doi.org/10.1111/inm.13293</w:t>
        </w:r>
      </w:hyperlink>
    </w:p>
    <w:p w14:paraId="26673EC5" w14:textId="16B14C3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Barnicot, K., McCabe, R., Bogosian, A., Papadopoulos, R., Crawford, M., Aitken, P., Christensen, T., Wilson, J., Teague, B., Rana, R., Willis, D., Barclay, R., Chung, A., &amp; Rohricht, F. (2023). Predictors of post-traumatic growth in a sample of United Kingdom mental and community healthcare workers during the COVID-19 pandemic. International journal of environmental research and public health, 20(4), 3539. </w:t>
      </w:r>
      <w:hyperlink r:id="rId29" w:history="1">
        <w:r w:rsidRPr="17ABC1BC">
          <w:rPr>
            <w:rFonts w:ascii="Times New Roman" w:hAnsi="Times New Roman" w:cs="Times New Roman"/>
            <w:b/>
            <w:bCs/>
            <w:sz w:val="24"/>
            <w:szCs w:val="24"/>
          </w:rPr>
          <w:t>https://doi.org/10.3390/ijerph20043539</w:t>
        </w:r>
      </w:hyperlink>
      <w:r w:rsidRPr="001F46C0">
        <w:rPr>
          <w:rFonts w:ascii="Times New Roman" w:hAnsi="Times New Roman" w:cs="Times New Roman"/>
          <w:sz w:val="24"/>
          <w:szCs w:val="24"/>
        </w:rPr>
        <w:t xml:space="preserve"> </w:t>
      </w:r>
    </w:p>
    <w:p w14:paraId="0F69A0CB" w14:textId="0FD1F26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Bovero, A., Balzani, S., Tormen, G., Malandrone, F., &amp; Carletto, S. (2023). Factors Associated with Post-Traumatic Growth during the COVID-19 Pandemic: A Systematic Review. Journal of clinical medicine, 13(1), 95. </w:t>
      </w:r>
      <w:hyperlink r:id="rId30" w:history="1">
        <w:r w:rsidRPr="17ABC1BC">
          <w:rPr>
            <w:rFonts w:ascii="Times New Roman" w:hAnsi="Times New Roman" w:cs="Times New Roman"/>
            <w:b/>
            <w:bCs/>
            <w:sz w:val="24"/>
            <w:szCs w:val="24"/>
          </w:rPr>
          <w:t>https://doi.org/10.3390/jcm13010095</w:t>
        </w:r>
      </w:hyperlink>
    </w:p>
    <w:p w14:paraId="319BAB15" w14:textId="46820924" w:rsidR="00F6578E" w:rsidRPr="001F46C0" w:rsidRDefault="2B0ACF5D" w:rsidP="00C309B5">
      <w:pPr>
        <w:spacing w:after="0" w:line="480" w:lineRule="auto"/>
        <w:ind w:firstLine="360"/>
        <w:rPr>
          <w:rFonts w:ascii="Times New Roman" w:hAnsi="Times New Roman" w:cs="Times New Roman"/>
          <w:sz w:val="24"/>
          <w:szCs w:val="24"/>
        </w:rPr>
      </w:pPr>
      <w:r w:rsidRPr="001F46C0">
        <w:rPr>
          <w:rFonts w:ascii="Times New Roman" w:hAnsi="Times New Roman" w:cs="Times New Roman"/>
          <w:sz w:val="24"/>
          <w:szCs w:val="24"/>
        </w:rPr>
        <w:t>Calhoun, L. G., &amp; Tedeschi, R. G. (2006). The Foundations of Posttraumatic Growth: An Expanded Framework. In L. G. Calhoun &amp; R. G. Tedeschi (Eds.), Handbook of posttraumatic growth: Research &amp; practice, 3–23. Lawrence Erlbaum Associates Publishers.</w:t>
      </w:r>
    </w:p>
    <w:p w14:paraId="3E5EE19A" w14:textId="6ADBD8C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Cardinali, P., Olcese, M., Antichi, L., &amp; Migliorini, L. (2024). Cumulative trauma and perceived community resilience: A serial mediation model. Journal of community psychology, 52(1), 276–288. </w:t>
      </w:r>
      <w:hyperlink r:id="rId31" w:history="1">
        <w:r w:rsidRPr="17ABC1BC">
          <w:rPr>
            <w:rFonts w:ascii="Times New Roman" w:hAnsi="Times New Roman" w:cs="Times New Roman"/>
            <w:b/>
            <w:bCs/>
            <w:sz w:val="24"/>
            <w:szCs w:val="24"/>
          </w:rPr>
          <w:t>https://doi.org/10.1002/jcop.23097</w:t>
        </w:r>
      </w:hyperlink>
    </w:p>
    <w:p w14:paraId="7DC20426" w14:textId="28E156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Carola, V., Vincenzo, C., Morale, C., Cecchi, V., Rocco, M., &amp; Nicolais, G. (2022). Psychological Health in Intensive Care Unit Health Care Workers after the COVID-19 Pandemic. Healthcare (Basel, Switzerland), 10(11), 2201. </w:t>
      </w:r>
      <w:hyperlink r:id="rId32" w:history="1">
        <w:r w:rsidRPr="17ABC1BC">
          <w:rPr>
            <w:rFonts w:ascii="Times New Roman" w:hAnsi="Times New Roman" w:cs="Times New Roman"/>
            <w:b/>
            <w:bCs/>
            <w:sz w:val="24"/>
            <w:szCs w:val="24"/>
          </w:rPr>
          <w:t>https://doi.org/10.3390/healthcare10112201</w:t>
        </w:r>
      </w:hyperlink>
    </w:p>
    <w:p w14:paraId="415FFFF7" w14:textId="0FFCF06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Castiglioni, M., Caldiroli, C. L., Procaccia, R., Conte, F., Neimeyer, R. A., Zamin, C., Paladino, A., &amp; Negri, A. (2023). The up-side of the COVID-19 pandemic: Are core belief violation and meaning making associated with post-traumatic growth?. International journal of environmental research and public health, 20(11), 5991. </w:t>
      </w:r>
      <w:hyperlink r:id="rId33" w:history="1">
        <w:r w:rsidRPr="17ABC1BC">
          <w:rPr>
            <w:rFonts w:ascii="Times New Roman" w:hAnsi="Times New Roman" w:cs="Times New Roman"/>
            <w:b/>
            <w:bCs/>
            <w:sz w:val="24"/>
            <w:szCs w:val="24"/>
          </w:rPr>
          <w:t>https://doi.org/10.3390/ijerph20115991</w:t>
        </w:r>
      </w:hyperlink>
      <w:r w:rsidRPr="001F46C0">
        <w:rPr>
          <w:rFonts w:ascii="Times New Roman" w:hAnsi="Times New Roman" w:cs="Times New Roman"/>
          <w:sz w:val="24"/>
          <w:szCs w:val="24"/>
        </w:rPr>
        <w:t xml:space="preserve"> </w:t>
      </w:r>
    </w:p>
    <w:p w14:paraId="5D205383" w14:textId="499E98F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Chasson, M., Orit, T., Ben, A., &amp; Salam, A.S. (2022). Posttraumatic growtma, h in the wake of COVID-19 among Jewish and Arab pregnant women in Israel. Psychological trauma: theory, research, practice and policy, 14(8), 1324-1332. doi:10.1037/tra0001189 Chen, C., &amp; Tang, S. (2021). Profiles of grief, post-traumatic stress, and post-traumatic growth among people </w:t>
      </w:r>
      <w:r w:rsidRPr="001F46C0">
        <w:rPr>
          <w:rFonts w:ascii="Times New Roman" w:hAnsi="Times New Roman" w:cs="Times New Roman"/>
          <w:sz w:val="24"/>
          <w:szCs w:val="24"/>
        </w:rPr>
        <w:lastRenderedPageBreak/>
        <w:t xml:space="preserve">bereaved due to Covid-19. European journal of psychotraumatology, 12(1), 1947563. doi:10.1080/20008198.2021.1947563 </w:t>
      </w:r>
    </w:p>
    <w:p w14:paraId="1E09F965" w14:textId="27D543C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Chen, R., Sun, C., Chen, J. J., Jen, H. J., Kang, X. L., Kao, C. C., &amp; Chou, K. R. (2021). A large-scale survey on trauma, burnout, and posttraumatic growth among nurses during the COVID-19 pandemic. International journal of mental health nursing, 30(1), 102-116. doi:10.1111/inm.12796  </w:t>
      </w:r>
    </w:p>
    <w:p w14:paraId="33C2D4B4" w14:textId="3134077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Covidence systematic review software, Veritas Health Innovation, Melbourne, Australia. Available at </w:t>
      </w:r>
      <w:hyperlink r:id="rId34" w:history="1">
        <w:r w:rsidRPr="17ABC1BC">
          <w:rPr>
            <w:rFonts w:ascii="Times New Roman" w:hAnsi="Times New Roman" w:cs="Times New Roman"/>
            <w:b/>
            <w:bCs/>
            <w:sz w:val="24"/>
            <w:szCs w:val="24"/>
          </w:rPr>
          <w:t>www.covidence.org</w:t>
        </w:r>
      </w:hyperlink>
      <w:r w:rsidRPr="001F46C0">
        <w:rPr>
          <w:rFonts w:ascii="Times New Roman" w:hAnsi="Times New Roman" w:cs="Times New Roman"/>
          <w:sz w:val="24"/>
          <w:szCs w:val="24"/>
        </w:rPr>
        <w:t>.</w:t>
      </w:r>
    </w:p>
    <w:p w14:paraId="2691A99E" w14:textId="3171939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Cui, P. P., Wang, P. P., Wang, K., Ping, Z., Wang, P., &amp; Chen, C. (2021). Post-traumatic growth and influencing factors among frontline nurses fighting against COVID-19. Occupational and environmental medicine, 78(2), 129–135. </w:t>
      </w:r>
      <w:hyperlink r:id="rId35" w:history="1">
        <w:r w:rsidRPr="17ABC1BC">
          <w:rPr>
            <w:rFonts w:ascii="Times New Roman" w:hAnsi="Times New Roman" w:cs="Times New Roman"/>
            <w:b/>
            <w:bCs/>
            <w:sz w:val="24"/>
            <w:szCs w:val="24"/>
          </w:rPr>
          <w:t>https://doi.org/10.1136/oemed-2020-106540</w:t>
        </w:r>
      </w:hyperlink>
    </w:p>
    <w:p w14:paraId="39849468" w14:textId="2B3E88B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Dahan, S., Levi, G., &amp; Segev, R. (2022). Shared trauma during the COVID-19 pandemic: Psychological effects on Israeli mental health nurses. International journal of mental health nursing, 31(3), 722–730. </w:t>
      </w:r>
      <w:hyperlink r:id="rId36" w:history="1">
        <w:r w:rsidRPr="17ABC1BC">
          <w:rPr>
            <w:rFonts w:ascii="Times New Roman" w:hAnsi="Times New Roman" w:cs="Times New Roman"/>
            <w:b/>
            <w:bCs/>
            <w:sz w:val="24"/>
            <w:szCs w:val="24"/>
          </w:rPr>
          <w:t>https://doi.org/10.1111/inm.12996</w:t>
        </w:r>
      </w:hyperlink>
    </w:p>
    <w:p w14:paraId="0B356ECF" w14:textId="437A4ED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Das, K., Qureshi, S., Haider, A., Tarique, M., &amp; Bhatija, R. R. (2023). Post-traumatic growth among frontline doctors fighting against COVID-19 at a tertiary care public hospital in Karachi, Pakistan. The Journal of the Pakistan Medical Association, 73(8), 1653–1657. </w:t>
      </w:r>
      <w:hyperlink r:id="rId37" w:history="1">
        <w:r w:rsidRPr="17ABC1BC">
          <w:rPr>
            <w:rFonts w:ascii="Times New Roman" w:hAnsi="Times New Roman" w:cs="Times New Roman"/>
            <w:b/>
            <w:bCs/>
            <w:sz w:val="24"/>
            <w:szCs w:val="24"/>
          </w:rPr>
          <w:t>https://doi.org/10.47391/JPMA.7813</w:t>
        </w:r>
      </w:hyperlink>
      <w:r w:rsidRPr="001F46C0">
        <w:rPr>
          <w:rFonts w:ascii="Times New Roman" w:hAnsi="Times New Roman" w:cs="Times New Roman"/>
          <w:sz w:val="24"/>
          <w:szCs w:val="24"/>
        </w:rPr>
        <w:t xml:space="preserve">   </w:t>
      </w:r>
    </w:p>
    <w:p w14:paraId="7D9DC8E0" w14:textId="57994FE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Deitz, A. H. H. (2024). Self-compassion, childhood emotional neglect, and posttraumatic growth: Parental well-being during COVID-19. Journal of Affective Disorders, 350, 504–512. </w:t>
      </w:r>
      <w:hyperlink r:id="rId38" w:history="1">
        <w:r w:rsidRPr="17ABC1BC">
          <w:rPr>
            <w:rFonts w:ascii="Times New Roman" w:hAnsi="Times New Roman" w:cs="Times New Roman"/>
            <w:b/>
            <w:bCs/>
            <w:sz w:val="24"/>
            <w:szCs w:val="24"/>
          </w:rPr>
          <w:t>https://doi.org/10.1016/j.jad.2024.01.130</w:t>
        </w:r>
      </w:hyperlink>
    </w:p>
    <w:p w14:paraId="67114632" w14:textId="4FADC34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Dell'Osso, L., Carpita, B., Nardi, B., Bonelli, C., Calvaruso, M., &amp; Cremone, I. M. (2023). Biological correlates of post-traumatic growth (PTG): A literature review. Brain Sciences, 13(2), 305. </w:t>
      </w:r>
      <w:hyperlink r:id="rId39" w:history="1">
        <w:r w:rsidRPr="17ABC1BC">
          <w:rPr>
            <w:rFonts w:ascii="Times New Roman" w:hAnsi="Times New Roman" w:cs="Times New Roman"/>
            <w:b/>
            <w:bCs/>
            <w:sz w:val="24"/>
            <w:szCs w:val="24"/>
          </w:rPr>
          <w:t>https://doi.org/10.3390/brainsci13020305</w:t>
        </w:r>
      </w:hyperlink>
      <w:r w:rsidRPr="001F46C0">
        <w:rPr>
          <w:rFonts w:ascii="Times New Roman" w:hAnsi="Times New Roman" w:cs="Times New Roman"/>
          <w:sz w:val="24"/>
          <w:szCs w:val="24"/>
        </w:rPr>
        <w:t xml:space="preserve"> </w:t>
      </w:r>
    </w:p>
    <w:p w14:paraId="2F2A34AE" w14:textId="2E5D130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Diaz, M., Aldridge-Gerry, A., &amp; Spiegel, D. (2014). Posttraumatic growth and diurnal cortisol slope among women with metastatic breast cancer. Psychoneuroendocrinology, 44, 83-87. </w:t>
      </w:r>
      <w:hyperlink r:id="rId40" w:history="1">
        <w:r w:rsidRPr="17ABC1BC">
          <w:rPr>
            <w:rFonts w:ascii="Times New Roman" w:hAnsi="Times New Roman" w:cs="Times New Roman"/>
            <w:b/>
            <w:bCs/>
            <w:sz w:val="24"/>
            <w:szCs w:val="24"/>
          </w:rPr>
          <w:t>https://doi.org/10.1016/j.psyneuen.2014.03.001</w:t>
        </w:r>
      </w:hyperlink>
      <w:r w:rsidRPr="001F46C0">
        <w:rPr>
          <w:rFonts w:ascii="Times New Roman" w:hAnsi="Times New Roman" w:cs="Times New Roman"/>
          <w:sz w:val="24"/>
          <w:szCs w:val="24"/>
        </w:rPr>
        <w:t xml:space="preserve">  </w:t>
      </w:r>
    </w:p>
    <w:p w14:paraId="7B9302DE" w14:textId="5863865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Dunn, E. C., Solovieff, N., Lowe, S. R., Gallagher, P. J., Chaponis, J., Rosand, J., Koenen, K. C., Waters, M. C., Rhodes, J. E., &amp; Smoller, J. W. (2014). Interaction between genetic variants and exposure to Hurricane Katrina on post-traumatic stress and post-traumatic growth: a prospective analysis of low income adults. Journal of affective disorders, 152-154, 243–249. </w:t>
      </w:r>
      <w:hyperlink r:id="rId41" w:history="1">
        <w:r w:rsidRPr="17ABC1BC">
          <w:rPr>
            <w:rFonts w:ascii="Times New Roman" w:hAnsi="Times New Roman" w:cs="Times New Roman"/>
            <w:b/>
            <w:bCs/>
            <w:sz w:val="24"/>
            <w:szCs w:val="24"/>
          </w:rPr>
          <w:t>https://doi.org/10.1016/j.jad.2013.09.018</w:t>
        </w:r>
      </w:hyperlink>
    </w:p>
    <w:p w14:paraId="12F30B9B" w14:textId="307673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El Khoury-Malhame, M., Sfeir, M., Hallit, S., &amp; Sawma, T. (2023). Factors associated with posttraumatic growth: Gratitude, PTSD and distress; one year into the COVID-19 pandemic in Lebanon. Current psychology (New Brunswick, N.J.), 1–10. </w:t>
      </w:r>
      <w:hyperlink r:id="rId42" w:history="1">
        <w:r w:rsidRPr="17ABC1BC">
          <w:rPr>
            <w:rFonts w:ascii="Times New Roman" w:hAnsi="Times New Roman" w:cs="Times New Roman"/>
            <w:b/>
            <w:bCs/>
            <w:sz w:val="24"/>
            <w:szCs w:val="24"/>
          </w:rPr>
          <w:t>https://doi.org/10.1007/s12144-022-04159-8</w:t>
        </w:r>
      </w:hyperlink>
      <w:r w:rsidRPr="001F46C0">
        <w:rPr>
          <w:rFonts w:ascii="Times New Roman" w:hAnsi="Times New Roman" w:cs="Times New Roman"/>
          <w:sz w:val="24"/>
          <w:szCs w:val="24"/>
        </w:rPr>
        <w:t xml:space="preserve">   </w:t>
      </w:r>
    </w:p>
    <w:p w14:paraId="22E54A34" w14:textId="19ECD80E"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Fino, E., Bonfrate, I., Fino, V., Bocus, P., Russo, P. M., &amp; Mazzetti, M. (2023). Harnessing distress to boost growth in frontline healthcare workers during COVID-19 pandemic: the protective role of resilience, emotion regulation and social support. Psychological medicine, 53(2), 600–602. </w:t>
      </w:r>
      <w:hyperlink r:id="rId43" w:history="1">
        <w:r w:rsidRPr="17ABC1BC">
          <w:rPr>
            <w:rFonts w:ascii="Times New Roman" w:hAnsi="Times New Roman" w:cs="Times New Roman"/>
            <w:b/>
            <w:bCs/>
            <w:sz w:val="24"/>
            <w:szCs w:val="24"/>
          </w:rPr>
          <w:t>https://doi.org/10.1017/S0033291721000519</w:t>
        </w:r>
      </w:hyperlink>
    </w:p>
    <w:p w14:paraId="08FB7C24" w14:textId="232058F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Foster, K., Shakespeare-Finch, J., Shochet, I., Maybery, D., Bui, M. V., Steele, M., &amp; Roche, M. (2024). Psychological distress, well-being, resilience, posttraumatic growth, and turnover intention of mental health nurses during COVID-19: A cross-sectional study. International </w:t>
      </w:r>
      <w:r w:rsidRPr="001F46C0">
        <w:rPr>
          <w:rFonts w:ascii="Times New Roman" w:hAnsi="Times New Roman" w:cs="Times New Roman"/>
          <w:sz w:val="24"/>
          <w:szCs w:val="24"/>
          <w:highlight w:val="yellow"/>
        </w:rPr>
        <w:lastRenderedPageBreak/>
        <w:t xml:space="preserve">journal of mental health nursing, 10.1111/inm.13354. Advance online publication. </w:t>
      </w:r>
      <w:hyperlink r:id="rId44" w:history="1">
        <w:r w:rsidRPr="17ABC1BC">
          <w:rPr>
            <w:rFonts w:ascii="Times New Roman" w:hAnsi="Times New Roman" w:cs="Times New Roman"/>
            <w:b/>
            <w:bCs/>
            <w:sz w:val="24"/>
            <w:szCs w:val="24"/>
          </w:rPr>
          <w:t>https://doi.org/10.1111/inm.13354</w:t>
        </w:r>
      </w:hyperlink>
    </w:p>
    <w:p w14:paraId="1E135E62" w14:textId="60D91D3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Frankl, V. (1946). Man’s search for meaning. Beacon Press.</w:t>
      </w:r>
    </w:p>
    <w:p w14:paraId="232CED97" w14:textId="7EBCDAB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Gaboardi, M., Naddeo, D., Meneghini, A. M., Lenzi, M., Canale, N., Stanzani, S., &amp; Santinello, M. (2024). Yes, I will do it! Factors promoting the inten</w:t>
      </w:r>
      <w:r w:rsidR="00F6578E">
        <w:tab/>
      </w:r>
      <w:r w:rsidRPr="001F46C0">
        <w:rPr>
          <w:rFonts w:ascii="Times New Roman" w:hAnsi="Times New Roman" w:cs="Times New Roman"/>
          <w:sz w:val="24"/>
          <w:szCs w:val="24"/>
          <w:highlight w:val="yellow"/>
        </w:rPr>
        <w:t xml:space="preserve">tion to volunteer after COVID-19 pandemic in Italy. International journal of psychology: Journal international de psychologie, 59(3), 471–475. </w:t>
      </w:r>
      <w:hyperlink r:id="rId45" w:history="1">
        <w:r w:rsidRPr="17ABC1BC">
          <w:rPr>
            <w:rFonts w:ascii="Times New Roman" w:hAnsi="Times New Roman" w:cs="Times New Roman"/>
            <w:b/>
            <w:bCs/>
            <w:sz w:val="24"/>
            <w:szCs w:val="24"/>
          </w:rPr>
          <w:t>https://doi.org/10.1002/ijop.13110</w:t>
        </w:r>
      </w:hyperlink>
    </w:p>
    <w:p w14:paraId="4F0282ED" w14:textId="2E50C2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Gesi, C., Cafaro, R., Achilli, F., Boscacci, M., Cerioli, M., Cirnigliaro, G., Loupakis, F., Di Maio, M., &amp; Dell'Osso, B. (2024). The relationship among posttraumatic stress disorder, posttraumatic growth, and suicidal ideation among Italian healthcare workers during the first wave of COVID-19 pandemic. CNS spectrums, 29(1), 60–64.</w:t>
      </w:r>
      <w:r w:rsidRPr="001F46C0">
        <w:rPr>
          <w:rFonts w:ascii="Times New Roman" w:hAnsi="Times New Roman" w:cs="Times New Roman"/>
          <w:sz w:val="24"/>
          <w:szCs w:val="24"/>
        </w:rPr>
        <w:t xml:space="preserve"> </w:t>
      </w:r>
      <w:hyperlink r:id="rId46" w:history="1">
        <w:r w:rsidRPr="17ABC1BC">
          <w:rPr>
            <w:rFonts w:ascii="Times New Roman" w:hAnsi="Times New Roman" w:cs="Times New Roman"/>
            <w:b/>
            <w:bCs/>
            <w:sz w:val="24"/>
            <w:szCs w:val="24"/>
          </w:rPr>
          <w:t>https://doi.org/10.1017/S1092852923002493</w:t>
        </w:r>
      </w:hyperlink>
    </w:p>
    <w:p w14:paraId="50EE2FC0" w14:textId="65695C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Gul, H., Ehsan, N., Iqbal, N., &amp; Hassan, B. (2023). Illness perception, social isolation, psychological distress, and posttraumatic growth in the aftermath of Covid-19. Pakistan Journal of Psychological Research, 38(2), 309–327. </w:t>
      </w:r>
      <w:hyperlink r:id="rId47" w:history="1">
        <w:r w:rsidRPr="17ABC1BC">
          <w:rPr>
            <w:rFonts w:ascii="Times New Roman" w:hAnsi="Times New Roman" w:cs="Times New Roman"/>
            <w:b/>
            <w:bCs/>
            <w:sz w:val="24"/>
            <w:szCs w:val="24"/>
          </w:rPr>
          <w:t>https://doi.org/10.33824/pjpr.2023.38.2.19</w:t>
        </w:r>
      </w:hyperlink>
      <w:r w:rsidRPr="001F46C0">
        <w:rPr>
          <w:rFonts w:ascii="Times New Roman" w:hAnsi="Times New Roman" w:cs="Times New Roman"/>
          <w:sz w:val="24"/>
          <w:szCs w:val="24"/>
        </w:rPr>
        <w:t xml:space="preserve"> </w:t>
      </w:r>
    </w:p>
    <w:p w14:paraId="5CE153B9" w14:textId="1424B79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Hu, R., Wang, X., Liu, Z., Hou, J., Liu, Y., Tu, J., Jia, M., Liu, Y., &amp; Zhou, H. (2022). Stigma, depression, and post-traumatic growth among Chinese stroke survivors: A longitudinal study examining patterns and correlations. Topics in stroke rehabilitation, 29(1), 16–29. </w:t>
      </w:r>
      <w:hyperlink r:id="rId48" w:history="1">
        <w:r w:rsidRPr="17ABC1BC">
          <w:rPr>
            <w:rFonts w:ascii="Times New Roman" w:hAnsi="Times New Roman" w:cs="Times New Roman"/>
            <w:b/>
            <w:bCs/>
            <w:sz w:val="24"/>
            <w:szCs w:val="24"/>
          </w:rPr>
          <w:t>https://doi.org/10.1080/10749357.2020.1864965</w:t>
        </w:r>
      </w:hyperlink>
    </w:p>
    <w:p w14:paraId="08C2ED2D" w14:textId="48FF6A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Huang, L., Qin, J., Zhou, Y., Zhu, F., Liu, L., &amp; Shao, L. (2023). Normalization techniques in training dnns: Methodology, analysis and application. IEEE transactions on pattern analysis and machine intelligence, 45(8), 10173-10196.</w:t>
      </w:r>
    </w:p>
    <w:p w14:paraId="759F05DD" w14:textId="39B2EC4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Hyun, S., Wong, G. T. F., Levy-Carrick, N. C., Charmaraman, L., Cozier, Y., Yip, T., Hahm, H. C., &amp; Liu, C. H. (2021). Psychosocial correlates of posttraumatic growth among U.S. young adults during the COVID-19 pandemic. Psychiatry research, 302, 114035. </w:t>
      </w:r>
      <w:hyperlink r:id="rId49" w:history="1">
        <w:r w:rsidRPr="17ABC1BC">
          <w:rPr>
            <w:rFonts w:ascii="Times New Roman" w:hAnsi="Times New Roman" w:cs="Times New Roman"/>
            <w:b/>
            <w:bCs/>
            <w:sz w:val="24"/>
            <w:szCs w:val="24"/>
          </w:rPr>
          <w:t>https://doi.org/10.1016/j.psychres.2021.114035</w:t>
        </w:r>
      </w:hyperlink>
    </w:p>
    <w:p w14:paraId="286ECBC9" w14:textId="5092404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Jiang, H., Huang, N., Tian, W., Shi, S., Yang, G., &amp; Pu, H. (2022). Factors Associated With Post-traumatic Stress Disorder Among Nurses During COVID-19. Frontiers in psychology, 13, 745158. </w:t>
      </w:r>
      <w:hyperlink r:id="rId50" w:history="1">
        <w:r w:rsidRPr="17ABC1BC">
          <w:rPr>
            <w:rFonts w:ascii="Times New Roman" w:hAnsi="Times New Roman" w:cs="Times New Roman"/>
            <w:b/>
            <w:bCs/>
            <w:sz w:val="24"/>
            <w:szCs w:val="24"/>
          </w:rPr>
          <w:t>https://doi.org/10.3389/fpsyg.2022.745158</w:t>
        </w:r>
      </w:hyperlink>
    </w:p>
    <w:p w14:paraId="3B2A1BDF" w14:textId="57FB8733"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Kalaitzaki, A., &amp; Rovithis, M. (2021). Secondary traumatic stress and vicarious posttraumatic growth in healthcare workers during the first COVID-19 lockdown in Greece: The role of resilience and coping strategies. Psychiatrike = Psychiatriki, 32(1), 19–25. </w:t>
      </w:r>
      <w:hyperlink r:id="rId51" w:history="1">
        <w:r w:rsidRPr="17ABC1BC">
          <w:rPr>
            <w:rFonts w:ascii="Times New Roman" w:hAnsi="Times New Roman" w:cs="Times New Roman"/>
            <w:b/>
            <w:bCs/>
            <w:sz w:val="24"/>
            <w:szCs w:val="24"/>
          </w:rPr>
          <w:t>https://doi.org/10.22365/jpsych.2021.001</w:t>
        </w:r>
      </w:hyperlink>
    </w:p>
    <w:p w14:paraId="3D187B39" w14:textId="35BA37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Kalaitzaki, A., Tsouvelas, G., &amp; Tamiolaki, A. (2022). Perceived posttraumatic growth and its psychosocial predictors during two consecutive Covid-19 lockdowns. International Journal of Stress Management. </w:t>
      </w:r>
      <w:hyperlink r:id="rId52" w:history="1">
        <w:r w:rsidRPr="17ABC1BC">
          <w:rPr>
            <w:rFonts w:ascii="Times New Roman" w:hAnsi="Times New Roman" w:cs="Times New Roman"/>
            <w:b/>
            <w:bCs/>
            <w:sz w:val="24"/>
            <w:szCs w:val="24"/>
          </w:rPr>
          <w:t>https://doi.org/10.1037/str0000273</w:t>
        </w:r>
      </w:hyperlink>
      <w:r w:rsidRPr="001F46C0">
        <w:rPr>
          <w:rFonts w:ascii="Times New Roman" w:hAnsi="Times New Roman" w:cs="Times New Roman"/>
          <w:sz w:val="24"/>
          <w:szCs w:val="24"/>
        </w:rPr>
        <w:t xml:space="preserve">    </w:t>
      </w:r>
    </w:p>
    <w:p w14:paraId="10B8986D" w14:textId="415435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Kalaitzaki, A. E., Tamiolaki, A., Tsouvelas, G., Theodoratou, M., &amp; Konstantakopoulos, G. (2023). Gain from pain: Exploring vicarious posttraumatic growth and its facilitators among health care workers across two consecutive lockdowns during the COVID-19 pandemic. International Journal of Stress Management. </w:t>
      </w:r>
      <w:hyperlink r:id="rId53" w:history="1">
        <w:r w:rsidRPr="17ABC1BC">
          <w:rPr>
            <w:rFonts w:ascii="Times New Roman" w:hAnsi="Times New Roman" w:cs="Times New Roman"/>
            <w:b/>
            <w:bCs/>
            <w:sz w:val="24"/>
            <w:szCs w:val="24"/>
          </w:rPr>
          <w:t>https://doi.org/10.1037/str0000314</w:t>
        </w:r>
      </w:hyperlink>
      <w:r w:rsidRPr="001F46C0">
        <w:rPr>
          <w:rFonts w:ascii="Times New Roman" w:hAnsi="Times New Roman" w:cs="Times New Roman"/>
          <w:sz w:val="24"/>
          <w:szCs w:val="24"/>
        </w:rPr>
        <w:t xml:space="preserve"> </w:t>
      </w:r>
    </w:p>
    <w:p w14:paraId="5A96E7D1" w14:textId="0669DCD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Kalaitzaki, A., Theodoratou, M., Tsouvelas, G., Tamiolaki, A., &amp; Konstantakopoulos, G. (2024). Coping profiles and their association with vicarious post-traumatic growth among nurses during the three waves of the COVID-19 pandemic. Journal of clinical nursing, 10.1111/jocn.16988. Advance online publication. </w:t>
      </w:r>
      <w:hyperlink r:id="rId54" w:history="1">
        <w:r w:rsidRPr="17ABC1BC">
          <w:rPr>
            <w:rFonts w:ascii="Times New Roman" w:hAnsi="Times New Roman" w:cs="Times New Roman"/>
            <w:b/>
            <w:bCs/>
            <w:sz w:val="24"/>
            <w:szCs w:val="24"/>
          </w:rPr>
          <w:t>https://doi.org/10.1111/jocn.16988</w:t>
        </w:r>
      </w:hyperlink>
    </w:p>
    <w:p w14:paraId="053B0727" w14:textId="289AE1B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Kelly, G., Morris, R., &amp; Shetty, H. (2018). Predictors of post-traumatic growth in stroke survivors. Disability and rehabilitation, 40(24), 2916–2924. </w:t>
      </w:r>
      <w:hyperlink r:id="rId55" w:history="1">
        <w:r w:rsidRPr="17ABC1BC">
          <w:rPr>
            <w:rFonts w:ascii="Times New Roman" w:hAnsi="Times New Roman" w:cs="Times New Roman"/>
            <w:b/>
            <w:bCs/>
            <w:sz w:val="24"/>
            <w:szCs w:val="24"/>
          </w:rPr>
          <w:t>https://doi.org/10.1080/09638288.2017.1363300</w:t>
        </w:r>
      </w:hyperlink>
    </w:p>
    <w:p w14:paraId="0DB80300" w14:textId="77DF68B5"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Khattab, M. F., Kannan, T. M. A., Morsi, A., Al-Sabbagh, Q., Hadidi, F., Al-Sabbagh, M. Q., M Taha, M., Bourghli, A., &amp; Obeid, I. (2020) The short-term impact of COVID-19 pandemic on spine surgeons: A cross-sectional global study. European Spine Journal, 29(8), 1806–1812. </w:t>
      </w:r>
      <w:hyperlink r:id="rId56" w:history="1">
        <w:r w:rsidRPr="17ABC1BC">
          <w:rPr>
            <w:rFonts w:ascii="Times New Roman" w:hAnsi="Times New Roman" w:cs="Times New Roman"/>
            <w:b/>
            <w:bCs/>
            <w:sz w:val="24"/>
            <w:szCs w:val="24"/>
          </w:rPr>
          <w:t>https://doi.org/10.1007/s00586-020-06517-1</w:t>
        </w:r>
      </w:hyperlink>
      <w:r w:rsidRPr="001F46C0">
        <w:rPr>
          <w:rFonts w:ascii="Times New Roman" w:hAnsi="Times New Roman" w:cs="Times New Roman"/>
          <w:sz w:val="24"/>
          <w:szCs w:val="24"/>
        </w:rPr>
        <w:t>.</w:t>
      </w:r>
    </w:p>
    <w:p w14:paraId="5A7BCAD4" w14:textId="3B481FDC"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Krishnamoorthy, Y., Nagarajan, R., Saya, G. K., &amp; Menon, V. (2020). Prevalence of psychological morbidities among general population, healthcare workers and COVID-19 patients amidst the COVID-19 pandemic: A systematic review and meta-analysis. Psychiatry research, 293, 113382. </w:t>
      </w:r>
      <w:hyperlink r:id="rId57" w:history="1">
        <w:r w:rsidRPr="17ABC1BC">
          <w:rPr>
            <w:rFonts w:ascii="Times New Roman" w:hAnsi="Times New Roman" w:cs="Times New Roman"/>
            <w:b/>
            <w:bCs/>
            <w:sz w:val="24"/>
            <w:szCs w:val="24"/>
          </w:rPr>
          <w:t>https://doi.org/10.1016/j.psychres.2020.113382</w:t>
        </w:r>
      </w:hyperlink>
    </w:p>
    <w:p w14:paraId="3CD34962" w14:textId="25CFE22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Kocatürk, E., Salman, A., Cherrez-Ojeda, I., Criado, P. R., Peter, J., Comert-Ozer, E., Abuzakouk, M., Agondi, R. C., Al-Ahmad, M., Altrichter, S., Arnaout, R., Arruda, L. K., Asero, R., Bauer, A., Ben-Shoshan, M., Bernstein, J. A., Bizjak, M., Boccon-Gibod, I., Bonnekoh, H., Bouillet, L., Maurer, M. (2021). The global impact of the COVID-19 pandemic on the management and course of chronic Urticaria. Allergy, 76(3), 816–830, </w:t>
      </w:r>
      <w:hyperlink r:id="rId58" w:history="1">
        <w:r w:rsidRPr="17ABC1BC">
          <w:rPr>
            <w:rFonts w:ascii="Times New Roman" w:hAnsi="Times New Roman" w:cs="Times New Roman"/>
            <w:b/>
            <w:bCs/>
            <w:sz w:val="24"/>
            <w:szCs w:val="24"/>
          </w:rPr>
          <w:t>https://doi.org/10.1111/all.14687</w:t>
        </w:r>
      </w:hyperlink>
      <w:r w:rsidRPr="001F46C0">
        <w:rPr>
          <w:rFonts w:ascii="Times New Roman" w:hAnsi="Times New Roman" w:cs="Times New Roman"/>
          <w:sz w:val="24"/>
          <w:szCs w:val="24"/>
        </w:rPr>
        <w:t xml:space="preserve">. </w:t>
      </w:r>
    </w:p>
    <w:p w14:paraId="1740A7DB" w14:textId="5184C92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Kowalski, R. M., Carroll, H., &amp; Britt, J. (2022). Finding the silver lining in the COVID-19 crisis. Journal of health psychology, 27(6), 1507–1514. </w:t>
      </w:r>
      <w:hyperlink r:id="rId59" w:history="1">
        <w:r w:rsidRPr="17ABC1BC">
          <w:rPr>
            <w:rFonts w:ascii="Times New Roman" w:hAnsi="Times New Roman" w:cs="Times New Roman"/>
            <w:b/>
            <w:bCs/>
            <w:sz w:val="24"/>
            <w:szCs w:val="24"/>
          </w:rPr>
          <w:t>https://doi.org/10.1177/1359105321999088</w:t>
        </w:r>
      </w:hyperlink>
    </w:p>
    <w:p w14:paraId="7BF0E2AC" w14:textId="16F1DCF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Lafuenti, L., Dinapoli, L., Mastrilli, L., Savoia, V., Linardos, M., Masetti, R., Tortora, G., Valentini, V., Scambia, G., &amp; Chieffo, D. P. R. (2023). Post-traumatic growth in oncological </w:t>
      </w:r>
      <w:r w:rsidRPr="001F46C0">
        <w:rPr>
          <w:rFonts w:ascii="Times New Roman" w:hAnsi="Times New Roman" w:cs="Times New Roman"/>
          <w:sz w:val="24"/>
          <w:szCs w:val="24"/>
          <w:highlight w:val="yellow"/>
        </w:rPr>
        <w:lastRenderedPageBreak/>
        <w:t xml:space="preserve">patients during the COVID-19 pandemic. Health psychology report, 12(2), 142–153. </w:t>
      </w:r>
      <w:hyperlink r:id="rId60" w:history="1">
        <w:r w:rsidRPr="17ABC1BC">
          <w:rPr>
            <w:rFonts w:ascii="Times New Roman" w:hAnsi="Times New Roman" w:cs="Times New Roman"/>
            <w:b/>
            <w:bCs/>
            <w:sz w:val="24"/>
            <w:szCs w:val="24"/>
          </w:rPr>
          <w:t>https://doi.org/10.5114/hpr/169165</w:t>
        </w:r>
      </w:hyperlink>
    </w:p>
    <w:p w14:paraId="332D8C50" w14:textId="53C4D07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Lan, H., Suo, X., Zuo, C., Pan, N., Zhang, X., Kemp, G. J., Gong, Q., &amp; Wang, S. (2023). Distinct pre-COVID brain structural signatures in COVID-19-related post-traumatic stress symptoms and post-traumatic growth. Cerebral cortex (New York, N.Y. : 1991), 33(23), 11373–11383. </w:t>
      </w:r>
      <w:hyperlink r:id="rId61" w:history="1">
        <w:r w:rsidRPr="17ABC1BC">
          <w:rPr>
            <w:rFonts w:ascii="Times New Roman" w:hAnsi="Times New Roman" w:cs="Times New Roman"/>
            <w:b/>
            <w:bCs/>
            <w:sz w:val="24"/>
            <w:szCs w:val="24"/>
          </w:rPr>
          <w:t>https://doi.org/10.1093/cercor/bhad372</w:t>
        </w:r>
      </w:hyperlink>
      <w:r w:rsidRPr="001F46C0">
        <w:rPr>
          <w:rFonts w:ascii="Times New Roman" w:hAnsi="Times New Roman" w:cs="Times New Roman"/>
          <w:sz w:val="24"/>
          <w:szCs w:val="24"/>
        </w:rPr>
        <w:t xml:space="preserve"> </w:t>
      </w:r>
    </w:p>
    <w:p w14:paraId="04794993" w14:textId="0F10D94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Lau, B. H. P., Chan, C. L. W., &amp; Ng, S. M. (2021). Post-traumatic growth in the first Covid outbreak in Hong Kong. Frontiers in psychology, 12, 675132. </w:t>
      </w:r>
      <w:hyperlink r:id="rId62" w:history="1">
        <w:r w:rsidRPr="17ABC1BC">
          <w:rPr>
            <w:rFonts w:ascii="Times New Roman" w:hAnsi="Times New Roman" w:cs="Times New Roman"/>
            <w:b/>
            <w:bCs/>
            <w:sz w:val="24"/>
            <w:szCs w:val="24"/>
          </w:rPr>
          <w:t>https://doi.org/10.3389/fpsyg.2021.675132</w:t>
        </w:r>
      </w:hyperlink>
      <w:r w:rsidRPr="001F46C0">
        <w:rPr>
          <w:rFonts w:ascii="Times New Roman" w:hAnsi="Times New Roman" w:cs="Times New Roman"/>
          <w:sz w:val="24"/>
          <w:szCs w:val="24"/>
        </w:rPr>
        <w:t xml:space="preserve"> </w:t>
      </w:r>
    </w:p>
    <w:p w14:paraId="23DD6932" w14:textId="1BE407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Levinsky, M., Schiff, M., Pat-Horenczyk, R., &amp; Benbenishty, R. (2024). Emotional distress and posttraumatic growth during the COVID-19 pandemic: The case of the ultra-Orthodox Jewish society in Israel. Psychological trauma : theory, research, practice and policy, 16(1), 57–67. </w:t>
      </w:r>
      <w:hyperlink r:id="rId63" w:history="1">
        <w:r w:rsidRPr="17ABC1BC">
          <w:rPr>
            <w:rFonts w:ascii="Times New Roman" w:hAnsi="Times New Roman" w:cs="Times New Roman"/>
            <w:b/>
            <w:bCs/>
            <w:sz w:val="24"/>
            <w:szCs w:val="24"/>
          </w:rPr>
          <w:t>https://doi.org/10.1037/tra0001406</w:t>
        </w:r>
      </w:hyperlink>
    </w:p>
    <w:p w14:paraId="03311263" w14:textId="47E558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Lewis, C., Lewis, K., Edwards, B., Evison, C., John, A., Pearce, H., Raisanen, L., Richards, N., Roberts, A., Jones, I., &amp; Bisson, J. I. (2022). Posttraumatic growth related to the Covid-19 pandemic among individuals with lived experience of psychiatric disorder. Journal of traumatic stress, 35(6), 1756–1768. </w:t>
      </w:r>
      <w:hyperlink r:id="rId64" w:history="1">
        <w:r w:rsidRPr="17ABC1BC">
          <w:rPr>
            <w:rFonts w:ascii="Times New Roman" w:hAnsi="Times New Roman" w:cs="Times New Roman"/>
            <w:b/>
            <w:bCs/>
            <w:sz w:val="24"/>
            <w:szCs w:val="24"/>
          </w:rPr>
          <w:t>https://doi.org/10.1002/jts.22884</w:t>
        </w:r>
      </w:hyperlink>
      <w:r w:rsidRPr="001F46C0">
        <w:rPr>
          <w:rFonts w:ascii="Times New Roman" w:hAnsi="Times New Roman" w:cs="Times New Roman"/>
          <w:sz w:val="24"/>
          <w:szCs w:val="24"/>
        </w:rPr>
        <w:t xml:space="preserve"> </w:t>
      </w:r>
    </w:p>
    <w:p w14:paraId="190ADE2E" w14:textId="035C3C5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 L., Mao, M., Wang, S., Yin, R., Yan, H., Jin, Y., &amp; Cheng, Y. (2022). Posttraumatic growth in Chinese nurses and general public during the COVID-19 outbreak. Psychology, health &amp; medicine, 27(2), 301–311. </w:t>
      </w:r>
      <w:hyperlink r:id="rId65" w:history="1">
        <w:r w:rsidRPr="17ABC1BC">
          <w:rPr>
            <w:rFonts w:ascii="Times New Roman" w:hAnsi="Times New Roman" w:cs="Times New Roman"/>
            <w:b/>
            <w:bCs/>
            <w:sz w:val="24"/>
            <w:szCs w:val="24"/>
          </w:rPr>
          <w:t>https://doi.org/10.1080/13548506.2021.1897148</w:t>
        </w:r>
      </w:hyperlink>
    </w:p>
    <w:p w14:paraId="1E3280CF" w14:textId="3BF1DAB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G., Zeng, L., Wang, F., Feng, F., Jin, M., Xie, W., Tang, P., Qiu, Y., &amp; Wang, J. (2024). Prevalence and factors of posttraumatic growth among Hubei residents during the COVID-19 </w:t>
      </w:r>
      <w:r w:rsidRPr="001F46C0">
        <w:rPr>
          <w:rFonts w:ascii="Times New Roman" w:hAnsi="Times New Roman" w:cs="Times New Roman"/>
          <w:sz w:val="24"/>
          <w:szCs w:val="24"/>
          <w:highlight w:val="yellow"/>
        </w:rPr>
        <w:lastRenderedPageBreak/>
        <w:t xml:space="preserve">pandemic: A cross-sectional study. Psychology, health &amp; medicine, 29(1), 100–107. </w:t>
      </w:r>
      <w:hyperlink r:id="rId66" w:history="1">
        <w:r w:rsidRPr="17ABC1BC">
          <w:rPr>
            <w:rFonts w:ascii="Times New Roman" w:hAnsi="Times New Roman" w:cs="Times New Roman"/>
            <w:b/>
            <w:bCs/>
            <w:sz w:val="24"/>
            <w:szCs w:val="24"/>
          </w:rPr>
          <w:t>https://doi.org/10.1080/13548506.2022.2132409</w:t>
        </w:r>
      </w:hyperlink>
    </w:p>
    <w:p w14:paraId="34A7307E" w14:textId="549230B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S., Curenton, S. M., Sims, J., &amp; Fisher, P. A. (2024). The promotive and protective effects of parents' perceived changes during the COVID-19 pandemic on emotional well-being among U.S. households with young children: an investigation of family resilience processes. Frontiers in psychology, 14, 1270514. </w:t>
      </w:r>
      <w:hyperlink r:id="rId67" w:history="1">
        <w:r w:rsidRPr="17ABC1BC">
          <w:rPr>
            <w:rFonts w:ascii="Times New Roman" w:hAnsi="Times New Roman" w:cs="Times New Roman"/>
            <w:b/>
            <w:bCs/>
            <w:sz w:val="24"/>
            <w:szCs w:val="24"/>
          </w:rPr>
          <w:t>https://doi.org/10.3389/fpsyg.2023.1270514</w:t>
        </w:r>
      </w:hyperlink>
    </w:p>
    <w:p w14:paraId="20A3E8A7" w14:textId="1492925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Liu, X.; Ju, X.; Liu, X. The Relationship between Resilience and Intent to Stay among Chinese Nurses to Support Wuhan in Managing COVID-19: The Serial Mediation Effect of Post-traumatic Growth and Perceived Professional Benefits. Nurs. Open. 2021, 8, 2866–2876.</w:t>
      </w:r>
    </w:p>
    <w:p w14:paraId="37254215" w14:textId="3B2EAEC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hint="eastAsia"/>
          <w:sz w:val="24"/>
          <w:szCs w:val="24"/>
        </w:rPr>
        <w:t>Lyu, Y., Yu, Y., Chen, S., Lu, S., &amp; Ni, S. (2021). Positive functioning at work during 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19: Posttraumatic growth, resilience, and emotional exhaustion in Chinese frontline healthcare workers. Applied Psychology: Health and Well-Being. </w:t>
      </w:r>
      <w:hyperlink r:id="rId68" w:history="1">
        <w:r w:rsidRPr="17ABC1BC">
          <w:rPr>
            <w:rFonts w:ascii="Times New Roman" w:hAnsi="Times New Roman" w:cs="Times New Roman"/>
            <w:b/>
            <w:bCs/>
            <w:sz w:val="24"/>
            <w:szCs w:val="24"/>
          </w:rPr>
          <w:t>https://doi.org/10.1111/aphw.12276</w:t>
        </w:r>
      </w:hyperlink>
      <w:r w:rsidRPr="001F46C0">
        <w:rPr>
          <w:rFonts w:ascii="Times New Roman" w:hAnsi="Times New Roman" w:cs="Times New Roman"/>
          <w:sz w:val="24"/>
          <w:szCs w:val="24"/>
        </w:rPr>
        <w:t xml:space="preserve"> </w:t>
      </w:r>
    </w:p>
    <w:p w14:paraId="0AF2FC47" w14:textId="11D1C41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Ma X, Wan X, Chen C. (2022). The correlation between posttraumatic growth and social support in people with breast cancer: A meta-analysis. Front Psychol, 13,1060150. doi:10.3389/fpsyg.2022.1060150 </w:t>
      </w:r>
    </w:p>
    <w:p w14:paraId="578F282A" w14:textId="3ECC464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Mazor, Y., Gelkopf, M., Mueser, K. T., &amp; Roe, D. (2016). Posttraumatic Growth in Psychosis. Frontiers in psychiatry, 7, 202. </w:t>
      </w:r>
      <w:hyperlink r:id="rId69" w:history="1">
        <w:r w:rsidRPr="17ABC1BC">
          <w:rPr>
            <w:rFonts w:ascii="Times New Roman" w:hAnsi="Times New Roman" w:cs="Times New Roman"/>
            <w:b/>
            <w:bCs/>
            <w:sz w:val="24"/>
            <w:szCs w:val="24"/>
          </w:rPr>
          <w:t>https://doi.org/10.3389/fpsyt.2016.00202</w:t>
        </w:r>
      </w:hyperlink>
    </w:p>
    <w:p w14:paraId="1DA147D7" w14:textId="4C7BE9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McMillen, J. C., &amp; Fisher, R. H. (1998). The Perceived Benefit Scales: Measuring perceived positive life changes after negative events. Social Work Research, 22(3), 173–186. </w:t>
      </w:r>
      <w:hyperlink r:id="rId70" w:history="1">
        <w:r w:rsidRPr="17ABC1BC">
          <w:rPr>
            <w:rFonts w:ascii="Times New Roman" w:hAnsi="Times New Roman" w:cs="Times New Roman"/>
            <w:b/>
            <w:bCs/>
            <w:sz w:val="24"/>
            <w:szCs w:val="24"/>
          </w:rPr>
          <w:t>https://doi.org/10.1093/swr/22.3.173</w:t>
        </w:r>
      </w:hyperlink>
    </w:p>
    <w:p w14:paraId="0B8E79CF" w14:textId="6B11FF5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 Y.,Tao, P., Liu, G., Chen, L., Li, G., Lu, S., Zhang, G., Liang, R., &amp; Huang, H. (2022). Post-traumatic growth of nurses who faced the Covid-19 epidemic and its correlation with professional self-identity and social support. Frontiers in psychiatry, 12, 562938. </w:t>
      </w:r>
      <w:hyperlink r:id="rId71" w:history="1">
        <w:r w:rsidRPr="17ABC1BC">
          <w:rPr>
            <w:rFonts w:ascii="Times New Roman" w:hAnsi="Times New Roman" w:cs="Times New Roman"/>
            <w:b/>
            <w:bCs/>
            <w:sz w:val="24"/>
            <w:szCs w:val="24"/>
          </w:rPr>
          <w:t>https://doi.org/10.3389/fpsyt.2021.562938</w:t>
        </w:r>
      </w:hyperlink>
      <w:r w:rsidRPr="001F46C0">
        <w:rPr>
          <w:rFonts w:ascii="Times New Roman" w:hAnsi="Times New Roman" w:cs="Times New Roman"/>
          <w:sz w:val="24"/>
          <w:szCs w:val="24"/>
        </w:rPr>
        <w:t xml:space="preserve">  </w:t>
      </w:r>
    </w:p>
    <w:p w14:paraId="43D0BCDA" w14:textId="7719C4F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Mohr D. C., Dick L. P., Russo D., Pinn J., Boudewyn A. C., Likosky W., Goodkin D. E. (1999). The psychosocial impact of multiple sclerosis: Exploring the patient’s perspective. Health Psychology, 18(4), 376–382. </w:t>
      </w:r>
    </w:p>
    <w:p w14:paraId="1CEEA74E" w14:textId="264F16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Morales, D. X., Grineski, S. E., &amp; Collins, T. W. (2023). The silver lining of the COVID-19 pandemic: Undergraduate research experiences, mentorship, and posttraumatic growth. Research in Higher Education. </w:t>
      </w:r>
      <w:hyperlink r:id="rId72" w:history="1">
        <w:r w:rsidRPr="17ABC1BC">
          <w:rPr>
            <w:rFonts w:ascii="Times New Roman" w:hAnsi="Times New Roman" w:cs="Times New Roman"/>
            <w:b/>
            <w:bCs/>
            <w:sz w:val="24"/>
            <w:szCs w:val="24"/>
          </w:rPr>
          <w:t>https://doi.org/10.1007/s11162-023-09763-6</w:t>
        </w:r>
      </w:hyperlink>
      <w:r w:rsidRPr="001F46C0">
        <w:rPr>
          <w:rFonts w:ascii="Times New Roman" w:hAnsi="Times New Roman" w:cs="Times New Roman"/>
          <w:sz w:val="24"/>
          <w:szCs w:val="24"/>
        </w:rPr>
        <w:t xml:space="preserve"> </w:t>
      </w:r>
    </w:p>
    <w:p w14:paraId="633C455B" w14:textId="73D7036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Moreland, M. L., Rickman, S. R. M., &amp; Yalch, M. M. (2023). Influence of trauma and personality on posttraumatic cognitions in military veterans. Traumatology. </w:t>
      </w:r>
      <w:hyperlink r:id="rId73" w:history="1">
        <w:r w:rsidRPr="17ABC1BC">
          <w:rPr>
            <w:rFonts w:ascii="Times New Roman" w:hAnsi="Times New Roman" w:cs="Times New Roman"/>
            <w:b/>
            <w:bCs/>
            <w:sz w:val="24"/>
            <w:szCs w:val="24"/>
          </w:rPr>
          <w:t>https://doi.org/10.1037/trm0000469</w:t>
        </w:r>
      </w:hyperlink>
      <w:r w:rsidRPr="001F46C0">
        <w:rPr>
          <w:rFonts w:ascii="Times New Roman" w:hAnsi="Times New Roman" w:cs="Times New Roman"/>
          <w:sz w:val="24"/>
          <w:szCs w:val="24"/>
        </w:rPr>
        <w:t xml:space="preserve"> </w:t>
      </w:r>
    </w:p>
    <w:p w14:paraId="095B9D26" w14:textId="6617FBB4"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Moreno-Jiménez, J. E., Blanco-Donoso, L. M., Demerouti, E., Belda Hofheinz, S., Chico-Fernández, M., Moreno-Jiménez, B., &amp; Garrosa, E. (2021). The Role of Healthcare Professionals' Passion in Predicting Secondary Traumatic Stress and Posttraumatic Growth in the Face of COVID-19: A Longitudinal Approach. International journal of environmental research and public health, 18(9), 4453. </w:t>
      </w:r>
      <w:hyperlink r:id="rId74" w:history="1">
        <w:r w:rsidRPr="17ABC1BC">
          <w:rPr>
            <w:rFonts w:ascii="Times New Roman" w:hAnsi="Times New Roman" w:cs="Times New Roman"/>
            <w:b/>
            <w:bCs/>
            <w:sz w:val="24"/>
            <w:szCs w:val="24"/>
          </w:rPr>
          <w:t>https://doi.org/10.3390/ijerph18094453</w:t>
        </w:r>
      </w:hyperlink>
    </w:p>
    <w:p w14:paraId="4352D9CF" w14:textId="1E5EEF1C"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Naghavi, A., Teismann, T., Asgari, Z., Mohebbian, M. R., Mansourian, M., &amp; Mañanas, M. Á. (2020). Accurate Diagnosis of Suicide Ideation/Behavior Using Robust Ensemble Machine Learning: A University Student Population in the Middle East and North Africa (MENA) Region. Diagnostics (Basel, Switzerland), 10(11), 956. </w:t>
      </w:r>
      <w:hyperlink r:id="rId75" w:history="1">
        <w:r w:rsidRPr="17ABC1BC">
          <w:rPr>
            <w:rFonts w:ascii="Times New Roman" w:hAnsi="Times New Roman" w:cs="Times New Roman"/>
            <w:b/>
            <w:bCs/>
            <w:sz w:val="24"/>
            <w:szCs w:val="24"/>
          </w:rPr>
          <w:t>https://doi.org/10.3390/diagnostics10110956</w:t>
        </w:r>
      </w:hyperlink>
    </w:p>
    <w:p w14:paraId="4671959E" w14:textId="2065B8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Nie, T., Tian, M., &amp; Liang, H. (2021). Relational Capital and Post-Traumatic Growth: The Role of Work Meaning. International journal of environmental research and public health, 18(14), 7362. </w:t>
      </w:r>
      <w:hyperlink r:id="rId76" w:history="1">
        <w:r w:rsidRPr="17ABC1BC">
          <w:rPr>
            <w:rFonts w:ascii="Times New Roman" w:hAnsi="Times New Roman" w:cs="Times New Roman"/>
            <w:b/>
            <w:bCs/>
            <w:sz w:val="24"/>
            <w:szCs w:val="24"/>
          </w:rPr>
          <w:t>https://doi.org/10.3390/ijerph18147362</w:t>
        </w:r>
      </w:hyperlink>
    </w:p>
    <w:p w14:paraId="669F8130" w14:textId="7BF60F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Northfield, E.-L., &amp; Johnston, K. L. (2022). I get by with a little help from my friends: Posttraumatic growth in the Covid-19 pandemic. Traumatology, 28(1), 195–201.  </w:t>
      </w:r>
    </w:p>
    <w:p w14:paraId="4D33C2AD" w14:textId="4C883E6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Nowicki, G. J., Schneider-Matyka, D., Godlewska, I., Tytuła, A., Kotus, M., Walec, M., Grochans, E., &amp; Ślusarska, B. (2024). The relationship between the strength of religious faith </w:t>
      </w:r>
      <w:r w:rsidRPr="001F46C0">
        <w:rPr>
          <w:rFonts w:ascii="Times New Roman" w:hAnsi="Times New Roman" w:cs="Times New Roman"/>
          <w:sz w:val="24"/>
          <w:szCs w:val="24"/>
          <w:highlight w:val="yellow"/>
        </w:rPr>
        <w:lastRenderedPageBreak/>
        <w:t xml:space="preserve">and spirituality in relation to post-traumatic growth among nurses caring for COVID-19 patients in eastern Poland: a cross-sectional study. Frontiers in psychiatry, 14, 1331033. </w:t>
      </w:r>
      <w:hyperlink r:id="rId77" w:history="1">
        <w:r w:rsidRPr="17ABC1BC">
          <w:rPr>
            <w:rFonts w:ascii="Times New Roman" w:hAnsi="Times New Roman" w:cs="Times New Roman"/>
            <w:b/>
            <w:bCs/>
            <w:sz w:val="24"/>
            <w:szCs w:val="24"/>
          </w:rPr>
          <w:t>https://doi.org/10.3389/fpsyt.2023.1331033</w:t>
        </w:r>
      </w:hyperlink>
    </w:p>
    <w:p w14:paraId="33FA460E" w14:textId="5B6F3E0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O'Connor, R. C., Wetherall, K., Cleare, S., McClelland, H., Melson, A. J., Niedzwiedz, C. L., O'Carroll, R. E., O'Connor, D. B., Platt, S., Scowcroft, E., Watson, B., Zortea, T., Ferguson, E., &amp; Robb, K. A. (2021). Mental health and well-being during the COVID-19 pandemic: longitudinal analyses of adults in the UK COVID-19 mental health &amp; wellbeing study. The British journal of psychiatry: the journal of mental science, 218(6), 326–333. </w:t>
      </w:r>
      <w:hyperlink r:id="rId78" w:history="1">
        <w:r w:rsidRPr="17ABC1BC">
          <w:rPr>
            <w:rFonts w:ascii="Times New Roman" w:hAnsi="Times New Roman" w:cs="Times New Roman"/>
            <w:b/>
            <w:bCs/>
            <w:sz w:val="24"/>
            <w:szCs w:val="24"/>
          </w:rPr>
          <w:t>https://doi.org/10.1192/bjp.2020.212</w:t>
        </w:r>
      </w:hyperlink>
    </w:p>
    <w:p w14:paraId="0A5C7B59" w14:textId="591031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Ottaviani, G., Canfora, F., Leuci, S., Coppola, N., Pecoraro, G., Rupel, K., Bogdan Preda, M. T., Vello, V., Umberto, A., Gasparro, R., Gobbo, M., Guarda-Nardini, L., Giudice, A., Calabria, E., Aria, M., D'Aniello, L., Fortuna, G., Biasotto, M., Di Lenarda, R., Mignogna, M. D., … Adamo, D. (2024). COVID-19 impact on post-traumatic stress symptoms in burning mouth syndrome: A multicentric study. Oral diseases, 10.1111/odi.14915. Advance online publication. </w:t>
      </w:r>
      <w:hyperlink r:id="rId79" w:history="1">
        <w:r w:rsidRPr="17ABC1BC">
          <w:rPr>
            <w:rFonts w:ascii="Times New Roman" w:hAnsi="Times New Roman" w:cs="Times New Roman"/>
            <w:b/>
            <w:bCs/>
            <w:sz w:val="24"/>
            <w:szCs w:val="24"/>
          </w:rPr>
          <w:t>https://doi.org/10.1111/odi.14915</w:t>
        </w:r>
      </w:hyperlink>
    </w:p>
    <w:p w14:paraId="7478F2B8" w14:textId="1704416D"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Özönder Ünal, I., Ünal, C., Duymaz, T., &amp; Ordu, C. (2023). The relationship between psychological flexibility, self-compassion, and posttraumatic growth in cancer patients in the COVID-19 pandemic. Supportive care in cancer : official journal of the Multinational Association of Supportive Care in Cancer, 31(7), 428. </w:t>
      </w:r>
      <w:hyperlink r:id="rId80" w:history="1">
        <w:r w:rsidRPr="17ABC1BC">
          <w:rPr>
            <w:rFonts w:ascii="Times New Roman" w:hAnsi="Times New Roman" w:cs="Times New Roman"/>
            <w:b/>
            <w:bCs/>
            <w:sz w:val="24"/>
            <w:szCs w:val="24"/>
          </w:rPr>
          <w:t>https://doi.org/10.1007/s00520-023-07891-4</w:t>
        </w:r>
      </w:hyperlink>
      <w:r w:rsidR="00F6578E">
        <w:tab/>
      </w:r>
    </w:p>
    <w:p w14:paraId="3438E8AD" w14:textId="62A7441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Paeizi, Z., Akbari, M., Mohammadkhani, S., Faiz, S.H.R. and Griffiths, M.D. , 2024. A cross-sectional survey on the relationship between spirituality and posttraumatic growth during </w:t>
      </w:r>
      <w:r w:rsidRPr="001F46C0">
        <w:rPr>
          <w:rFonts w:ascii="Times New Roman" w:hAnsi="Times New Roman" w:cs="Times New Roman"/>
          <w:sz w:val="24"/>
          <w:szCs w:val="24"/>
          <w:highlight w:val="yellow"/>
        </w:rPr>
        <w:lastRenderedPageBreak/>
        <w:t>the COVID-19 pandemic: the mediating role of emotion regulation and self-compassion. International Journal of Cognitive Therapy. ISSN 1937-1209</w:t>
      </w:r>
    </w:p>
    <w:p w14:paraId="1D1975CB" w14:textId="0141D37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Park, C. L., Cohen, L. H., &amp; Murch, R. L. (1996). Stress related growth scale (SRGS). APA PsycTests. </w:t>
      </w:r>
      <w:hyperlink r:id="rId81" w:history="1">
        <w:r w:rsidRPr="17ABC1BC">
          <w:rPr>
            <w:rFonts w:ascii="Times New Roman" w:hAnsi="Times New Roman" w:cs="Times New Roman"/>
            <w:b/>
            <w:bCs/>
            <w:sz w:val="24"/>
            <w:szCs w:val="24"/>
          </w:rPr>
          <w:t>https://doi.org/10.1037/t17236-000</w:t>
        </w:r>
      </w:hyperlink>
    </w:p>
    <w:p w14:paraId="63203A53" w14:textId="77777777" w:rsidR="00C91842" w:rsidRDefault="2B0ACF5D" w:rsidP="00C91842">
      <w:pPr>
        <w:pStyle w:val="ListParagraph"/>
        <w:spacing w:after="0" w:line="480" w:lineRule="auto"/>
        <w:ind w:left="0" w:firstLine="360"/>
      </w:pPr>
      <w:r w:rsidRPr="001F46C0">
        <w:rPr>
          <w:rFonts w:ascii="Times New Roman" w:hAnsi="Times New Roman" w:cs="Times New Roman"/>
          <w:sz w:val="24"/>
          <w:szCs w:val="24"/>
        </w:rPr>
        <w:t xml:space="preserve">Paums, Dinah V. (2021). Editorial: Long COVID, or Post-COVID syndrome, and the global impact on health care. Medical Science Monitor, 27. </w:t>
      </w:r>
      <w:hyperlink r:id="rId82" w:history="1">
        <w:r w:rsidRPr="17ABC1BC">
          <w:rPr>
            <w:rFonts w:ascii="Times New Roman" w:hAnsi="Times New Roman" w:cs="Times New Roman"/>
            <w:b/>
            <w:bCs/>
            <w:sz w:val="24"/>
            <w:szCs w:val="24"/>
          </w:rPr>
          <w:t>https://doi.org/10.12659/msm.933446</w:t>
        </w:r>
      </w:hyperlink>
      <w:r w:rsidRPr="001F46C0">
        <w:rPr>
          <w:rFonts w:ascii="Times New Roman" w:hAnsi="Times New Roman" w:cs="Times New Roman"/>
          <w:sz w:val="24"/>
          <w:szCs w:val="24"/>
        </w:rPr>
        <w:t>.</w:t>
      </w:r>
    </w:p>
    <w:p w14:paraId="4B477107" w14:textId="4C0A7E79"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Peng, X., Zhao, H. Z., Yang, Y., Rao, Z. L., Hu, D. Y., &amp; He, Q. (2021). Post-traumatic Growth Level and Its Influencing Factors Among Frontline Nurses During the COVID-19 Pandemic. Frontiers in psychiatry, 12, 632360. </w:t>
      </w:r>
      <w:hyperlink r:id="rId83" w:history="1">
        <w:r w:rsidRPr="17ABC1BC">
          <w:rPr>
            <w:rFonts w:ascii="Times New Roman" w:hAnsi="Times New Roman" w:cs="Times New Roman"/>
            <w:b/>
            <w:bCs/>
            <w:sz w:val="24"/>
            <w:szCs w:val="24"/>
          </w:rPr>
          <w:t>https://doi.org/10.3389/fpsyt.2021.632360</w:t>
        </w:r>
      </w:hyperlink>
    </w:p>
    <w:p w14:paraId="52CE8A9F" w14:textId="7D67F61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Petrocchi, S., Pellegrino, S. A., Manoni, G., Petrovic, G., &amp; Schulz, P. J. (2023). "What does not kill you… mutates and tries again." A study on personality determinants of post-traumatic growth during the COVID-19 pandemic. Current psychology (New Brunswick, N.J.), 1–15. Advance online publication. </w:t>
      </w:r>
      <w:hyperlink r:id="rId84" w:history="1">
        <w:r w:rsidRPr="17ABC1BC">
          <w:rPr>
            <w:rFonts w:ascii="Times New Roman" w:hAnsi="Times New Roman" w:cs="Times New Roman"/>
            <w:b/>
            <w:bCs/>
            <w:sz w:val="24"/>
            <w:szCs w:val="24"/>
          </w:rPr>
          <w:t>https://doi.org/10.1007/s12144-023-04415-5</w:t>
        </w:r>
      </w:hyperlink>
    </w:p>
    <w:p w14:paraId="1D058A2E" w14:textId="398C05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Pfeiffer, K., Cunningham, T., Cranmer, J. N., Harrison, T., Crosby, H., Schroeder, K., Jordan, D., &amp; Coburn, C. (2023). Changes in Posttraumatic Growth After a Virtual Contemplative Intervention During the COVID-19 Pandemic. The Journal of nursing administration, 53(1), 40–46. </w:t>
      </w:r>
      <w:hyperlink r:id="rId85" w:history="1">
        <w:r w:rsidRPr="17ABC1BC">
          <w:rPr>
            <w:rFonts w:ascii="Times New Roman" w:hAnsi="Times New Roman" w:cs="Times New Roman"/>
            <w:b/>
            <w:bCs/>
            <w:sz w:val="24"/>
            <w:szCs w:val="24"/>
          </w:rPr>
          <w:t>https://doi.org/10.1097/NNA.0000000000001240</w:t>
        </w:r>
      </w:hyperlink>
    </w:p>
    <w:p w14:paraId="0D99AC36" w14:textId="2A4C412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Pięta M, Rzeszutek M. (2022). Posttraumatic growth and well-being among people living with HIV: A systematic review and meta-analysis in recognition of 40 years of HIV/AIDS. Qual Life Res, 31(5),1269-1288. doi:10.1007/s11136-021-02990-3  </w:t>
      </w:r>
    </w:p>
    <w:p w14:paraId="76DC3219" w14:textId="5C31DA3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Pietrzak, R. H., Tsai, J., &amp; Southwick, S. M. (2021). Association of symptoms of posttraumatic stress disorder with posttraumatic psychological growth among US veterans during </w:t>
      </w:r>
      <w:r w:rsidRPr="001F46C0">
        <w:rPr>
          <w:rFonts w:ascii="Times New Roman" w:hAnsi="Times New Roman" w:cs="Times New Roman"/>
          <w:sz w:val="24"/>
          <w:szCs w:val="24"/>
        </w:rPr>
        <w:lastRenderedPageBreak/>
        <w:t xml:space="preserve">the COVID-19 pandemic. JAMA network open, 4(4), e214972. </w:t>
      </w:r>
      <w:hyperlink r:id="rId86" w:history="1">
        <w:r w:rsidRPr="17ABC1BC">
          <w:rPr>
            <w:rFonts w:ascii="Times New Roman" w:hAnsi="Times New Roman" w:cs="Times New Roman"/>
            <w:b/>
            <w:bCs/>
            <w:sz w:val="24"/>
            <w:szCs w:val="24"/>
          </w:rPr>
          <w:t>https://doi.org/10.1001/jamanetworkopen.2021.4972</w:t>
        </w:r>
      </w:hyperlink>
    </w:p>
    <w:p w14:paraId="4CDB7669" w14:textId="005B57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Rabe, S., Zoellner, T., Maercker, A., &amp; Karl, A. (2006). Neural correlates of posttraumatic growth after severe motor vehicle accidents. Journal of Consulting and Clinical Psychology, 74(5), 880–886. </w:t>
      </w:r>
      <w:hyperlink r:id="rId87" w:history="1">
        <w:r w:rsidRPr="17ABC1BC">
          <w:rPr>
            <w:rFonts w:ascii="Times New Roman" w:hAnsi="Times New Roman" w:cs="Times New Roman"/>
            <w:b/>
            <w:bCs/>
            <w:sz w:val="24"/>
            <w:szCs w:val="24"/>
          </w:rPr>
          <w:t>https://doi.org/10.1037/0022-006X.74.5.880</w:t>
        </w:r>
      </w:hyperlink>
      <w:r w:rsidRPr="001F46C0">
        <w:rPr>
          <w:rFonts w:ascii="Times New Roman" w:hAnsi="Times New Roman" w:cs="Times New Roman"/>
          <w:sz w:val="24"/>
          <w:szCs w:val="24"/>
        </w:rPr>
        <w:t xml:space="preserve"> </w:t>
      </w:r>
    </w:p>
    <w:p w14:paraId="6353B81F" w14:textId="2CFCFD0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Read, R. K., Mason, O. J., &amp; Jones, C. J. (2023). A randomised controlled trial (RCT) exploring the impact of a photography intervention on wellbeing and posttraumatic growth during the COVID-19 pandemic. Arts &amp; health, 15(3), 275–291. </w:t>
      </w:r>
      <w:hyperlink r:id="rId88" w:history="1">
        <w:r w:rsidRPr="17ABC1BC">
          <w:rPr>
            <w:rFonts w:ascii="Times New Roman" w:hAnsi="Times New Roman" w:cs="Times New Roman"/>
            <w:b/>
            <w:bCs/>
            <w:sz w:val="24"/>
            <w:szCs w:val="24"/>
          </w:rPr>
          <w:t>https://doi.org/10.1080/17533015.2022.2107033</w:t>
        </w:r>
      </w:hyperlink>
    </w:p>
    <w:p w14:paraId="7117857D" w14:textId="0C956D5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Sarıalioğlu, A., Çiftçi, B., &amp; Yıldırım, N. (2022). The transformative power of pain and posttraumatic growth in nurses with Covid-19 PCR positive. Perspectives in psychiatric care, 58(4), 2622–2630. </w:t>
      </w:r>
      <w:hyperlink r:id="rId89" w:history="1">
        <w:r w:rsidRPr="17ABC1BC">
          <w:rPr>
            <w:rFonts w:ascii="Times New Roman" w:hAnsi="Times New Roman" w:cs="Times New Roman"/>
            <w:b/>
            <w:bCs/>
            <w:sz w:val="24"/>
            <w:szCs w:val="24"/>
          </w:rPr>
          <w:t>https://doi.org/10.1111/ppc.13102</w:t>
        </w:r>
      </w:hyperlink>
    </w:p>
    <w:p w14:paraId="5279131C" w14:textId="7B70A0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Sawyer A, Ayers S, Field AP. (2010). Posttraumatic growth and adjustment among individuals with cancer or HIV/AIDS: a meta-analysis. Clin Psychol Rev, 30(4), 436-447. doi:10.1016/j.cpr.2010.02.004 </w:t>
      </w:r>
    </w:p>
    <w:p w14:paraId="75F67939" w14:textId="43BDB20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Shand LK, Cowlishaw S, Brooker JE, Burney S, Ricciardelli LA. (2015). Correlates of post-traumatic stress symptoms and growth in cancer patients: a systematic review and meta-analysis. Psychooncology, 24(6), 624-634. doi:10.1002/pon.3719  </w:t>
      </w:r>
    </w:p>
    <w:p w14:paraId="70F05651" w14:textId="298B2A3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Smyth, J. M., Hockemeyer, J. R., &amp; Tulloch, H. (2008). Expressive writing and post-traumatic stress disorder: Effects on trauma symptoms, mood states, and cortisol reactivity. British Journal of Health Psychology, 13(1), 85–93. </w:t>
      </w:r>
      <w:hyperlink r:id="rId90" w:history="1">
        <w:r w:rsidRPr="17ABC1BC">
          <w:rPr>
            <w:rFonts w:ascii="Times New Roman" w:hAnsi="Times New Roman" w:cs="Times New Roman"/>
            <w:b/>
            <w:bCs/>
            <w:sz w:val="24"/>
            <w:szCs w:val="24"/>
          </w:rPr>
          <w:t>https://doi.org/10.1348/135910707X250866</w:t>
        </w:r>
      </w:hyperlink>
      <w:r w:rsidRPr="001F46C0">
        <w:rPr>
          <w:rFonts w:ascii="Times New Roman" w:hAnsi="Times New Roman" w:cs="Times New Roman"/>
          <w:sz w:val="24"/>
          <w:szCs w:val="24"/>
        </w:rPr>
        <w:t xml:space="preserve"> </w:t>
      </w:r>
    </w:p>
    <w:p w14:paraId="259C7033" w14:textId="35D38F5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Sohrabi, C., Alsafi, Z., O'neill, N., Khan, M., Kerwan, A., Al-Jabir, A., Iosifidis, C., &amp; Agha, R. (2020). World Health Organization declares global emergency: A review of the 2019 novel coronavirus (COVID-19). International Journal of Surgery, 76, 71-76. </w:t>
      </w:r>
      <w:hyperlink r:id="rId91" w:history="1">
        <w:r w:rsidRPr="17ABC1BC">
          <w:rPr>
            <w:rFonts w:ascii="Times New Roman" w:hAnsi="Times New Roman" w:cs="Times New Roman"/>
            <w:b/>
            <w:bCs/>
            <w:sz w:val="24"/>
            <w:szCs w:val="24"/>
          </w:rPr>
          <w:t>https://doi.org/10.1016/j.ijsu.2020.02.034</w:t>
        </w:r>
      </w:hyperlink>
      <w:r w:rsidRPr="001F46C0">
        <w:rPr>
          <w:rFonts w:ascii="Times New Roman" w:hAnsi="Times New Roman" w:cs="Times New Roman"/>
          <w:sz w:val="24"/>
          <w:szCs w:val="24"/>
        </w:rPr>
        <w:t xml:space="preserve"> </w:t>
      </w:r>
    </w:p>
    <w:p w14:paraId="0C0C96AE" w14:textId="3BC42B59"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Song, Y., Chen, Q., &amp; Wang, L. (2024). The Effect of Familism Emotions on Post-Traumatic Growth Among the Elderly in China: The Mediating Roles of Taoist Personality and Sense of Community. Psychology research and behavior management, 17, 641–652. </w:t>
      </w:r>
      <w:hyperlink r:id="rId92" w:history="1">
        <w:r w:rsidRPr="17ABC1BC">
          <w:rPr>
            <w:rFonts w:ascii="Times New Roman" w:hAnsi="Times New Roman" w:cs="Times New Roman"/>
            <w:b/>
            <w:bCs/>
            <w:sz w:val="24"/>
            <w:szCs w:val="24"/>
          </w:rPr>
          <w:t>https://doi.org/10.2147/PRBM.S446550</w:t>
        </w:r>
      </w:hyperlink>
    </w:p>
    <w:p w14:paraId="6CDE8004" w14:textId="1736A32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Sun, H. L., Chen, P., Bai, W., Zhang, L., Feng, Y., Su, Z., Cheung, T., Ungvari, G. S., Cui, X. L., Ng, C. H., An, F. R., &amp; Xiang, Y. T. (2024). Prevalence and network structure of depression, insomnia and suicidality among mental health professionals who recovered from COVID-19: a national survey in China. Translational psychiatry, 14(1), 227. </w:t>
      </w:r>
      <w:hyperlink r:id="rId93" w:history="1">
        <w:r w:rsidRPr="17ABC1BC">
          <w:rPr>
            <w:rFonts w:ascii="Times New Roman" w:hAnsi="Times New Roman" w:cs="Times New Roman"/>
            <w:b/>
            <w:bCs/>
            <w:sz w:val="24"/>
            <w:szCs w:val="24"/>
          </w:rPr>
          <w:t>https://doi.org/10.1038/s41398-024-02918-8</w:t>
        </w:r>
      </w:hyperlink>
    </w:p>
    <w:p w14:paraId="6616741D" w14:textId="162CA0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Stroup, D. F., Berlin, J. A., Morton, S. C., Olkin, I., Williamson, G. D., Rennie, D., Moher, D., Becker, B. J., Sipe, T. A., &amp; Thacker, S. B. (2000). Meta-analysis of observational studies in epidemiology: a proposal for reporting. Meta-analysis of observational studies in epidemiology (MOOSE) group. JAMA, 283(15), 2008–2012. </w:t>
      </w:r>
      <w:hyperlink r:id="rId94" w:history="1">
        <w:r w:rsidRPr="17ABC1BC">
          <w:rPr>
            <w:rFonts w:ascii="Times New Roman" w:hAnsi="Times New Roman" w:cs="Times New Roman"/>
            <w:b/>
            <w:bCs/>
            <w:sz w:val="24"/>
            <w:szCs w:val="24"/>
          </w:rPr>
          <w:t>https://doi.org/10.1001/jama.283.15.2008</w:t>
        </w:r>
      </w:hyperlink>
    </w:p>
    <w:p w14:paraId="346AF82B" w14:textId="46F33C0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Taher R., Allan T. (2020). Posttraumatic growth in displaced Syrians in the UK: A mixed-methods approach. Journal of Loss &amp; Trauma, 25(4), 333–347. </w:t>
      </w:r>
      <w:hyperlink r:id="rId95" w:history="1">
        <w:r w:rsidRPr="17ABC1BC">
          <w:rPr>
            <w:rFonts w:ascii="Times New Roman" w:hAnsi="Times New Roman" w:cs="Times New Roman"/>
            <w:b/>
            <w:bCs/>
            <w:sz w:val="24"/>
            <w:szCs w:val="24"/>
          </w:rPr>
          <w:t>https://doi.org/10.1080/15325024.2019.1688022</w:t>
        </w:r>
      </w:hyperlink>
    </w:p>
    <w:p w14:paraId="3E0D4A6C" w14:textId="35184A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Taylor, J. M., &amp; Alanazi, S. (2023). Cohen's and Hedges' g. The Journal of nursing education, 62(5), 316–317. </w:t>
      </w:r>
      <w:hyperlink r:id="rId96" w:history="1">
        <w:r w:rsidRPr="17ABC1BC">
          <w:rPr>
            <w:rFonts w:ascii="Times New Roman" w:hAnsi="Times New Roman" w:cs="Times New Roman"/>
            <w:b/>
            <w:bCs/>
            <w:sz w:val="24"/>
            <w:szCs w:val="24"/>
          </w:rPr>
          <w:t>https://doi.org/10.3928/01484834-20230415-02</w:t>
        </w:r>
      </w:hyperlink>
    </w:p>
    <w:p w14:paraId="1B3E6184" w14:textId="428E85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Tedeschi RG, Calhoun LG. The Posttraumatic Growth Inventory: Measuring the positive legacy of trauma. Journal of Traumatic Stress. 1996;9(3):455-472. </w:t>
      </w:r>
    </w:p>
    <w:p w14:paraId="1E4640BF" w14:textId="6D3A81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Tu, A. K., Restivo Haney, J., O'Neill, K., Swaminathan, A., Choi, K. W., Lee, H., Smoller, J. W., Patel, V., Barreira, P. J., Liu, C. H., &amp; Naslund, J. A. (2023). Post-traumatic growth in PhD students during the COVID-19 pandemic. Psychiatry research communications, 3(1), 100104. </w:t>
      </w:r>
      <w:hyperlink r:id="rId97" w:history="1">
        <w:r w:rsidRPr="17ABC1BC">
          <w:rPr>
            <w:rFonts w:ascii="Times New Roman" w:hAnsi="Times New Roman" w:cs="Times New Roman"/>
            <w:b/>
            <w:bCs/>
            <w:sz w:val="24"/>
            <w:szCs w:val="24"/>
          </w:rPr>
          <w:t>https://doi.org/10.1016/j.psycom.2023.100104</w:t>
        </w:r>
      </w:hyperlink>
      <w:r w:rsidRPr="001F46C0">
        <w:rPr>
          <w:rFonts w:ascii="Times New Roman" w:hAnsi="Times New Roman" w:cs="Times New Roman"/>
          <w:sz w:val="24"/>
          <w:szCs w:val="24"/>
        </w:rPr>
        <w:t xml:space="preserve"> </w:t>
      </w:r>
    </w:p>
    <w:p w14:paraId="37B43D25" w14:textId="4AF8F68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Ulset, V. S., &amp; von Soest, T. (2022). Posttraumatic growth during the Covid-19 lockdown: A large-scale population-based study among Norwegian adolescents. Journal of traumatic stress, 35(3), 941-954. doi:10.1002/jts.22801 </w:t>
      </w:r>
    </w:p>
    <w:p w14:paraId="4A248AE1" w14:textId="2A5EB81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Uziel, N., Gilon, E., Meyerson, J., Levin, L., Khehra, A., Emodi-Perlman, A., &amp; Eli, I. (2021). Dental personnel in Israel, Canada, and France during the COVID-19 pandemic: attitudes, worries, emotional responses, and posttraumatic growth. Quintessence international (Berlin, Germany : 1985), 52(5), 444–453. </w:t>
      </w:r>
      <w:hyperlink r:id="rId98" w:history="1">
        <w:r w:rsidRPr="17ABC1BC">
          <w:rPr>
            <w:rFonts w:ascii="Times New Roman" w:hAnsi="Times New Roman" w:cs="Times New Roman"/>
            <w:b/>
            <w:bCs/>
            <w:sz w:val="24"/>
            <w:szCs w:val="24"/>
          </w:rPr>
          <w:t>https://doi.org/10.3290/j.qi.b936999</w:t>
        </w:r>
      </w:hyperlink>
    </w:p>
    <w:p w14:paraId="144D4D87" w14:textId="3953B4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Van der Hallen, R., &amp; Godor, B. P. (2022). COVID-19 pandemic-related posttraumatic growth in a small cohort of university students: A 1-year longitudinal study. Psychiatry research, 312, 114541.https://doi.org/10.1016/j.psychres.2022.114541</w:t>
      </w:r>
    </w:p>
    <w:p w14:paraId="7D24BD98" w14:textId="623D382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Van Zuuren</w:t>
      </w:r>
      <w:r w:rsidRPr="001F46C0">
        <w:rPr>
          <w:rFonts w:ascii="Times New Roman" w:hAnsi="Times New Roman" w:cs="Times New Roman" w:hint="eastAsia"/>
          <w:sz w:val="24"/>
          <w:szCs w:val="24"/>
        </w:rPr>
        <w:t>, E. J., and Z. Fedorowicz. (2016). Moose on the loose: checklist for meta</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analyses of observational studies. British Journal of Dermatology, 175.5, 853-854. </w:t>
      </w:r>
    </w:p>
    <w:p w14:paraId="03B6A468" w14:textId="6823F59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Vazquez, C., Valiente, C., García, F. E., Contreras, A., Peinado, V., Trucharte, A., &amp; Bentall, R. P. (2021). Post-traumatic growth and stress-related responses during the Covid-19 pandemic in a national representative sample: The role of positive core beliefs about the world and others. Journal of Happiness Studies. </w:t>
      </w:r>
      <w:hyperlink r:id="rId99" w:history="1">
        <w:r w:rsidRPr="17ABC1BC">
          <w:rPr>
            <w:rFonts w:ascii="Times New Roman" w:hAnsi="Times New Roman" w:cs="Times New Roman"/>
            <w:b/>
            <w:bCs/>
            <w:sz w:val="24"/>
            <w:szCs w:val="24"/>
          </w:rPr>
          <w:t>https://doi.org/10.1007/s10902-020-00352-3</w:t>
        </w:r>
      </w:hyperlink>
      <w:r w:rsidRPr="001F46C0">
        <w:rPr>
          <w:rFonts w:ascii="Times New Roman" w:hAnsi="Times New Roman" w:cs="Times New Roman"/>
          <w:sz w:val="24"/>
          <w:szCs w:val="24"/>
        </w:rPr>
        <w:t xml:space="preserve">  </w:t>
      </w:r>
    </w:p>
    <w:p w14:paraId="62F2896D" w14:textId="726019D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lastRenderedPageBreak/>
        <w:t xml:space="preserve">Veronese, G., Mahamid, F. A., &amp; Bdier, D. (2022). Subjective well-being, sense of coherence, and posttraumatic growth mediate the association between COVID-19 stress, trauma, and burnout among Palestinian health-care providers. The American journal of orthopsychiatry, 92(3), 291–301. </w:t>
      </w:r>
      <w:hyperlink r:id="rId100" w:history="1">
        <w:r w:rsidRPr="17ABC1BC">
          <w:rPr>
            <w:rFonts w:ascii="Times New Roman" w:hAnsi="Times New Roman" w:cs="Times New Roman"/>
            <w:b/>
            <w:bCs/>
            <w:sz w:val="24"/>
            <w:szCs w:val="24"/>
          </w:rPr>
          <w:t>https://doi.org/10.1037/ort0000606</w:t>
        </w:r>
      </w:hyperlink>
    </w:p>
    <w:p w14:paraId="49CC4761" w14:textId="5772A600" w:rsidR="00F6578E" w:rsidRPr="001F46C0" w:rsidRDefault="2B0ACF5D" w:rsidP="00C309B5">
      <w:pPr>
        <w:spacing w:after="0" w:line="480" w:lineRule="auto"/>
        <w:ind w:firstLine="360"/>
        <w:rPr>
          <w:rFonts w:ascii="Times New Roman" w:hAnsi="Times New Roman" w:cs="Times New Roman"/>
          <w:sz w:val="24"/>
          <w:szCs w:val="24"/>
        </w:rPr>
      </w:pPr>
      <w:r w:rsidRPr="001F46C0">
        <w:rPr>
          <w:rFonts w:ascii="Times New Roman" w:hAnsi="Times New Roman" w:cs="Times New Roman"/>
          <w:sz w:val="24"/>
          <w:szCs w:val="24"/>
        </w:rPr>
        <w:t>Wall, C. L., Carson, J., Brown, G. (2023). COVID-19 Relates to Both PTSD and PTG in a Non-clinical Population, Why? Journal of Loss and Trauma, 28:1, 61-73, DOI: 10.1080/15325024.2022.2068264</w:t>
      </w:r>
    </w:p>
    <w:p w14:paraId="557AA0E3" w14:textId="731A806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 X., Huang, H., Peng, Q., Yu, N. X., Zhang, Y., Ding, Y., Wu, H., Hao, J., Lu, G., &amp; Chen, C. (2023). A meta-analysis on the relationship between posttraumatic growth and resilience in people with breast cancer. Nurs Open, 10(5),734-2745. doi:10.1002/nop2.1540 </w:t>
      </w:r>
    </w:p>
    <w:p w14:paraId="1051FE53" w14:textId="37A892E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Wang, S., Quan, L., Chavarro, J. E., Slopen, N., Kubzansky, L. D., Koenen, K. C., Kang, J. H., Weisskopf, M. G., Branch-Elliman, W., &amp; Roberts, A. L. (2022). Associations of depression, anxiety, worry, perceived stress, and loneliness prior to infection with risk of post-COVID-19 conditions. JAMA psychiatry, 79(11), 1081–1091. </w:t>
      </w:r>
      <w:hyperlink r:id="rId101" w:history="1">
        <w:r w:rsidRPr="17ABC1BC">
          <w:rPr>
            <w:rFonts w:ascii="Times New Roman" w:hAnsi="Times New Roman" w:cs="Times New Roman"/>
            <w:b/>
            <w:bCs/>
            <w:sz w:val="24"/>
            <w:szCs w:val="24"/>
          </w:rPr>
          <w:t>https://doi.org/10.1001/jamapsychiatry.2022.2640</w:t>
        </w:r>
      </w:hyperlink>
      <w:r w:rsidRPr="001F46C0">
        <w:rPr>
          <w:rFonts w:ascii="Times New Roman" w:hAnsi="Times New Roman" w:cs="Times New Roman"/>
          <w:sz w:val="24"/>
          <w:szCs w:val="24"/>
        </w:rPr>
        <w:t xml:space="preserve"> </w:t>
      </w:r>
    </w:p>
    <w:p w14:paraId="10E36D5E" w14:textId="409C3AE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Wang, S., Zhao, Y., &amp; Li, J. (2023). True grit and brain: Trait grit mediates the connection of DLPFC functional connectivity density to posttraumatic growth following COVID-19. Journal of affective disorders, 325, 313–320. </w:t>
      </w:r>
      <w:hyperlink r:id="rId102" w:history="1">
        <w:r w:rsidRPr="17ABC1BC">
          <w:rPr>
            <w:rFonts w:ascii="Times New Roman" w:hAnsi="Times New Roman" w:cs="Times New Roman"/>
            <w:b/>
            <w:bCs/>
            <w:sz w:val="24"/>
            <w:szCs w:val="24"/>
          </w:rPr>
          <w:t>https://doi.org/10.1016/j.jad.2023.01.022</w:t>
        </w:r>
      </w:hyperlink>
      <w:r w:rsidRPr="001F46C0">
        <w:rPr>
          <w:rFonts w:ascii="Times New Roman" w:hAnsi="Times New Roman" w:cs="Times New Roman"/>
          <w:sz w:val="24"/>
          <w:szCs w:val="24"/>
        </w:rPr>
        <w:t xml:space="preserve"> </w:t>
      </w:r>
    </w:p>
    <w:p w14:paraId="7442F95A" w14:textId="0808BC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Willey, B., Mimmack, K., Gagliardi, G., Dossett, M. L., Wang, S., Udeogu, O. J., Donovan, N. J., Gatchel, J. R., Quiroz, Y. T., Amariglio, R., Liu, C. H., Hyun, S., ElTohamy, A., Rentz, D., Sperling, R. A., Marshall, G. A., &amp; Vannini, P. (2022). Racial and socioeconomic status differences in stress, posttraumatic growth, and mental health in an older adult cohort during the </w:t>
      </w:r>
      <w:r w:rsidRPr="001F46C0">
        <w:rPr>
          <w:rFonts w:ascii="Times New Roman" w:hAnsi="Times New Roman" w:cs="Times New Roman"/>
          <w:sz w:val="24"/>
          <w:szCs w:val="24"/>
        </w:rPr>
        <w:lastRenderedPageBreak/>
        <w:t xml:space="preserve">Covid-19 pandemic. EclinicalMedicine, (45), 101343. </w:t>
      </w:r>
      <w:hyperlink r:id="rId103" w:history="1">
        <w:r w:rsidRPr="17ABC1BC">
          <w:rPr>
            <w:rFonts w:ascii="Times New Roman" w:hAnsi="Times New Roman" w:cs="Times New Roman"/>
            <w:b/>
            <w:bCs/>
            <w:sz w:val="24"/>
            <w:szCs w:val="24"/>
          </w:rPr>
          <w:t>https://doi.org/10.1016/j.eclinm.2022.101343</w:t>
        </w:r>
      </w:hyperlink>
      <w:r w:rsidRPr="001F46C0">
        <w:rPr>
          <w:rFonts w:ascii="Times New Roman" w:hAnsi="Times New Roman" w:cs="Times New Roman"/>
          <w:sz w:val="24"/>
          <w:szCs w:val="24"/>
        </w:rPr>
        <w:t xml:space="preserve">.  </w:t>
      </w:r>
    </w:p>
    <w:p w14:paraId="69B67812" w14:textId="44977BB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Wu A. (2024). The relationship of social support to posttraumatic growth in COVID-19 among college students after experiencing campus lockdown: the effects of belief in a just world and meaning in life. Frontiers in psychiatry, 15, 1337030. </w:t>
      </w:r>
      <w:hyperlink r:id="rId104" w:history="1">
        <w:r w:rsidRPr="17ABC1BC">
          <w:rPr>
            <w:rFonts w:ascii="Times New Roman" w:hAnsi="Times New Roman" w:cs="Times New Roman"/>
            <w:b/>
            <w:bCs/>
            <w:sz w:val="24"/>
            <w:szCs w:val="24"/>
          </w:rPr>
          <w:t>https://doi.org/10.3389/fpsyt.2024.1337030</w:t>
        </w:r>
      </w:hyperlink>
    </w:p>
    <w:p w14:paraId="18B4201F" w14:textId="356813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Yao, X., Wang, J., Yang, Y., &amp; Zhang, H. (2023). Factors influencing nurses' post-traumatic growth during the COVID-19 pandemic: Bayesian network analysis. Frontiers in psychiatry, 14, 1163956. </w:t>
      </w:r>
      <w:hyperlink r:id="rId105" w:history="1">
        <w:r w:rsidRPr="17ABC1BC">
          <w:rPr>
            <w:rFonts w:ascii="Times New Roman" w:hAnsi="Times New Roman" w:cs="Times New Roman"/>
            <w:b/>
            <w:bCs/>
            <w:sz w:val="24"/>
            <w:szCs w:val="24"/>
          </w:rPr>
          <w:t>https://doi.org/10.3389/fpsyt.2023.1163956</w:t>
        </w:r>
      </w:hyperlink>
      <w:r w:rsidRPr="001F46C0">
        <w:rPr>
          <w:rFonts w:ascii="Times New Roman" w:hAnsi="Times New Roman" w:cs="Times New Roman"/>
          <w:sz w:val="24"/>
          <w:szCs w:val="24"/>
        </w:rPr>
        <w:t xml:space="preserve"> </w:t>
      </w:r>
    </w:p>
    <w:p w14:paraId="4CA43535" w14:textId="130A8C7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Yeung, N. C. Y., Wong, E. L.-Y., Cheung, A. W.-L., Leung, C. S.-Y., Yeoh, E.-K., &amp; Wong, S. Y.-S. (2022). Finding the positives from the Covid-19 pandemic: factors associated with posttraumatic growth among nurses in Hong Kong. European Journal of Psychotraumatology, 13(1). </w:t>
      </w:r>
      <w:hyperlink r:id="rId106" w:history="1">
        <w:r w:rsidRPr="17ABC1BC">
          <w:rPr>
            <w:rFonts w:ascii="Times New Roman" w:hAnsi="Times New Roman" w:cs="Times New Roman"/>
            <w:b/>
            <w:bCs/>
            <w:sz w:val="24"/>
            <w:szCs w:val="24"/>
          </w:rPr>
          <w:t>https://doi.org/10.1080/20008198.2021.2005346</w:t>
        </w:r>
      </w:hyperlink>
      <w:r w:rsidRPr="001F46C0">
        <w:rPr>
          <w:rFonts w:ascii="Times New Roman" w:hAnsi="Times New Roman" w:cs="Times New Roman"/>
          <w:sz w:val="24"/>
          <w:szCs w:val="24"/>
        </w:rPr>
        <w:t xml:space="preserve">   </w:t>
      </w:r>
    </w:p>
    <w:p w14:paraId="743DF8D4" w14:textId="7DFF2B6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Yıldız, E. (2021). Posttraumatic growth and positive determinants in nursing students after Covid</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19 alarm status: A descriptive cross</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 xml:space="preserve">sectional study. Perspectives in Psychiatric Care. </w:t>
      </w:r>
      <w:hyperlink r:id="rId107" w:history="1">
        <w:r w:rsidRPr="17ABC1BC">
          <w:rPr>
            <w:rFonts w:ascii="Times New Roman" w:hAnsi="Times New Roman" w:cs="Times New Roman"/>
            <w:b/>
            <w:bCs/>
            <w:sz w:val="24"/>
            <w:szCs w:val="24"/>
          </w:rPr>
          <w:t>https://doi.org/10.1111/ppc.12761</w:t>
        </w:r>
      </w:hyperlink>
      <w:r w:rsidRPr="001F46C0">
        <w:rPr>
          <w:rFonts w:ascii="Times New Roman" w:hAnsi="Times New Roman" w:cs="Times New Roman"/>
          <w:sz w:val="24"/>
          <w:szCs w:val="24"/>
        </w:rPr>
        <w:t xml:space="preserve"> </w:t>
      </w:r>
    </w:p>
    <w:p w14:paraId="13EBC9C2" w14:textId="18153C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Yılmaz-Karaman, İ. G., Yastıbaş-Kaçar, C., &amp; Ece İnce, F. (2023). Posttraumatic growth levels of healthcare workers in two periods with different intensities of COVID-19 pandemic. PsyCh journal, 12(2), 297–306. </w:t>
      </w:r>
      <w:hyperlink r:id="rId108" w:history="1">
        <w:r w:rsidRPr="17ABC1BC">
          <w:rPr>
            <w:rFonts w:ascii="Times New Roman" w:hAnsi="Times New Roman" w:cs="Times New Roman"/>
            <w:b/>
            <w:bCs/>
            <w:sz w:val="24"/>
            <w:szCs w:val="24"/>
          </w:rPr>
          <w:t>https://doi.org/10.1002/pchj.599</w:t>
        </w:r>
      </w:hyperlink>
    </w:p>
    <w:p w14:paraId="5F390140" w14:textId="313C76D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Yim, J. Y., &amp; Kim, J. A. (2022). Factors influencing posttraumatic growth among nurses caring for COVID-19 patients: A path analysis. Journal of nursing management, 30(6), 1940–1948. </w:t>
      </w:r>
      <w:hyperlink r:id="rId109" w:history="1">
        <w:r w:rsidRPr="17ABC1BC">
          <w:rPr>
            <w:rFonts w:ascii="Times New Roman" w:hAnsi="Times New Roman" w:cs="Times New Roman"/>
            <w:b/>
            <w:bCs/>
            <w:sz w:val="24"/>
            <w:szCs w:val="24"/>
          </w:rPr>
          <w:t>https://doi.org/10.1111/jonm.13660</w:t>
        </w:r>
      </w:hyperlink>
    </w:p>
    <w:p w14:paraId="26272476" w14:textId="2A8CA80E"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 xml:space="preserve">Zeng, Z., Wang, H., Zhou, Y., Lu, Z., Ci, R., Lin, Y., Zeng, X., &amp; Huang, L. (2023). The prevalence and factors associated with posttraumatic growth after 3-years outbreak of COVID-19 among resident physicians in China: a cross-sectional study. Frontiers in psychiatry, 14, 1228259. </w:t>
      </w:r>
      <w:hyperlink r:id="rId110" w:history="1">
        <w:r w:rsidRPr="17ABC1BC">
          <w:rPr>
            <w:rFonts w:ascii="Times New Roman" w:hAnsi="Times New Roman" w:cs="Times New Roman"/>
            <w:b/>
            <w:bCs/>
            <w:sz w:val="24"/>
            <w:szCs w:val="24"/>
          </w:rPr>
          <w:t>https://doi.org/10.3389/fpsyt.2023.1228259</w:t>
        </w:r>
      </w:hyperlink>
    </w:p>
    <w:p w14:paraId="5C118C1E" w14:textId="760AF6B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Zhai, H. K., Li, Q., Hu, Y. X., Cui, Y. X., Wei, X. W., &amp; Zhou, X. (2021). Emotional creativity improves posttraumatic growth and mental health during the COVID-19 pandemic. Frontiers in psychology, 12, 600798. </w:t>
      </w:r>
      <w:hyperlink r:id="rId111" w:history="1">
        <w:r w:rsidRPr="17ABC1BC">
          <w:rPr>
            <w:rFonts w:ascii="Times New Roman" w:hAnsi="Times New Roman" w:cs="Times New Roman"/>
            <w:b/>
            <w:bCs/>
            <w:sz w:val="24"/>
            <w:szCs w:val="24"/>
          </w:rPr>
          <w:t>https://doi.org/10.3389/fpsyg.2021.600798</w:t>
        </w:r>
      </w:hyperlink>
    </w:p>
    <w:p w14:paraId="7DEFB599" w14:textId="659E78F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Zhang, X. T., Shi, S. S., Qin Ren, Y., &amp; Wang, L. (2021). The Traumatic Experience of Clinical Nurses During the COVID-19 Pandemic: Which Factors are Related to Post-Traumatic Growth?. Risk management and healthcare policy,14,2145–2151. </w:t>
      </w:r>
      <w:hyperlink r:id="rId112" w:history="1">
        <w:r w:rsidRPr="17ABC1BC">
          <w:rPr>
            <w:rFonts w:ascii="Times New Roman" w:hAnsi="Times New Roman" w:cs="Times New Roman"/>
            <w:b/>
            <w:bCs/>
            <w:sz w:val="24"/>
            <w:szCs w:val="24"/>
          </w:rPr>
          <w:t>https://doi.org/10.2147/RMHP.S307294</w:t>
        </w:r>
      </w:hyperlink>
      <w:r w:rsidRPr="001F46C0">
        <w:rPr>
          <w:rFonts w:ascii="Times New Roman" w:hAnsi="Times New Roman" w:cs="Times New Roman"/>
          <w:sz w:val="24"/>
          <w:szCs w:val="24"/>
        </w:rPr>
        <w:t>.</w:t>
      </w:r>
    </w:p>
    <w:p w14:paraId="28F82536" w14:textId="1984F83B"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Zhang, N., Bai, B., &amp; Zhu, J. (2023). Stress mindset, proactive coping behavior, and posttraumatic growth among health care professionals during the COVID-19 pandemic. Psychological trauma : theory, research, practice and policy, 15(3), 515–523. </w:t>
      </w:r>
      <w:hyperlink r:id="rId113" w:history="1">
        <w:r w:rsidRPr="17ABC1BC">
          <w:rPr>
            <w:rFonts w:ascii="Times New Roman" w:hAnsi="Times New Roman" w:cs="Times New Roman"/>
            <w:b/>
            <w:bCs/>
            <w:sz w:val="24"/>
            <w:szCs w:val="24"/>
          </w:rPr>
          <w:t>https://doi.org/10.1037/tra0001377</w:t>
        </w:r>
      </w:hyperlink>
    </w:p>
    <w:p w14:paraId="524F436B" w14:textId="60D381D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Zhou, Y., MacGeorge, E. L., &amp; Myrick, J. G. (2020). Mental health and its predictors during the early months of the Covid-19 pandemic experience in the United States. International Journal of Environmental Research and Public Health, 17(17), 6315. </w:t>
      </w:r>
      <w:hyperlink r:id="rId114" w:history="1">
        <w:r w:rsidRPr="17ABC1BC">
          <w:rPr>
            <w:rFonts w:ascii="Times New Roman" w:hAnsi="Times New Roman" w:cs="Times New Roman"/>
            <w:b/>
            <w:bCs/>
            <w:sz w:val="24"/>
            <w:szCs w:val="24"/>
          </w:rPr>
          <w:t>https://doi.org/10.3390/ijerph17176315</w:t>
        </w:r>
      </w:hyperlink>
      <w:r w:rsidRPr="001F46C0">
        <w:rPr>
          <w:rFonts w:ascii="Times New Roman" w:hAnsi="Times New Roman" w:cs="Times New Roman"/>
          <w:sz w:val="24"/>
          <w:szCs w:val="24"/>
        </w:rPr>
        <w:t xml:space="preserve">  </w:t>
      </w:r>
    </w:p>
    <w:p w14:paraId="5EDE4983" w14:textId="264530A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Żurko, M., Słowińska, A., Senejko, A., Madeja-Bień, K., &amp; Łoś, Z. (2022). Pandemic-activated psychological growth: significance of extraversion, self-consciousness and COVID-19 related anxiety. Current issues in personality psychology, 11(3), 182–192. </w:t>
      </w:r>
      <w:hyperlink r:id="rId115" w:history="1">
        <w:r w:rsidRPr="17ABC1BC">
          <w:rPr>
            <w:rFonts w:ascii="Times New Roman" w:hAnsi="Times New Roman" w:cs="Times New Roman"/>
            <w:b/>
            <w:bCs/>
            <w:sz w:val="24"/>
            <w:szCs w:val="24"/>
          </w:rPr>
          <w:t>https://doi.org/10.5114/cipp.2022.112945</w:t>
        </w:r>
      </w:hyperlink>
    </w:p>
    <w:p w14:paraId="184E3011" w14:textId="5BC7ED93" w:rsidR="00F6578E" w:rsidRPr="00BF2773" w:rsidRDefault="00F6578E" w:rsidP="00F6578E">
      <w:pPr>
        <w:spacing w:after="0" w:line="480" w:lineRule="auto"/>
        <w:jc w:val="center"/>
        <w:rPr>
          <w:rFonts w:ascii="Arial" w:hAnsi="Arial" w:cs="Arial"/>
          <w:sz w:val="20"/>
          <w:szCs w:val="20"/>
          <w:shd w:val="clear" w:color="auto" w:fill="FFFFFF"/>
        </w:rPr>
      </w:pPr>
      <w:r w:rsidRPr="007258DF">
        <w:rPr>
          <w:rFonts w:ascii="Arial" w:hAnsi="Arial" w:cs="Arial"/>
          <w:sz w:val="20"/>
          <w:szCs w:val="20"/>
          <w:highlight w:val="cyan"/>
          <w:shd w:val="clear" w:color="auto" w:fill="FFFFFF"/>
        </w:rPr>
        <w:t>53-854.</w:t>
      </w:r>
      <w:r w:rsidR="004847FB" w:rsidRPr="00C309B5">
        <w:rPr>
          <w:rFonts w:ascii="Arial" w:hAnsi="Arial" w:cs="Arial"/>
          <w:b/>
          <w:bCs/>
          <w:sz w:val="20"/>
          <w:szCs w:val="20"/>
          <w:shd w:val="clear" w:color="auto" w:fill="FFFFFF"/>
        </w:rPr>
        <w:t>QZ ??</w:t>
      </w:r>
    </w:p>
    <w:p w14:paraId="164404BE" w14:textId="10BD298B" w:rsidR="00F6578E" w:rsidRPr="00BF2773" w:rsidRDefault="00F6578E" w:rsidP="00C309B5">
      <w:pPr>
        <w:spacing w:after="0" w:line="480" w:lineRule="auto"/>
        <w:jc w:val="center"/>
        <w:rPr>
          <w:lang w:val="en-AU"/>
        </w:rPr>
      </w:pPr>
      <w:r w:rsidRPr="00BF2773">
        <w:rPr>
          <w:rFonts w:ascii="Times New Roman" w:hAnsi="Times New Roman" w:cs="Times New Roman"/>
          <w:b/>
          <w:bCs/>
          <w:sz w:val="24"/>
          <w:szCs w:val="24"/>
        </w:rPr>
        <w:lastRenderedPageBreak/>
        <w:t xml:space="preserve">Figure 1: Flowchart of Study Selection </w:t>
      </w:r>
    </w:p>
    <w:p w14:paraId="4A769A8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1792" behindDoc="0" locked="0" layoutInCell="1" allowOverlap="1" wp14:anchorId="7BFB0954" wp14:editId="68A1D14D">
                <wp:simplePos x="0" y="0"/>
                <wp:positionH relativeFrom="column">
                  <wp:posOffset>559435</wp:posOffset>
                </wp:positionH>
                <wp:positionV relativeFrom="paragraph">
                  <wp:posOffset>76835</wp:posOffset>
                </wp:positionV>
                <wp:extent cx="1887220" cy="1243330"/>
                <wp:effectExtent l="0" t="0" r="17780" b="13970"/>
                <wp:wrapNone/>
                <wp:docPr id="3" name="Rectangle 3"/>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F6578E" w:rsidRDefault="00F6578E"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7BFB0954" id="Rectangle 3" o:spid="_x0000_s1026" style="position:absolute;margin-left:44.05pt;margin-top:6.05pt;width:148.6pt;height:97.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" filled="f" strokecolor="black [3213]" strokeweight="1pt">
                <v:textbox>
                  <w:txbxContent>
                    <w:p w14:paraId="2EAFA3FD"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F6578E" w:rsidRDefault="00F6578E" w:rsidP="00F6578E">
                      <w:pPr>
                        <w:spacing w:after="0" w:line="240" w:lineRule="auto"/>
                        <w:rPr>
                          <w:rFonts w:ascii="Arial" w:hAnsi="Arial" w:cs="Arial"/>
                          <w:color w:val="000000" w:themeColor="text1"/>
                          <w:sz w:val="18"/>
                          <w:szCs w:val="20"/>
                        </w:rPr>
                      </w:pPr>
                    </w:p>
                  </w:txbxContent>
                </v:textbox>
              </v:rect>
            </w:pict>
          </mc:Fallback>
        </mc:AlternateContent>
      </w:r>
    </w:p>
    <w:p w14:paraId="43122A85" w14:textId="77777777" w:rsidR="00F6578E" w:rsidRPr="00BF2773" w:rsidRDefault="00F6578E" w:rsidP="00F6578E">
      <w:pPr>
        <w:spacing w:after="0" w:line="240" w:lineRule="auto"/>
        <w:rPr>
          <w:lang w:val="en-AU"/>
        </w:rPr>
      </w:pPr>
    </w:p>
    <w:p w14:paraId="2AF5FA1F"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shapetype w14:anchorId="22E765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7" type="#_x0000_t176"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" fillcolor="#9cc2e5 [1944]" strokecolor="black [3213]" strokeweight="1pt">
                <v:textbox>
                  <w:txbxContent>
                    <w:p w14:paraId="00EEC291"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77777777" w:rsidR="00F6578E" w:rsidRPr="00BF2773" w:rsidRDefault="00F6578E" w:rsidP="00F6578E">
      <w:pPr>
        <w:spacing w:after="0" w:line="240" w:lineRule="auto"/>
        <w:rPr>
          <w:lang w:val="en-AU"/>
        </w:rPr>
      </w:pPr>
    </w:p>
    <w:p w14:paraId="637D89A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5AFF0D1E" id="_x0000_t32" coordsize="21600,21600" o:spt="32" o:oned="t" path="m,l21600,21600e" filled="f">
                <v:path arrowok="t" fillok="f" o:connecttype="none"/>
                <o:lock v:ext="edit" shapetype="t"/>
              </v:shapetype>
              <v:shape id="Straight Arrow Connector 18" o:spid="_x0000_s1026" type="#_x0000_t32"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strokecolor="black [3213]" strokeweight=".5pt">
                <v:stroke endarrow="block" joinstyle="miter"/>
              </v:shape>
            </w:pict>
          </mc:Fallback>
        </mc:AlternateContent>
      </w:r>
    </w:p>
    <w:p w14:paraId="6217A2FD" w14:textId="77777777" w:rsidR="00F6578E" w:rsidRPr="00BF2773" w:rsidRDefault="00F6578E" w:rsidP="00F6578E">
      <w:pPr>
        <w:spacing w:after="0" w:line="240" w:lineRule="auto"/>
        <w:rPr>
          <w:lang w:val="en-AU"/>
        </w:rPr>
      </w:pPr>
    </w:p>
    <w:p w14:paraId="3FD4A864"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2272" behindDoc="0" locked="0" layoutInCell="1" allowOverlap="1" wp14:anchorId="58192A5A" wp14:editId="587AA7BE">
                <wp:simplePos x="0" y="0"/>
                <wp:positionH relativeFrom="column">
                  <wp:posOffset>3122295</wp:posOffset>
                </wp:positionH>
                <wp:positionV relativeFrom="paragraph">
                  <wp:posOffset>52070</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77777777" w:rsidR="00F6578E" w:rsidRDefault="00F6578E"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shapetype w14:anchorId="58192A5A" id="_x0000_t109" coordsize="21600,21600" o:spt="109" path="m,l,21600r21600,l21600,xe">
                <v:stroke joinstyle="miter"/>
                <v:path gradientshapeok="t" o:connecttype="rect"/>
              </v:shapetype>
              <v:shape id="Process 2" o:spid="_x0000_s1028" type="#_x0000_t109" style="position:absolute;margin-left:245.85pt;margin-top:4.1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" fillcolor="white [3212]" strokecolor="black [3213]" strokeweight="1pt">
                <v:textbox>
                  <w:txbxContent>
                    <w:p w14:paraId="5170B3A7" w14:textId="77777777" w:rsidR="00F6578E" w:rsidRDefault="00F6578E"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sidRPr="00BF2773">
        <w:rPr>
          <w:noProof/>
          <w:lang w:eastAsia="zh-CN"/>
        </w:rPr>
        <mc:AlternateContent>
          <mc:Choice Requires="wps">
            <w:drawing>
              <wp:anchor distT="0" distB="0" distL="114300" distR="114300" simplePos="0" relativeHeight="251701248" behindDoc="0" locked="0" layoutInCell="1" allowOverlap="1" wp14:anchorId="7482172F" wp14:editId="3DC06D3F">
                <wp:simplePos x="0" y="0"/>
                <wp:positionH relativeFrom="column">
                  <wp:posOffset>2480310</wp:posOffset>
                </wp:positionH>
                <wp:positionV relativeFrom="paragraph">
                  <wp:posOffset>164465</wp:posOffset>
                </wp:positionV>
                <wp:extent cx="564515" cy="0"/>
                <wp:effectExtent l="0" t="63500" r="0" b="76200"/>
                <wp:wrapNone/>
                <wp:docPr id="21"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0C36D6F" id="Straight Arrow Connector 1" o:spid="_x0000_s1026" type="#_x0000_t32" style="position:absolute;margin-left:195.3pt;margin-top:12.95pt;width:44.4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strokecolor="black [3213]" strokeweight=".5pt">
                <v:stroke endarrow="block" joinstyle="miter"/>
              </v:shape>
            </w:pict>
          </mc:Fallback>
        </mc:AlternateContent>
      </w:r>
    </w:p>
    <w:p w14:paraId="5C4CCE0E"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7152" behindDoc="0" locked="0" layoutInCell="1" allowOverlap="1" wp14:anchorId="1A2BD771" wp14:editId="1EF4BD74">
                <wp:simplePos x="0" y="0"/>
                <wp:positionH relativeFrom="column">
                  <wp:posOffset>1400175</wp:posOffset>
                </wp:positionH>
                <wp:positionV relativeFrom="paragraph">
                  <wp:posOffset>128905</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70A521E" id="Straight Arrow Connector 22" o:spid="_x0000_s1026" type="#_x0000_t32" style="position:absolute;margin-left:110.25pt;margin-top:10.15pt;width:0;height:2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strokecolor="black [3213]" strokeweight=".5pt">
                <v:stroke endarrow="block" joinstyle="miter"/>
              </v:shape>
            </w:pict>
          </mc:Fallback>
        </mc:AlternateContent>
      </w:r>
    </w:p>
    <w:p w14:paraId="0989E51A" w14:textId="77777777" w:rsidR="00F6578E" w:rsidRPr="00BF2773" w:rsidRDefault="00F6578E" w:rsidP="00F6578E">
      <w:pPr>
        <w:spacing w:after="0" w:line="240" w:lineRule="auto"/>
        <w:rPr>
          <w:lang w:val="en-AU"/>
        </w:rPr>
      </w:pPr>
    </w:p>
    <w:p w14:paraId="0A26CD26"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1008" behindDoc="0" locked="0" layoutInCell="1" allowOverlap="1" wp14:anchorId="2E14D5D8" wp14:editId="705C9CFA">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5F02770" id="Straight Arrow Connector 23" o:spid="_x0000_s1026" type="#_x0000_t32"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strokecolor="black [3213]" strokeweight=".5pt">
                <v:stroke endarrow="block" joinstyle="miter"/>
              </v:shape>
            </w:pict>
          </mc:Fallback>
        </mc:AlternateContent>
      </w:r>
      <w:r w:rsidRPr="00BF2773">
        <w:rPr>
          <w:noProof/>
          <w:lang w:eastAsia="zh-CN"/>
        </w:rPr>
        <mc:AlternateContent>
          <mc:Choice Requires="wps">
            <w:drawing>
              <wp:anchor distT="0" distB="0" distL="114300" distR="114300" simplePos="0" relativeHeight="251682816" behindDoc="0" locked="0" layoutInCell="1" allowOverlap="1" wp14:anchorId="2BFF1709" wp14:editId="7423839E">
                <wp:simplePos x="0" y="0"/>
                <wp:positionH relativeFrom="column">
                  <wp:posOffset>559435</wp:posOffset>
                </wp:positionH>
                <wp:positionV relativeFrom="paragraph">
                  <wp:posOffset>74930</wp:posOffset>
                </wp:positionV>
                <wp:extent cx="1887220" cy="526415"/>
                <wp:effectExtent l="0" t="0" r="17780" b="26035"/>
                <wp:wrapNone/>
                <wp:docPr id="24" name="Rectangle 2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2BFF1709" id="Rectangle 24" o:spid="_x0000_s1029" style="position:absolute;margin-left:44.05pt;margin-top:5.9pt;width:148.6pt;height:41.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" filled="f" strokecolor="black [3213]" strokeweight="1pt">
                <v:textbox>
                  <w:txbxContent>
                    <w:p w14:paraId="4892A5BC"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v:textbox>
              </v:rect>
            </w:pict>
          </mc:Fallback>
        </mc:AlternateContent>
      </w:r>
    </w:p>
    <w:p w14:paraId="0D98CED9"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3840" behindDoc="0" locked="0" layoutInCell="1" allowOverlap="1" wp14:anchorId="117D2BF4" wp14:editId="0A0BE452">
                <wp:simplePos x="0" y="0"/>
                <wp:positionH relativeFrom="column">
                  <wp:posOffset>3046730</wp:posOffset>
                </wp:positionH>
                <wp:positionV relativeFrom="paragraph">
                  <wp:posOffset>59690</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117D2BF4" id="Rectangle 25" o:spid="_x0000_s1030" style="position:absolute;margin-left:239.9pt;margin-top:4.7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o4cA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" filled="f" strokecolor="black [3213]" strokeweight="1pt">
                <v:textbox>
                  <w:txbxContent>
                    <w:p w14:paraId="04AB033E"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3A441C78" w14:textId="77777777" w:rsidR="00F6578E" w:rsidRPr="00BF2773" w:rsidRDefault="00F6578E" w:rsidP="00F6578E">
      <w:pPr>
        <w:spacing w:after="0" w:line="240" w:lineRule="auto"/>
        <w:rPr>
          <w:lang w:val="en-AU"/>
        </w:rPr>
      </w:pPr>
    </w:p>
    <w:p w14:paraId="620505E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9327868" id="Straight Arrow Connector 26" o:spid="_x0000_s1026" type="#_x0000_t32"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strokecolor="black [3213]" strokeweight=".5pt">
                <v:stroke endarrow="block" joinstyle="miter"/>
              </v:shape>
            </w:pict>
          </mc:Fallback>
        </mc:AlternateContent>
      </w:r>
    </w:p>
    <w:p w14:paraId="75C1493C" w14:textId="77777777" w:rsidR="00F6578E" w:rsidRPr="00BF2773" w:rsidRDefault="00F6578E" w:rsidP="00F6578E">
      <w:pPr>
        <w:spacing w:after="0" w:line="240" w:lineRule="auto"/>
        <w:rPr>
          <w:lang w:val="en-AU"/>
        </w:rPr>
      </w:pPr>
    </w:p>
    <w:p w14:paraId="13237178"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5888" behindDoc="0" locked="0" layoutInCell="1" allowOverlap="1" wp14:anchorId="20571E6F" wp14:editId="49374218">
                <wp:simplePos x="0" y="0"/>
                <wp:positionH relativeFrom="column">
                  <wp:posOffset>3049270</wp:posOffset>
                </wp:positionH>
                <wp:positionV relativeFrom="paragraph">
                  <wp:posOffset>173355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20571E6F" id="Rectangle 28" o:spid="_x0000_s1031" style="position:absolute;margin-left:240.1pt;margin-top:13.6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dDbw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" filled="f" strokecolor="black [3213]" strokeweight="1pt">
                <v:textbox>
                  <w:txbxContent>
                    <w:p w14:paraId="385BAF19"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sidRPr="00BF2773">
        <w:rPr>
          <w:noProof/>
          <w:lang w:eastAsia="zh-CN"/>
        </w:rPr>
        <mc:AlternateContent>
          <mc:Choice Requires="wps">
            <w:drawing>
              <wp:anchor distT="0" distB="0" distL="114300" distR="114300" simplePos="0" relativeHeight="251684864" behindDoc="0" locked="0" layoutInCell="1" allowOverlap="1" wp14:anchorId="67EF6E47" wp14:editId="676698A5">
                <wp:simplePos x="0" y="0"/>
                <wp:positionH relativeFrom="column">
                  <wp:posOffset>560705</wp:posOffset>
                </wp:positionH>
                <wp:positionV relativeFrom="paragraph">
                  <wp:posOffset>47625</wp:posOffset>
                </wp:positionV>
                <wp:extent cx="1887220" cy="526415"/>
                <wp:effectExtent l="0" t="0" r="17780" b="26035"/>
                <wp:wrapNone/>
                <wp:docPr id="29" name="Rectangle 29"/>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67EF6E47" id="Rectangle 29" o:spid="_x0000_s1032" style="position:absolute;margin-left:44.15pt;margin-top:3.75pt;width:148.6pt;height:41.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" filled="f" strokecolor="black [3213]" strokeweight="1pt">
                <v:textbox>
                  <w:txbxContent>
                    <w:p w14:paraId="3A279A34"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r w:rsidRPr="00BF2773">
        <w:rPr>
          <w:noProof/>
          <w:lang w:eastAsia="zh-CN"/>
        </w:rPr>
        <mc:AlternateContent>
          <mc:Choice Requires="wps">
            <w:drawing>
              <wp:anchor distT="0" distB="0" distL="114300" distR="114300" simplePos="0" relativeHeight="251692032" behindDoc="0" locked="0" layoutInCell="1" allowOverlap="1" wp14:anchorId="65FADFA2" wp14:editId="6462470E">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5BB1DD6" id="Straight Arrow Connector 30" o:spid="_x0000_s1026" type="#_x0000_t32"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strokecolor="black [3213]" strokeweight=".5pt">
                <v:stroke endarrow="block" joinstyle="miter"/>
              </v:shape>
            </w:pict>
          </mc:Fallback>
        </mc:AlternateContent>
      </w:r>
    </w:p>
    <w:p w14:paraId="51C4C702" w14:textId="77777777" w:rsidR="00F6578E" w:rsidRPr="00BF2773" w:rsidRDefault="00F6578E" w:rsidP="00F6578E">
      <w:pPr>
        <w:spacing w:after="0" w:line="240" w:lineRule="auto"/>
        <w:rPr>
          <w:lang w:val="en-AU"/>
        </w:rPr>
      </w:pPr>
    </w:p>
    <w:p w14:paraId="05137D5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5104" behindDoc="0" locked="0" layoutInCell="1" allowOverlap="1" wp14:anchorId="294CD1EF" wp14:editId="031E7C3E">
                <wp:simplePos x="0" y="0"/>
                <wp:positionH relativeFrom="column">
                  <wp:posOffset>-1160780</wp:posOffset>
                </wp:positionH>
                <wp:positionV relativeFrom="paragraph">
                  <wp:posOffset>140335</wp:posOffset>
                </wp:positionV>
                <wp:extent cx="2787650" cy="262890"/>
                <wp:effectExtent l="4763" t="0" r="18097" b="18098"/>
                <wp:wrapNone/>
                <wp:docPr id="34" name="Flowchart: Alternate Process 34"/>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F6578E" w:rsidRDefault="00F6578E"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shape w14:anchorId="294CD1EF" id="Flowchart: Alternate Process 34" o:spid="_x0000_s1033" type="#_x0000_t176" style="position:absolute;margin-left:-91.4pt;margin-top:11.05pt;width:219.5pt;height:20.7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" fillcolor="#9cc2e5 [1944]" strokecolor="black [3213]" strokeweight="1pt">
                <v:textbox>
                  <w:txbxContent>
                    <w:p w14:paraId="6BF7A0E3"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F6578E" w:rsidRDefault="00F6578E" w:rsidP="00F6578E">
                      <w:pPr>
                        <w:spacing w:after="0" w:line="240" w:lineRule="auto"/>
                        <w:rPr>
                          <w:rFonts w:ascii="Arial" w:hAnsi="Arial" w:cs="Arial"/>
                          <w:b/>
                          <w:color w:val="000000" w:themeColor="text1"/>
                          <w:sz w:val="18"/>
                          <w:szCs w:val="18"/>
                        </w:rPr>
                      </w:pPr>
                    </w:p>
                  </w:txbxContent>
                </v:textbox>
              </v:shape>
            </w:pict>
          </mc:Fallback>
        </mc:AlternateContent>
      </w:r>
    </w:p>
    <w:p w14:paraId="57BBE50B"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9200" behindDoc="0" locked="0" layoutInCell="1" allowOverlap="1" wp14:anchorId="439115C3" wp14:editId="2FFCBF5F">
                <wp:simplePos x="0" y="0"/>
                <wp:positionH relativeFrom="column">
                  <wp:posOffset>1409700</wp:posOffset>
                </wp:positionH>
                <wp:positionV relativeFrom="paragraph">
                  <wp:posOffset>56515</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A140AE6" id="Straight Arrow Connector 37" o:spid="_x0000_s1026" type="#_x0000_t32" style="position:absolute;margin-left:111pt;margin-top:4.45pt;width:0;height:2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strokecolor="black [3213]" strokeweight=".5pt">
                <v:stroke endarrow="block" joinstyle="miter"/>
              </v:shape>
            </w:pict>
          </mc:Fallback>
        </mc:AlternateContent>
      </w:r>
    </w:p>
    <w:p w14:paraId="5E4EB58E" w14:textId="77777777" w:rsidR="00F6578E" w:rsidRPr="00BF2773" w:rsidRDefault="00F6578E" w:rsidP="00F6578E">
      <w:pPr>
        <w:spacing w:after="0" w:line="240" w:lineRule="auto"/>
        <w:rPr>
          <w:lang w:val="en-AU"/>
        </w:rPr>
      </w:pPr>
    </w:p>
    <w:p w14:paraId="0C97EB4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7936" behindDoc="0" locked="0" layoutInCell="1" allowOverlap="1" wp14:anchorId="0E466EB7" wp14:editId="3F1215BB">
                <wp:simplePos x="0" y="0"/>
                <wp:positionH relativeFrom="column">
                  <wp:posOffset>3047365</wp:posOffset>
                </wp:positionH>
                <wp:positionV relativeFrom="paragraph">
                  <wp:posOffset>154940</wp:posOffset>
                </wp:positionV>
                <wp:extent cx="1887220" cy="1133475"/>
                <wp:effectExtent l="0" t="0" r="17780" b="28575"/>
                <wp:wrapNone/>
                <wp:docPr id="38" name="Rectangle 38"/>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0E0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0E466EB7" id="Rectangle 38" o:spid="_x0000_s1034" style="position:absolute;margin-left:239.95pt;margin-top:12.2pt;width:148.6pt;height:89.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" filled="f" strokecolor="black [3213]" strokeweight="1pt">
                <v:textbox>
                  <w:txbxContent>
                    <w:p w14:paraId="72AE0E0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sidRPr="00BF2773">
        <w:rPr>
          <w:noProof/>
          <w:lang w:eastAsia="zh-CN"/>
        </w:rPr>
        <mc:AlternateContent>
          <mc:Choice Requires="wps">
            <w:drawing>
              <wp:anchor distT="0" distB="0" distL="114300" distR="114300" simplePos="0" relativeHeight="251693056" behindDoc="0" locked="0" layoutInCell="1" allowOverlap="1" wp14:anchorId="33D88A11" wp14:editId="15356D91">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48E578A" id="Straight Arrow Connector 39" o:spid="_x0000_s1026" type="#_x0000_t32"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strokecolor="black [3213]" strokeweight=".5pt">
                <v:stroke endarrow="block" joinstyle="miter"/>
              </v:shape>
            </w:pict>
          </mc:Fallback>
        </mc:AlternateContent>
      </w:r>
      <w:r w:rsidRPr="00BF2773">
        <w:rPr>
          <w:noProof/>
          <w:lang w:eastAsia="zh-CN"/>
        </w:rPr>
        <mc:AlternateContent>
          <mc:Choice Requires="wps">
            <w:drawing>
              <wp:anchor distT="0" distB="0" distL="114300" distR="114300" simplePos="0" relativeHeight="251686912" behindDoc="0" locked="0" layoutInCell="1" allowOverlap="1" wp14:anchorId="3DB920C7" wp14:editId="022B489D">
                <wp:simplePos x="0" y="0"/>
                <wp:positionH relativeFrom="column">
                  <wp:posOffset>561975</wp:posOffset>
                </wp:positionH>
                <wp:positionV relativeFrom="paragraph">
                  <wp:posOffset>13335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3DB920C7" id="Rectangle 40" o:spid="_x0000_s1035" style="position:absolute;margin-left:44.25pt;margin-top:1.0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" filled="f" strokecolor="black [3213]" strokeweight="1pt">
                <v:textbox>
                  <w:txbxContent>
                    <w:p w14:paraId="635043C6"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3B297202" w14:textId="77777777" w:rsidR="00F6578E" w:rsidRPr="00BF2773" w:rsidRDefault="00F6578E" w:rsidP="00F6578E">
      <w:pPr>
        <w:spacing w:after="0" w:line="240" w:lineRule="auto"/>
        <w:rPr>
          <w:lang w:val="en-AU"/>
        </w:rPr>
      </w:pPr>
    </w:p>
    <w:p w14:paraId="40079C8E" w14:textId="77777777" w:rsidR="00F6578E" w:rsidRPr="00BF2773" w:rsidRDefault="00F6578E" w:rsidP="00F6578E">
      <w:pPr>
        <w:spacing w:after="0" w:line="240" w:lineRule="auto"/>
        <w:rPr>
          <w:lang w:val="en-AU"/>
        </w:rPr>
      </w:pPr>
    </w:p>
    <w:p w14:paraId="7F0DC7A7"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0224" behindDoc="0" locked="0" layoutInCell="1" allowOverlap="1" wp14:anchorId="518D6C1A" wp14:editId="3978FCB6">
                <wp:simplePos x="0" y="0"/>
                <wp:positionH relativeFrom="column">
                  <wp:posOffset>1400810</wp:posOffset>
                </wp:positionH>
                <wp:positionV relativeFrom="paragraph">
                  <wp:posOffset>29210</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55A0C7C" id="Straight Arrow Connector 41" o:spid="_x0000_s1026" type="#_x0000_t32" style="position:absolute;margin-left:110.3pt;margin-top:2.3pt;width:0;height:58.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strokecolor="black [3213]" strokeweight=".5pt">
                <v:stroke endarrow="block" joinstyle="miter"/>
              </v:shape>
            </w:pict>
          </mc:Fallback>
        </mc:AlternateContent>
      </w:r>
    </w:p>
    <w:p w14:paraId="4EB14A3A" w14:textId="77777777" w:rsidR="00F6578E" w:rsidRPr="00BF2773" w:rsidRDefault="00F6578E" w:rsidP="00F6578E">
      <w:pPr>
        <w:spacing w:after="0" w:line="240" w:lineRule="auto"/>
        <w:rPr>
          <w:lang w:val="en-AU"/>
        </w:rPr>
      </w:pPr>
    </w:p>
    <w:p w14:paraId="027976F4" w14:textId="77777777" w:rsidR="00F6578E" w:rsidRPr="00BF2773" w:rsidRDefault="00F6578E" w:rsidP="00F6578E">
      <w:pPr>
        <w:spacing w:after="0" w:line="240" w:lineRule="auto"/>
        <w:rPr>
          <w:lang w:val="en-AU"/>
        </w:rPr>
      </w:pPr>
    </w:p>
    <w:p w14:paraId="08D526FE" w14:textId="77777777" w:rsidR="00F6578E" w:rsidRPr="00BF2773" w:rsidRDefault="00F6578E" w:rsidP="00F6578E">
      <w:pPr>
        <w:spacing w:after="0" w:line="240" w:lineRule="auto"/>
        <w:rPr>
          <w:lang w:val="en-AU"/>
        </w:rPr>
      </w:pPr>
    </w:p>
    <w:p w14:paraId="7445822A"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8960" behindDoc="0" locked="0" layoutInCell="1" allowOverlap="1" wp14:anchorId="7183A5BC" wp14:editId="627A1268">
                <wp:simplePos x="0" y="0"/>
                <wp:positionH relativeFrom="column">
                  <wp:posOffset>540385</wp:posOffset>
                </wp:positionH>
                <wp:positionV relativeFrom="paragraph">
                  <wp:posOffset>110490</wp:posOffset>
                </wp:positionV>
                <wp:extent cx="1887220" cy="723900"/>
                <wp:effectExtent l="0" t="0" r="17780" b="19050"/>
                <wp:wrapNone/>
                <wp:docPr id="42" name="Rectangle 42"/>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7183A5BC" id="Rectangle 42" o:spid="_x0000_s1036" style="position:absolute;margin-left:42.55pt;margin-top:8.7pt;width:148.6pt;height: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" filled="f" strokecolor="black [3213]" strokeweight="1pt">
                <v:textbox>
                  <w:txbxContent>
                    <w:p w14:paraId="6447214E"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299F765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6128" behindDoc="0" locked="0" layoutInCell="1" allowOverlap="1" wp14:anchorId="00211C64" wp14:editId="114ADE6E">
                <wp:simplePos x="0" y="0"/>
                <wp:positionH relativeFrom="column">
                  <wp:posOffset>-133350</wp:posOffset>
                </wp:positionH>
                <wp:positionV relativeFrom="paragraph">
                  <wp:posOffset>170180</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shape w14:anchorId="00211C64" id="Flowchart: Alternate Process 43" o:spid="_x0000_s1037" type="#_x0000_t176" style="position:absolute;margin-left:-10.5pt;margin-top:13.4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" fillcolor="#9cc2e5 [1944]" strokecolor="black [3213]" strokeweight="1pt">
                <v:textbox>
                  <w:txbxContent>
                    <w:p w14:paraId="2D7102EB"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658ACFB9" w14:textId="77777777" w:rsidR="00F6578E" w:rsidRPr="00BF2773" w:rsidRDefault="00F6578E" w:rsidP="00F6578E">
      <w:pPr>
        <w:spacing w:after="0" w:line="240" w:lineRule="auto"/>
        <w:rPr>
          <w:lang w:val="en-AU"/>
        </w:rPr>
      </w:pPr>
    </w:p>
    <w:p w14:paraId="194FE54B" w14:textId="77777777" w:rsidR="00F6578E" w:rsidRPr="00BF2773" w:rsidRDefault="00F6578E" w:rsidP="00F6578E">
      <w:pPr>
        <w:spacing w:after="0" w:line="240" w:lineRule="auto"/>
        <w:rPr>
          <w:lang w:val="en-AU"/>
        </w:rPr>
      </w:pPr>
    </w:p>
    <w:p w14:paraId="291C361B" w14:textId="77777777" w:rsidR="00F6578E" w:rsidRPr="00BF2773" w:rsidRDefault="00F6578E" w:rsidP="00F6578E">
      <w:pPr>
        <w:spacing w:after="0" w:line="240" w:lineRule="auto"/>
      </w:pPr>
    </w:p>
    <w:p w14:paraId="3A5464B4" w14:textId="77777777" w:rsidR="00F6578E" w:rsidRPr="00BF2773" w:rsidRDefault="00F6578E" w:rsidP="00F6578E">
      <w:pPr>
        <w:spacing w:after="0" w:line="480" w:lineRule="auto"/>
        <w:rPr>
          <w:rFonts w:ascii="Times New Roman" w:hAnsi="Times New Roman" w:cs="Times New Roman"/>
          <w:sz w:val="24"/>
          <w:szCs w:val="24"/>
        </w:rPr>
      </w:pPr>
    </w:p>
    <w:p w14:paraId="66901FD3" w14:textId="0E571AE8" w:rsidR="00F6578E" w:rsidRPr="00DA1A11" w:rsidRDefault="00F6578E" w:rsidP="00C309B5">
      <w:pPr>
        <w:jc w:val="center"/>
        <w:rPr>
          <w:rFonts w:ascii="Times New Roman" w:hAnsi="Times New Roman" w:cs="Times New Roman"/>
          <w:b/>
          <w:bCs/>
          <w:sz w:val="16"/>
          <w:szCs w:val="16"/>
        </w:rPr>
      </w:pPr>
      <w:r w:rsidRPr="00BF2773">
        <w:rPr>
          <w:rFonts w:ascii="Times New Roman" w:eastAsiaTheme="minorEastAsia" w:hAnsi="Times New Roman" w:cs="Times New Roman"/>
          <w:b/>
          <w:bCs/>
          <w:sz w:val="24"/>
          <w:szCs w:val="24"/>
          <w:lang w:eastAsia="zh-CN"/>
        </w:rPr>
        <w:t>Table 1: Overview of the selected studies (k=</w:t>
      </w:r>
      <w:r w:rsidR="001F46C0">
        <w:rPr>
          <w:rFonts w:ascii="Times New Roman" w:eastAsiaTheme="minorEastAsia" w:hAnsi="Times New Roman" w:cs="Times New Roman"/>
          <w:b/>
          <w:bCs/>
          <w:sz w:val="24"/>
          <w:szCs w:val="24"/>
          <w:lang w:eastAsia="zh-CN"/>
        </w:rPr>
        <w:t>75</w:t>
      </w:r>
      <w:r w:rsidRPr="00BF2773">
        <w:rPr>
          <w:rFonts w:ascii="Times New Roman" w:eastAsiaTheme="minorEastAsia" w:hAnsi="Times New Roman" w:cs="Times New Roman"/>
          <w:b/>
          <w:bCs/>
          <w:sz w:val="24"/>
          <w:szCs w:val="24"/>
          <w:lang w:eastAsia="zh-CN"/>
        </w:rPr>
        <w:t>) for main analysis</w:t>
      </w:r>
    </w:p>
    <w:p w14:paraId="4221CD79" w14:textId="5E901860" w:rsidR="00F6578E" w:rsidRPr="00DA1A11" w:rsidRDefault="001F46C0" w:rsidP="00F6578E">
      <w:pPr>
        <w:suppressAutoHyphens w:val="0"/>
        <w:rPr>
          <w:rFonts w:ascii="Times New Roman" w:hAnsi="Times New Roman" w:cs="Times New Roman"/>
          <w:sz w:val="16"/>
          <w:szCs w:val="16"/>
          <w:highlight w:val="cyan"/>
        </w:rPr>
      </w:pPr>
      <w:r>
        <w:rPr>
          <w:rFonts w:ascii="Times New Roman" w:hAnsi="Times New Roman" w:cs="Times New Roman"/>
          <w:noProof/>
          <w:sz w:val="16"/>
          <w:szCs w:val="16"/>
        </w:rPr>
        <w:lastRenderedPageBreak/>
        <w:drawing>
          <wp:inline distT="0" distB="0" distL="0" distR="0" wp14:anchorId="0E7522B7" wp14:editId="12AE3415">
            <wp:extent cx="5943600" cy="7222490"/>
            <wp:effectExtent l="0" t="0" r="0" b="3810"/>
            <wp:docPr id="773271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772" name="Picture 77327177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43600" cy="7222490"/>
                    </a:xfrm>
                    <a:prstGeom prst="rect">
                      <a:avLst/>
                    </a:prstGeom>
                  </pic:spPr>
                </pic:pic>
              </a:graphicData>
            </a:graphic>
          </wp:inline>
        </w:drawing>
      </w:r>
    </w:p>
    <w:p w14:paraId="41473A9B" w14:textId="77777777" w:rsidR="001F46C0" w:rsidRDefault="001F46C0" w:rsidP="00F6578E">
      <w:pPr>
        <w:spacing w:after="0" w:line="480" w:lineRule="auto"/>
        <w:jc w:val="center"/>
        <w:rPr>
          <w:rFonts w:ascii="Times New Roman" w:hAnsi="Times New Roman" w:cs="Times New Roman"/>
          <w:b/>
          <w:bCs/>
          <w:sz w:val="24"/>
          <w:szCs w:val="24"/>
          <w:highlight w:val="cyan"/>
        </w:rPr>
      </w:pPr>
    </w:p>
    <w:p w14:paraId="3560C1EB" w14:textId="53199383" w:rsidR="001F46C0" w:rsidRDefault="001F46C0">
      <w:pPr>
        <w:suppressAutoHyphens w:val="0"/>
        <w:rPr>
          <w:rFonts w:ascii="Times New Roman" w:hAnsi="Times New Roman" w:cs="Times New Roman"/>
          <w:b/>
          <w:bCs/>
          <w:sz w:val="24"/>
          <w:szCs w:val="24"/>
          <w:highlight w:val="cyan"/>
        </w:rPr>
      </w:pPr>
      <w:r>
        <w:rPr>
          <w:rFonts w:ascii="Times New Roman" w:hAnsi="Times New Roman" w:cs="Times New Roman"/>
          <w:b/>
          <w:bCs/>
          <w:sz w:val="24"/>
          <w:szCs w:val="24"/>
          <w:highlight w:val="cyan"/>
        </w:rPr>
        <w:br w:type="page"/>
      </w:r>
    </w:p>
    <w:p w14:paraId="173CF457" w14:textId="77777777" w:rsidR="001F46C0" w:rsidRDefault="001F46C0" w:rsidP="00F6578E">
      <w:pPr>
        <w:spacing w:after="0" w:line="480" w:lineRule="auto"/>
        <w:jc w:val="center"/>
        <w:rPr>
          <w:rFonts w:ascii="Times New Roman" w:hAnsi="Times New Roman" w:cs="Times New Roman"/>
          <w:b/>
          <w:bCs/>
          <w:sz w:val="24"/>
          <w:szCs w:val="24"/>
          <w:highlight w:val="cyan"/>
        </w:rPr>
      </w:pPr>
    </w:p>
    <w:p w14:paraId="7BCB18D8" w14:textId="34508CAC" w:rsidR="001F46C0" w:rsidRDefault="001F46C0">
      <w:pPr>
        <w:suppressAutoHyphens w:val="0"/>
        <w:rPr>
          <w:rFonts w:ascii="Times New Roman" w:hAnsi="Times New Roman" w:cs="Times New Roman"/>
          <w:b/>
          <w:bCs/>
          <w:sz w:val="24"/>
          <w:szCs w:val="24"/>
          <w:highlight w:val="cyan"/>
        </w:rPr>
      </w:pPr>
      <w:r>
        <w:rPr>
          <w:rFonts w:ascii="Times New Roman" w:hAnsi="Times New Roman" w:cs="Times New Roman"/>
          <w:b/>
          <w:bCs/>
          <w:noProof/>
          <w:sz w:val="24"/>
          <w:szCs w:val="24"/>
        </w:rPr>
        <w:drawing>
          <wp:inline distT="0" distB="0" distL="0" distR="0" wp14:anchorId="1131797B" wp14:editId="4CAC8D1B">
            <wp:extent cx="5943600" cy="6556375"/>
            <wp:effectExtent l="0" t="0" r="0" b="0"/>
            <wp:docPr id="1859184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943600" cy="6556375"/>
                    </a:xfrm>
                    <a:prstGeom prst="rect">
                      <a:avLst/>
                    </a:prstGeom>
                  </pic:spPr>
                </pic:pic>
              </a:graphicData>
            </a:graphic>
          </wp:inline>
        </w:drawing>
      </w:r>
      <w:r>
        <w:rPr>
          <w:rFonts w:ascii="Times New Roman" w:hAnsi="Times New Roman" w:cs="Times New Roman"/>
          <w:b/>
          <w:bCs/>
          <w:sz w:val="24"/>
          <w:szCs w:val="24"/>
          <w:highlight w:val="cyan"/>
        </w:rPr>
        <w:br w:type="page"/>
      </w:r>
    </w:p>
    <w:p w14:paraId="25D48369" w14:textId="5510AD09" w:rsidR="00F6578E" w:rsidRPr="00C309B5" w:rsidRDefault="00F6578E" w:rsidP="00F6578E">
      <w:pPr>
        <w:spacing w:after="0" w:line="480" w:lineRule="auto"/>
        <w:jc w:val="center"/>
        <w:rPr>
          <w:rFonts w:ascii="Times New Roman" w:hAnsi="Times New Roman" w:cs="Times New Roman"/>
          <w:b/>
          <w:bCs/>
          <w:sz w:val="24"/>
          <w:szCs w:val="24"/>
        </w:rPr>
      </w:pPr>
      <w:r w:rsidRPr="00C309B5">
        <w:rPr>
          <w:rFonts w:ascii="Times New Roman" w:hAnsi="Times New Roman" w:cs="Times New Roman"/>
          <w:b/>
          <w:bCs/>
          <w:sz w:val="24"/>
          <w:szCs w:val="24"/>
        </w:rPr>
        <w:lastRenderedPageBreak/>
        <w:t>Table 2: Statistical result of Main Analysis</w:t>
      </w:r>
    </w:p>
    <w:tbl>
      <w:tblPr>
        <w:tblStyle w:val="TableGrid"/>
        <w:tblW w:w="0" w:type="auto"/>
        <w:tblLook w:val="04A0" w:firstRow="1" w:lastRow="0" w:firstColumn="1" w:lastColumn="0" w:noHBand="0" w:noVBand="1"/>
      </w:tblPr>
      <w:tblGrid>
        <w:gridCol w:w="1022"/>
        <w:gridCol w:w="1650"/>
        <w:gridCol w:w="671"/>
        <w:gridCol w:w="844"/>
        <w:gridCol w:w="1121"/>
        <w:gridCol w:w="1403"/>
        <w:gridCol w:w="1553"/>
        <w:gridCol w:w="1086"/>
      </w:tblGrid>
      <w:tr w:rsidR="00097356" w:rsidRPr="00DA1A11" w14:paraId="58E3635F" w14:textId="77777777" w:rsidTr="00097356">
        <w:trPr>
          <w:trHeight w:val="426"/>
        </w:trPr>
        <w:tc>
          <w:tcPr>
            <w:tcW w:w="2695" w:type="dxa"/>
            <w:gridSpan w:val="2"/>
          </w:tcPr>
          <w:p w14:paraId="64C20E90" w14:textId="264791B2" w:rsidR="00F6578E" w:rsidRPr="00C309B5" w:rsidRDefault="00F6578E" w:rsidP="0061012A">
            <w:pPr>
              <w:spacing w:after="0" w:line="480" w:lineRule="auto"/>
              <w:jc w:val="center"/>
              <w:rPr>
                <w:rFonts w:ascii="Times New Roman" w:hAnsi="Times New Roman" w:cs="Times New Roman"/>
                <w:b/>
                <w:bCs/>
                <w:sz w:val="18"/>
                <w:szCs w:val="18"/>
              </w:rPr>
            </w:pPr>
            <w:r w:rsidRPr="00C309B5">
              <w:rPr>
                <w:rFonts w:ascii="Times New Roman" w:hAnsi="Times New Roman" w:cs="Times New Roman"/>
                <w:b/>
                <w:bCs/>
                <w:sz w:val="18"/>
                <w:szCs w:val="18"/>
              </w:rPr>
              <w:t>Random Effects Model (k=</w:t>
            </w:r>
            <w:r w:rsidR="006B2352" w:rsidRPr="00C309B5">
              <w:rPr>
                <w:rFonts w:ascii="Times New Roman" w:hAnsi="Times New Roman" w:cs="Times New Roman"/>
                <w:b/>
                <w:bCs/>
                <w:sz w:val="18"/>
                <w:szCs w:val="18"/>
              </w:rPr>
              <w:t>75</w:t>
            </w:r>
            <w:r w:rsidRPr="00C309B5">
              <w:rPr>
                <w:rFonts w:ascii="Times New Roman" w:hAnsi="Times New Roman" w:cs="Times New Roman"/>
                <w:b/>
                <w:bCs/>
                <w:sz w:val="18"/>
                <w:szCs w:val="18"/>
              </w:rPr>
              <w:t>)</w:t>
            </w:r>
          </w:p>
        </w:tc>
        <w:tc>
          <w:tcPr>
            <w:tcW w:w="591" w:type="dxa"/>
          </w:tcPr>
          <w:p w14:paraId="03B585BB" w14:textId="77777777" w:rsidR="00F6578E" w:rsidRPr="00C309B5" w:rsidRDefault="00F6578E" w:rsidP="0061012A">
            <w:pPr>
              <w:spacing w:after="0" w:line="480" w:lineRule="auto"/>
              <w:jc w:val="center"/>
              <w:rPr>
                <w:rFonts w:ascii="Times New Roman" w:hAnsi="Times New Roman" w:cs="Times New Roman"/>
                <w:sz w:val="18"/>
                <w:szCs w:val="18"/>
              </w:rPr>
            </w:pPr>
          </w:p>
        </w:tc>
        <w:tc>
          <w:tcPr>
            <w:tcW w:w="846" w:type="dxa"/>
          </w:tcPr>
          <w:p w14:paraId="65D7FB1F" w14:textId="77777777" w:rsidR="00F6578E" w:rsidRPr="00C309B5" w:rsidRDefault="00F6578E" w:rsidP="0061012A">
            <w:pPr>
              <w:spacing w:after="0" w:line="480" w:lineRule="auto"/>
              <w:jc w:val="center"/>
              <w:rPr>
                <w:rFonts w:ascii="Times New Roman" w:hAnsi="Times New Roman" w:cs="Times New Roman"/>
                <w:sz w:val="18"/>
                <w:szCs w:val="18"/>
              </w:rPr>
            </w:pPr>
          </w:p>
        </w:tc>
        <w:tc>
          <w:tcPr>
            <w:tcW w:w="1128" w:type="dxa"/>
          </w:tcPr>
          <w:p w14:paraId="29C9CA33" w14:textId="77777777" w:rsidR="00F6578E" w:rsidRPr="00C309B5" w:rsidRDefault="00F6578E" w:rsidP="0061012A">
            <w:pPr>
              <w:spacing w:after="0" w:line="480" w:lineRule="auto"/>
              <w:jc w:val="center"/>
              <w:rPr>
                <w:rFonts w:ascii="Times New Roman" w:hAnsi="Times New Roman" w:cs="Times New Roman"/>
                <w:sz w:val="18"/>
                <w:szCs w:val="18"/>
              </w:rPr>
            </w:pPr>
          </w:p>
        </w:tc>
        <w:tc>
          <w:tcPr>
            <w:tcW w:w="1423" w:type="dxa"/>
          </w:tcPr>
          <w:p w14:paraId="3D5EDC9F" w14:textId="77777777" w:rsidR="00F6578E" w:rsidRPr="00C309B5" w:rsidRDefault="00F6578E" w:rsidP="0061012A">
            <w:pPr>
              <w:spacing w:after="0" w:line="480" w:lineRule="auto"/>
              <w:jc w:val="center"/>
              <w:rPr>
                <w:rFonts w:ascii="Times New Roman" w:hAnsi="Times New Roman" w:cs="Times New Roman"/>
                <w:sz w:val="18"/>
                <w:szCs w:val="18"/>
              </w:rPr>
            </w:pPr>
          </w:p>
        </w:tc>
        <w:tc>
          <w:tcPr>
            <w:tcW w:w="1573" w:type="dxa"/>
          </w:tcPr>
          <w:p w14:paraId="7B428E49" w14:textId="77777777" w:rsidR="00F6578E" w:rsidRPr="00C309B5" w:rsidRDefault="00F6578E" w:rsidP="0061012A">
            <w:pPr>
              <w:spacing w:after="0" w:line="480" w:lineRule="auto"/>
              <w:jc w:val="center"/>
              <w:rPr>
                <w:rFonts w:ascii="Times New Roman" w:hAnsi="Times New Roman" w:cs="Times New Roman"/>
                <w:sz w:val="18"/>
                <w:szCs w:val="18"/>
              </w:rPr>
            </w:pPr>
          </w:p>
        </w:tc>
        <w:tc>
          <w:tcPr>
            <w:tcW w:w="1094" w:type="dxa"/>
          </w:tcPr>
          <w:p w14:paraId="43596E25" w14:textId="77777777" w:rsidR="00F6578E" w:rsidRPr="00C309B5" w:rsidRDefault="00F6578E" w:rsidP="0061012A">
            <w:pPr>
              <w:spacing w:after="0" w:line="480" w:lineRule="auto"/>
              <w:jc w:val="center"/>
              <w:rPr>
                <w:rFonts w:ascii="Times New Roman" w:hAnsi="Times New Roman" w:cs="Times New Roman"/>
                <w:sz w:val="18"/>
                <w:szCs w:val="18"/>
              </w:rPr>
            </w:pPr>
          </w:p>
        </w:tc>
      </w:tr>
      <w:tr w:rsidR="00097356" w:rsidRPr="00DA1A11" w14:paraId="11093076" w14:textId="77777777" w:rsidTr="00097356">
        <w:trPr>
          <w:trHeight w:val="426"/>
        </w:trPr>
        <w:tc>
          <w:tcPr>
            <w:tcW w:w="1027" w:type="dxa"/>
          </w:tcPr>
          <w:p w14:paraId="26681CDD" w14:textId="77777777" w:rsidR="00F6578E" w:rsidRPr="00DA1A11" w:rsidRDefault="00F6578E" w:rsidP="0061012A">
            <w:pPr>
              <w:spacing w:after="0" w:line="480" w:lineRule="auto"/>
              <w:jc w:val="center"/>
              <w:rPr>
                <w:rFonts w:ascii="Times New Roman" w:hAnsi="Times New Roman" w:cs="Times New Roman"/>
                <w:b/>
                <w:bCs/>
                <w:sz w:val="18"/>
                <w:szCs w:val="18"/>
                <w:highlight w:val="cyan"/>
              </w:rPr>
            </w:pPr>
          </w:p>
        </w:tc>
        <w:tc>
          <w:tcPr>
            <w:tcW w:w="1668" w:type="dxa"/>
          </w:tcPr>
          <w:p w14:paraId="03280C9A"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Estimate</w:t>
            </w:r>
          </w:p>
        </w:tc>
        <w:tc>
          <w:tcPr>
            <w:tcW w:w="591" w:type="dxa"/>
          </w:tcPr>
          <w:p w14:paraId="327819E8"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se</w:t>
            </w:r>
          </w:p>
        </w:tc>
        <w:tc>
          <w:tcPr>
            <w:tcW w:w="846" w:type="dxa"/>
          </w:tcPr>
          <w:p w14:paraId="4486A855"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Z</w:t>
            </w:r>
          </w:p>
        </w:tc>
        <w:tc>
          <w:tcPr>
            <w:tcW w:w="1128" w:type="dxa"/>
          </w:tcPr>
          <w:p w14:paraId="7CF4A78E"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p</w:t>
            </w:r>
          </w:p>
        </w:tc>
        <w:tc>
          <w:tcPr>
            <w:tcW w:w="1423" w:type="dxa"/>
          </w:tcPr>
          <w:p w14:paraId="50CCFB41" w14:textId="22AD220C"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 xml:space="preserve">CI </w:t>
            </w:r>
            <w:r w:rsidR="00097356" w:rsidRPr="00C309B5">
              <w:rPr>
                <w:rFonts w:ascii="Times New Roman" w:hAnsi="Times New Roman" w:cs="Times New Roman"/>
                <w:sz w:val="18"/>
                <w:szCs w:val="18"/>
              </w:rPr>
              <w:t>LB</w:t>
            </w:r>
          </w:p>
        </w:tc>
        <w:tc>
          <w:tcPr>
            <w:tcW w:w="1573" w:type="dxa"/>
          </w:tcPr>
          <w:p w14:paraId="62CFD270" w14:textId="66FFF94E"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 xml:space="preserve">CI </w:t>
            </w:r>
            <w:r w:rsidR="00097356" w:rsidRPr="00C309B5">
              <w:rPr>
                <w:rFonts w:ascii="Times New Roman" w:hAnsi="Times New Roman" w:cs="Times New Roman"/>
                <w:sz w:val="18"/>
                <w:szCs w:val="18"/>
              </w:rPr>
              <w:t>UP</w:t>
            </w:r>
          </w:p>
        </w:tc>
        <w:tc>
          <w:tcPr>
            <w:tcW w:w="1094" w:type="dxa"/>
          </w:tcPr>
          <w:p w14:paraId="59C90D1E" w14:textId="77777777" w:rsidR="00F6578E" w:rsidRPr="00C309B5" w:rsidRDefault="00F6578E" w:rsidP="0061012A">
            <w:pPr>
              <w:spacing w:after="0" w:line="480" w:lineRule="auto"/>
              <w:jc w:val="center"/>
              <w:rPr>
                <w:rFonts w:ascii="Times New Roman" w:hAnsi="Times New Roman" w:cs="Times New Roman"/>
                <w:b/>
                <w:bCs/>
                <w:sz w:val="18"/>
                <w:szCs w:val="18"/>
              </w:rPr>
            </w:pPr>
          </w:p>
        </w:tc>
      </w:tr>
      <w:tr w:rsidR="00097356" w:rsidRPr="00DA1A11" w14:paraId="06C54DB3" w14:textId="77777777" w:rsidTr="00097356">
        <w:trPr>
          <w:trHeight w:val="565"/>
        </w:trPr>
        <w:tc>
          <w:tcPr>
            <w:tcW w:w="1027" w:type="dxa"/>
          </w:tcPr>
          <w:p w14:paraId="2894DC4F" w14:textId="77777777" w:rsidR="00F6578E" w:rsidRPr="00DA1A11" w:rsidRDefault="00F6578E" w:rsidP="0061012A">
            <w:pPr>
              <w:spacing w:after="0" w:line="480" w:lineRule="auto"/>
              <w:jc w:val="center"/>
              <w:rPr>
                <w:rFonts w:ascii="Times New Roman" w:hAnsi="Times New Roman" w:cs="Times New Roman"/>
                <w:sz w:val="18"/>
                <w:szCs w:val="18"/>
                <w:highlight w:val="cyan"/>
              </w:rPr>
            </w:pPr>
            <w:r w:rsidRPr="00C309B5">
              <w:rPr>
                <w:rFonts w:ascii="Times New Roman" w:hAnsi="Times New Roman" w:cs="Times New Roman"/>
                <w:sz w:val="18"/>
                <w:szCs w:val="18"/>
              </w:rPr>
              <w:t>Intercept</w:t>
            </w:r>
          </w:p>
        </w:tc>
        <w:tc>
          <w:tcPr>
            <w:tcW w:w="1668" w:type="dxa"/>
          </w:tcPr>
          <w:p w14:paraId="71D49A70" w14:textId="050C021A" w:rsidR="00F6578E" w:rsidRPr="00C309B5" w:rsidRDefault="00106FAF"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
              <w:t>1.95</w:t>
            </w:r>
          </w:p>
        </w:tc>
        <w:tc>
          <w:tcPr>
            <w:tcW w:w="591" w:type="dxa"/>
          </w:tcPr>
          <w:p w14:paraId="0435AF6E" w14:textId="38B94DFA" w:rsidR="00F6578E" w:rsidRPr="00C309B5" w:rsidRDefault="00106FAF"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
              <w:t>0.62</w:t>
            </w:r>
          </w:p>
        </w:tc>
        <w:tc>
          <w:tcPr>
            <w:tcW w:w="846" w:type="dxa"/>
          </w:tcPr>
          <w:p w14:paraId="1A97C270" w14:textId="37F141F1" w:rsidR="00F6578E" w:rsidRPr="00C309B5" w:rsidRDefault="00646B3B"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
              <w:t>3.16</w:t>
            </w:r>
          </w:p>
        </w:tc>
        <w:tc>
          <w:tcPr>
            <w:tcW w:w="1128" w:type="dxa"/>
          </w:tcPr>
          <w:p w14:paraId="4B0B145C" w14:textId="3D7B9763" w:rsidR="00F6578E" w:rsidRPr="00C309B5" w:rsidRDefault="00097356"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0.002</w:t>
            </w:r>
          </w:p>
        </w:tc>
        <w:tc>
          <w:tcPr>
            <w:tcW w:w="1423" w:type="dxa"/>
          </w:tcPr>
          <w:p w14:paraId="0318E6D1" w14:textId="496B8CD4" w:rsidR="00F6578E" w:rsidRPr="00C309B5" w:rsidRDefault="00A71688"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
              <w:t>0.74</w:t>
            </w:r>
          </w:p>
        </w:tc>
        <w:tc>
          <w:tcPr>
            <w:tcW w:w="1573" w:type="dxa"/>
          </w:tcPr>
          <w:p w14:paraId="6D5B87C9" w14:textId="3E066F04" w:rsidR="00F6578E" w:rsidRPr="00C309B5" w:rsidRDefault="00B16548"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
              <w:t>3.16</w:t>
            </w:r>
          </w:p>
        </w:tc>
        <w:tc>
          <w:tcPr>
            <w:tcW w:w="1094" w:type="dxa"/>
          </w:tcPr>
          <w:p w14:paraId="6B751C23" w14:textId="77777777" w:rsidR="00F6578E" w:rsidRPr="00C309B5" w:rsidRDefault="00F6578E" w:rsidP="0061012A">
            <w:pPr>
              <w:spacing w:after="0" w:line="480" w:lineRule="auto"/>
              <w:jc w:val="center"/>
              <w:rPr>
                <w:rFonts w:ascii="Times New Roman" w:hAnsi="Times New Roman" w:cs="Times New Roman"/>
                <w:b/>
                <w:bCs/>
                <w:sz w:val="24"/>
                <w:szCs w:val="24"/>
              </w:rPr>
            </w:pPr>
          </w:p>
        </w:tc>
      </w:tr>
      <w:tr w:rsidR="00097356" w:rsidRPr="00DA1A11" w14:paraId="10A5E1FE" w14:textId="77777777" w:rsidTr="00097356">
        <w:trPr>
          <w:trHeight w:val="565"/>
        </w:trPr>
        <w:tc>
          <w:tcPr>
            <w:tcW w:w="2695" w:type="dxa"/>
            <w:gridSpan w:val="2"/>
          </w:tcPr>
          <w:p w14:paraId="5A427D8E"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Heterogeneity Statistics</w:t>
            </w:r>
          </w:p>
        </w:tc>
        <w:tc>
          <w:tcPr>
            <w:tcW w:w="591" w:type="dxa"/>
          </w:tcPr>
          <w:p w14:paraId="43D78CE6" w14:textId="77777777" w:rsidR="00F6578E" w:rsidRPr="00C309B5" w:rsidRDefault="00F6578E" w:rsidP="0061012A">
            <w:pPr>
              <w:spacing w:after="0" w:line="480" w:lineRule="auto"/>
              <w:jc w:val="center"/>
              <w:rPr>
                <w:rFonts w:ascii="Times New Roman" w:hAnsi="Times New Roman" w:cs="Times New Roman"/>
                <w:b/>
                <w:bCs/>
                <w:sz w:val="24"/>
                <w:szCs w:val="24"/>
              </w:rPr>
            </w:pPr>
          </w:p>
        </w:tc>
        <w:tc>
          <w:tcPr>
            <w:tcW w:w="846" w:type="dxa"/>
          </w:tcPr>
          <w:p w14:paraId="3F452501" w14:textId="77777777" w:rsidR="00F6578E" w:rsidRPr="00C309B5" w:rsidRDefault="00F6578E" w:rsidP="0061012A">
            <w:pPr>
              <w:spacing w:after="0" w:line="480" w:lineRule="auto"/>
              <w:jc w:val="center"/>
              <w:rPr>
                <w:rFonts w:ascii="Times New Roman" w:hAnsi="Times New Roman" w:cs="Times New Roman"/>
                <w:b/>
                <w:bCs/>
                <w:sz w:val="24"/>
                <w:szCs w:val="24"/>
              </w:rPr>
            </w:pPr>
          </w:p>
        </w:tc>
        <w:tc>
          <w:tcPr>
            <w:tcW w:w="1128" w:type="dxa"/>
          </w:tcPr>
          <w:p w14:paraId="5AA95BD9" w14:textId="77777777" w:rsidR="00F6578E" w:rsidRPr="00C309B5" w:rsidRDefault="00F6578E" w:rsidP="0061012A">
            <w:pPr>
              <w:spacing w:after="0" w:line="480" w:lineRule="auto"/>
              <w:jc w:val="center"/>
              <w:rPr>
                <w:rFonts w:ascii="Times New Roman" w:hAnsi="Times New Roman" w:cs="Times New Roman"/>
                <w:b/>
                <w:bCs/>
                <w:sz w:val="24"/>
                <w:szCs w:val="24"/>
              </w:rPr>
            </w:pPr>
          </w:p>
        </w:tc>
        <w:tc>
          <w:tcPr>
            <w:tcW w:w="1423" w:type="dxa"/>
          </w:tcPr>
          <w:p w14:paraId="2E356E6C" w14:textId="77777777" w:rsidR="00F6578E" w:rsidRPr="00C309B5" w:rsidRDefault="00F6578E" w:rsidP="0061012A">
            <w:pPr>
              <w:spacing w:after="0" w:line="480" w:lineRule="auto"/>
              <w:jc w:val="center"/>
              <w:rPr>
                <w:rFonts w:ascii="Times New Roman" w:hAnsi="Times New Roman" w:cs="Times New Roman"/>
                <w:b/>
                <w:bCs/>
                <w:sz w:val="24"/>
                <w:szCs w:val="24"/>
              </w:rPr>
            </w:pPr>
          </w:p>
        </w:tc>
        <w:tc>
          <w:tcPr>
            <w:tcW w:w="1573" w:type="dxa"/>
          </w:tcPr>
          <w:p w14:paraId="52D9EFDD" w14:textId="77777777" w:rsidR="00F6578E" w:rsidRPr="00C309B5" w:rsidRDefault="00F6578E" w:rsidP="0061012A">
            <w:pPr>
              <w:spacing w:after="0" w:line="480" w:lineRule="auto"/>
              <w:jc w:val="center"/>
              <w:rPr>
                <w:rFonts w:ascii="Times New Roman" w:hAnsi="Times New Roman" w:cs="Times New Roman"/>
                <w:b/>
                <w:bCs/>
                <w:sz w:val="24"/>
                <w:szCs w:val="24"/>
              </w:rPr>
            </w:pPr>
          </w:p>
        </w:tc>
        <w:tc>
          <w:tcPr>
            <w:tcW w:w="1094" w:type="dxa"/>
          </w:tcPr>
          <w:p w14:paraId="0DD3C7D5" w14:textId="77777777" w:rsidR="00F6578E" w:rsidRPr="00C309B5" w:rsidRDefault="00F6578E" w:rsidP="0061012A">
            <w:pPr>
              <w:spacing w:after="0" w:line="480" w:lineRule="auto"/>
              <w:jc w:val="center"/>
              <w:rPr>
                <w:rFonts w:ascii="Times New Roman" w:hAnsi="Times New Roman" w:cs="Times New Roman"/>
                <w:b/>
                <w:bCs/>
                <w:sz w:val="24"/>
                <w:szCs w:val="24"/>
              </w:rPr>
            </w:pPr>
          </w:p>
        </w:tc>
      </w:tr>
      <w:tr w:rsidR="00097356" w:rsidRPr="00DA1A11" w14:paraId="11178310" w14:textId="77777777" w:rsidTr="00097356">
        <w:trPr>
          <w:trHeight w:val="565"/>
        </w:trPr>
        <w:tc>
          <w:tcPr>
            <w:tcW w:w="1027" w:type="dxa"/>
          </w:tcPr>
          <w:p w14:paraId="46DB75CF" w14:textId="77777777" w:rsidR="00F6578E" w:rsidRPr="00DA1A11" w:rsidRDefault="00F6578E" w:rsidP="0061012A">
            <w:pPr>
              <w:spacing w:after="0" w:line="480" w:lineRule="auto"/>
              <w:jc w:val="center"/>
              <w:rPr>
                <w:rFonts w:ascii="Times New Roman" w:hAnsi="Times New Roman" w:cs="Times New Roman"/>
                <w:b/>
                <w:bCs/>
                <w:sz w:val="24"/>
                <w:szCs w:val="24"/>
                <w:highlight w:val="cyan"/>
              </w:rPr>
            </w:pPr>
          </w:p>
        </w:tc>
        <w:tc>
          <w:tcPr>
            <w:tcW w:w="1668" w:type="dxa"/>
          </w:tcPr>
          <w:p w14:paraId="6C436A4D"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Tau</w:t>
            </w:r>
          </w:p>
        </w:tc>
        <w:tc>
          <w:tcPr>
            <w:tcW w:w="591" w:type="dxa"/>
          </w:tcPr>
          <w:p w14:paraId="7151FF96"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Tau^2</w:t>
            </w:r>
          </w:p>
        </w:tc>
        <w:tc>
          <w:tcPr>
            <w:tcW w:w="846" w:type="dxa"/>
          </w:tcPr>
          <w:p w14:paraId="71C701D2"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I^2</w:t>
            </w:r>
          </w:p>
        </w:tc>
        <w:tc>
          <w:tcPr>
            <w:tcW w:w="1128" w:type="dxa"/>
          </w:tcPr>
          <w:p w14:paraId="7A9DB784"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H^2</w:t>
            </w:r>
          </w:p>
        </w:tc>
        <w:tc>
          <w:tcPr>
            <w:tcW w:w="1423" w:type="dxa"/>
          </w:tcPr>
          <w:p w14:paraId="0F964841"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df</w:t>
            </w:r>
          </w:p>
        </w:tc>
        <w:tc>
          <w:tcPr>
            <w:tcW w:w="1573" w:type="dxa"/>
          </w:tcPr>
          <w:p w14:paraId="135E9E7D"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Q</w:t>
            </w:r>
          </w:p>
        </w:tc>
        <w:tc>
          <w:tcPr>
            <w:tcW w:w="1094" w:type="dxa"/>
          </w:tcPr>
          <w:p w14:paraId="2FF2CFB8" w14:textId="77777777"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p</w:t>
            </w:r>
          </w:p>
        </w:tc>
      </w:tr>
      <w:tr w:rsidR="00097356" w:rsidRPr="00BF2773" w14:paraId="1087816A" w14:textId="77777777" w:rsidTr="00097356">
        <w:trPr>
          <w:trHeight w:val="565"/>
        </w:trPr>
        <w:tc>
          <w:tcPr>
            <w:tcW w:w="1027" w:type="dxa"/>
          </w:tcPr>
          <w:p w14:paraId="4E0BBFA6" w14:textId="77777777" w:rsidR="00F6578E" w:rsidRPr="00DA1A11" w:rsidRDefault="00F6578E" w:rsidP="0061012A">
            <w:pPr>
              <w:spacing w:after="0" w:line="480" w:lineRule="auto"/>
              <w:jc w:val="center"/>
              <w:rPr>
                <w:rFonts w:ascii="Times New Roman" w:hAnsi="Times New Roman" w:cs="Times New Roman"/>
                <w:b/>
                <w:bCs/>
                <w:sz w:val="24"/>
                <w:szCs w:val="24"/>
                <w:highlight w:val="cyan"/>
              </w:rPr>
            </w:pPr>
          </w:p>
        </w:tc>
        <w:tc>
          <w:tcPr>
            <w:tcW w:w="1668" w:type="dxa"/>
          </w:tcPr>
          <w:p w14:paraId="33C41E0B" w14:textId="17DDC9AB" w:rsidR="00F6578E" w:rsidRPr="00C309B5" w:rsidRDefault="00146B03"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
              <w:t>5.34</w:t>
            </w:r>
          </w:p>
        </w:tc>
        <w:tc>
          <w:tcPr>
            <w:tcW w:w="591" w:type="dxa"/>
          </w:tcPr>
          <w:p w14:paraId="05C16491" w14:textId="328E5719" w:rsidR="00F6578E" w:rsidRPr="00C309B5" w:rsidRDefault="00146B03"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
              <w:t>28.47</w:t>
            </w:r>
          </w:p>
        </w:tc>
        <w:tc>
          <w:tcPr>
            <w:tcW w:w="846" w:type="dxa"/>
          </w:tcPr>
          <w:p w14:paraId="673BB69C" w14:textId="19B039D8" w:rsidR="00F6578E" w:rsidRPr="00C309B5"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99.</w:t>
            </w:r>
            <w:r w:rsidR="00963CD4" w:rsidRPr="00C309B5">
              <w:rPr>
                <w:rFonts w:ascii="Times New Roman" w:hAnsi="Times New Roman" w:cs="Times New Roman"/>
                <w:sz w:val="18"/>
                <w:szCs w:val="18"/>
              </w:rPr>
              <w:t>99</w:t>
            </w:r>
            <w:r w:rsidRPr="00C309B5">
              <w:rPr>
                <w:rFonts w:ascii="Times New Roman" w:hAnsi="Times New Roman" w:cs="Times New Roman"/>
                <w:sz w:val="18"/>
                <w:szCs w:val="18"/>
              </w:rPr>
              <w:t>%</w:t>
            </w:r>
          </w:p>
        </w:tc>
        <w:tc>
          <w:tcPr>
            <w:tcW w:w="1128" w:type="dxa"/>
          </w:tcPr>
          <w:p w14:paraId="78D977C1" w14:textId="18A7CC31" w:rsidR="00F6578E" w:rsidRPr="00C309B5" w:rsidRDefault="00963CD4"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
              <w:t>9695.90</w:t>
            </w:r>
          </w:p>
        </w:tc>
        <w:tc>
          <w:tcPr>
            <w:tcW w:w="1423" w:type="dxa"/>
          </w:tcPr>
          <w:p w14:paraId="49D41555" w14:textId="78513A88" w:rsidR="00F6578E" w:rsidRPr="00C309B5" w:rsidRDefault="002B5967"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
              <w:t>74</w:t>
            </w:r>
          </w:p>
        </w:tc>
        <w:tc>
          <w:tcPr>
            <w:tcW w:w="1573" w:type="dxa"/>
          </w:tcPr>
          <w:p w14:paraId="68433F35" w14:textId="5F3F5F3A" w:rsidR="00F6578E" w:rsidRPr="00C309B5" w:rsidRDefault="007F1027"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
              <w:t>15829</w:t>
            </w:r>
          </w:p>
        </w:tc>
        <w:tc>
          <w:tcPr>
            <w:tcW w:w="1094" w:type="dxa"/>
          </w:tcPr>
          <w:p w14:paraId="76DCD294" w14:textId="77777777" w:rsidR="00F6578E" w:rsidRPr="00B56F7A" w:rsidRDefault="00F6578E" w:rsidP="0061012A">
            <w:pPr>
              <w:spacing w:after="0" w:line="480" w:lineRule="auto"/>
              <w:jc w:val="center"/>
              <w:rPr>
                <w:rFonts w:ascii="Times New Roman" w:hAnsi="Times New Roman" w:cs="Times New Roman"/>
                <w:sz w:val="18"/>
                <w:szCs w:val="18"/>
              </w:rPr>
            </w:pPr>
            <w:r w:rsidRPr="00C309B5">
              <w:rPr>
                <w:rFonts w:ascii="Times New Roman" w:hAnsi="Times New Roman" w:cs="Times New Roman"/>
                <w:sz w:val="18"/>
                <w:szCs w:val="18"/>
              </w:rPr>
              <w:t>&lt;.0001</w:t>
            </w:r>
          </w:p>
        </w:tc>
      </w:tr>
    </w:tbl>
    <w:p w14:paraId="397C668C"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7476D4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0DCA36E3"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21A858F1" w14:textId="77777777" w:rsidR="00F6578E" w:rsidRPr="00BF2773" w:rsidRDefault="00F6578E" w:rsidP="00F6578E">
      <w:pPr>
        <w:suppressAutoHyphens w:val="0"/>
        <w:rPr>
          <w:rFonts w:ascii="Times New Roman" w:hAnsi="Times New Roman" w:cs="Times New Roman"/>
          <w:b/>
          <w:bCs/>
          <w:sz w:val="24"/>
          <w:szCs w:val="24"/>
        </w:rPr>
      </w:pPr>
      <w:r w:rsidRPr="00BF2773">
        <w:rPr>
          <w:rFonts w:ascii="Times New Roman" w:hAnsi="Times New Roman" w:cs="Times New Roman"/>
          <w:b/>
          <w:bCs/>
          <w:sz w:val="24"/>
          <w:szCs w:val="24"/>
        </w:rPr>
        <w:br w:type="page"/>
      </w:r>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lastRenderedPageBreak/>
        <w:t>Figure 2: Forest Plot of Main Analysis</w:t>
      </w:r>
    </w:p>
    <w:p w14:paraId="272AB96B" w14:textId="7AED525B" w:rsidR="00F6578E" w:rsidRPr="00BF2773" w:rsidRDefault="00525392" w:rsidP="00F6578E">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53EAF6" wp14:editId="754BF78E">
            <wp:extent cx="6313714" cy="7236119"/>
            <wp:effectExtent l="0" t="0" r="0" b="3175"/>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6397905" cy="7332610"/>
                    </a:xfrm>
                    <a:prstGeom prst="rect">
                      <a:avLst/>
                    </a:prstGeom>
                  </pic:spPr>
                </pic:pic>
              </a:graphicData>
            </a:graphic>
          </wp:inline>
        </w:drawing>
      </w:r>
      <w:r w:rsidR="00F6578E"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31675F73" w14:textId="75FE8A32" w:rsidR="0042489F" w:rsidDel="00786D16" w:rsidRDefault="00786D16" w:rsidP="00786D16">
      <w:pPr>
        <w:suppressAutoHyphens w:val="0"/>
        <w:jc w:val="center"/>
        <w:rPr>
          <w:del w:id="94" w:author="Qizhou Duan" w:date="2024-07-21T12:08:00Z"/>
          <w:rFonts w:ascii="Times New Roman" w:hAnsi="Times New Roman" w:cs="Times New Roman"/>
          <w:b/>
          <w:bCs/>
          <w:sz w:val="24"/>
          <w:szCs w:val="24"/>
        </w:rPr>
      </w:pPr>
      <w:ins w:id="95" w:author="Qizhou Duan" w:date="2024-07-21T12:09:00Z">
        <w:r>
          <w:rPr>
            <w:rFonts w:ascii="Times New Roman" w:hAnsi="Times New Roman" w:cs="Times New Roman"/>
            <w:b/>
            <w:bCs/>
            <w:noProof/>
            <w:sz w:val="24"/>
            <w:szCs w:val="24"/>
          </w:rPr>
          <w:drawing>
            <wp:inline distT="0" distB="0" distL="0" distR="0" wp14:anchorId="4108931B" wp14:editId="5412D3D1">
              <wp:extent cx="5131838" cy="6903308"/>
              <wp:effectExtent l="0" t="0" r="0" b="5715"/>
              <wp:docPr id="18050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760" name="Picture 180500760"/>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137645" cy="6911120"/>
                      </a:xfrm>
                      <a:prstGeom prst="rect">
                        <a:avLst/>
                      </a:prstGeom>
                    </pic:spPr>
                  </pic:pic>
                </a:graphicData>
              </a:graphic>
            </wp:inline>
          </w:drawing>
        </w:r>
      </w:ins>
    </w:p>
    <w:p w14:paraId="65D60E2A" w14:textId="6A58BD43" w:rsidR="00786D16" w:rsidRDefault="00786D16">
      <w:pPr>
        <w:suppressAutoHyphens w:val="0"/>
        <w:rPr>
          <w:ins w:id="96" w:author="Qizhou Duan" w:date="2024-07-21T12:09:00Z"/>
          <w:rFonts w:ascii="Times New Roman" w:hAnsi="Times New Roman" w:cs="Times New Roman"/>
          <w:b/>
          <w:bCs/>
          <w:sz w:val="24"/>
          <w:szCs w:val="24"/>
        </w:rPr>
      </w:pPr>
      <w:ins w:id="97" w:author="Qizhou Duan" w:date="2024-07-21T12:09:00Z">
        <w:r>
          <w:rPr>
            <w:rFonts w:ascii="Times New Roman" w:hAnsi="Times New Roman" w:cs="Times New Roman"/>
            <w:b/>
            <w:bCs/>
            <w:sz w:val="24"/>
            <w:szCs w:val="24"/>
          </w:rPr>
          <w:br w:type="page"/>
        </w:r>
      </w:ins>
    </w:p>
    <w:p w14:paraId="69619B7E" w14:textId="77777777" w:rsidR="00786D16" w:rsidRPr="00BF2773" w:rsidRDefault="00786D16" w:rsidP="00786D16">
      <w:pPr>
        <w:suppressAutoHyphens w:val="0"/>
        <w:jc w:val="center"/>
        <w:rPr>
          <w:ins w:id="98" w:author="Qizhou Duan" w:date="2024-07-21T12:09:00Z"/>
          <w:rFonts w:ascii="Times New Roman" w:hAnsi="Times New Roman" w:cs="Times New Roman"/>
          <w:b/>
          <w:bCs/>
          <w:sz w:val="24"/>
          <w:szCs w:val="24"/>
        </w:rPr>
        <w:pPrChange w:id="99" w:author="Qizhou Duan" w:date="2024-07-21T12:09:00Z">
          <w:pPr>
            <w:suppressAutoHyphens w:val="0"/>
          </w:pPr>
        </w:pPrChange>
      </w:pPr>
    </w:p>
    <w:p w14:paraId="288A42F6" w14:textId="06100163" w:rsidR="00F6578E" w:rsidRPr="00DA1A11" w:rsidRDefault="00240710" w:rsidP="00786D16">
      <w:pPr>
        <w:suppressAutoHyphens w:val="0"/>
        <w:jc w:val="center"/>
        <w:rPr>
          <w:rFonts w:ascii="Times New Roman" w:hAnsi="Times New Roman" w:cs="Times New Roman"/>
          <w:b/>
          <w:bCs/>
          <w:sz w:val="16"/>
          <w:szCs w:val="16"/>
        </w:rPr>
        <w:pPrChange w:id="100" w:author="Qizhou Duan" w:date="2024-07-21T12:09:00Z">
          <w:pPr>
            <w:suppressAutoHyphens w:val="0"/>
          </w:pPr>
        </w:pPrChange>
      </w:pPr>
      <w:ins w:id="101" w:author="Qizhou Duan" w:date="2024-07-21T12:11:00Z">
        <w:r>
          <w:rPr>
            <w:rFonts w:ascii="Times New Roman" w:hAnsi="Times New Roman" w:cs="Times New Roman"/>
            <w:b/>
            <w:bCs/>
            <w:noProof/>
            <w:sz w:val="16"/>
            <w:szCs w:val="16"/>
          </w:rPr>
          <w:drawing>
            <wp:inline distT="0" distB="0" distL="0" distR="0" wp14:anchorId="2F11D3B6" wp14:editId="46F36855">
              <wp:extent cx="5943600" cy="6770370"/>
              <wp:effectExtent l="0" t="0" r="0" b="0"/>
              <wp:docPr id="1471395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5656" name="Picture 1471395656"/>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943600" cy="6770370"/>
                      </a:xfrm>
                      <a:prstGeom prst="rect">
                        <a:avLst/>
                      </a:prstGeom>
                    </pic:spPr>
                  </pic:pic>
                </a:graphicData>
              </a:graphic>
            </wp:inline>
          </w:drawing>
        </w:r>
      </w:ins>
      <w:r w:rsidR="00F6578E" w:rsidRPr="00DA1A11">
        <w:rPr>
          <w:rFonts w:ascii="Times New Roman" w:hAnsi="Times New Roman" w:cs="Times New Roman"/>
          <w:b/>
          <w:bCs/>
          <w:sz w:val="16"/>
          <w:szCs w:val="16"/>
        </w:rPr>
        <w:br w:type="page"/>
      </w:r>
    </w:p>
    <w:p w14:paraId="5B379E19" w14:textId="77777777" w:rsidR="00F6578E" w:rsidRPr="00BF2773" w:rsidDel="005A7F14" w:rsidRDefault="00F6578E" w:rsidP="00F6578E">
      <w:pPr>
        <w:tabs>
          <w:tab w:val="left" w:pos="5235"/>
        </w:tabs>
        <w:spacing w:after="0" w:line="480" w:lineRule="auto"/>
        <w:jc w:val="center"/>
        <w:rPr>
          <w:del w:id="102" w:author="Qizhou Duan" w:date="2024-07-21T12:09:00Z"/>
          <w:rFonts w:ascii="Times New Roman" w:hAnsi="Times New Roman" w:cs="Times New Roman"/>
          <w:b/>
          <w:bCs/>
          <w:sz w:val="24"/>
          <w:szCs w:val="24"/>
        </w:rPr>
      </w:pPr>
      <w:r w:rsidRPr="00BF2773">
        <w:rPr>
          <w:rFonts w:ascii="Times New Roman" w:hAnsi="Times New Roman" w:cs="Times New Roman"/>
          <w:b/>
          <w:bCs/>
          <w:sz w:val="24"/>
          <w:szCs w:val="24"/>
        </w:rPr>
        <w:lastRenderedPageBreak/>
        <w:t>Table 4: Results Summary of subgroup analysis</w:t>
      </w:r>
    </w:p>
    <w:p w14:paraId="7FB910E6" w14:textId="77777777" w:rsidR="00F6578E" w:rsidRPr="00BF2773" w:rsidDel="005A7F14" w:rsidRDefault="00F6578E" w:rsidP="00F6578E">
      <w:pPr>
        <w:rPr>
          <w:del w:id="103" w:author="Qizhou Duan" w:date="2024-07-21T12:09:00Z"/>
        </w:rPr>
      </w:pPr>
    </w:p>
    <w:p w14:paraId="79CA565D" w14:textId="19C8DFB9" w:rsidR="00F6578E" w:rsidRPr="00BF2773" w:rsidRDefault="00F6578E" w:rsidP="005A7F14">
      <w:pPr>
        <w:tabs>
          <w:tab w:val="left" w:pos="5235"/>
        </w:tabs>
        <w:spacing w:after="0" w:line="480" w:lineRule="auto"/>
        <w:jc w:val="center"/>
        <w:sectPr w:rsidR="00F6578E" w:rsidRPr="00BF2773" w:rsidSect="00DC0B4B">
          <w:headerReference w:type="default" r:id="rId121"/>
          <w:pgSz w:w="12240" w:h="15840"/>
          <w:pgMar w:top="1440" w:right="1440" w:bottom="1440" w:left="1440" w:header="720" w:footer="0" w:gutter="0"/>
          <w:pgNumType w:start="1"/>
          <w:cols w:space="720"/>
          <w:formProt w:val="0"/>
          <w:docGrid w:linePitch="360" w:charSpace="4096"/>
        </w:sectPr>
        <w:pPrChange w:id="104" w:author="Qizhou Duan" w:date="2024-07-21T12:09:00Z">
          <w:pPr/>
        </w:pPrChange>
      </w:pPr>
      <w:del w:id="105" w:author="Qizhou Duan" w:date="2024-07-21T12:08:00Z">
        <w:r w:rsidRPr="00BF2773" w:rsidDel="002C1F47">
          <w:rPr>
            <w:noProof/>
            <w:lang w:eastAsia="zh-CN"/>
          </w:rPr>
          <w:drawing>
            <wp:inline distT="0" distB="0" distL="0" distR="0" wp14:anchorId="1BB543E8" wp14:editId="4A3B748E">
              <wp:extent cx="6149872" cy="23791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2">
                        <a:extLst>
                          <a:ext uri="{28A0092B-C50C-407E-A947-70E740481C1C}">
                            <a14:useLocalDpi xmlns:a14="http://schemas.microsoft.com/office/drawing/2010/main" val="0"/>
                          </a:ext>
                        </a:extLst>
                      </a:blip>
                      <a:stretch>
                        <a:fillRect/>
                      </a:stretch>
                    </pic:blipFill>
                    <pic:spPr>
                      <a:xfrm>
                        <a:off x="0" y="0"/>
                        <a:ext cx="6153202" cy="2380421"/>
                      </a:xfrm>
                      <a:prstGeom prst="rect">
                        <a:avLst/>
                      </a:prstGeom>
                    </pic:spPr>
                  </pic:pic>
                </a:graphicData>
              </a:graphic>
            </wp:inline>
          </w:drawing>
        </w:r>
      </w:del>
    </w:p>
    <w:p w14:paraId="62603614" w14:textId="59872FA8" w:rsidR="00F6578E" w:rsidRPr="00BF2773" w:rsidDel="005A7F14" w:rsidRDefault="00F6578E" w:rsidP="00F6578E">
      <w:pPr>
        <w:spacing w:after="0" w:line="480" w:lineRule="auto"/>
        <w:jc w:val="center"/>
        <w:rPr>
          <w:del w:id="106" w:author="Qizhou Duan" w:date="2024-07-21T12:09:00Z"/>
          <w:rFonts w:ascii="Times New Roman" w:hAnsi="Times New Roman" w:cs="Times New Roman"/>
          <w:b/>
          <w:bCs/>
          <w:sz w:val="24"/>
          <w:szCs w:val="24"/>
          <w:lang w:eastAsia="zh-CN"/>
        </w:rPr>
      </w:pPr>
      <w:del w:id="107" w:author="Qizhou Duan" w:date="2024-07-21T12:09:00Z">
        <w:r w:rsidRPr="00BF2773" w:rsidDel="005A7F14">
          <w:rPr>
            <w:rFonts w:ascii="Times New Roman" w:hAnsi="Times New Roman" w:cs="Times New Roman"/>
            <w:b/>
            <w:bCs/>
            <w:sz w:val="24"/>
            <w:szCs w:val="24"/>
          </w:rPr>
          <w:lastRenderedPageBreak/>
          <w:delText>Figure 3: Forest plot for Depression related PTG among COVID-19 people</w:delText>
        </w:r>
      </w:del>
    </w:p>
    <w:p w14:paraId="200786B1" w14:textId="5DEE0ACC" w:rsidR="00F6578E" w:rsidRPr="00BF2773" w:rsidDel="005A7F14" w:rsidRDefault="00F6578E" w:rsidP="00F6578E">
      <w:pPr>
        <w:spacing w:after="0" w:line="480" w:lineRule="auto"/>
        <w:rPr>
          <w:del w:id="108" w:author="Qizhou Duan" w:date="2024-07-21T12:09:00Z"/>
          <w:rFonts w:ascii="Times New Roman" w:hAnsi="Times New Roman" w:cs="Times New Roman"/>
          <w:sz w:val="24"/>
          <w:szCs w:val="24"/>
          <w:lang w:eastAsia="zh-CN"/>
        </w:rPr>
      </w:pPr>
      <w:del w:id="109" w:author="Qizhou Duan" w:date="2024-07-21T12:09:00Z">
        <w:r w:rsidRPr="00BF2773" w:rsidDel="005A7F14">
          <w:rPr>
            <w:noProof/>
            <w:lang w:eastAsia="zh-CN"/>
          </w:rPr>
          <w:drawing>
            <wp:inline distT="0" distB="0" distL="0" distR="0" wp14:anchorId="1B5E71AC" wp14:editId="113B94FA">
              <wp:extent cx="5943600" cy="3028315"/>
              <wp:effectExtent l="0" t="0" r="0" b="0"/>
              <wp:docPr id="48"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a line&#10;&#10;Description automatically generated"/>
                      <pic:cNvPicPr>
                        <a:picLocks noChangeAspect="1" noChangeArrowheads="1"/>
                      </pic:cNvPicPr>
                    </pic:nvPicPr>
                    <pic:blipFill>
                      <a:blip r:embed="rId123"/>
                      <a:stretch>
                        <a:fillRect/>
                      </a:stretch>
                    </pic:blipFill>
                    <pic:spPr>
                      <a:xfrm>
                        <a:off x="0" y="0"/>
                        <a:ext cx="5943600" cy="3028315"/>
                      </a:xfrm>
                      <a:prstGeom prst="rect">
                        <a:avLst/>
                      </a:prstGeom>
                    </pic:spPr>
                  </pic:pic>
                </a:graphicData>
              </a:graphic>
            </wp:inline>
          </w:drawing>
        </w:r>
      </w:del>
    </w:p>
    <w:p w14:paraId="5BC6FD94" w14:textId="10212614" w:rsidR="00F6578E" w:rsidRPr="00BF2773" w:rsidDel="005A7F14" w:rsidRDefault="00F6578E" w:rsidP="00F6578E">
      <w:pPr>
        <w:tabs>
          <w:tab w:val="left" w:pos="3038"/>
        </w:tabs>
        <w:rPr>
          <w:del w:id="110" w:author="Qizhou Duan" w:date="2024-07-21T12:09:00Z"/>
          <w:rFonts w:ascii="Times New Roman" w:hAnsi="Times New Roman" w:cs="Times New Roman"/>
          <w:sz w:val="24"/>
          <w:szCs w:val="24"/>
        </w:rPr>
      </w:pPr>
    </w:p>
    <w:p w14:paraId="30AE499A" w14:textId="7F176E2A" w:rsidR="00045E7F" w:rsidRPr="00BF2773" w:rsidRDefault="00045E7F" w:rsidP="00045E7F">
      <w:pPr>
        <w:tabs>
          <w:tab w:val="left" w:pos="3038"/>
        </w:tabs>
        <w:rPr>
          <w:rFonts w:ascii="Times New Roman" w:hAnsi="Times New Roman" w:cs="Times New Roman"/>
          <w:sz w:val="24"/>
          <w:szCs w:val="24"/>
        </w:rPr>
      </w:pPr>
      <w:bookmarkStart w:id="111" w:name="_Hlk1407385151"/>
      <w:bookmarkStart w:id="112" w:name="_Hlk133239253"/>
      <w:bookmarkStart w:id="113" w:name="_Hlk1332392531"/>
      <w:bookmarkEnd w:id="111"/>
      <w:bookmarkEnd w:id="112"/>
      <w:bookmarkEnd w:id="113"/>
    </w:p>
    <w:sectPr w:rsidR="00045E7F" w:rsidRPr="00BF2773">
      <w:headerReference w:type="default" r:id="rId124"/>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62026" w14:textId="77777777" w:rsidR="00346393" w:rsidRDefault="00346393">
      <w:pPr>
        <w:spacing w:after="0" w:line="240" w:lineRule="auto"/>
      </w:pPr>
      <w:r>
        <w:separator/>
      </w:r>
    </w:p>
  </w:endnote>
  <w:endnote w:type="continuationSeparator" w:id="0">
    <w:p w14:paraId="0547A6E3" w14:textId="77777777" w:rsidR="00346393" w:rsidRDefault="003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927F3" w14:textId="77777777" w:rsidR="00346393" w:rsidRDefault="00346393">
      <w:pPr>
        <w:spacing w:after="0" w:line="240" w:lineRule="auto"/>
      </w:pPr>
      <w:r>
        <w:separator/>
      </w:r>
    </w:p>
  </w:footnote>
  <w:footnote w:type="continuationSeparator" w:id="0">
    <w:p w14:paraId="1CEE4973" w14:textId="77777777" w:rsidR="00346393" w:rsidRDefault="003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155410"/>
      <w:docPartObj>
        <w:docPartGallery w:val="AutoText"/>
      </w:docPartObj>
    </w:sdtPr>
    <w:sdtContent>
      <w:p w14:paraId="2D0C3602" w14:textId="32C85EE2" w:rsidR="00F6578E" w:rsidRDefault="00F6578E">
        <w:pPr>
          <w:pStyle w:val="Header"/>
          <w:jc w:val="right"/>
        </w:pPr>
        <w:r>
          <w:fldChar w:fldCharType="begin"/>
        </w:r>
        <w:r>
          <w:instrText xml:space="preserve"> PAGE </w:instrText>
        </w:r>
        <w:r>
          <w:fldChar w:fldCharType="separate"/>
        </w:r>
        <w:r>
          <w:rPr>
            <w:noProof/>
          </w:rPr>
          <w:t>1</w:t>
        </w:r>
        <w:r>
          <w:fldChar w:fldCharType="end"/>
        </w:r>
      </w:p>
      <w:p w14:paraId="4880AEE9" w14:textId="77777777" w:rsidR="00F6578E"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864393"/>
      <w:docPartObj>
        <w:docPartGallery w:val="AutoText"/>
      </w:docPartObj>
    </w:sdtPr>
    <w:sdtContent>
      <w:p w14:paraId="3D08E36F" w14:textId="5BE255E3" w:rsidR="00F6578E" w:rsidRDefault="00F6578E">
        <w:pPr>
          <w:pStyle w:val="Header"/>
          <w:jc w:val="right"/>
        </w:pPr>
        <w:r>
          <w:fldChar w:fldCharType="begin"/>
        </w:r>
        <w:r>
          <w:instrText xml:space="preserve"> PAGE </w:instrText>
        </w:r>
        <w:r>
          <w:fldChar w:fldCharType="separate"/>
        </w:r>
        <w:r>
          <w:rPr>
            <w:noProof/>
          </w:rPr>
          <w:t>28</w:t>
        </w:r>
        <w:r>
          <w:fldChar w:fldCharType="end"/>
        </w:r>
      </w:p>
      <w:p w14:paraId="1909DD83" w14:textId="77777777" w:rsidR="00F6578E" w:rsidRDefault="00000000">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Content>
      <w:p w14:paraId="568BC7C4" w14:textId="0ECB35A4" w:rsidR="00847B26" w:rsidRDefault="00847B26">
        <w:pPr>
          <w:pStyle w:val="Header"/>
          <w:jc w:val="right"/>
        </w:pPr>
        <w:r>
          <w:fldChar w:fldCharType="begin"/>
        </w:r>
        <w:r>
          <w:instrText xml:space="preserve"> PAGE </w:instrText>
        </w:r>
        <w:r>
          <w:fldChar w:fldCharType="separate"/>
        </w:r>
        <w:r w:rsidR="00F6578E">
          <w:rPr>
            <w:noProof/>
          </w:rPr>
          <w:t>30</w:t>
        </w:r>
        <w:r>
          <w:fldChar w:fldCharType="end"/>
        </w:r>
      </w:p>
      <w:p w14:paraId="4B7B96EC" w14:textId="77777777" w:rsidR="00847B2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491750862">
    <w:abstractNumId w:val="48"/>
  </w:num>
  <w:num w:numId="2" w16cid:durableId="1463109037">
    <w:abstractNumId w:val="32"/>
  </w:num>
  <w:num w:numId="3" w16cid:durableId="667906707">
    <w:abstractNumId w:val="39"/>
  </w:num>
  <w:num w:numId="4" w16cid:durableId="1461612157">
    <w:abstractNumId w:val="27"/>
  </w:num>
  <w:num w:numId="5" w16cid:durableId="36862495">
    <w:abstractNumId w:val="3"/>
  </w:num>
  <w:num w:numId="6" w16cid:durableId="740103230">
    <w:abstractNumId w:val="13"/>
  </w:num>
  <w:num w:numId="7" w16cid:durableId="158926685">
    <w:abstractNumId w:val="19"/>
  </w:num>
  <w:num w:numId="8" w16cid:durableId="65955830">
    <w:abstractNumId w:val="46"/>
  </w:num>
  <w:num w:numId="9" w16cid:durableId="58982595">
    <w:abstractNumId w:val="5"/>
  </w:num>
  <w:num w:numId="10" w16cid:durableId="1671133461">
    <w:abstractNumId w:val="31"/>
  </w:num>
  <w:num w:numId="11" w16cid:durableId="1210729135">
    <w:abstractNumId w:val="24"/>
  </w:num>
  <w:num w:numId="12" w16cid:durableId="1994989170">
    <w:abstractNumId w:val="15"/>
  </w:num>
  <w:num w:numId="13" w16cid:durableId="1183783892">
    <w:abstractNumId w:val="54"/>
  </w:num>
  <w:num w:numId="14" w16cid:durableId="710111981">
    <w:abstractNumId w:val="34"/>
  </w:num>
  <w:num w:numId="15" w16cid:durableId="302735554">
    <w:abstractNumId w:val="35"/>
  </w:num>
  <w:num w:numId="16" w16cid:durableId="341011797">
    <w:abstractNumId w:val="9"/>
  </w:num>
  <w:num w:numId="17" w16cid:durableId="795875001">
    <w:abstractNumId w:val="10"/>
  </w:num>
  <w:num w:numId="18" w16cid:durableId="647518537">
    <w:abstractNumId w:val="33"/>
  </w:num>
  <w:num w:numId="19" w16cid:durableId="1091272025">
    <w:abstractNumId w:val="23"/>
  </w:num>
  <w:num w:numId="20" w16cid:durableId="543098400">
    <w:abstractNumId w:val="22"/>
  </w:num>
  <w:num w:numId="21" w16cid:durableId="1871212927">
    <w:abstractNumId w:val="17"/>
  </w:num>
  <w:num w:numId="22" w16cid:durableId="181820783">
    <w:abstractNumId w:val="0"/>
  </w:num>
  <w:num w:numId="23" w16cid:durableId="613289795">
    <w:abstractNumId w:val="41"/>
  </w:num>
  <w:num w:numId="24" w16cid:durableId="1374498435">
    <w:abstractNumId w:val="4"/>
  </w:num>
  <w:num w:numId="25" w16cid:durableId="816193578">
    <w:abstractNumId w:val="29"/>
  </w:num>
  <w:num w:numId="26" w16cid:durableId="36777511">
    <w:abstractNumId w:val="45"/>
  </w:num>
  <w:num w:numId="27" w16cid:durableId="1263802331">
    <w:abstractNumId w:val="26"/>
  </w:num>
  <w:num w:numId="28" w16cid:durableId="870611971">
    <w:abstractNumId w:val="28"/>
  </w:num>
  <w:num w:numId="29" w16cid:durableId="1177576816">
    <w:abstractNumId w:val="51"/>
  </w:num>
  <w:num w:numId="30" w16cid:durableId="521358549">
    <w:abstractNumId w:val="14"/>
  </w:num>
  <w:num w:numId="31" w16cid:durableId="83765117">
    <w:abstractNumId w:val="8"/>
  </w:num>
  <w:num w:numId="32" w16cid:durableId="517738777">
    <w:abstractNumId w:val="50"/>
  </w:num>
  <w:num w:numId="33" w16cid:durableId="1127235999">
    <w:abstractNumId w:val="1"/>
  </w:num>
  <w:num w:numId="34" w16cid:durableId="1206917230">
    <w:abstractNumId w:val="42"/>
  </w:num>
  <w:num w:numId="35" w16cid:durableId="2105495746">
    <w:abstractNumId w:val="21"/>
  </w:num>
  <w:num w:numId="36" w16cid:durableId="1609268460">
    <w:abstractNumId w:val="43"/>
  </w:num>
  <w:num w:numId="37" w16cid:durableId="1860461471">
    <w:abstractNumId w:val="40"/>
  </w:num>
  <w:num w:numId="38" w16cid:durableId="1199664283">
    <w:abstractNumId w:val="20"/>
  </w:num>
  <w:num w:numId="39" w16cid:durableId="875855727">
    <w:abstractNumId w:val="18"/>
  </w:num>
  <w:num w:numId="40" w16cid:durableId="955215231">
    <w:abstractNumId w:val="44"/>
  </w:num>
  <w:num w:numId="41" w16cid:durableId="1528566728">
    <w:abstractNumId w:val="7"/>
  </w:num>
  <w:num w:numId="42" w16cid:durableId="1697538766">
    <w:abstractNumId w:val="36"/>
  </w:num>
  <w:num w:numId="43" w16cid:durableId="1265454487">
    <w:abstractNumId w:val="30"/>
  </w:num>
  <w:num w:numId="44" w16cid:durableId="157431529">
    <w:abstractNumId w:val="2"/>
  </w:num>
  <w:num w:numId="45" w16cid:durableId="171914463">
    <w:abstractNumId w:val="47"/>
  </w:num>
  <w:num w:numId="46" w16cid:durableId="1036277782">
    <w:abstractNumId w:val="53"/>
  </w:num>
  <w:num w:numId="47" w16cid:durableId="1180270256">
    <w:abstractNumId w:val="37"/>
  </w:num>
  <w:num w:numId="48" w16cid:durableId="2130472124">
    <w:abstractNumId w:val="11"/>
  </w:num>
  <w:num w:numId="49" w16cid:durableId="415173582">
    <w:abstractNumId w:val="6"/>
  </w:num>
  <w:num w:numId="50" w16cid:durableId="627862262">
    <w:abstractNumId w:val="49"/>
  </w:num>
  <w:num w:numId="51" w16cid:durableId="240799437">
    <w:abstractNumId w:val="38"/>
  </w:num>
  <w:num w:numId="52" w16cid:durableId="891385421">
    <w:abstractNumId w:val="52"/>
  </w:num>
  <w:num w:numId="53" w16cid:durableId="13144864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1586205">
    <w:abstractNumId w:val="25"/>
  </w:num>
  <w:num w:numId="55" w16cid:durableId="1285498099">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trackRevisions/>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0CB1"/>
    <w:rsid w:val="0001184B"/>
    <w:rsid w:val="00012D7D"/>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76"/>
    <w:rsid w:val="0006148D"/>
    <w:rsid w:val="0006160B"/>
    <w:rsid w:val="000660F7"/>
    <w:rsid w:val="000661D7"/>
    <w:rsid w:val="00066920"/>
    <w:rsid w:val="000709F0"/>
    <w:rsid w:val="0007202F"/>
    <w:rsid w:val="00072BAC"/>
    <w:rsid w:val="00072CB4"/>
    <w:rsid w:val="00074FA1"/>
    <w:rsid w:val="00076145"/>
    <w:rsid w:val="0007676D"/>
    <w:rsid w:val="0008235B"/>
    <w:rsid w:val="0008287A"/>
    <w:rsid w:val="0008385C"/>
    <w:rsid w:val="00083F8E"/>
    <w:rsid w:val="00087E1E"/>
    <w:rsid w:val="00097356"/>
    <w:rsid w:val="0009DE49"/>
    <w:rsid w:val="000A20A5"/>
    <w:rsid w:val="000B0156"/>
    <w:rsid w:val="000B175C"/>
    <w:rsid w:val="000B4B24"/>
    <w:rsid w:val="000B4EF5"/>
    <w:rsid w:val="000B6A95"/>
    <w:rsid w:val="000C066B"/>
    <w:rsid w:val="000C3E07"/>
    <w:rsid w:val="000C702E"/>
    <w:rsid w:val="000D125A"/>
    <w:rsid w:val="000D25C3"/>
    <w:rsid w:val="000D41BA"/>
    <w:rsid w:val="000D6398"/>
    <w:rsid w:val="000D6F51"/>
    <w:rsid w:val="000D77BF"/>
    <w:rsid w:val="000E188E"/>
    <w:rsid w:val="000E5893"/>
    <w:rsid w:val="000E7A30"/>
    <w:rsid w:val="000F01D6"/>
    <w:rsid w:val="000F7A3A"/>
    <w:rsid w:val="000F7BF9"/>
    <w:rsid w:val="00104998"/>
    <w:rsid w:val="00106AB3"/>
    <w:rsid w:val="00106FAF"/>
    <w:rsid w:val="001102B6"/>
    <w:rsid w:val="0011360E"/>
    <w:rsid w:val="00113E8B"/>
    <w:rsid w:val="00115C97"/>
    <w:rsid w:val="001163D9"/>
    <w:rsid w:val="00116CC2"/>
    <w:rsid w:val="00121E2A"/>
    <w:rsid w:val="00121F2D"/>
    <w:rsid w:val="00122272"/>
    <w:rsid w:val="001228EF"/>
    <w:rsid w:val="001242D5"/>
    <w:rsid w:val="00125376"/>
    <w:rsid w:val="00125ECB"/>
    <w:rsid w:val="00127A63"/>
    <w:rsid w:val="00135EA0"/>
    <w:rsid w:val="00141781"/>
    <w:rsid w:val="00142D99"/>
    <w:rsid w:val="0014318D"/>
    <w:rsid w:val="001437FE"/>
    <w:rsid w:val="00144458"/>
    <w:rsid w:val="001451EC"/>
    <w:rsid w:val="00145C5D"/>
    <w:rsid w:val="00146B03"/>
    <w:rsid w:val="001501B7"/>
    <w:rsid w:val="00151AC0"/>
    <w:rsid w:val="001529D2"/>
    <w:rsid w:val="00154120"/>
    <w:rsid w:val="00154982"/>
    <w:rsid w:val="001566A0"/>
    <w:rsid w:val="00157EA0"/>
    <w:rsid w:val="0016056F"/>
    <w:rsid w:val="00162AC0"/>
    <w:rsid w:val="00163343"/>
    <w:rsid w:val="00163809"/>
    <w:rsid w:val="00170379"/>
    <w:rsid w:val="00170C8F"/>
    <w:rsid w:val="001748DE"/>
    <w:rsid w:val="00174955"/>
    <w:rsid w:val="00175D1F"/>
    <w:rsid w:val="00175E01"/>
    <w:rsid w:val="001766AB"/>
    <w:rsid w:val="001801DF"/>
    <w:rsid w:val="001803F4"/>
    <w:rsid w:val="00180DD9"/>
    <w:rsid w:val="00183565"/>
    <w:rsid w:val="00185165"/>
    <w:rsid w:val="00186B79"/>
    <w:rsid w:val="0019134C"/>
    <w:rsid w:val="001913E5"/>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4A37"/>
    <w:rsid w:val="001B534B"/>
    <w:rsid w:val="001B5FBB"/>
    <w:rsid w:val="001C09C1"/>
    <w:rsid w:val="001C34BB"/>
    <w:rsid w:val="001C3B94"/>
    <w:rsid w:val="001C4A6D"/>
    <w:rsid w:val="001C54CB"/>
    <w:rsid w:val="001C5731"/>
    <w:rsid w:val="001C5EB3"/>
    <w:rsid w:val="001C70D9"/>
    <w:rsid w:val="001D08DD"/>
    <w:rsid w:val="001D2C83"/>
    <w:rsid w:val="001D77BB"/>
    <w:rsid w:val="001D79D0"/>
    <w:rsid w:val="001E21EC"/>
    <w:rsid w:val="001E2FDF"/>
    <w:rsid w:val="001E7B33"/>
    <w:rsid w:val="001F19FD"/>
    <w:rsid w:val="001F242F"/>
    <w:rsid w:val="001F40C1"/>
    <w:rsid w:val="001F46C0"/>
    <w:rsid w:val="001F48D1"/>
    <w:rsid w:val="001F6029"/>
    <w:rsid w:val="002020B1"/>
    <w:rsid w:val="0020609B"/>
    <w:rsid w:val="00213403"/>
    <w:rsid w:val="00213EBD"/>
    <w:rsid w:val="0021435E"/>
    <w:rsid w:val="00214A94"/>
    <w:rsid w:val="00215B69"/>
    <w:rsid w:val="00217A7A"/>
    <w:rsid w:val="00220391"/>
    <w:rsid w:val="00220BEF"/>
    <w:rsid w:val="0022286C"/>
    <w:rsid w:val="00230838"/>
    <w:rsid w:val="00232CC0"/>
    <w:rsid w:val="0023359A"/>
    <w:rsid w:val="0023460A"/>
    <w:rsid w:val="00236EF0"/>
    <w:rsid w:val="00240710"/>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5244"/>
    <w:rsid w:val="002673B9"/>
    <w:rsid w:val="00267B2A"/>
    <w:rsid w:val="00270B33"/>
    <w:rsid w:val="00271CA0"/>
    <w:rsid w:val="002744C1"/>
    <w:rsid w:val="00274AD3"/>
    <w:rsid w:val="002764F6"/>
    <w:rsid w:val="0028013A"/>
    <w:rsid w:val="00284416"/>
    <w:rsid w:val="002859D2"/>
    <w:rsid w:val="0029025A"/>
    <w:rsid w:val="00292E5C"/>
    <w:rsid w:val="002933EB"/>
    <w:rsid w:val="00294BD9"/>
    <w:rsid w:val="00296DB7"/>
    <w:rsid w:val="002A0485"/>
    <w:rsid w:val="002A21A2"/>
    <w:rsid w:val="002A30DF"/>
    <w:rsid w:val="002A4D78"/>
    <w:rsid w:val="002A5B69"/>
    <w:rsid w:val="002A5C4D"/>
    <w:rsid w:val="002A5FF9"/>
    <w:rsid w:val="002A639E"/>
    <w:rsid w:val="002A72A7"/>
    <w:rsid w:val="002A7A83"/>
    <w:rsid w:val="002B2E12"/>
    <w:rsid w:val="002B5967"/>
    <w:rsid w:val="002B6957"/>
    <w:rsid w:val="002C06A1"/>
    <w:rsid w:val="002C1AFB"/>
    <w:rsid w:val="002C1F47"/>
    <w:rsid w:val="002C20F3"/>
    <w:rsid w:val="002C2624"/>
    <w:rsid w:val="002C2D6A"/>
    <w:rsid w:val="002C3B14"/>
    <w:rsid w:val="002C4016"/>
    <w:rsid w:val="002C6C39"/>
    <w:rsid w:val="002C79E8"/>
    <w:rsid w:val="002D26B9"/>
    <w:rsid w:val="002E00EB"/>
    <w:rsid w:val="002E551B"/>
    <w:rsid w:val="002F2F0D"/>
    <w:rsid w:val="002F3F76"/>
    <w:rsid w:val="002F4F3A"/>
    <w:rsid w:val="002F642C"/>
    <w:rsid w:val="00300429"/>
    <w:rsid w:val="003015EE"/>
    <w:rsid w:val="003041A9"/>
    <w:rsid w:val="003072A7"/>
    <w:rsid w:val="00311E40"/>
    <w:rsid w:val="003122EC"/>
    <w:rsid w:val="003132BB"/>
    <w:rsid w:val="00313DB0"/>
    <w:rsid w:val="003154FA"/>
    <w:rsid w:val="00315EC6"/>
    <w:rsid w:val="00316913"/>
    <w:rsid w:val="0032096F"/>
    <w:rsid w:val="00320A66"/>
    <w:rsid w:val="00322704"/>
    <w:rsid w:val="00322831"/>
    <w:rsid w:val="0032484F"/>
    <w:rsid w:val="00327ECE"/>
    <w:rsid w:val="003301D2"/>
    <w:rsid w:val="00332534"/>
    <w:rsid w:val="00333599"/>
    <w:rsid w:val="00333BE6"/>
    <w:rsid w:val="0033489D"/>
    <w:rsid w:val="00337ABD"/>
    <w:rsid w:val="0034114B"/>
    <w:rsid w:val="0034378C"/>
    <w:rsid w:val="003437D6"/>
    <w:rsid w:val="00346393"/>
    <w:rsid w:val="00346F78"/>
    <w:rsid w:val="003500AA"/>
    <w:rsid w:val="00352E59"/>
    <w:rsid w:val="00353292"/>
    <w:rsid w:val="00354937"/>
    <w:rsid w:val="003559FE"/>
    <w:rsid w:val="00360CB4"/>
    <w:rsid w:val="003613A9"/>
    <w:rsid w:val="003638E3"/>
    <w:rsid w:val="00363EB9"/>
    <w:rsid w:val="003667F8"/>
    <w:rsid w:val="0036770E"/>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2962"/>
    <w:rsid w:val="00392F32"/>
    <w:rsid w:val="00395E9F"/>
    <w:rsid w:val="00396DE2"/>
    <w:rsid w:val="003A0681"/>
    <w:rsid w:val="003A100F"/>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1267"/>
    <w:rsid w:val="003D1379"/>
    <w:rsid w:val="003D293C"/>
    <w:rsid w:val="003D3B3F"/>
    <w:rsid w:val="003D3FE1"/>
    <w:rsid w:val="003D4B8D"/>
    <w:rsid w:val="003D5AF9"/>
    <w:rsid w:val="003E078D"/>
    <w:rsid w:val="003E2061"/>
    <w:rsid w:val="003E296B"/>
    <w:rsid w:val="003E31E0"/>
    <w:rsid w:val="003E4588"/>
    <w:rsid w:val="003F229D"/>
    <w:rsid w:val="003F2EAB"/>
    <w:rsid w:val="003F4344"/>
    <w:rsid w:val="003F5456"/>
    <w:rsid w:val="003F67F9"/>
    <w:rsid w:val="004001BA"/>
    <w:rsid w:val="00402E5C"/>
    <w:rsid w:val="00403803"/>
    <w:rsid w:val="00403D12"/>
    <w:rsid w:val="0040633C"/>
    <w:rsid w:val="00406778"/>
    <w:rsid w:val="00411B37"/>
    <w:rsid w:val="00412DCD"/>
    <w:rsid w:val="00414655"/>
    <w:rsid w:val="0041576B"/>
    <w:rsid w:val="00416243"/>
    <w:rsid w:val="0042089C"/>
    <w:rsid w:val="00423F5B"/>
    <w:rsid w:val="0042489F"/>
    <w:rsid w:val="004248F7"/>
    <w:rsid w:val="00425EEF"/>
    <w:rsid w:val="0042602A"/>
    <w:rsid w:val="0042F47B"/>
    <w:rsid w:val="00431084"/>
    <w:rsid w:val="00431B76"/>
    <w:rsid w:val="004352F1"/>
    <w:rsid w:val="00442BCC"/>
    <w:rsid w:val="0044587C"/>
    <w:rsid w:val="004477AC"/>
    <w:rsid w:val="004493FA"/>
    <w:rsid w:val="004503FC"/>
    <w:rsid w:val="00450A29"/>
    <w:rsid w:val="00451132"/>
    <w:rsid w:val="00451F1A"/>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7B6B"/>
    <w:rsid w:val="00477BF6"/>
    <w:rsid w:val="00481649"/>
    <w:rsid w:val="004824BF"/>
    <w:rsid w:val="004847FB"/>
    <w:rsid w:val="0048646D"/>
    <w:rsid w:val="00487557"/>
    <w:rsid w:val="0049273C"/>
    <w:rsid w:val="004957DE"/>
    <w:rsid w:val="00495D00"/>
    <w:rsid w:val="004969CF"/>
    <w:rsid w:val="00497BAD"/>
    <w:rsid w:val="004A183D"/>
    <w:rsid w:val="004A35F1"/>
    <w:rsid w:val="004A381B"/>
    <w:rsid w:val="004A3A6E"/>
    <w:rsid w:val="004A522F"/>
    <w:rsid w:val="004A5B4F"/>
    <w:rsid w:val="004A62A6"/>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8E0"/>
    <w:rsid w:val="0050083C"/>
    <w:rsid w:val="005022CC"/>
    <w:rsid w:val="00505BFA"/>
    <w:rsid w:val="00506E18"/>
    <w:rsid w:val="00507CB7"/>
    <w:rsid w:val="00510294"/>
    <w:rsid w:val="00510D1A"/>
    <w:rsid w:val="005138F3"/>
    <w:rsid w:val="00513F3A"/>
    <w:rsid w:val="00516995"/>
    <w:rsid w:val="0052017C"/>
    <w:rsid w:val="005215DA"/>
    <w:rsid w:val="00522698"/>
    <w:rsid w:val="00523B77"/>
    <w:rsid w:val="00525392"/>
    <w:rsid w:val="0053220B"/>
    <w:rsid w:val="0053288E"/>
    <w:rsid w:val="00533C2D"/>
    <w:rsid w:val="00534D69"/>
    <w:rsid w:val="00535CA4"/>
    <w:rsid w:val="0053678C"/>
    <w:rsid w:val="005370D5"/>
    <w:rsid w:val="0054340B"/>
    <w:rsid w:val="005453D3"/>
    <w:rsid w:val="00545F43"/>
    <w:rsid w:val="00552F10"/>
    <w:rsid w:val="005538DA"/>
    <w:rsid w:val="0055482C"/>
    <w:rsid w:val="005558B6"/>
    <w:rsid w:val="00555A59"/>
    <w:rsid w:val="0056076D"/>
    <w:rsid w:val="005609D5"/>
    <w:rsid w:val="00560AC7"/>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90B80"/>
    <w:rsid w:val="00590D4F"/>
    <w:rsid w:val="00595433"/>
    <w:rsid w:val="0059560A"/>
    <w:rsid w:val="00595A6D"/>
    <w:rsid w:val="00595BB1"/>
    <w:rsid w:val="0059611B"/>
    <w:rsid w:val="0059732C"/>
    <w:rsid w:val="005A095E"/>
    <w:rsid w:val="005A211B"/>
    <w:rsid w:val="005A361B"/>
    <w:rsid w:val="005A37A6"/>
    <w:rsid w:val="005A3B3C"/>
    <w:rsid w:val="005A7F14"/>
    <w:rsid w:val="005B0BD0"/>
    <w:rsid w:val="005B24B1"/>
    <w:rsid w:val="005B2A73"/>
    <w:rsid w:val="005B476B"/>
    <w:rsid w:val="005B73F4"/>
    <w:rsid w:val="005C0039"/>
    <w:rsid w:val="005C0130"/>
    <w:rsid w:val="005C20DC"/>
    <w:rsid w:val="005D1E18"/>
    <w:rsid w:val="005D271F"/>
    <w:rsid w:val="005D2BC4"/>
    <w:rsid w:val="005D58C3"/>
    <w:rsid w:val="005D6BF4"/>
    <w:rsid w:val="005DC5FD"/>
    <w:rsid w:val="005E08B7"/>
    <w:rsid w:val="005E0DFB"/>
    <w:rsid w:val="005E29E2"/>
    <w:rsid w:val="005E3EAE"/>
    <w:rsid w:val="005E42CC"/>
    <w:rsid w:val="005E4ECC"/>
    <w:rsid w:val="005E562F"/>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36B3"/>
    <w:rsid w:val="00683A2F"/>
    <w:rsid w:val="00683C4A"/>
    <w:rsid w:val="006851BC"/>
    <w:rsid w:val="006911C7"/>
    <w:rsid w:val="006913D6"/>
    <w:rsid w:val="00691888"/>
    <w:rsid w:val="00691BE6"/>
    <w:rsid w:val="00693EDA"/>
    <w:rsid w:val="006941DF"/>
    <w:rsid w:val="00696365"/>
    <w:rsid w:val="00696479"/>
    <w:rsid w:val="006A172B"/>
    <w:rsid w:val="006A3A92"/>
    <w:rsid w:val="006A5EF2"/>
    <w:rsid w:val="006B20F6"/>
    <w:rsid w:val="006B2352"/>
    <w:rsid w:val="006B4064"/>
    <w:rsid w:val="006B5B84"/>
    <w:rsid w:val="006B7738"/>
    <w:rsid w:val="006C0196"/>
    <w:rsid w:val="006C3DB3"/>
    <w:rsid w:val="006C68DA"/>
    <w:rsid w:val="006D146B"/>
    <w:rsid w:val="006D2CBC"/>
    <w:rsid w:val="006D3440"/>
    <w:rsid w:val="006E03B9"/>
    <w:rsid w:val="006E09DF"/>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D21"/>
    <w:rsid w:val="00703161"/>
    <w:rsid w:val="00704414"/>
    <w:rsid w:val="00705FCA"/>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C9D"/>
    <w:rsid w:val="00741F84"/>
    <w:rsid w:val="00742C5E"/>
    <w:rsid w:val="00746B00"/>
    <w:rsid w:val="00746C03"/>
    <w:rsid w:val="00746F1B"/>
    <w:rsid w:val="00746F5F"/>
    <w:rsid w:val="007475BD"/>
    <w:rsid w:val="007514C0"/>
    <w:rsid w:val="00752644"/>
    <w:rsid w:val="0075297C"/>
    <w:rsid w:val="00754554"/>
    <w:rsid w:val="00755A57"/>
    <w:rsid w:val="007611E8"/>
    <w:rsid w:val="00763C6B"/>
    <w:rsid w:val="00764CE3"/>
    <w:rsid w:val="00770609"/>
    <w:rsid w:val="0077642B"/>
    <w:rsid w:val="00776AA1"/>
    <w:rsid w:val="00781EA8"/>
    <w:rsid w:val="00782DBB"/>
    <w:rsid w:val="007867F9"/>
    <w:rsid w:val="00786D16"/>
    <w:rsid w:val="00790AD5"/>
    <w:rsid w:val="00791233"/>
    <w:rsid w:val="00793B9B"/>
    <w:rsid w:val="00793DD4"/>
    <w:rsid w:val="007966B4"/>
    <w:rsid w:val="007A0F9C"/>
    <w:rsid w:val="007A4211"/>
    <w:rsid w:val="007A63C4"/>
    <w:rsid w:val="007A72A9"/>
    <w:rsid w:val="007B0D9C"/>
    <w:rsid w:val="007B2979"/>
    <w:rsid w:val="007B3185"/>
    <w:rsid w:val="007B57C7"/>
    <w:rsid w:val="007B7E8C"/>
    <w:rsid w:val="007C1E01"/>
    <w:rsid w:val="007C241D"/>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1027"/>
    <w:rsid w:val="007F2C9A"/>
    <w:rsid w:val="007F3C02"/>
    <w:rsid w:val="007F3DB7"/>
    <w:rsid w:val="007F4C0B"/>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76F4"/>
    <w:rsid w:val="008A403A"/>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2D08"/>
    <w:rsid w:val="00923E7F"/>
    <w:rsid w:val="009245A9"/>
    <w:rsid w:val="00931262"/>
    <w:rsid w:val="00931B18"/>
    <w:rsid w:val="00932D50"/>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44CC"/>
    <w:rsid w:val="00974C90"/>
    <w:rsid w:val="00974D86"/>
    <w:rsid w:val="009760B9"/>
    <w:rsid w:val="0097681D"/>
    <w:rsid w:val="009779ED"/>
    <w:rsid w:val="009824C8"/>
    <w:rsid w:val="00982AC0"/>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764D"/>
    <w:rsid w:val="009A7DF8"/>
    <w:rsid w:val="009B2F73"/>
    <w:rsid w:val="009B3249"/>
    <w:rsid w:val="009B4FB6"/>
    <w:rsid w:val="009B59B0"/>
    <w:rsid w:val="009B5D27"/>
    <w:rsid w:val="009B6AD8"/>
    <w:rsid w:val="009C30B3"/>
    <w:rsid w:val="009C58F9"/>
    <w:rsid w:val="009C6A16"/>
    <w:rsid w:val="009C6DFB"/>
    <w:rsid w:val="009D48F2"/>
    <w:rsid w:val="009D49B7"/>
    <w:rsid w:val="009D51EF"/>
    <w:rsid w:val="009D581A"/>
    <w:rsid w:val="009D7BC5"/>
    <w:rsid w:val="009E058E"/>
    <w:rsid w:val="009E05C5"/>
    <w:rsid w:val="009E11EB"/>
    <w:rsid w:val="009E16CF"/>
    <w:rsid w:val="009E1FE2"/>
    <w:rsid w:val="009E3EAA"/>
    <w:rsid w:val="009E4504"/>
    <w:rsid w:val="009E4F77"/>
    <w:rsid w:val="009E67B6"/>
    <w:rsid w:val="009E6FEC"/>
    <w:rsid w:val="009E78FA"/>
    <w:rsid w:val="009F06F0"/>
    <w:rsid w:val="009F1FB6"/>
    <w:rsid w:val="009F2D25"/>
    <w:rsid w:val="009F3D98"/>
    <w:rsid w:val="009F677E"/>
    <w:rsid w:val="00A0186B"/>
    <w:rsid w:val="00A02E93"/>
    <w:rsid w:val="00A03854"/>
    <w:rsid w:val="00A0407E"/>
    <w:rsid w:val="00A05D6C"/>
    <w:rsid w:val="00A06983"/>
    <w:rsid w:val="00A10740"/>
    <w:rsid w:val="00A10FCE"/>
    <w:rsid w:val="00A1205C"/>
    <w:rsid w:val="00A1213D"/>
    <w:rsid w:val="00A152B9"/>
    <w:rsid w:val="00A1692E"/>
    <w:rsid w:val="00A176A7"/>
    <w:rsid w:val="00A20118"/>
    <w:rsid w:val="00A202F6"/>
    <w:rsid w:val="00A20710"/>
    <w:rsid w:val="00A25160"/>
    <w:rsid w:val="00A32150"/>
    <w:rsid w:val="00A341CC"/>
    <w:rsid w:val="00A342EC"/>
    <w:rsid w:val="00A34A25"/>
    <w:rsid w:val="00A369C7"/>
    <w:rsid w:val="00A37331"/>
    <w:rsid w:val="00A4250D"/>
    <w:rsid w:val="00A46C23"/>
    <w:rsid w:val="00A46D6A"/>
    <w:rsid w:val="00A47737"/>
    <w:rsid w:val="00A532ED"/>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803FF"/>
    <w:rsid w:val="00A9017F"/>
    <w:rsid w:val="00A90207"/>
    <w:rsid w:val="00A94100"/>
    <w:rsid w:val="00A94A55"/>
    <w:rsid w:val="00A9553A"/>
    <w:rsid w:val="00A95C71"/>
    <w:rsid w:val="00AA1D5F"/>
    <w:rsid w:val="00AA4656"/>
    <w:rsid w:val="00AB027D"/>
    <w:rsid w:val="00AB1F90"/>
    <w:rsid w:val="00AB4979"/>
    <w:rsid w:val="00AB5512"/>
    <w:rsid w:val="00AB5FB0"/>
    <w:rsid w:val="00AB6BFA"/>
    <w:rsid w:val="00AB781B"/>
    <w:rsid w:val="00AB7F05"/>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F0120"/>
    <w:rsid w:val="00AF10D7"/>
    <w:rsid w:val="00AF1377"/>
    <w:rsid w:val="00AF6565"/>
    <w:rsid w:val="00AF6A72"/>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6BBA"/>
    <w:rsid w:val="00B26D55"/>
    <w:rsid w:val="00B306D3"/>
    <w:rsid w:val="00B30D66"/>
    <w:rsid w:val="00B3249C"/>
    <w:rsid w:val="00B329D8"/>
    <w:rsid w:val="00B35406"/>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6F49"/>
    <w:rsid w:val="00B70EEB"/>
    <w:rsid w:val="00B710E7"/>
    <w:rsid w:val="00B72870"/>
    <w:rsid w:val="00B75C05"/>
    <w:rsid w:val="00B80078"/>
    <w:rsid w:val="00B812AD"/>
    <w:rsid w:val="00B81D75"/>
    <w:rsid w:val="00B872B8"/>
    <w:rsid w:val="00B93961"/>
    <w:rsid w:val="00B93B41"/>
    <w:rsid w:val="00B93BAD"/>
    <w:rsid w:val="00B96785"/>
    <w:rsid w:val="00B96C5B"/>
    <w:rsid w:val="00B96EEE"/>
    <w:rsid w:val="00B97083"/>
    <w:rsid w:val="00B97993"/>
    <w:rsid w:val="00BA0783"/>
    <w:rsid w:val="00BA10AF"/>
    <w:rsid w:val="00BA130D"/>
    <w:rsid w:val="00BA13EA"/>
    <w:rsid w:val="00BA185D"/>
    <w:rsid w:val="00BA1CFB"/>
    <w:rsid w:val="00BA21A9"/>
    <w:rsid w:val="00BA3191"/>
    <w:rsid w:val="00BA5EAD"/>
    <w:rsid w:val="00BB0BB2"/>
    <w:rsid w:val="00BB3210"/>
    <w:rsid w:val="00BB392C"/>
    <w:rsid w:val="00BB6B27"/>
    <w:rsid w:val="00BB74BA"/>
    <w:rsid w:val="00BB7862"/>
    <w:rsid w:val="00BC0B91"/>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8B7"/>
    <w:rsid w:val="00C05EC1"/>
    <w:rsid w:val="00C1318A"/>
    <w:rsid w:val="00C1465E"/>
    <w:rsid w:val="00C16937"/>
    <w:rsid w:val="00C17504"/>
    <w:rsid w:val="00C20784"/>
    <w:rsid w:val="00C2119C"/>
    <w:rsid w:val="00C214AD"/>
    <w:rsid w:val="00C21C06"/>
    <w:rsid w:val="00C22075"/>
    <w:rsid w:val="00C23631"/>
    <w:rsid w:val="00C24F67"/>
    <w:rsid w:val="00C3018D"/>
    <w:rsid w:val="00C309B5"/>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38B5"/>
    <w:rsid w:val="00C75879"/>
    <w:rsid w:val="00C76B48"/>
    <w:rsid w:val="00C77ED3"/>
    <w:rsid w:val="00C84424"/>
    <w:rsid w:val="00C874A9"/>
    <w:rsid w:val="00C90377"/>
    <w:rsid w:val="00C9059A"/>
    <w:rsid w:val="00C9154F"/>
    <w:rsid w:val="00C9182E"/>
    <w:rsid w:val="00C91842"/>
    <w:rsid w:val="00C93A1F"/>
    <w:rsid w:val="00C942E0"/>
    <w:rsid w:val="00C94498"/>
    <w:rsid w:val="00C94828"/>
    <w:rsid w:val="00C955D9"/>
    <w:rsid w:val="00C97E33"/>
    <w:rsid w:val="00C97EC0"/>
    <w:rsid w:val="00CA0DEF"/>
    <w:rsid w:val="00CA353A"/>
    <w:rsid w:val="00CA4319"/>
    <w:rsid w:val="00CA6E73"/>
    <w:rsid w:val="00CA7BAA"/>
    <w:rsid w:val="00CB09CC"/>
    <w:rsid w:val="00CB1085"/>
    <w:rsid w:val="00CB3297"/>
    <w:rsid w:val="00CB4B32"/>
    <w:rsid w:val="00CB55BF"/>
    <w:rsid w:val="00CC2C9A"/>
    <w:rsid w:val="00CC2E20"/>
    <w:rsid w:val="00CC31DF"/>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768"/>
    <w:rsid w:val="00CE291B"/>
    <w:rsid w:val="00CE29B1"/>
    <w:rsid w:val="00CE3DEF"/>
    <w:rsid w:val="00CE4933"/>
    <w:rsid w:val="00CE497A"/>
    <w:rsid w:val="00CE56AB"/>
    <w:rsid w:val="00CE7B0B"/>
    <w:rsid w:val="00CE7F93"/>
    <w:rsid w:val="00CF176B"/>
    <w:rsid w:val="00CF19D7"/>
    <w:rsid w:val="00CF26A3"/>
    <w:rsid w:val="00CF2A96"/>
    <w:rsid w:val="00CF550B"/>
    <w:rsid w:val="00CF7ACE"/>
    <w:rsid w:val="00D00B6A"/>
    <w:rsid w:val="00D0235E"/>
    <w:rsid w:val="00D02381"/>
    <w:rsid w:val="00D06659"/>
    <w:rsid w:val="00D10435"/>
    <w:rsid w:val="00D14988"/>
    <w:rsid w:val="00D1661B"/>
    <w:rsid w:val="00D2312F"/>
    <w:rsid w:val="00D23EE3"/>
    <w:rsid w:val="00D24721"/>
    <w:rsid w:val="00D254B8"/>
    <w:rsid w:val="00D25CEA"/>
    <w:rsid w:val="00D2736B"/>
    <w:rsid w:val="00D3033B"/>
    <w:rsid w:val="00D30BF9"/>
    <w:rsid w:val="00D37079"/>
    <w:rsid w:val="00D4184A"/>
    <w:rsid w:val="00D4340A"/>
    <w:rsid w:val="00D44BF1"/>
    <w:rsid w:val="00D45C31"/>
    <w:rsid w:val="00D4758A"/>
    <w:rsid w:val="00D50E24"/>
    <w:rsid w:val="00D51FEA"/>
    <w:rsid w:val="00D54B35"/>
    <w:rsid w:val="00D55E8C"/>
    <w:rsid w:val="00D60624"/>
    <w:rsid w:val="00D611C6"/>
    <w:rsid w:val="00D64246"/>
    <w:rsid w:val="00D648B0"/>
    <w:rsid w:val="00D64C77"/>
    <w:rsid w:val="00D656A8"/>
    <w:rsid w:val="00D66EAA"/>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6F0"/>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6C58"/>
    <w:rsid w:val="00DD7487"/>
    <w:rsid w:val="00DE34DE"/>
    <w:rsid w:val="00DE4E97"/>
    <w:rsid w:val="00DE4F84"/>
    <w:rsid w:val="00DE64ED"/>
    <w:rsid w:val="00DE6BFD"/>
    <w:rsid w:val="00DF0596"/>
    <w:rsid w:val="00DF1C09"/>
    <w:rsid w:val="00DF407A"/>
    <w:rsid w:val="00DF4325"/>
    <w:rsid w:val="00DF5E6C"/>
    <w:rsid w:val="00DF722A"/>
    <w:rsid w:val="00E005FE"/>
    <w:rsid w:val="00E00667"/>
    <w:rsid w:val="00E01AC7"/>
    <w:rsid w:val="00E032B8"/>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50C1"/>
    <w:rsid w:val="00E45E01"/>
    <w:rsid w:val="00E50994"/>
    <w:rsid w:val="00E51123"/>
    <w:rsid w:val="00E53650"/>
    <w:rsid w:val="00E545A2"/>
    <w:rsid w:val="00E54DFC"/>
    <w:rsid w:val="00E54F03"/>
    <w:rsid w:val="00E5559B"/>
    <w:rsid w:val="00E6157B"/>
    <w:rsid w:val="00E62601"/>
    <w:rsid w:val="00E6433B"/>
    <w:rsid w:val="00E64979"/>
    <w:rsid w:val="00E65D62"/>
    <w:rsid w:val="00E6699F"/>
    <w:rsid w:val="00E6725E"/>
    <w:rsid w:val="00E701D8"/>
    <w:rsid w:val="00E71707"/>
    <w:rsid w:val="00E72B7E"/>
    <w:rsid w:val="00E73875"/>
    <w:rsid w:val="00E75032"/>
    <w:rsid w:val="00E802D9"/>
    <w:rsid w:val="00E81310"/>
    <w:rsid w:val="00E81BC5"/>
    <w:rsid w:val="00E81BE6"/>
    <w:rsid w:val="00E8601C"/>
    <w:rsid w:val="00E86236"/>
    <w:rsid w:val="00E86804"/>
    <w:rsid w:val="00E903B3"/>
    <w:rsid w:val="00E91BC1"/>
    <w:rsid w:val="00E91DCF"/>
    <w:rsid w:val="00E95263"/>
    <w:rsid w:val="00E96D37"/>
    <w:rsid w:val="00E97113"/>
    <w:rsid w:val="00E97841"/>
    <w:rsid w:val="00EA0180"/>
    <w:rsid w:val="00EA3BD1"/>
    <w:rsid w:val="00EA3C75"/>
    <w:rsid w:val="00EA5528"/>
    <w:rsid w:val="00EA68F2"/>
    <w:rsid w:val="00EA7050"/>
    <w:rsid w:val="00EA75FC"/>
    <w:rsid w:val="00EA7CBB"/>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C48"/>
    <w:rsid w:val="00EE1993"/>
    <w:rsid w:val="00EE27BE"/>
    <w:rsid w:val="00EE3EFE"/>
    <w:rsid w:val="00EE48F2"/>
    <w:rsid w:val="00EE7153"/>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3CE2"/>
    <w:rsid w:val="00F13E37"/>
    <w:rsid w:val="00F142A7"/>
    <w:rsid w:val="00F143E5"/>
    <w:rsid w:val="00F1490D"/>
    <w:rsid w:val="00F17A7D"/>
    <w:rsid w:val="00F20E87"/>
    <w:rsid w:val="00F210C4"/>
    <w:rsid w:val="00F21B1A"/>
    <w:rsid w:val="00F22FAA"/>
    <w:rsid w:val="00F2488E"/>
    <w:rsid w:val="00F26001"/>
    <w:rsid w:val="00F2730D"/>
    <w:rsid w:val="00F30BF9"/>
    <w:rsid w:val="00F31026"/>
    <w:rsid w:val="00F3128D"/>
    <w:rsid w:val="00F342AA"/>
    <w:rsid w:val="00F40B0C"/>
    <w:rsid w:val="00F4119D"/>
    <w:rsid w:val="00F43082"/>
    <w:rsid w:val="00F43A9B"/>
    <w:rsid w:val="00F501E2"/>
    <w:rsid w:val="00F504A2"/>
    <w:rsid w:val="00F53061"/>
    <w:rsid w:val="00F53C9B"/>
    <w:rsid w:val="00F54C2C"/>
    <w:rsid w:val="00F57D6D"/>
    <w:rsid w:val="00F6061B"/>
    <w:rsid w:val="00F60714"/>
    <w:rsid w:val="00F60BF4"/>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A0593"/>
    <w:rsid w:val="00FA0D54"/>
    <w:rsid w:val="00FA16F7"/>
    <w:rsid w:val="00FA2BC2"/>
    <w:rsid w:val="00FA3477"/>
    <w:rsid w:val="00FA4E39"/>
    <w:rsid w:val="00FB12D7"/>
    <w:rsid w:val="00FB2D31"/>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0AAD"/>
    <w:rsid w:val="00FF277B"/>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syt.2023.1152105" TargetMode="External"/><Relationship Id="rId117" Type="http://schemas.openxmlformats.org/officeDocument/2006/relationships/image" Target="media/image2.png"/><Relationship Id="rId21" Type="http://schemas.openxmlformats.org/officeDocument/2006/relationships/header" Target="header1.xml"/><Relationship Id="rId42" Type="http://schemas.openxmlformats.org/officeDocument/2006/relationships/hyperlink" Target="https://doi.org/10.1007/s12144-022-04159-8" TargetMode="External"/><Relationship Id="rId47" Type="http://schemas.openxmlformats.org/officeDocument/2006/relationships/hyperlink" Target="https://doi.org/10.33824/pjpr.2023.38.2.19" TargetMode="External"/><Relationship Id="rId63" Type="http://schemas.openxmlformats.org/officeDocument/2006/relationships/hyperlink" Target="https://doi.org/10.1037/tra0001406" TargetMode="External"/><Relationship Id="rId68" Type="http://schemas.openxmlformats.org/officeDocument/2006/relationships/hyperlink" Target="https://doi.org/10.1111/aphw.12276" TargetMode="External"/><Relationship Id="rId84" Type="http://schemas.openxmlformats.org/officeDocument/2006/relationships/hyperlink" Target="https://doi.org/10.1007/s12144-023-04415-5" TargetMode="External"/><Relationship Id="rId89" Type="http://schemas.openxmlformats.org/officeDocument/2006/relationships/hyperlink" Target="https://doi.org/10.1111/ppc.13102" TargetMode="External"/><Relationship Id="rId112" Type="http://schemas.openxmlformats.org/officeDocument/2006/relationships/hyperlink" Target="https://doi.org/10.2147/RMHP.S307294" TargetMode="External"/><Relationship Id="rId16" Type="http://schemas.openxmlformats.org/officeDocument/2006/relationships/hyperlink" Target="http://159.203.176.220/contributor-roles/supervision/" TargetMode="External"/><Relationship Id="rId107" Type="http://schemas.openxmlformats.org/officeDocument/2006/relationships/hyperlink" Target="https://doi.org/10.1111/ppc.12761" TargetMode="External"/><Relationship Id="rId11" Type="http://schemas.openxmlformats.org/officeDocument/2006/relationships/hyperlink" Target="http://159.203.176.220/contributor-roles/investigation/" TargetMode="External"/><Relationship Id="rId32" Type="http://schemas.openxmlformats.org/officeDocument/2006/relationships/hyperlink" Target="https://doi.org/10.3390/healthcare10112201" TargetMode="External"/><Relationship Id="rId37" Type="http://schemas.openxmlformats.org/officeDocument/2006/relationships/hyperlink" Target="https://doi.org/10.47391/JPMA.7813" TargetMode="External"/><Relationship Id="rId53" Type="http://schemas.openxmlformats.org/officeDocument/2006/relationships/hyperlink" Target="https://doi.org/10.1037/str0000314" TargetMode="External"/><Relationship Id="rId58" Type="http://schemas.openxmlformats.org/officeDocument/2006/relationships/hyperlink" Target="https://doi.org/10.1111/all.14687" TargetMode="External"/><Relationship Id="rId74" Type="http://schemas.openxmlformats.org/officeDocument/2006/relationships/hyperlink" Target="https://doi.org/10.3390/ijerph18094453" TargetMode="External"/><Relationship Id="rId79" Type="http://schemas.openxmlformats.org/officeDocument/2006/relationships/hyperlink" Target="https://doi.org/10.1111/odi.14915" TargetMode="External"/><Relationship Id="rId102" Type="http://schemas.openxmlformats.org/officeDocument/2006/relationships/hyperlink" Target="https://doi.org/10.1016/j.jad.2023.01.022" TargetMode="External"/><Relationship Id="rId123" Type="http://schemas.openxmlformats.org/officeDocument/2006/relationships/image" Target="media/image7.png"/><Relationship Id="rId128" Type="http://schemas.microsoft.com/office/2020/10/relationships/intelligence" Target="intelligence2.xml"/><Relationship Id="rId5" Type="http://schemas.openxmlformats.org/officeDocument/2006/relationships/settings" Target="settings.xml"/><Relationship Id="rId90" Type="http://schemas.openxmlformats.org/officeDocument/2006/relationships/hyperlink" Target="https://doi.org/10.1348/135910707X250866" TargetMode="External"/><Relationship Id="rId95" Type="http://schemas.openxmlformats.org/officeDocument/2006/relationships/hyperlink" Target="https://doi.org/10.1080/15325024.2019.1688022" TargetMode="External"/><Relationship Id="rId22" Type="http://schemas.openxmlformats.org/officeDocument/2006/relationships/hyperlink" Target="https://doi.org/10.3390/ijerph191610014" TargetMode="External"/><Relationship Id="rId27" Type="http://schemas.openxmlformats.org/officeDocument/2006/relationships/hyperlink" Target="https://doi.org/10.1037/tra0001626" TargetMode="External"/><Relationship Id="rId43" Type="http://schemas.openxmlformats.org/officeDocument/2006/relationships/hyperlink" Target="https://doi.org/10.1017/S0033291721000519" TargetMode="External"/><Relationship Id="rId48" Type="http://schemas.openxmlformats.org/officeDocument/2006/relationships/hyperlink" Target="https://doi.org/10.1080/10749357.2020.1864965" TargetMode="External"/><Relationship Id="rId64" Type="http://schemas.openxmlformats.org/officeDocument/2006/relationships/hyperlink" Target="https://doi.org/10.1002/jts.22884" TargetMode="External"/><Relationship Id="rId69" Type="http://schemas.openxmlformats.org/officeDocument/2006/relationships/hyperlink" Target="https://doi.org/10.3389/fpsyt.2016.00202" TargetMode="External"/><Relationship Id="rId113" Type="http://schemas.openxmlformats.org/officeDocument/2006/relationships/hyperlink" Target="https://doi.org/10.1037/tra0001377" TargetMode="External"/><Relationship Id="rId118" Type="http://schemas.openxmlformats.org/officeDocument/2006/relationships/image" Target="media/image3.png"/><Relationship Id="rId80" Type="http://schemas.openxmlformats.org/officeDocument/2006/relationships/hyperlink" Target="https://doi.org/10.1007/s00520-023-07891-4" TargetMode="External"/><Relationship Id="rId85" Type="http://schemas.openxmlformats.org/officeDocument/2006/relationships/hyperlink" Target="https://doi.org/10.1097/NNA.0000000000001240" TargetMode="Externa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validation/" TargetMode="External"/><Relationship Id="rId33" Type="http://schemas.openxmlformats.org/officeDocument/2006/relationships/hyperlink" Target="https://doi.org/10.3390/ijerph20115991" TargetMode="External"/><Relationship Id="rId38" Type="http://schemas.openxmlformats.org/officeDocument/2006/relationships/hyperlink" Target="https://doi.org/10.1016/j.jad.2024.01.130" TargetMode="External"/><Relationship Id="rId59" Type="http://schemas.openxmlformats.org/officeDocument/2006/relationships/hyperlink" Target="https://doi.org/10.1177/1359105321999088" TargetMode="External"/><Relationship Id="rId103" Type="http://schemas.openxmlformats.org/officeDocument/2006/relationships/hyperlink" Target="https://doi.org/10.1016/j.eclinm.2022.101343" TargetMode="External"/><Relationship Id="rId108" Type="http://schemas.openxmlformats.org/officeDocument/2006/relationships/hyperlink" Target="https://doi.org/10.1002/pchj.599" TargetMode="External"/><Relationship Id="rId124" Type="http://schemas.openxmlformats.org/officeDocument/2006/relationships/header" Target="header3.xml"/><Relationship Id="rId54" Type="http://schemas.openxmlformats.org/officeDocument/2006/relationships/hyperlink" Target="https://doi.org/10.1111/jocn.16988" TargetMode="External"/><Relationship Id="rId70" Type="http://schemas.openxmlformats.org/officeDocument/2006/relationships/hyperlink" Target="https://doi.org/10.1093/swr/22.3.173" TargetMode="External"/><Relationship Id="rId75" Type="http://schemas.openxmlformats.org/officeDocument/2006/relationships/hyperlink" Target="https://doi.org/10.3390/diagnostics10110956" TargetMode="External"/><Relationship Id="rId91" Type="http://schemas.openxmlformats.org/officeDocument/2006/relationships/hyperlink" Target="https://doi.org/10.1016/j.ijsu.2020.02.034" TargetMode="External"/><Relationship Id="rId96" Type="http://schemas.openxmlformats.org/officeDocument/2006/relationships/hyperlink" Target="https://doi.org/10.3928/01484834-20230415-0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inm.12938" TargetMode="External"/><Relationship Id="rId28" Type="http://schemas.openxmlformats.org/officeDocument/2006/relationships/hyperlink" Target="https://doi.org/10.1111/inm.13293" TargetMode="External"/><Relationship Id="rId49" Type="http://schemas.openxmlformats.org/officeDocument/2006/relationships/hyperlink" Target="https://doi.org/10.1016/j.psychres.2021.114035" TargetMode="External"/><Relationship Id="rId114" Type="http://schemas.openxmlformats.org/officeDocument/2006/relationships/hyperlink" Target="https://doi.org/10.3390/ijerph17176315" TargetMode="External"/><Relationship Id="rId119" Type="http://schemas.openxmlformats.org/officeDocument/2006/relationships/image" Target="media/image4.png"/><Relationship Id="rId44" Type="http://schemas.openxmlformats.org/officeDocument/2006/relationships/hyperlink" Target="https://doi.org/10.1111/inm.13354" TargetMode="External"/><Relationship Id="rId60" Type="http://schemas.openxmlformats.org/officeDocument/2006/relationships/hyperlink" Target="https://doi.org/10.5114/hpr/169165" TargetMode="External"/><Relationship Id="rId65" Type="http://schemas.openxmlformats.org/officeDocument/2006/relationships/hyperlink" Target="https://doi.org/10.1080/13548506.2021.1897148" TargetMode="External"/><Relationship Id="rId81" Type="http://schemas.openxmlformats.org/officeDocument/2006/relationships/hyperlink" Target="https://doi.org/10.1037/t17236-000" TargetMode="External"/><Relationship Id="rId86" Type="http://schemas.openxmlformats.org/officeDocument/2006/relationships/hyperlink" Target="https://doi.org/10.1001/jamanetworkopen.2021.4972"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visualization/" TargetMode="External"/><Relationship Id="rId39" Type="http://schemas.openxmlformats.org/officeDocument/2006/relationships/hyperlink" Target="https://doi.org/10.3390/brainsci13020305" TargetMode="External"/><Relationship Id="rId109" Type="http://schemas.openxmlformats.org/officeDocument/2006/relationships/hyperlink" Target="https://doi.org/10.1111/jonm.13660" TargetMode="External"/><Relationship Id="rId34" Type="http://schemas.openxmlformats.org/officeDocument/2006/relationships/hyperlink" Target="file:///C:\Users\aai\Downloads\www.covidence.org" TargetMode="External"/><Relationship Id="rId50" Type="http://schemas.openxmlformats.org/officeDocument/2006/relationships/hyperlink" Target="https://doi.org/10.3389/fpsyg.2022.745158" TargetMode="External"/><Relationship Id="rId55" Type="http://schemas.openxmlformats.org/officeDocument/2006/relationships/hyperlink" Target="https://doi.org/10.1080/09638288.2017.1363300" TargetMode="External"/><Relationship Id="rId76" Type="http://schemas.openxmlformats.org/officeDocument/2006/relationships/hyperlink" Target="https://doi.org/10.3390/ijerph18147362" TargetMode="External"/><Relationship Id="rId97" Type="http://schemas.openxmlformats.org/officeDocument/2006/relationships/hyperlink" Target="https://doi.org/10.1016/j.psycom.2023.100104" TargetMode="External"/><Relationship Id="rId104" Type="http://schemas.openxmlformats.org/officeDocument/2006/relationships/hyperlink" Target="https://doi.org/10.3389/fpsyt.2024.1337030" TargetMode="External"/><Relationship Id="rId120" Type="http://schemas.openxmlformats.org/officeDocument/2006/relationships/image" Target="media/image5.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oi.org/10.3389/fpsyt.2021.562938" TargetMode="External"/><Relationship Id="rId92" Type="http://schemas.openxmlformats.org/officeDocument/2006/relationships/hyperlink" Target="https://doi.org/10.2147/PRBM.S446550" TargetMode="External"/><Relationship Id="rId2" Type="http://schemas.openxmlformats.org/officeDocument/2006/relationships/customXml" Target="../customXml/item2.xml"/><Relationship Id="rId29" Type="http://schemas.openxmlformats.org/officeDocument/2006/relationships/hyperlink" Target="https://doi.org/10.3390/ijerph20043539" TargetMode="External"/><Relationship Id="rId24" Type="http://schemas.openxmlformats.org/officeDocument/2006/relationships/hyperlink" Target="https://doi.org/10.1007/s12144-023-04750-7" TargetMode="External"/><Relationship Id="rId40" Type="http://schemas.openxmlformats.org/officeDocument/2006/relationships/hyperlink" Target="https://doi.org/10.1016/j.psyneuen.2014.03.001" TargetMode="External"/><Relationship Id="rId45" Type="http://schemas.openxmlformats.org/officeDocument/2006/relationships/hyperlink" Target="https://doi.org/10.1002/ijop.13110" TargetMode="External"/><Relationship Id="rId66" Type="http://schemas.openxmlformats.org/officeDocument/2006/relationships/hyperlink" Target="https://doi.org/10.1080/13548506.2022.2132409" TargetMode="External"/><Relationship Id="rId87" Type="http://schemas.openxmlformats.org/officeDocument/2006/relationships/hyperlink" Target="https://doi.org/10.1037/0022-006X.74.5.880" TargetMode="External"/><Relationship Id="rId110" Type="http://schemas.openxmlformats.org/officeDocument/2006/relationships/hyperlink" Target="https://doi.org/10.3389/fpsyt.2023.1228259" TargetMode="External"/><Relationship Id="rId115" Type="http://schemas.openxmlformats.org/officeDocument/2006/relationships/hyperlink" Target="https://doi.org/10.5114/cipp.2022.112945" TargetMode="External"/><Relationship Id="rId61" Type="http://schemas.openxmlformats.org/officeDocument/2006/relationships/hyperlink" Target="https://doi.org/10.1093/cercor/bhad372" TargetMode="External"/><Relationship Id="rId82" Type="http://schemas.openxmlformats.org/officeDocument/2006/relationships/hyperlink" Target="https://doi.org/10.12659/msm.933446" TargetMode="External"/><Relationship Id="rId19" Type="http://schemas.openxmlformats.org/officeDocument/2006/relationships/hyperlink" Target="http://159.203.176.220/contributor-roles/writing-original-draft/" TargetMode="External"/><Relationship Id="rId14" Type="http://schemas.openxmlformats.org/officeDocument/2006/relationships/hyperlink" Target="http://159.203.176.220/contributor-roles/resources/" TargetMode="External"/><Relationship Id="rId30" Type="http://schemas.openxmlformats.org/officeDocument/2006/relationships/hyperlink" Target="https://doi.org/10.3390/jcm13010095" TargetMode="External"/><Relationship Id="rId35" Type="http://schemas.openxmlformats.org/officeDocument/2006/relationships/hyperlink" Target="https://doi.org/10.1136/oemed-2020-106540" TargetMode="External"/><Relationship Id="rId56" Type="http://schemas.openxmlformats.org/officeDocument/2006/relationships/hyperlink" Target="https://doi.org/10.1007/s00586-020-06517-1" TargetMode="External"/><Relationship Id="rId77" Type="http://schemas.openxmlformats.org/officeDocument/2006/relationships/hyperlink" Target="https://doi.org/10.3389/fpsyt.2023.1331033" TargetMode="External"/><Relationship Id="rId100" Type="http://schemas.openxmlformats.org/officeDocument/2006/relationships/hyperlink" Target="https://doi.org/10.1037/ort0000606" TargetMode="External"/><Relationship Id="rId105" Type="http://schemas.openxmlformats.org/officeDocument/2006/relationships/hyperlink" Target="https://doi.org/10.3389/fpsyt.2023.1163956" TargetMode="External"/><Relationship Id="rId126"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doi.org/10.22365/jpsych.2021.001" TargetMode="External"/><Relationship Id="rId72" Type="http://schemas.openxmlformats.org/officeDocument/2006/relationships/hyperlink" Target="https://doi.org/10.1007/s11162-023-09763-6" TargetMode="External"/><Relationship Id="rId93" Type="http://schemas.openxmlformats.org/officeDocument/2006/relationships/hyperlink" Target="https://doi.org/10.1038/s41398-024-02918-8" TargetMode="External"/><Relationship Id="rId98" Type="http://schemas.openxmlformats.org/officeDocument/2006/relationships/hyperlink" Target="https://doi.org/10.3290/j.qi.b936999" TargetMode="External"/><Relationship Id="rId121" Type="http://schemas.openxmlformats.org/officeDocument/2006/relationships/header" Target="header2.xml"/><Relationship Id="rId3" Type="http://schemas.openxmlformats.org/officeDocument/2006/relationships/numbering" Target="numbering.xml"/><Relationship Id="rId25" Type="http://schemas.openxmlformats.org/officeDocument/2006/relationships/hyperlink" Target="https://doi.org/10.1111/2047-3095.12397" TargetMode="External"/><Relationship Id="rId46" Type="http://schemas.openxmlformats.org/officeDocument/2006/relationships/hyperlink" Target="https://doi.org/10.1017/S1092852923002493" TargetMode="External"/><Relationship Id="rId67" Type="http://schemas.openxmlformats.org/officeDocument/2006/relationships/hyperlink" Target="https://doi.org/10.3389/fpsyg.2023.1270514" TargetMode="External"/><Relationship Id="rId116" Type="http://schemas.openxmlformats.org/officeDocument/2006/relationships/image" Target="media/image1.png"/><Relationship Id="rId20" Type="http://schemas.openxmlformats.org/officeDocument/2006/relationships/hyperlink" Target="http://159.203.176.220/contributor-roles/writing-review-editing/" TargetMode="External"/><Relationship Id="rId41" Type="http://schemas.openxmlformats.org/officeDocument/2006/relationships/hyperlink" Target="https://doi.org/10.1016/j.jad.2013.09.018" TargetMode="External"/><Relationship Id="rId62" Type="http://schemas.openxmlformats.org/officeDocument/2006/relationships/hyperlink" Target="https://doi.org/10.3389/fpsyg.2021.675132" TargetMode="External"/><Relationship Id="rId83" Type="http://schemas.openxmlformats.org/officeDocument/2006/relationships/hyperlink" Target="https://doi.org/10.3389/fpsyt.2021.632360" TargetMode="External"/><Relationship Id="rId88" Type="http://schemas.openxmlformats.org/officeDocument/2006/relationships/hyperlink" Target="https://doi.org/10.1080/17533015.2022.2107033" TargetMode="External"/><Relationship Id="rId111" Type="http://schemas.openxmlformats.org/officeDocument/2006/relationships/hyperlink" Target="https://doi.org/10.3389/fpsyg.2021.600798" TargetMode="External"/><Relationship Id="rId15" Type="http://schemas.openxmlformats.org/officeDocument/2006/relationships/hyperlink" Target="http://159.203.176.220/contributor-roles/software/" TargetMode="External"/><Relationship Id="rId36" Type="http://schemas.openxmlformats.org/officeDocument/2006/relationships/hyperlink" Target="https://doi.org/10.1111/inm.12996" TargetMode="External"/><Relationship Id="rId57" Type="http://schemas.openxmlformats.org/officeDocument/2006/relationships/hyperlink" Target="https://doi.org/10.1016/j.psychres.2020.113382" TargetMode="External"/><Relationship Id="rId106" Type="http://schemas.openxmlformats.org/officeDocument/2006/relationships/hyperlink" Target="https://doi.org/10.1080/20008198.2021.2005346" TargetMode="External"/><Relationship Id="rId127" Type="http://schemas.openxmlformats.org/officeDocument/2006/relationships/theme" Target="theme/theme1.xm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1002/jcop.23097" TargetMode="External"/><Relationship Id="rId52" Type="http://schemas.openxmlformats.org/officeDocument/2006/relationships/hyperlink" Target="https://doi.org/10.1037/str0000273" TargetMode="External"/><Relationship Id="rId73" Type="http://schemas.openxmlformats.org/officeDocument/2006/relationships/hyperlink" Target="https://doi.org/10.1037/trm0000469" TargetMode="External"/><Relationship Id="rId78" Type="http://schemas.openxmlformats.org/officeDocument/2006/relationships/hyperlink" Target="https://doi.org/10.1192/bjp.2020.212" TargetMode="External"/><Relationship Id="rId94" Type="http://schemas.openxmlformats.org/officeDocument/2006/relationships/hyperlink" Target="https://doi.org/10.1001/jama.283.15.2008" TargetMode="External"/><Relationship Id="rId99" Type="http://schemas.openxmlformats.org/officeDocument/2006/relationships/hyperlink" Target="https://doi.org/10.1007/s10902-020-00352-3" TargetMode="External"/><Relationship Id="rId101" Type="http://schemas.openxmlformats.org/officeDocument/2006/relationships/hyperlink" Target="https://doi.org/10.1001/jamapsychiatry.2022.2640" TargetMode="External"/><Relationship Id="rId122"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159.203.176.220/contributor-roles/data-c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21310A-A019-458E-B822-09509E7AA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46</Pages>
  <Words>11173</Words>
  <Characters>63688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Qizhou Duan</cp:lastModifiedBy>
  <cp:revision>40</cp:revision>
  <cp:lastPrinted>2023-08-22T08:40:00Z</cp:lastPrinted>
  <dcterms:created xsi:type="dcterms:W3CDTF">2024-07-15T15:10:00Z</dcterms:created>
  <dcterms:modified xsi:type="dcterms:W3CDTF">2024-07-21T16:23:00Z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