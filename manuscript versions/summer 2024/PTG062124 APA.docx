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Tallahassee, FL  32306</w:t>
      </w:r>
    </w:p>
    <w:p w14:paraId="5D1F787A"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(850) 644-3577</w:t>
      </w:r>
    </w:p>
    <w:p w14:paraId="1B5DC64D" w14:textId="77777777" w:rsidR="00F6578E" w:rsidRPr="001B4A37" w:rsidRDefault="00F6578E" w:rsidP="00F6578E">
      <w:pPr>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amyai8@gmail.com</w:t>
      </w:r>
    </w:p>
    <w:p w14:paraId="778D339D" w14:textId="77777777" w:rsidR="00F6578E" w:rsidRPr="001B4A37" w:rsidRDefault="00F6578E" w:rsidP="00F6578E">
      <w:pPr>
        <w:spacing w:after="0" w:line="240" w:lineRule="auto"/>
        <w:rPr>
          <w:rFonts w:ascii="Times New Roman" w:hAnsi="Times New Roman" w:cs="Times New Roman"/>
          <w:sz w:val="24"/>
          <w:szCs w:val="24"/>
        </w:rPr>
      </w:pPr>
    </w:p>
    <w:p w14:paraId="7F01FE59" w14:textId="77777777" w:rsidR="00F6578E" w:rsidRPr="001B4A37" w:rsidRDefault="00F6578E" w:rsidP="00F6578E">
      <w:pPr>
        <w:spacing w:after="0" w:line="240" w:lineRule="auto"/>
        <w:rPr>
          <w:rFonts w:ascii="Times New Roman" w:hAnsi="Times New Roman" w:cs="Times New Roman"/>
          <w:sz w:val="24"/>
          <w:szCs w:val="24"/>
        </w:rPr>
      </w:pPr>
    </w:p>
    <w:p w14:paraId="0A87A754" w14:textId="5B35B96C" w:rsidR="00F6578E" w:rsidRPr="001B4A37" w:rsidRDefault="00C0060C"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June</w:t>
      </w:r>
      <w:r w:rsidRPr="7508F477">
        <w:rPr>
          <w:rFonts w:ascii="Times New Roman" w:hAnsi="Times New Roman" w:cs="Times New Roman"/>
          <w:sz w:val="24"/>
          <w:szCs w:val="24"/>
        </w:rPr>
        <w:t xml:space="preserve"> </w:t>
      </w:r>
      <w:r w:rsidR="004847FB">
        <w:rPr>
          <w:rFonts w:ascii="Times New Roman" w:hAnsi="Times New Roman" w:cs="Times New Roman"/>
          <w:sz w:val="24"/>
          <w:szCs w:val="24"/>
        </w:rPr>
        <w:t>20</w:t>
      </w:r>
      <w:r w:rsidR="00F6578E" w:rsidRPr="7508F477">
        <w:rPr>
          <w:rFonts w:ascii="Times New Roman" w:hAnsi="Times New Roman" w:cs="Times New Roman"/>
          <w:sz w:val="24"/>
          <w:szCs w:val="24"/>
        </w:rPr>
        <w:t>, 2024</w:t>
      </w:r>
    </w:p>
    <w:p w14:paraId="112AF2E6" w14:textId="77777777" w:rsidR="00F6578E" w:rsidRPr="001B4A37" w:rsidRDefault="00F6578E" w:rsidP="00F6578E">
      <w:pPr>
        <w:spacing w:after="0" w:line="240" w:lineRule="auto"/>
        <w:rPr>
          <w:rFonts w:ascii="Times New Roman" w:hAnsi="Times New Roman" w:cs="Times New Roman"/>
          <w:sz w:val="24"/>
          <w:szCs w:val="24"/>
        </w:rPr>
      </w:pPr>
    </w:p>
    <w:p w14:paraId="37B50991" w14:textId="77777777" w:rsidR="00F6578E" w:rsidRPr="001B4A37" w:rsidRDefault="00F6578E" w:rsidP="00F6578E">
      <w:pPr>
        <w:pStyle w:val="js-affiliation"/>
        <w:spacing w:beforeAutospacing="0" w:after="0" w:afterAutospacing="0"/>
        <w:contextualSpacing/>
        <w:rPr>
          <w:shd w:val="clear" w:color="auto" w:fill="FFFFFF"/>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BF2773" w:rsidRDefault="00F6578E" w:rsidP="00F6578E">
      <w:pPr>
        <w:spacing w:after="0" w:line="240" w:lineRule="auto"/>
        <w:contextualSpacing/>
        <w:jc w:val="center"/>
        <w:rPr>
          <w:rFonts w:ascii="Times New Roman" w:hAnsi="Times New Roman" w:cs="Times New Roman"/>
          <w:sz w:val="24"/>
          <w:szCs w:val="24"/>
          <w:lang w:val="it-IT"/>
        </w:rPr>
      </w:pPr>
      <w:r w:rsidRPr="00BF2773">
        <w:rPr>
          <w:rFonts w:ascii="Times New Roman" w:eastAsia="Malgun Gothic" w:hAnsi="Times New Roman" w:cs="Times New Roman"/>
          <w:sz w:val="24"/>
          <w:szCs w:val="24"/>
          <w:lang w:val="it-IT"/>
        </w:rPr>
        <w:t>Amy L. Ai, PhD</w:t>
      </w:r>
      <w:r w:rsidRPr="00BF2773">
        <w:rPr>
          <w:rFonts w:ascii="Times New Roman" w:eastAsia="Malgun Gothic" w:hAnsi="Times New Roman" w:cs="Times New Roman"/>
          <w:sz w:val="24"/>
          <w:szCs w:val="24"/>
          <w:vertAlign w:val="superscript"/>
          <w:lang w:val="it-IT"/>
        </w:rPr>
        <w:t>1</w:t>
      </w:r>
    </w:p>
    <w:p w14:paraId="3DEEF7F8"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lang w:val="it-IT"/>
        </w:rPr>
      </w:pPr>
      <w:r w:rsidRPr="00BF2773">
        <w:rPr>
          <w:rFonts w:ascii="Times New Roman" w:hAnsi="Times New Roman" w:cs="Times New Roman"/>
          <w:sz w:val="24"/>
          <w:szCs w:val="24"/>
          <w:lang w:val="it-IT"/>
        </w:rPr>
        <w:t>Qizhou Duan, MS</w:t>
      </w:r>
      <w:r w:rsidRPr="00BF2773">
        <w:rPr>
          <w:rFonts w:ascii="Times New Roman" w:eastAsia="Malgun Gothic" w:hAnsi="Times New Roman" w:cs="Times New Roman"/>
          <w:sz w:val="24"/>
          <w:szCs w:val="24"/>
          <w:vertAlign w:val="superscript"/>
          <w:lang w:val="it-I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Marguerite Rwil,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Henry Carretta,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2570 University Center Building C, Florida State University (FSU), Tallahassee, FL, 32306;  amyai8@gmail.com</w:t>
      </w:r>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Marguerite S Rwi</w:t>
      </w:r>
      <w:r w:rsidRPr="008C6E53">
        <w:rPr>
          <w:rFonts w:ascii="Times New Roman" w:hAnsi="Times New Roman" w:cs="Times New Roman"/>
          <w:sz w:val="24"/>
          <w:szCs w:val="24"/>
        </w:rPr>
        <w:t xml:space="preserve">l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Henry Carretta</w:t>
      </w:r>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00F6578E" w:rsidRPr="00AF1BA8">
          <w:rPr>
            <w:rFonts w:ascii="Times New Roman" w:eastAsia="Times New Roman" w:hAnsi="Times New Roman" w:cs="Times New Roman"/>
            <w:sz w:val="24"/>
            <w:szCs w:val="24"/>
          </w:rPr>
          <w:t>Funding acquisition</w:t>
        </w:r>
      </w:hyperlink>
      <w:r w:rsidR="00F6578E">
        <w:rPr>
          <w:rFonts w:ascii="Times New Roman" w:eastAsia="Times New Roman" w:hAnsi="Times New Roman" w:cs="Times New Roman"/>
          <w:sz w:val="24"/>
          <w:szCs w:val="24"/>
        </w:rPr>
        <w:t>—NA</w:t>
      </w:r>
    </w:p>
    <w:p w14:paraId="7F69DD5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00F6578E" w:rsidRPr="00AF1BA8">
          <w:rPr>
            <w:rFonts w:ascii="Times New Roman" w:eastAsia="Times New Roman" w:hAnsi="Times New Roman" w:cs="Times New Roman"/>
            <w:sz w:val="24"/>
            <w:szCs w:val="24"/>
          </w:rPr>
          <w:t>Investigation</w:t>
        </w:r>
      </w:hyperlink>
      <w:r w:rsidR="00F6578E">
        <w:rPr>
          <w:rFonts w:ascii="Times New Roman" w:eastAsia="Times New Roman" w:hAnsi="Times New Roman" w:cs="Times New Roman"/>
          <w:sz w:val="24"/>
          <w:szCs w:val="24"/>
        </w:rPr>
        <w:t>—Ai, Q</w:t>
      </w:r>
    </w:p>
    <w:p w14:paraId="1B5E1FE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2" w:history="1">
        <w:r w:rsidR="00F6578E" w:rsidRPr="00AF1BA8">
          <w:rPr>
            <w:rFonts w:ascii="Times New Roman" w:eastAsia="Times New Roman" w:hAnsi="Times New Roman" w:cs="Times New Roman"/>
            <w:sz w:val="24"/>
            <w:szCs w:val="24"/>
          </w:rPr>
          <w:t>Methodology</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r w:rsidR="00F6578E">
        <w:rPr>
          <w:rFonts w:ascii="Times New Roman" w:eastAsia="Times New Roman" w:hAnsi="Times New Roman" w:cs="Times New Roman"/>
          <w:sz w:val="24"/>
          <w:szCs w:val="24"/>
        </w:rPr>
        <w:t>Ai</w:t>
      </w:r>
    </w:p>
    <w:p w14:paraId="04FA1EE9"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00F6578E" w:rsidRPr="00AF1BA8">
          <w:rPr>
            <w:rFonts w:ascii="Times New Roman" w:eastAsia="Times New Roman" w:hAnsi="Times New Roman" w:cs="Times New Roman"/>
            <w:sz w:val="24"/>
            <w:szCs w:val="24"/>
          </w:rPr>
          <w:t>Project administration</w:t>
        </w:r>
      </w:hyperlink>
      <w:r w:rsidR="00F6578E">
        <w:rPr>
          <w:rFonts w:ascii="Times New Roman" w:eastAsia="Times New Roman" w:hAnsi="Times New Roman" w:cs="Times New Roman"/>
          <w:sz w:val="24"/>
          <w:szCs w:val="24"/>
        </w:rPr>
        <w:t>—M, Ai</w:t>
      </w:r>
    </w:p>
    <w:p w14:paraId="0A80832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00F6578E" w:rsidRPr="00AF1BA8">
          <w:rPr>
            <w:rFonts w:ascii="Times New Roman" w:eastAsia="Times New Roman" w:hAnsi="Times New Roman" w:cs="Times New Roman"/>
            <w:sz w:val="24"/>
            <w:szCs w:val="24"/>
          </w:rPr>
          <w:t>Resources</w:t>
        </w:r>
      </w:hyperlink>
      <w:r w:rsidR="00F6578E">
        <w:rPr>
          <w:rFonts w:ascii="Times New Roman" w:eastAsia="Times New Roman" w:hAnsi="Times New Roman" w:cs="Times New Roman"/>
          <w:sz w:val="24"/>
          <w:szCs w:val="24"/>
        </w:rPr>
        <w:t>—NA</w:t>
      </w:r>
    </w:p>
    <w:p w14:paraId="7F340C9C"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00F6578E" w:rsidRPr="00AF1BA8">
          <w:rPr>
            <w:rFonts w:ascii="Times New Roman" w:eastAsia="Times New Roman" w:hAnsi="Times New Roman" w:cs="Times New Roman"/>
            <w:sz w:val="24"/>
            <w:szCs w:val="24"/>
          </w:rPr>
          <w:t>Software</w:t>
        </w:r>
      </w:hyperlink>
      <w:r w:rsidR="00F6578E">
        <w:rPr>
          <w:rFonts w:ascii="Times New Roman" w:eastAsia="Times New Roman" w:hAnsi="Times New Roman" w:cs="Times New Roman"/>
          <w:sz w:val="24"/>
          <w:szCs w:val="24"/>
        </w:rPr>
        <w:t>—Q</w:t>
      </w:r>
    </w:p>
    <w:p w14:paraId="0AD4CBA3"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00F6578E" w:rsidRPr="00AF1BA8">
          <w:rPr>
            <w:rFonts w:ascii="Times New Roman" w:eastAsia="Times New Roman" w:hAnsi="Times New Roman" w:cs="Times New Roman"/>
            <w:sz w:val="24"/>
            <w:szCs w:val="24"/>
          </w:rPr>
          <w:t>Supervision</w:t>
        </w:r>
      </w:hyperlink>
      <w:r w:rsidR="00F6578E">
        <w:rPr>
          <w:rFonts w:ascii="Times New Roman" w:eastAsia="Times New Roman" w:hAnsi="Times New Roman" w:cs="Times New Roman"/>
          <w:sz w:val="24"/>
          <w:szCs w:val="24"/>
        </w:rPr>
        <w:t>—Ai, C</w:t>
      </w:r>
    </w:p>
    <w:p w14:paraId="2094F592"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00F6578E" w:rsidRPr="00AF1BA8">
          <w:rPr>
            <w:rFonts w:ascii="Times New Roman" w:eastAsia="Times New Roman" w:hAnsi="Times New Roman" w:cs="Times New Roman"/>
            <w:sz w:val="24"/>
            <w:szCs w:val="24"/>
          </w:rPr>
          <w:t>Validation</w:t>
        </w:r>
      </w:hyperlink>
      <w:r w:rsidR="00F6578E">
        <w:rPr>
          <w:rFonts w:ascii="Times New Roman" w:eastAsia="Times New Roman" w:hAnsi="Times New Roman" w:cs="Times New Roman"/>
          <w:sz w:val="24"/>
          <w:szCs w:val="24"/>
        </w:rPr>
        <w:t>—Q, Ai</w:t>
      </w:r>
    </w:p>
    <w:p w14:paraId="0D9DB536"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00F6578E" w:rsidRPr="00AF1BA8">
          <w:rPr>
            <w:rFonts w:ascii="Times New Roman" w:eastAsia="Times New Roman" w:hAnsi="Times New Roman" w:cs="Times New Roman"/>
            <w:sz w:val="24"/>
            <w:szCs w:val="24"/>
          </w:rPr>
          <w:t>Visualization</w:t>
        </w:r>
      </w:hyperlink>
      <w:r w:rsidR="00F6578E">
        <w:rPr>
          <w:rFonts w:ascii="Times New Roman" w:eastAsia="Times New Roman" w:hAnsi="Times New Roman" w:cs="Times New Roman"/>
          <w:sz w:val="24"/>
          <w:szCs w:val="24"/>
        </w:rPr>
        <w:t>—Q</w:t>
      </w:r>
      <w:r w:rsidR="00F6578E" w:rsidRPr="00AF1BA8">
        <w:rPr>
          <w:rFonts w:ascii="Times New Roman" w:eastAsia="Times New Roman" w:hAnsi="Times New Roman" w:cs="Times New Roman"/>
          <w:sz w:val="24"/>
          <w:szCs w:val="24"/>
        </w:rPr>
        <w:t xml:space="preserve"> </w:t>
      </w:r>
    </w:p>
    <w:p w14:paraId="763DA3EB"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00F6578E" w:rsidRPr="00AF1BA8">
          <w:rPr>
            <w:rFonts w:ascii="Times New Roman" w:eastAsia="Times New Roman" w:hAnsi="Times New Roman" w:cs="Times New Roman"/>
            <w:sz w:val="24"/>
            <w:szCs w:val="24"/>
          </w:rPr>
          <w:t>Writing – original draft</w:t>
        </w:r>
      </w:hyperlink>
      <w:r w:rsidR="00F6578E">
        <w:rPr>
          <w:rFonts w:ascii="Times New Roman" w:eastAsia="Times New Roman" w:hAnsi="Times New Roman" w:cs="Times New Roman"/>
          <w:sz w:val="24"/>
          <w:szCs w:val="24"/>
        </w:rPr>
        <w:t>—Ai, Q</w:t>
      </w:r>
    </w:p>
    <w:p w14:paraId="35C65D44" w14:textId="77777777" w:rsidR="00F6578E" w:rsidRPr="00AF1BA8" w:rsidRDefault="00000000"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00F6578E" w:rsidRPr="00AF1BA8">
          <w:rPr>
            <w:rFonts w:ascii="Times New Roman" w:eastAsia="Times New Roman" w:hAnsi="Times New Roman" w:cs="Times New Roman"/>
            <w:sz w:val="24"/>
            <w:szCs w:val="24"/>
          </w:rPr>
          <w:t>Writing – review &amp; editing</w:t>
        </w:r>
      </w:hyperlink>
      <w:r w:rsidR="00F6578E">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2082BF1F" w14:textId="77777777" w:rsidR="00F6578E" w:rsidRPr="00BF2773" w:rsidRDefault="00F6578E" w:rsidP="00F6578E">
      <w:pPr>
        <w:spacing w:after="0" w:line="48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p>
    <w:p w14:paraId="52EAC8C6"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14253CD5" w14:textId="77777777" w:rsidR="00F6578E" w:rsidRDefault="00F6578E" w:rsidP="00F6578E">
      <w:pPr>
        <w:spacing w:after="0" w:line="480" w:lineRule="auto"/>
        <w:rPr>
          <w:rFonts w:ascii="Times New Roman" w:eastAsia="Malgun Gothic" w:hAnsi="Times New Roman" w:cs="Times New Roman"/>
          <w:b/>
          <w:bCs/>
          <w:sz w:val="24"/>
          <w:szCs w:val="24"/>
        </w:rPr>
        <w:sectPr w:rsidR="00F6578E" w:rsidSect="0054340B">
          <w:headerReference w:type="default" r:id="rId21"/>
          <w:pgSz w:w="12240" w:h="15840"/>
          <w:pgMar w:top="1440" w:right="1440" w:bottom="1440" w:left="1440" w:header="720" w:footer="0" w:gutter="0"/>
          <w:pgNumType w:start="1"/>
          <w:cols w:space="720"/>
          <w:formProt w:val="0"/>
          <w:docGrid w:linePitch="360" w:charSpace="4096"/>
        </w:sectPr>
      </w:pPr>
    </w:p>
    <w:p w14:paraId="739B763E" w14:textId="7CD51BAC" w:rsidR="00F6578E" w:rsidRPr="00514384" w:rsidRDefault="00F6578E" w:rsidP="00F6578E">
      <w:pPr>
        <w:spacing w:after="0" w:line="480" w:lineRule="auto"/>
        <w:rPr>
          <w:rFonts w:ascii="Times New Roman" w:hAnsi="Times New Roman" w:cs="Times New Roman"/>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PsychINFO(6),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w:t>
      </w:r>
      <w:r w:rsidR="00B329D8" w:rsidRPr="001803F4">
        <w:rPr>
          <w:rFonts w:ascii="Times New Roman" w:hAnsi="Times New Roman" w:cs="Times New Roman"/>
          <w:sz w:val="24"/>
          <w:szCs w:val="24"/>
          <w:rPrChange w:id="1" w:author="Qizhou Duan" w:date="2024-06-21T14:55:00Z">
            <w:rPr>
              <w:rFonts w:ascii="Times New Roman" w:hAnsi="Times New Roman" w:cs="Times New Roman"/>
              <w:sz w:val="24"/>
              <w:szCs w:val="24"/>
              <w:highlight w:val="yellow"/>
            </w:rPr>
          </w:rPrChange>
        </w:rPr>
        <w:t>04</w:t>
      </w:r>
      <w:r w:rsidRPr="001803F4">
        <w:rPr>
          <w:rFonts w:ascii="Times New Roman" w:hAnsi="Times New Roman" w:cs="Times New Roman"/>
          <w:sz w:val="24"/>
          <w:szCs w:val="24"/>
          <w:rPrChange w:id="2" w:author="Qizhou Duan" w:date="2024-06-21T14:55:00Z">
            <w:rPr>
              <w:rFonts w:ascii="Times New Roman" w:hAnsi="Times New Roman" w:cs="Times New Roman"/>
              <w:sz w:val="24"/>
              <w:szCs w:val="24"/>
              <w:highlight w:val="yellow"/>
            </w:rPr>
          </w:rPrChange>
        </w:rPr>
        <w:t>/</w:t>
      </w:r>
      <w:r w:rsidR="00B329D8" w:rsidRPr="001803F4">
        <w:rPr>
          <w:rFonts w:ascii="Times New Roman" w:hAnsi="Times New Roman" w:cs="Times New Roman"/>
          <w:sz w:val="24"/>
          <w:szCs w:val="24"/>
          <w:rPrChange w:id="3" w:author="Qizhou Duan" w:date="2024-06-21T14:55:00Z">
            <w:rPr>
              <w:rFonts w:ascii="Times New Roman" w:hAnsi="Times New Roman" w:cs="Times New Roman"/>
              <w:sz w:val="24"/>
              <w:szCs w:val="24"/>
              <w:highlight w:val="yellow"/>
            </w:rPr>
          </w:rPrChange>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Hartung-Knapp-Sidik-Jonkman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del w:id="4" w:author="Qizhou Duan" w:date="2024-06-21T14:54:00Z">
        <w:r w:rsidR="00F17A7D" w:rsidRPr="005558B6" w:rsidDel="001A4A24">
          <w:rPr>
            <w:rFonts w:ascii="Times New Roman" w:hAnsi="Times New Roman" w:cs="Times New Roman"/>
            <w:b/>
            <w:bCs/>
            <w:sz w:val="24"/>
            <w:szCs w:val="24"/>
            <w:highlight w:val="cyan"/>
          </w:rPr>
          <w:delText>Where is the #??</w:delText>
        </w:r>
      </w:del>
      <w:r w:rsidRPr="00514384">
        <w:rPr>
          <w:rFonts w:ascii="Times New Roman" w:hAnsi="Times New Roman" w:cs="Times New Roman"/>
          <w:sz w:val="24"/>
          <w:szCs w:val="24"/>
        </w:rPr>
        <w:t xml:space="preserve">The final selection involved a composite of </w:t>
      </w:r>
      <w:ins w:id="5" w:author="Qizhou Duan" w:date="2024-06-21T14:53:00Z">
        <w:r w:rsidR="00682100" w:rsidRPr="008D47AE">
          <w:rPr>
            <w:rFonts w:ascii="Times New Roman" w:hAnsi="Times New Roman" w:cs="Times New Roman"/>
            <w:sz w:val="24"/>
            <w:szCs w:val="24"/>
            <w:rPrChange w:id="6" w:author="Qizhou Duan" w:date="2024-06-21T14:54:00Z">
              <w:rPr>
                <w:rFonts w:ascii="Times New Roman" w:hAnsi="Times New Roman" w:cs="Times New Roman"/>
                <w:sz w:val="24"/>
                <w:szCs w:val="24"/>
                <w:highlight w:val="yellow"/>
              </w:rPr>
            </w:rPrChange>
          </w:rPr>
          <w:t>71</w:t>
        </w:r>
      </w:ins>
      <w:del w:id="7" w:author="Qizhou Duan" w:date="2024-06-21T14:53:00Z">
        <w:r w:rsidR="00B329D8" w:rsidRPr="00B329D8" w:rsidDel="00682100">
          <w:rPr>
            <w:rFonts w:ascii="Times New Roman" w:hAnsi="Times New Roman" w:cs="Times New Roman"/>
            <w:sz w:val="24"/>
            <w:szCs w:val="24"/>
            <w:highlight w:val="yellow"/>
          </w:rPr>
          <w:delText>69</w:delText>
        </w:r>
      </w:del>
      <w:r w:rsidR="00B329D8" w:rsidRPr="00514384">
        <w:rPr>
          <w:rFonts w:ascii="Times New Roman" w:hAnsi="Times New Roman" w:cs="Times New Roman"/>
          <w:sz w:val="24"/>
          <w:szCs w:val="24"/>
        </w:rPr>
        <w:t xml:space="preserve"> </w:t>
      </w:r>
      <w:r w:rsidRPr="00514384">
        <w:rPr>
          <w:rFonts w:ascii="Times New Roman" w:hAnsi="Times New Roman" w:cs="Times New Roman"/>
          <w:sz w:val="24"/>
          <w:szCs w:val="24"/>
        </w:rPr>
        <w:t xml:space="preserve">studies, comprising </w:t>
      </w:r>
      <w:ins w:id="8" w:author="Qizhou Duan" w:date="2024-06-21T14:54:00Z">
        <w:r w:rsidR="00D9091B" w:rsidRPr="00D9091B">
          <w:rPr>
            <w:rFonts w:ascii="Times New Roman" w:hAnsi="Times New Roman" w:cs="Times New Roman"/>
            <w:sz w:val="24"/>
            <w:szCs w:val="24"/>
          </w:rPr>
          <w:t>65</w:t>
        </w:r>
        <w:r w:rsidR="00D9091B">
          <w:rPr>
            <w:rFonts w:ascii="Times New Roman" w:hAnsi="Times New Roman" w:cs="Times New Roman"/>
            <w:sz w:val="24"/>
            <w:szCs w:val="24"/>
          </w:rPr>
          <w:t>,</w:t>
        </w:r>
        <w:r w:rsidR="00D9091B" w:rsidRPr="00D9091B">
          <w:rPr>
            <w:rFonts w:ascii="Times New Roman" w:hAnsi="Times New Roman" w:cs="Times New Roman"/>
            <w:sz w:val="24"/>
            <w:szCs w:val="24"/>
          </w:rPr>
          <w:t>704</w:t>
        </w:r>
      </w:ins>
      <w:del w:id="9" w:author="Qizhou Duan" w:date="2024-06-21T14:54:00Z">
        <w:r w:rsidRPr="00B329D8" w:rsidDel="00D9091B">
          <w:rPr>
            <w:rFonts w:ascii="Times New Roman" w:hAnsi="Times New Roman" w:cs="Times New Roman"/>
            <w:sz w:val="24"/>
            <w:szCs w:val="24"/>
            <w:highlight w:val="cyan"/>
          </w:rPr>
          <w:delText>42, 386</w:delText>
        </w:r>
      </w:del>
      <w:r w:rsidRPr="00514384">
        <w:rPr>
          <w:rFonts w:ascii="Times New Roman" w:hAnsi="Times New Roman" w:cs="Times New Roman"/>
          <w:sz w:val="24"/>
          <w:szCs w:val="24"/>
        </w:rPr>
        <w:t xml:space="preserve"> participants. COVID-19 was significantly associated with PTG as mostly determined by Posttraumatic Growth Inventory</w:t>
      </w:r>
      <w:r>
        <w:rPr>
          <w:rFonts w:ascii="Times New Roman" w:hAnsi="Times New Roman" w:cs="Times New Roman"/>
          <w:sz w:val="24"/>
          <w:szCs w:val="24"/>
        </w:rPr>
        <w:t xml:space="preserve"> </w:t>
      </w:r>
      <w:r w:rsidRPr="00514384">
        <w:rPr>
          <w:rFonts w:ascii="Times New Roman" w:hAnsi="Times New Roman" w:cs="Times New Roman"/>
          <w:sz w:val="24"/>
          <w:szCs w:val="24"/>
        </w:rPr>
        <w:t>(PTGI</w:t>
      </w:r>
      <w:r w:rsidRPr="00377372">
        <w:rPr>
          <w:rFonts w:ascii="Times New Roman" w:hAnsi="Times New Roman" w:cs="Times New Roman"/>
          <w:sz w:val="24"/>
          <w:szCs w:val="24"/>
        </w:rPr>
        <w:t>)(</w:t>
      </w:r>
      <w:r w:rsidRPr="00377372">
        <w:rPr>
          <w:rFonts w:ascii="Times New Roman" w:hAnsi="Times New Roman" w:cs="Times New Roman"/>
          <w:i/>
          <w:iCs/>
          <w:sz w:val="24"/>
          <w:szCs w:val="24"/>
          <w:rPrChange w:id="10" w:author="Qizhou Duan" w:date="2024-06-21T14:55:00Z">
            <w:rPr>
              <w:rFonts w:ascii="Times New Roman" w:hAnsi="Times New Roman" w:cs="Times New Roman"/>
              <w:i/>
              <w:iCs/>
              <w:sz w:val="24"/>
              <w:szCs w:val="24"/>
              <w:highlight w:val="cyan"/>
            </w:rPr>
          </w:rPrChange>
        </w:rPr>
        <w:t>g</w:t>
      </w:r>
      <w:r w:rsidRPr="00377372">
        <w:rPr>
          <w:rFonts w:ascii="Times New Roman" w:hAnsi="Times New Roman" w:cs="Times New Roman"/>
          <w:sz w:val="24"/>
          <w:szCs w:val="24"/>
          <w:rPrChange w:id="11" w:author="Qizhou Duan" w:date="2024-06-21T14:55:00Z">
            <w:rPr>
              <w:rFonts w:ascii="Times New Roman" w:hAnsi="Times New Roman" w:cs="Times New Roman"/>
              <w:sz w:val="24"/>
              <w:szCs w:val="24"/>
              <w:highlight w:val="cyan"/>
            </w:rPr>
          </w:rPrChange>
        </w:rPr>
        <w:t>=</w:t>
      </w:r>
      <w:ins w:id="12" w:author="Qizhou Duan" w:date="2024-06-21T14:54:00Z">
        <w:r w:rsidR="009F677E" w:rsidRPr="00377372">
          <w:rPr>
            <w:rFonts w:ascii="Times New Roman" w:hAnsi="Times New Roman" w:cs="Times New Roman"/>
            <w:sz w:val="24"/>
            <w:szCs w:val="24"/>
            <w:rPrChange w:id="13" w:author="Qizhou Duan" w:date="2024-06-21T14:55:00Z">
              <w:rPr>
                <w:rFonts w:ascii="Times New Roman" w:hAnsi="Times New Roman" w:cs="Times New Roman"/>
                <w:sz w:val="24"/>
                <w:szCs w:val="24"/>
                <w:highlight w:val="cyan"/>
              </w:rPr>
            </w:rPrChange>
          </w:rPr>
          <w:t>2</w:t>
        </w:r>
      </w:ins>
      <w:del w:id="14" w:author="Qizhou Duan" w:date="2024-06-21T14:54:00Z">
        <w:r w:rsidRPr="00377372" w:rsidDel="009F677E">
          <w:rPr>
            <w:rFonts w:ascii="Times New Roman" w:hAnsi="Times New Roman" w:cs="Times New Roman"/>
            <w:sz w:val="24"/>
            <w:szCs w:val="24"/>
            <w:rPrChange w:id="15" w:author="Qizhou Duan" w:date="2024-06-21T14:55:00Z">
              <w:rPr>
                <w:rFonts w:ascii="Times New Roman" w:hAnsi="Times New Roman" w:cs="Times New Roman"/>
                <w:sz w:val="24"/>
                <w:szCs w:val="24"/>
                <w:highlight w:val="cyan"/>
              </w:rPr>
            </w:rPrChange>
          </w:rPr>
          <w:delText>0</w:delText>
        </w:r>
      </w:del>
      <w:r w:rsidRPr="00377372">
        <w:rPr>
          <w:rFonts w:ascii="Times New Roman" w:hAnsi="Times New Roman" w:cs="Times New Roman"/>
          <w:sz w:val="24"/>
          <w:szCs w:val="24"/>
          <w:rPrChange w:id="16" w:author="Qizhou Duan" w:date="2024-06-21T14:55:00Z">
            <w:rPr>
              <w:rFonts w:ascii="Times New Roman" w:hAnsi="Times New Roman" w:cs="Times New Roman"/>
              <w:sz w:val="24"/>
              <w:szCs w:val="24"/>
              <w:highlight w:val="cyan"/>
            </w:rPr>
          </w:rPrChange>
        </w:rPr>
        <w:t>.</w:t>
      </w:r>
      <w:ins w:id="17" w:author="Qizhou Duan" w:date="2024-06-21T14:54:00Z">
        <w:r w:rsidR="009F677E" w:rsidRPr="00377372">
          <w:rPr>
            <w:rFonts w:ascii="Times New Roman" w:hAnsi="Times New Roman" w:cs="Times New Roman"/>
            <w:sz w:val="24"/>
            <w:szCs w:val="24"/>
            <w:rPrChange w:id="18" w:author="Qizhou Duan" w:date="2024-06-21T14:55:00Z">
              <w:rPr>
                <w:rFonts w:ascii="Times New Roman" w:hAnsi="Times New Roman" w:cs="Times New Roman"/>
                <w:sz w:val="24"/>
                <w:szCs w:val="24"/>
                <w:highlight w:val="cyan"/>
              </w:rPr>
            </w:rPrChange>
          </w:rPr>
          <w:t>033</w:t>
        </w:r>
      </w:ins>
      <w:del w:id="19" w:author="Qizhou Duan" w:date="2024-06-21T14:54:00Z">
        <w:r w:rsidRPr="00377372" w:rsidDel="009F677E">
          <w:rPr>
            <w:rFonts w:ascii="Times New Roman" w:hAnsi="Times New Roman" w:cs="Times New Roman"/>
            <w:sz w:val="24"/>
            <w:szCs w:val="24"/>
            <w:rPrChange w:id="20" w:author="Qizhou Duan" w:date="2024-06-21T14:55:00Z">
              <w:rPr>
                <w:rFonts w:ascii="Times New Roman" w:hAnsi="Times New Roman" w:cs="Times New Roman"/>
                <w:sz w:val="24"/>
                <w:szCs w:val="24"/>
                <w:highlight w:val="cyan"/>
              </w:rPr>
            </w:rPrChange>
          </w:rPr>
          <w:delText>75</w:delText>
        </w:r>
      </w:del>
      <w:r w:rsidRPr="00377372">
        <w:rPr>
          <w:rFonts w:ascii="Times New Roman" w:hAnsi="Times New Roman" w:cs="Times New Roman"/>
          <w:sz w:val="24"/>
          <w:szCs w:val="24"/>
          <w:rPrChange w:id="21" w:author="Qizhou Duan" w:date="2024-06-21T14:55:00Z">
            <w:rPr>
              <w:rFonts w:ascii="Times New Roman" w:hAnsi="Times New Roman" w:cs="Times New Roman"/>
              <w:sz w:val="24"/>
              <w:szCs w:val="24"/>
              <w:highlight w:val="cyan"/>
            </w:rPr>
          </w:rPrChange>
        </w:rPr>
        <w:t>;</w:t>
      </w:r>
      <w:ins w:id="22" w:author="Qizhou Duan" w:date="2024-06-21T14:54:00Z">
        <w:r w:rsidR="00395E9F" w:rsidRPr="00377372">
          <w:rPr>
            <w:rFonts w:ascii="Times New Roman" w:hAnsi="Times New Roman" w:cs="Times New Roman"/>
            <w:sz w:val="24"/>
            <w:szCs w:val="24"/>
            <w:rPrChange w:id="23" w:author="Qizhou Duan" w:date="2024-06-21T14:55:00Z">
              <w:rPr>
                <w:rFonts w:ascii="Times New Roman" w:hAnsi="Times New Roman" w:cs="Times New Roman"/>
                <w:sz w:val="24"/>
                <w:szCs w:val="24"/>
                <w:highlight w:val="cyan"/>
              </w:rPr>
            </w:rPrChange>
          </w:rPr>
          <w:t xml:space="preserve"> </w:t>
        </w:r>
      </w:ins>
      <w:r w:rsidRPr="00377372">
        <w:rPr>
          <w:rFonts w:ascii="Times New Roman" w:hAnsi="Times New Roman" w:cs="Times New Roman"/>
          <w:sz w:val="24"/>
          <w:szCs w:val="24"/>
          <w:rPrChange w:id="24" w:author="Qizhou Duan" w:date="2024-06-21T14:55:00Z">
            <w:rPr>
              <w:rFonts w:ascii="Times New Roman" w:hAnsi="Times New Roman" w:cs="Times New Roman"/>
              <w:sz w:val="24"/>
              <w:szCs w:val="24"/>
              <w:highlight w:val="cyan"/>
            </w:rPr>
          </w:rPrChange>
        </w:rPr>
        <w:t>95%CI, 0.</w:t>
      </w:r>
      <w:ins w:id="25" w:author="Qizhou Duan" w:date="2024-06-21T14:54:00Z">
        <w:r w:rsidR="00AC3A91" w:rsidRPr="00377372">
          <w:rPr>
            <w:rFonts w:ascii="Times New Roman" w:hAnsi="Times New Roman" w:cs="Times New Roman"/>
            <w:sz w:val="24"/>
            <w:szCs w:val="24"/>
            <w:rPrChange w:id="26" w:author="Qizhou Duan" w:date="2024-06-21T14:55:00Z">
              <w:rPr>
                <w:rFonts w:ascii="Times New Roman" w:hAnsi="Times New Roman" w:cs="Times New Roman"/>
                <w:sz w:val="24"/>
                <w:szCs w:val="24"/>
                <w:highlight w:val="cyan"/>
              </w:rPr>
            </w:rPrChange>
          </w:rPr>
          <w:t>75</w:t>
        </w:r>
      </w:ins>
      <w:del w:id="27" w:author="Qizhou Duan" w:date="2024-06-21T14:54:00Z">
        <w:r w:rsidRPr="00377372" w:rsidDel="00AC3A91">
          <w:rPr>
            <w:rFonts w:ascii="Times New Roman" w:hAnsi="Times New Roman" w:cs="Times New Roman"/>
            <w:sz w:val="24"/>
            <w:szCs w:val="24"/>
            <w:rPrChange w:id="28" w:author="Qizhou Duan" w:date="2024-06-21T14:55:00Z">
              <w:rPr>
                <w:rFonts w:ascii="Times New Roman" w:hAnsi="Times New Roman" w:cs="Times New Roman"/>
                <w:sz w:val="24"/>
                <w:szCs w:val="24"/>
                <w:highlight w:val="cyan"/>
              </w:rPr>
            </w:rPrChange>
          </w:rPr>
          <w:delText>45</w:delText>
        </w:r>
      </w:del>
      <w:r w:rsidRPr="00377372">
        <w:rPr>
          <w:rFonts w:ascii="Times New Roman" w:hAnsi="Times New Roman" w:cs="Times New Roman"/>
          <w:sz w:val="24"/>
          <w:szCs w:val="24"/>
          <w:rPrChange w:id="29" w:author="Qizhou Duan" w:date="2024-06-21T14:55:00Z">
            <w:rPr>
              <w:rFonts w:ascii="Times New Roman" w:hAnsi="Times New Roman" w:cs="Times New Roman"/>
              <w:sz w:val="24"/>
              <w:szCs w:val="24"/>
              <w:highlight w:val="cyan"/>
            </w:rPr>
          </w:rPrChange>
        </w:rPr>
        <w:t>-</w:t>
      </w:r>
      <w:del w:id="30" w:author="Qizhou Duan" w:date="2024-06-21T14:55:00Z">
        <w:r w:rsidRPr="00377372" w:rsidDel="00AC3A91">
          <w:rPr>
            <w:rFonts w:ascii="Times New Roman" w:hAnsi="Times New Roman" w:cs="Times New Roman"/>
            <w:sz w:val="24"/>
            <w:szCs w:val="24"/>
            <w:rPrChange w:id="31" w:author="Qizhou Duan" w:date="2024-06-21T14:55:00Z">
              <w:rPr>
                <w:rFonts w:ascii="Times New Roman" w:hAnsi="Times New Roman" w:cs="Times New Roman"/>
                <w:sz w:val="24"/>
                <w:szCs w:val="24"/>
                <w:highlight w:val="cyan"/>
              </w:rPr>
            </w:rPrChange>
          </w:rPr>
          <w:delText>1.05</w:delText>
        </w:r>
      </w:del>
      <w:ins w:id="32" w:author="Qizhou Duan" w:date="2024-06-21T14:55:00Z">
        <w:r w:rsidR="00AC3A91" w:rsidRPr="00377372">
          <w:rPr>
            <w:rFonts w:ascii="Times New Roman" w:hAnsi="Times New Roman" w:cs="Times New Roman"/>
            <w:sz w:val="24"/>
            <w:szCs w:val="24"/>
            <w:rPrChange w:id="33" w:author="Qizhou Duan" w:date="2024-06-21T14:55:00Z">
              <w:rPr>
                <w:rFonts w:ascii="Times New Roman" w:hAnsi="Times New Roman" w:cs="Times New Roman"/>
                <w:sz w:val="24"/>
                <w:szCs w:val="24"/>
                <w:highlight w:val="cyan"/>
              </w:rPr>
            </w:rPrChange>
          </w:rPr>
          <w:t>3.31</w:t>
        </w:r>
      </w:ins>
      <w:r w:rsidRPr="00377372">
        <w:rPr>
          <w:rFonts w:ascii="Times New Roman" w:hAnsi="Times New Roman" w:cs="Times New Roman"/>
          <w:sz w:val="24"/>
          <w:szCs w:val="24"/>
          <w:rPrChange w:id="34" w:author="Qizhou Duan" w:date="2024-06-21T14:55:00Z">
            <w:rPr>
              <w:rFonts w:ascii="Times New Roman" w:hAnsi="Times New Roman" w:cs="Times New Roman"/>
              <w:sz w:val="24"/>
              <w:szCs w:val="24"/>
              <w:highlight w:val="cyan"/>
            </w:rPr>
          </w:rPrChange>
        </w:rPr>
        <w:t>;</w:t>
      </w:r>
      <w:ins w:id="35" w:author="Qizhou Duan" w:date="2024-06-21T14:55:00Z">
        <w:r w:rsidR="00EF191D" w:rsidRPr="00377372">
          <w:rPr>
            <w:rFonts w:ascii="Times New Roman" w:hAnsi="Times New Roman" w:cs="Times New Roman"/>
            <w:sz w:val="24"/>
            <w:szCs w:val="24"/>
            <w:rPrChange w:id="36" w:author="Qizhou Duan" w:date="2024-06-21T14:55:00Z">
              <w:rPr>
                <w:rFonts w:ascii="Times New Roman" w:hAnsi="Times New Roman" w:cs="Times New Roman"/>
                <w:sz w:val="24"/>
                <w:szCs w:val="24"/>
                <w:highlight w:val="cyan"/>
              </w:rPr>
            </w:rPrChange>
          </w:rPr>
          <w:t xml:space="preserve"> </w:t>
        </w:r>
      </w:ins>
      <w:r w:rsidRPr="00377372">
        <w:rPr>
          <w:rFonts w:ascii="Times New Roman" w:hAnsi="Times New Roman" w:cs="Times New Roman"/>
          <w:i/>
          <w:iCs/>
          <w:sz w:val="24"/>
          <w:szCs w:val="24"/>
          <w:rPrChange w:id="37" w:author="Qizhou Duan" w:date="2024-06-21T14:55:00Z">
            <w:rPr>
              <w:rFonts w:ascii="Times New Roman" w:hAnsi="Times New Roman" w:cs="Times New Roman"/>
              <w:i/>
              <w:iCs/>
              <w:sz w:val="24"/>
              <w:szCs w:val="24"/>
              <w:highlight w:val="cyan"/>
            </w:rPr>
          </w:rPrChange>
        </w:rPr>
        <w:t>p</w:t>
      </w:r>
      <w:ins w:id="38" w:author="Qizhou Duan" w:date="2024-06-21T14:55:00Z">
        <w:r w:rsidR="0021435E" w:rsidRPr="00377372">
          <w:rPr>
            <w:rFonts w:ascii="Times New Roman" w:hAnsi="Times New Roman" w:cs="Times New Roman"/>
            <w:sz w:val="24"/>
            <w:szCs w:val="24"/>
            <w:rPrChange w:id="39" w:author="Qizhou Duan" w:date="2024-06-21T14:55:00Z">
              <w:rPr>
                <w:rFonts w:ascii="Times New Roman" w:hAnsi="Times New Roman" w:cs="Times New Roman"/>
                <w:sz w:val="24"/>
                <w:szCs w:val="24"/>
                <w:highlight w:val="cyan"/>
              </w:rPr>
            </w:rPrChange>
          </w:rPr>
          <w:t xml:space="preserve"> = </w:t>
        </w:r>
      </w:ins>
      <w:del w:id="40" w:author="Qizhou Duan" w:date="2024-06-21T14:55:00Z">
        <w:r w:rsidRPr="00377372" w:rsidDel="0021435E">
          <w:rPr>
            <w:rFonts w:ascii="Times New Roman" w:hAnsi="Times New Roman" w:cs="Times New Roman"/>
            <w:sz w:val="24"/>
            <w:szCs w:val="24"/>
            <w:rPrChange w:id="41" w:author="Qizhou Duan" w:date="2024-06-21T14:55:00Z">
              <w:rPr>
                <w:rFonts w:ascii="Times New Roman" w:hAnsi="Times New Roman" w:cs="Times New Roman"/>
                <w:sz w:val="24"/>
                <w:szCs w:val="24"/>
                <w:highlight w:val="cyan"/>
              </w:rPr>
            </w:rPrChange>
          </w:rPr>
          <w:delText>&lt;.</w:delText>
        </w:r>
      </w:del>
      <w:r w:rsidRPr="00377372">
        <w:rPr>
          <w:rFonts w:ascii="Times New Roman" w:hAnsi="Times New Roman" w:cs="Times New Roman"/>
          <w:sz w:val="24"/>
          <w:szCs w:val="24"/>
          <w:rPrChange w:id="42" w:author="Qizhou Duan" w:date="2024-06-21T14:55:00Z">
            <w:rPr>
              <w:rFonts w:ascii="Times New Roman" w:hAnsi="Times New Roman" w:cs="Times New Roman"/>
              <w:sz w:val="24"/>
              <w:szCs w:val="24"/>
              <w:highlight w:val="cyan"/>
            </w:rPr>
          </w:rPrChange>
        </w:rPr>
        <w:t>0</w:t>
      </w:r>
      <w:ins w:id="43" w:author="Qizhou Duan" w:date="2024-06-21T14:55:00Z">
        <w:r w:rsidR="0021435E" w:rsidRPr="00377372">
          <w:rPr>
            <w:rFonts w:ascii="Times New Roman" w:hAnsi="Times New Roman" w:cs="Times New Roman"/>
            <w:sz w:val="24"/>
            <w:szCs w:val="24"/>
            <w:rPrChange w:id="44" w:author="Qizhou Duan" w:date="2024-06-21T14:55:00Z">
              <w:rPr>
                <w:rFonts w:ascii="Times New Roman" w:hAnsi="Times New Roman" w:cs="Times New Roman"/>
                <w:sz w:val="24"/>
                <w:szCs w:val="24"/>
                <w:highlight w:val="cyan"/>
              </w:rPr>
            </w:rPrChange>
          </w:rPr>
          <w:t>.</w:t>
        </w:r>
      </w:ins>
      <w:r w:rsidRPr="00377372">
        <w:rPr>
          <w:rFonts w:ascii="Times New Roman" w:hAnsi="Times New Roman" w:cs="Times New Roman"/>
          <w:sz w:val="24"/>
          <w:szCs w:val="24"/>
          <w:rPrChange w:id="45" w:author="Qizhou Duan" w:date="2024-06-21T14:55:00Z">
            <w:rPr>
              <w:rFonts w:ascii="Times New Roman" w:hAnsi="Times New Roman" w:cs="Times New Roman"/>
              <w:sz w:val="24"/>
              <w:szCs w:val="24"/>
              <w:highlight w:val="cyan"/>
            </w:rPr>
          </w:rPrChange>
        </w:rPr>
        <w:t>00</w:t>
      </w:r>
      <w:ins w:id="46" w:author="Qizhou Duan" w:date="2024-06-21T14:55:00Z">
        <w:r w:rsidR="0021435E" w:rsidRPr="00377372">
          <w:rPr>
            <w:rFonts w:ascii="Times New Roman" w:hAnsi="Times New Roman" w:cs="Times New Roman"/>
            <w:sz w:val="24"/>
            <w:szCs w:val="24"/>
            <w:rPrChange w:id="47" w:author="Qizhou Duan" w:date="2024-06-21T14:55:00Z">
              <w:rPr>
                <w:rFonts w:ascii="Times New Roman" w:hAnsi="Times New Roman" w:cs="Times New Roman"/>
                <w:sz w:val="24"/>
                <w:szCs w:val="24"/>
                <w:highlight w:val="cyan"/>
              </w:rPr>
            </w:rPrChange>
          </w:rPr>
          <w:t>2</w:t>
        </w:r>
      </w:ins>
      <w:del w:id="48" w:author="Qizhou Duan" w:date="2024-06-21T14:55:00Z">
        <w:r w:rsidRPr="00B329D8" w:rsidDel="0021435E">
          <w:rPr>
            <w:rFonts w:ascii="Times New Roman" w:hAnsi="Times New Roman" w:cs="Times New Roman"/>
            <w:sz w:val="24"/>
            <w:szCs w:val="24"/>
            <w:highlight w:val="cyan"/>
          </w:rPr>
          <w:delText>1</w:delText>
        </w:r>
      </w:del>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2E141193" w14:textId="77777777" w:rsidR="00F6578E" w:rsidRPr="00514384" w:rsidRDefault="00F6578E" w:rsidP="00F6578E">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52F3015A" w14:textId="77777777" w:rsidR="00F6578E" w:rsidRPr="00514384" w:rsidRDefault="00F6578E" w:rsidP="00F6578E">
      <w:pPr>
        <w:spacing w:after="0" w:line="480" w:lineRule="auto"/>
        <w:rPr>
          <w:rFonts w:ascii="Times New Roman" w:eastAsia="Times New Roman" w:hAnsi="Times New Roman" w:cs="Times New Roman"/>
          <w:sz w:val="24"/>
          <w:szCs w:val="24"/>
        </w:rPr>
      </w:pPr>
    </w:p>
    <w:p w14:paraId="4F87C870" w14:textId="77777777" w:rsidR="00F6578E" w:rsidRDefault="00F6578E" w:rsidP="00F6578E">
      <w:pPr>
        <w:spacing w:after="0" w:line="480" w:lineRule="auto"/>
        <w:rPr>
          <w:rFonts w:ascii="Times New Roman" w:hAnsi="Times New Roman" w:cs="Times New Roman"/>
          <w:b/>
          <w:bCs/>
          <w:sz w:val="24"/>
          <w:szCs w:val="24"/>
        </w:rPr>
      </w:pPr>
    </w:p>
    <w:p w14:paraId="27215C5C" w14:textId="77777777" w:rsidR="00F6578E" w:rsidRPr="00BF2773" w:rsidRDefault="00F6578E" w:rsidP="00F6578E">
      <w:pPr>
        <w:spacing w:after="0" w:line="480" w:lineRule="auto"/>
        <w:rPr>
          <w:rFonts w:ascii="Times New Roman" w:eastAsia="Times New Roman" w:hAnsi="Times New Roman" w:cs="Times New Roman"/>
          <w:sz w:val="24"/>
          <w:szCs w:val="24"/>
        </w:rPr>
        <w:sectPr w:rsidR="00F6578E" w:rsidRPr="00BF2773" w:rsidSect="0054340B">
          <w:headerReference w:type="default" r:id="rId22"/>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(Sohrabi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 xml:space="preserve">(Adjorlolo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(Ma et al., 2022; Pieta &amp; Rzeszutek,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life-threatening pandemic, has shown the positive relationship between PTG and adjustment (Pieta &amp; Rzeszutek,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r w:rsidR="00F6578E" w:rsidRPr="00D1661B">
        <w:rPr>
          <w:rFonts w:ascii="Times New Roman" w:hAnsi="Times New Roman" w:cs="Times New Roman"/>
          <w:sz w:val="24"/>
          <w:szCs w:val="24"/>
          <w:shd w:val="clear" w:color="auto" w:fill="FFFFFF"/>
        </w:rPr>
        <w:t>Kocatürk</w:t>
      </w:r>
      <w:r w:rsidR="00F6578E">
        <w:rPr>
          <w:rFonts w:ascii="Times New Roman" w:hAnsi="Times New Roman" w:cs="Times New Roman"/>
          <w:sz w:val="24"/>
          <w:szCs w:val="24"/>
          <w:shd w:val="clear" w:color="auto" w:fill="FFFFFF"/>
        </w:rPr>
        <w:t xml:space="preserve"> et al., 2021; Parums,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r w:rsidR="00F6578E">
        <w:rPr>
          <w:rFonts w:ascii="Times New Roman" w:hAnsi="Times New Roman" w:cs="Times New Roman"/>
          <w:sz w:val="24"/>
          <w:szCs w:val="24"/>
          <w:shd w:val="clear" w:color="auto" w:fill="FFFFFF"/>
        </w:rPr>
        <w:t>Pietrazk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r w:rsidR="00F21B1A" w:rsidRPr="00E10C4F">
        <w:rPr>
          <w:rFonts w:ascii="Times New Roman" w:hAnsi="Times New Roman" w:cs="Times New Roman"/>
          <w:sz w:val="24"/>
          <w:szCs w:val="24"/>
          <w:highlight w:val="yellow"/>
        </w:rPr>
        <w:t>Petrocchi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(Levinsky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3A76A5A9" w:rsidR="00F6578E" w:rsidRPr="00E10C4F" w:rsidRDefault="00F6578E"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00127A63"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00E95263"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00127A63"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009A7DF8"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commentRangeStart w:id="49"/>
      <w:r>
        <w:rPr>
          <w:rFonts w:ascii="Times New Roman" w:hAnsi="Times New Roman" w:cs="Times New Roman"/>
          <w:spacing w:val="-6"/>
          <w:sz w:val="24"/>
          <w:szCs w:val="24"/>
        </w:rPr>
        <w:t>(</w:t>
      </w:r>
      <w:r w:rsidRPr="00791233">
        <w:rPr>
          <w:rFonts w:ascii="Times New Roman" w:hAnsi="Times New Roman" w:cs="Times New Roman"/>
          <w:spacing w:val="-6"/>
          <w:sz w:val="24"/>
          <w:szCs w:val="24"/>
          <w:rPrChange w:id="50" w:author="Qizhou Duan" w:date="2024-06-21T14:57:00Z">
            <w:rPr>
              <w:rFonts w:ascii="Times New Roman" w:hAnsi="Times New Roman" w:cs="Times New Roman"/>
              <w:spacing w:val="-6"/>
              <w:sz w:val="24"/>
              <w:szCs w:val="24"/>
              <w:highlight w:val="cyan"/>
            </w:rPr>
          </w:rPrChange>
        </w:rPr>
        <w:t>Cui et al., 2021; Feingold et al., 2022; Finstad et al., 2021; Hyun et al., 2021; Kowalski et al., 2021; Li et al., 2022; Van der Hallen &amp; Godor et al., 2022</w:t>
      </w:r>
      <w:del w:id="51" w:author="Qizhou Duan" w:date="2024-06-21T14:56:00Z">
        <w:r w:rsidR="009A7DF8" w:rsidRPr="00791233" w:rsidDel="002E00EB">
          <w:rPr>
            <w:rFonts w:ascii="Times New Roman" w:hAnsi="Times New Roman" w:cs="Times New Roman"/>
            <w:spacing w:val="-6"/>
            <w:sz w:val="24"/>
            <w:szCs w:val="24"/>
          </w:rPr>
          <w:delText xml:space="preserve"> </w:delText>
        </w:r>
        <w:r w:rsidR="009A7DF8" w:rsidRPr="00791233" w:rsidDel="002E00EB">
          <w:rPr>
            <w:rFonts w:ascii="Times New Roman" w:hAnsi="Times New Roman" w:cs="Times New Roman"/>
            <w:b/>
            <w:bCs/>
            <w:sz w:val="24"/>
            <w:szCs w:val="24"/>
            <w:rPrChange w:id="52" w:author="Qizhou Duan" w:date="2024-06-21T14:57:00Z">
              <w:rPr>
                <w:rFonts w:ascii="Times New Roman" w:hAnsi="Times New Roman" w:cs="Times New Roman"/>
                <w:b/>
                <w:bCs/>
                <w:sz w:val="24"/>
                <w:szCs w:val="24"/>
                <w:highlight w:val="cyan"/>
              </w:rPr>
            </w:rPrChange>
          </w:rPr>
          <w:delText>QZ</w:delText>
        </w:r>
        <w:r w:rsidR="009A7DF8" w:rsidRPr="00791233" w:rsidDel="002E00EB">
          <w:rPr>
            <w:rFonts w:ascii="Times New Roman" w:hAnsi="Times New Roman" w:cs="Times New Roman"/>
            <w:sz w:val="24"/>
            <w:szCs w:val="24"/>
            <w:rPrChange w:id="53" w:author="Qizhou Duan" w:date="2024-06-21T14:57:00Z">
              <w:rPr>
                <w:rFonts w:ascii="Times New Roman" w:hAnsi="Times New Roman" w:cs="Times New Roman"/>
                <w:sz w:val="24"/>
                <w:szCs w:val="24"/>
                <w:highlight w:val="cyan"/>
              </w:rPr>
            </w:rPrChange>
          </w:rPr>
          <w:delText xml:space="preserve">. </w:delText>
        </w:r>
      </w:del>
      <w:ins w:id="54" w:author="Qizhou Duan" w:date="2024-06-21T14:56:00Z">
        <w:r w:rsidR="002E00EB" w:rsidRPr="00791233">
          <w:rPr>
            <w:rFonts w:ascii="Times New Roman" w:hAnsi="Times New Roman" w:cs="Times New Roman"/>
            <w:sz w:val="24"/>
            <w:szCs w:val="24"/>
            <w:rPrChange w:id="55" w:author="Qizhou Duan" w:date="2024-06-21T14:57:00Z">
              <w:rPr>
                <w:rFonts w:ascii="Times New Roman" w:hAnsi="Times New Roman" w:cs="Times New Roman"/>
                <w:sz w:val="24"/>
                <w:szCs w:val="24"/>
                <w:highlight w:val="cyan"/>
              </w:rPr>
            </w:rPrChange>
          </w:rPr>
          <w:t xml:space="preserve">) </w:t>
        </w:r>
      </w:ins>
      <w:commentRangeEnd w:id="49"/>
      <w:ins w:id="56" w:author="Qizhou Duan" w:date="2024-06-21T14:57:00Z">
        <w:r w:rsidR="00791233">
          <w:rPr>
            <w:rStyle w:val="CommentReference"/>
          </w:rPr>
          <w:commentReference w:id="49"/>
        </w:r>
      </w:ins>
      <w:del w:id="57" w:author="Qizhou Duan" w:date="2024-06-21T14:56:00Z">
        <w:r w:rsidR="009A7DF8" w:rsidRPr="0097681D" w:rsidDel="002E00EB">
          <w:rPr>
            <w:rFonts w:ascii="Times New Roman" w:hAnsi="Times New Roman" w:cs="Times New Roman"/>
            <w:sz w:val="24"/>
            <w:szCs w:val="24"/>
            <w:highlight w:val="cyan"/>
          </w:rPr>
          <w:delText>Do we need these citations?</w:delText>
        </w:r>
        <w:r w:rsidDel="002E00EB">
          <w:rPr>
            <w:rFonts w:ascii="Times New Roman" w:hAnsi="Times New Roman" w:cs="Times New Roman"/>
            <w:spacing w:val="-6"/>
            <w:sz w:val="24"/>
            <w:szCs w:val="24"/>
          </w:rPr>
          <w:delText>)</w:delText>
        </w:r>
        <w:r w:rsidRPr="00BF2773" w:rsidDel="002E00EB">
          <w:rPr>
            <w:rFonts w:ascii="Times New Roman" w:hAnsi="Times New Roman" w:cs="Times New Roman"/>
            <w:spacing w:val="-6"/>
            <w:sz w:val="24"/>
            <w:szCs w:val="24"/>
          </w:rPr>
          <w:delText xml:space="preserve">. </w:delText>
        </w:r>
      </w:del>
      <w:r w:rsidR="00C60B80" w:rsidRPr="009F3D98">
        <w:rPr>
          <w:rFonts w:ascii="Times New Roman" w:hAnsi="Times New Roman" w:cs="Times New Roman"/>
          <w:spacing w:val="-6"/>
          <w:sz w:val="24"/>
          <w:szCs w:val="24"/>
          <w:highlight w:val="yellow"/>
        </w:rPr>
        <w:t xml:space="preserve">Additional </w:t>
      </w:r>
      <w:r w:rsidR="007514C0">
        <w:rPr>
          <w:rFonts w:ascii="Times New Roman" w:hAnsi="Times New Roman" w:cs="Times New Roman"/>
          <w:spacing w:val="-6"/>
          <w:sz w:val="24"/>
          <w:szCs w:val="24"/>
          <w:highlight w:val="yellow"/>
        </w:rPr>
        <w:t>search was conducted based on the information found from references of early</w:t>
      </w:r>
      <w:r w:rsidR="00932D50">
        <w:rPr>
          <w:rFonts w:ascii="Times New Roman" w:hAnsi="Times New Roman" w:cs="Times New Roman"/>
          <w:spacing w:val="-6"/>
          <w:sz w:val="24"/>
          <w:szCs w:val="24"/>
          <w:highlight w:val="yellow"/>
        </w:rPr>
        <w:t xml:space="preserve"> identified</w:t>
      </w:r>
      <w:r w:rsidR="007514C0">
        <w:rPr>
          <w:rFonts w:ascii="Times New Roman" w:hAnsi="Times New Roman" w:cs="Times New Roman"/>
          <w:spacing w:val="-6"/>
          <w:sz w:val="24"/>
          <w:szCs w:val="24"/>
          <w:highlight w:val="yellow"/>
        </w:rPr>
        <w:t xml:space="preserve"> publications. S</w:t>
      </w:r>
      <w:r w:rsidR="007514C0" w:rsidRPr="009F3D98">
        <w:rPr>
          <w:rFonts w:ascii="Times New Roman" w:hAnsi="Times New Roman" w:cs="Times New Roman"/>
          <w:spacing w:val="-6"/>
          <w:sz w:val="24"/>
          <w:szCs w:val="24"/>
          <w:highlight w:val="yellow"/>
        </w:rPr>
        <w:t xml:space="preserve">everal </w:t>
      </w:r>
      <w:r w:rsidR="007514C0">
        <w:rPr>
          <w:rFonts w:ascii="Times New Roman" w:hAnsi="Times New Roman" w:cs="Times New Roman"/>
          <w:spacing w:val="-6"/>
          <w:sz w:val="24"/>
          <w:szCs w:val="24"/>
          <w:highlight w:val="yellow"/>
        </w:rPr>
        <w:t xml:space="preserve">missing or incomplete </w:t>
      </w:r>
      <w:r w:rsidR="00C60B80" w:rsidRPr="009F3D98">
        <w:rPr>
          <w:rFonts w:ascii="Times New Roman" w:hAnsi="Times New Roman" w:cs="Times New Roman"/>
          <w:spacing w:val="-6"/>
          <w:sz w:val="24"/>
          <w:szCs w:val="24"/>
          <w:highlight w:val="yellow"/>
        </w:rPr>
        <w:t xml:space="preserve">effect size </w:t>
      </w:r>
      <w:r w:rsidR="007514C0">
        <w:rPr>
          <w:rFonts w:ascii="Times New Roman" w:hAnsi="Times New Roman" w:cs="Times New Roman"/>
          <w:spacing w:val="-6"/>
          <w:sz w:val="24"/>
          <w:szCs w:val="24"/>
          <w:highlight w:val="yellow"/>
        </w:rPr>
        <w:t>were</w:t>
      </w:r>
      <w:r w:rsidR="00C60B80" w:rsidRPr="009F3D98">
        <w:rPr>
          <w:rFonts w:ascii="Times New Roman" w:hAnsi="Times New Roman" w:cs="Times New Roman"/>
          <w:spacing w:val="-6"/>
          <w:sz w:val="24"/>
          <w:szCs w:val="24"/>
          <w:highlight w:val="yellow"/>
        </w:rPr>
        <w:t xml:space="preserve"> obtained through outreach to authors.</w:t>
      </w:r>
      <w:r w:rsidR="00C60B80">
        <w:rPr>
          <w:rFonts w:ascii="Times New Roman" w:hAnsi="Times New Roman" w:cs="Times New Roman"/>
          <w:spacing w:val="-6"/>
          <w:sz w:val="24"/>
          <w:szCs w:val="24"/>
        </w:rPr>
        <w:t xml:space="preserve"> </w:t>
      </w:r>
      <w:commentRangeStart w:id="58"/>
      <w:r w:rsidR="00311E40" w:rsidRPr="00E10C4F">
        <w:rPr>
          <w:rFonts w:ascii="Times New Roman" w:hAnsi="Times New Roman" w:cs="Times New Roman"/>
          <w:sz w:val="24"/>
          <w:szCs w:val="24"/>
          <w:highlight w:val="cyan"/>
        </w:rPr>
        <w:t>All results were compiled in EndNote and imported into Covidence systematic review software (Veritas Health Innovation, n.d.) for screening (see the online supplemental materials for full search criteria</w:t>
      </w:r>
      <w:ins w:id="59" w:author="Qizhou Duan" w:date="2024-06-21T14:58:00Z">
        <w:r w:rsidR="006F40CB">
          <w:rPr>
            <w:rFonts w:ascii="Times New Roman" w:hAnsi="Times New Roman" w:cs="Times New Roman"/>
            <w:sz w:val="24"/>
            <w:szCs w:val="24"/>
            <w:highlight w:val="cyan"/>
          </w:rPr>
          <w:t>)</w:t>
        </w:r>
      </w:ins>
      <w:del w:id="60" w:author="Qizhou Duan" w:date="2024-06-21T14:58:00Z">
        <w:r w:rsidR="00311E40" w:rsidRPr="00E10C4F" w:rsidDel="006F40CB">
          <w:rPr>
            <w:rFonts w:ascii="Times New Roman" w:hAnsi="Times New Roman" w:cs="Times New Roman"/>
            <w:sz w:val="24"/>
            <w:szCs w:val="24"/>
            <w:highlight w:val="cyan"/>
          </w:rPr>
          <w:delText>)</w:delText>
        </w:r>
        <w:r w:rsidR="001163D9" w:rsidDel="006F40CB">
          <w:rPr>
            <w:rFonts w:ascii="Times New Roman" w:hAnsi="Times New Roman" w:cs="Times New Roman"/>
            <w:sz w:val="24"/>
            <w:szCs w:val="24"/>
            <w:highlight w:val="cyan"/>
          </w:rPr>
          <w:delText>—</w:delText>
        </w:r>
        <w:r w:rsidR="001163D9" w:rsidDel="006F40CB">
          <w:rPr>
            <w:rFonts w:ascii="Times New Roman" w:hAnsi="Times New Roman" w:cs="Times New Roman"/>
            <w:b/>
            <w:bCs/>
            <w:sz w:val="24"/>
            <w:szCs w:val="24"/>
            <w:highlight w:val="cyan"/>
          </w:rPr>
          <w:delText>QZ</w:delText>
        </w:r>
      </w:del>
      <w:r w:rsidR="00311E40" w:rsidRPr="00E10C4F">
        <w:rPr>
          <w:rFonts w:ascii="Times New Roman" w:hAnsi="Times New Roman" w:cs="Times New Roman"/>
          <w:sz w:val="24"/>
          <w:szCs w:val="24"/>
          <w:highlight w:val="cyan"/>
        </w:rPr>
        <w:t xml:space="preserve">. </w:t>
      </w:r>
      <w:commentRangeEnd w:id="58"/>
      <w:r w:rsidR="005831A5">
        <w:rPr>
          <w:rStyle w:val="CommentReference"/>
        </w:rPr>
        <w:commentReference w:id="58"/>
      </w:r>
      <w:r w:rsidR="00E903B3">
        <w:rPr>
          <w:rFonts w:ascii="Times New Roman" w:hAnsi="Times New Roman" w:cs="Times New Roman"/>
          <w:sz w:val="24"/>
          <w:szCs w:val="24"/>
        </w:rPr>
        <w:t>We did</w:t>
      </w:r>
      <w:r w:rsidR="00E903B3" w:rsidRPr="00A66EA7">
        <w:rPr>
          <w:rFonts w:ascii="Times New Roman" w:hAnsi="Times New Roman" w:cs="Times New Roman"/>
          <w:sz w:val="24"/>
          <w:szCs w:val="24"/>
        </w:rPr>
        <w:t xml:space="preserve"> not preregister</w:t>
      </w:r>
      <w:r w:rsidR="00E903B3">
        <w:rPr>
          <w:rFonts w:ascii="Times New Roman" w:hAnsi="Times New Roman" w:cs="Times New Roman"/>
          <w:sz w:val="24"/>
          <w:szCs w:val="24"/>
        </w:rPr>
        <w:t xml:space="preserve"> t</w:t>
      </w:r>
      <w:r w:rsidR="00311E40" w:rsidRPr="00E10C4F">
        <w:rPr>
          <w:rFonts w:ascii="Times New Roman" w:hAnsi="Times New Roman" w:cs="Times New Roman"/>
          <w:sz w:val="24"/>
          <w:szCs w:val="24"/>
        </w:rPr>
        <w:t>he protocol for this review.</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0ABDA03B" w14:textId="25CB2C9C" w:rsidR="00313DB0" w:rsidRPr="005831A5" w:rsidRDefault="00313DB0" w:rsidP="00F6578E">
      <w:pPr>
        <w:spacing w:after="0" w:line="480" w:lineRule="auto"/>
        <w:ind w:firstLine="720"/>
        <w:rPr>
          <w:rFonts w:ascii="Times New Roman" w:hAnsi="Times New Roman" w:cs="Times New Roman"/>
          <w:color w:val="FF0000"/>
          <w:sz w:val="24"/>
          <w:szCs w:val="24"/>
          <w:rPrChange w:id="61" w:author="Qizhou Duan" w:date="2024-06-21T15:02:00Z">
            <w:rPr>
              <w:rFonts w:ascii="Times New Roman" w:hAnsi="Times New Roman" w:cs="Times New Roman"/>
              <w:sz w:val="24"/>
              <w:szCs w:val="24"/>
              <w:highlight w:val="yellow"/>
            </w:rPr>
          </w:rPrChange>
        </w:rPr>
      </w:pPr>
      <w:commentRangeStart w:id="62"/>
      <w:del w:id="63" w:author="Qizhou Duan" w:date="2024-06-21T15:02:00Z">
        <w:r w:rsidRPr="005831A5" w:rsidDel="005831A5">
          <w:rPr>
            <w:rFonts w:ascii="Times New Roman" w:hAnsi="Times New Roman" w:cs="Times New Roman"/>
            <w:color w:val="FF0000"/>
            <w:sz w:val="24"/>
            <w:szCs w:val="24"/>
            <w:rPrChange w:id="64" w:author="Qizhou Duan" w:date="2024-06-21T15:02:00Z">
              <w:rPr>
                <w:rFonts w:ascii="Times New Roman" w:hAnsi="Times New Roman" w:cs="Times New Roman"/>
                <w:sz w:val="24"/>
                <w:szCs w:val="24"/>
                <w:highlight w:val="cyan"/>
              </w:rPr>
            </w:rPrChange>
          </w:rPr>
          <w:delText>??</w:delText>
        </w:r>
        <w:r w:rsidR="00C1465E" w:rsidRPr="005831A5" w:rsidDel="005831A5">
          <w:rPr>
            <w:rFonts w:ascii="Times New Roman" w:hAnsi="Times New Roman" w:cs="Times New Roman"/>
            <w:color w:val="FF0000"/>
            <w:sz w:val="24"/>
            <w:szCs w:val="24"/>
            <w:rPrChange w:id="65" w:author="Qizhou Duan" w:date="2024-06-21T15:02:00Z">
              <w:rPr>
                <w:rFonts w:ascii="Times New Roman" w:hAnsi="Times New Roman" w:cs="Times New Roman"/>
                <w:sz w:val="24"/>
                <w:szCs w:val="24"/>
                <w:highlight w:val="cyan"/>
              </w:rPr>
            </w:rPrChange>
          </w:rPr>
          <w:delText xml:space="preserve"> QZ, do you have a better citation than this web</w:delText>
        </w:r>
        <w:r w:rsidR="00932D50" w:rsidRPr="005831A5" w:rsidDel="005831A5">
          <w:rPr>
            <w:rFonts w:ascii="Times New Roman" w:hAnsi="Times New Roman" w:cs="Times New Roman"/>
            <w:color w:val="FF0000"/>
            <w:sz w:val="24"/>
            <w:szCs w:val="24"/>
            <w:rPrChange w:id="66" w:author="Qizhou Duan" w:date="2024-06-21T15:02:00Z">
              <w:rPr>
                <w:rFonts w:ascii="Times New Roman" w:hAnsi="Times New Roman" w:cs="Times New Roman"/>
                <w:sz w:val="24"/>
                <w:szCs w:val="24"/>
                <w:highlight w:val="cyan"/>
              </w:rPr>
            </w:rPrChange>
          </w:rPr>
          <w:delText xml:space="preserve"> </w:delText>
        </w:r>
        <w:r w:rsidR="00C1465E" w:rsidRPr="005831A5" w:rsidDel="005831A5">
          <w:rPr>
            <w:rFonts w:ascii="Times New Roman" w:hAnsi="Times New Roman" w:cs="Times New Roman"/>
            <w:color w:val="FF0000"/>
            <w:sz w:val="24"/>
            <w:szCs w:val="24"/>
            <w:rPrChange w:id="67" w:author="Qizhou Duan" w:date="2024-06-21T15:02:00Z">
              <w:rPr>
                <w:rFonts w:ascii="Times New Roman" w:hAnsi="Times New Roman" w:cs="Times New Roman"/>
                <w:sz w:val="24"/>
                <w:szCs w:val="24"/>
                <w:highlight w:val="cyan"/>
              </w:rPr>
            </w:rPrChange>
          </w:rPr>
          <w:delText>??</w:delText>
        </w:r>
        <w:r w:rsidRPr="005831A5" w:rsidDel="005831A5">
          <w:rPr>
            <w:rFonts w:ascii="Times New Roman" w:hAnsi="Times New Roman" w:cs="Times New Roman"/>
            <w:color w:val="FF0000"/>
            <w:sz w:val="24"/>
            <w:szCs w:val="24"/>
            <w:rPrChange w:id="68" w:author="Qizhou Duan" w:date="2024-06-21T15:02:00Z">
              <w:rPr>
                <w:rFonts w:ascii="Times New Roman" w:hAnsi="Times New Roman" w:cs="Times New Roman"/>
                <w:sz w:val="24"/>
                <w:szCs w:val="24"/>
                <w:highlight w:val="cyan"/>
              </w:rPr>
            </w:rPrChange>
          </w:rPr>
          <w:delText xml:space="preserve"> </w:delText>
        </w:r>
      </w:del>
      <w:r w:rsidRPr="005831A5">
        <w:rPr>
          <w:rFonts w:ascii="Times New Roman" w:hAnsi="Times New Roman" w:cs="Times New Roman"/>
          <w:color w:val="FF0000"/>
          <w:sz w:val="24"/>
          <w:szCs w:val="24"/>
          <w:rPrChange w:id="69" w:author="Qizhou Duan" w:date="2024-06-21T15:02:00Z">
            <w:rPr>
              <w:rFonts w:ascii="Times New Roman" w:hAnsi="Times New Roman" w:cs="Times New Roman"/>
              <w:sz w:val="24"/>
              <w:szCs w:val="24"/>
              <w:highlight w:val="cyan"/>
            </w:rPr>
          </w:rPrChange>
        </w:rPr>
        <w:t>Covidence systematic review software, Veritas Health Innovation, Melbourne, Australia. Available at www.covidence.org.</w:t>
      </w:r>
      <w:commentRangeEnd w:id="62"/>
      <w:r w:rsidR="005831A5">
        <w:rPr>
          <w:rStyle w:val="CommentReference"/>
        </w:rPr>
        <w:commentReference w:id="62"/>
      </w:r>
    </w:p>
    <w:p w14:paraId="12A5D143" w14:textId="04B5636A" w:rsidR="00F6578E" w:rsidRPr="00BF2773" w:rsidRDefault="00E71707" w:rsidP="00F6578E">
      <w:pPr>
        <w:spacing w:after="0" w:line="480" w:lineRule="auto"/>
        <w:ind w:firstLine="720"/>
        <w:rPr>
          <w:rFonts w:ascii="Times New Roman" w:hAnsi="Times New Roman" w:cs="Times New Roman"/>
          <w:sz w:val="24"/>
          <w:szCs w:val="24"/>
        </w:rPr>
      </w:pPr>
      <w:r w:rsidRPr="00ED0272">
        <w:rPr>
          <w:rFonts w:ascii="Times New Roman" w:hAnsi="Times New Roman" w:cs="Times New Roman"/>
          <w:sz w:val="24"/>
          <w:szCs w:val="24"/>
          <w:rPrChange w:id="70" w:author="Qizhou Duan" w:date="2024-06-21T15:03:00Z">
            <w:rPr>
              <w:rFonts w:ascii="Times New Roman" w:hAnsi="Times New Roman" w:cs="Times New Roman"/>
              <w:sz w:val="24"/>
              <w:szCs w:val="24"/>
              <w:highlight w:val="yellow"/>
            </w:rPr>
          </w:rPrChange>
        </w:rPr>
        <w:lastRenderedPageBreak/>
        <w:t>Covidence software was used for the study review and selection procedure</w:t>
      </w:r>
      <w:ins w:id="71" w:author="Qizhou Duan" w:date="2024-06-21T15:03:00Z">
        <w:r w:rsidR="00506E18" w:rsidRPr="00ED0272">
          <w:rPr>
            <w:rFonts w:ascii="Times New Roman" w:hAnsi="Times New Roman" w:cs="Times New Roman"/>
            <w:sz w:val="24"/>
            <w:szCs w:val="24"/>
            <w:rPrChange w:id="72" w:author="Qizhou Duan" w:date="2024-06-21T15:03:00Z">
              <w:rPr>
                <w:rFonts w:ascii="Times New Roman" w:hAnsi="Times New Roman" w:cs="Times New Roman"/>
                <w:sz w:val="24"/>
                <w:szCs w:val="24"/>
                <w:highlight w:val="yellow"/>
              </w:rPr>
            </w:rPrChange>
          </w:rPr>
          <w:t xml:space="preserve">. </w:t>
        </w:r>
      </w:ins>
      <w:del w:id="73" w:author="Qizhou Duan" w:date="2024-06-21T15:03:00Z">
        <w:r w:rsidRPr="00ED0272" w:rsidDel="00506E18">
          <w:rPr>
            <w:rFonts w:ascii="Times New Roman" w:hAnsi="Times New Roman" w:cs="Times New Roman"/>
            <w:sz w:val="24"/>
            <w:szCs w:val="24"/>
            <w:rPrChange w:id="74" w:author="Qizhou Duan" w:date="2024-06-21T15:03:00Z">
              <w:rPr>
                <w:rFonts w:ascii="Times New Roman" w:hAnsi="Times New Roman" w:cs="Times New Roman"/>
                <w:sz w:val="24"/>
                <w:szCs w:val="24"/>
                <w:highlight w:val="yellow"/>
              </w:rPr>
            </w:rPrChange>
          </w:rPr>
          <w:delText>s</w:delText>
        </w:r>
      </w:del>
      <w:del w:id="75" w:author="Qizhou Duan" w:date="2024-06-21T15:02:00Z">
        <w:r w:rsidRPr="00ED0272" w:rsidDel="00506E18">
          <w:rPr>
            <w:rFonts w:ascii="Times New Roman" w:hAnsi="Times New Roman" w:cs="Times New Roman"/>
            <w:sz w:val="24"/>
            <w:szCs w:val="24"/>
            <w:rPrChange w:id="76" w:author="Qizhou Duan" w:date="2024-06-21T15:03:00Z">
              <w:rPr>
                <w:rFonts w:ascii="Times New Roman" w:hAnsi="Times New Roman" w:cs="Times New Roman"/>
                <w:sz w:val="24"/>
                <w:szCs w:val="24"/>
                <w:highlight w:val="cyan"/>
              </w:rPr>
            </w:rPrChange>
          </w:rPr>
          <w:delText>.</w:delText>
        </w:r>
        <w:r w:rsidRPr="00ED0272" w:rsidDel="00506E18">
          <w:rPr>
            <w:rFonts w:ascii="Times New Roman" w:hAnsi="Times New Roman" w:cs="Times New Roman"/>
            <w:sz w:val="24"/>
            <w:szCs w:val="24"/>
            <w:vertAlign w:val="superscript"/>
            <w:rPrChange w:id="77" w:author="Qizhou Duan" w:date="2024-06-21T15:03:00Z">
              <w:rPr>
                <w:rFonts w:ascii="Times New Roman" w:hAnsi="Times New Roman" w:cs="Times New Roman"/>
                <w:sz w:val="24"/>
                <w:szCs w:val="24"/>
                <w:highlight w:val="cyan"/>
                <w:vertAlign w:val="superscript"/>
              </w:rPr>
            </w:rPrChange>
          </w:rPr>
          <w:delText xml:space="preserve">?? </w:delText>
        </w:r>
      </w:del>
      <w:r w:rsidR="00C1465E" w:rsidRPr="00ED0272">
        <w:rPr>
          <w:rFonts w:ascii="Times New Roman" w:hAnsi="Times New Roman" w:cs="Times New Roman"/>
          <w:spacing w:val="-6"/>
          <w:sz w:val="24"/>
          <w:szCs w:val="24"/>
          <w:rPrChange w:id="78" w:author="Qizhou Duan" w:date="2024-06-21T15:03:00Z">
            <w:rPr>
              <w:rFonts w:ascii="Times New Roman" w:hAnsi="Times New Roman" w:cs="Times New Roman"/>
              <w:spacing w:val="-6"/>
              <w:sz w:val="24"/>
              <w:szCs w:val="24"/>
              <w:highlight w:val="yellow"/>
            </w:rPr>
          </w:rPrChange>
        </w:rPr>
        <w:t xml:space="preserve">Selected </w:t>
      </w:r>
      <w:r w:rsidR="00F6578E" w:rsidRPr="00ED0272">
        <w:rPr>
          <w:rFonts w:ascii="Times New Roman" w:hAnsi="Times New Roman" w:cs="Times New Roman"/>
          <w:spacing w:val="-6"/>
          <w:sz w:val="24"/>
          <w:szCs w:val="24"/>
          <w:rPrChange w:id="79" w:author="Qizhou Duan" w:date="2024-06-21T15:03:00Z">
            <w:rPr>
              <w:rFonts w:ascii="Times New Roman" w:hAnsi="Times New Roman" w:cs="Times New Roman"/>
              <w:spacing w:val="-6"/>
              <w:sz w:val="24"/>
              <w:szCs w:val="24"/>
              <w:highlight w:val="yellow"/>
            </w:rPr>
          </w:rPrChange>
        </w:rPr>
        <w:t>articles were</w:t>
      </w:r>
      <w:r w:rsidR="00F6578E" w:rsidRPr="00BF2773">
        <w:rPr>
          <w:rFonts w:ascii="Times New Roman" w:hAnsi="Times New Roman" w:cs="Times New Roman"/>
          <w:spacing w:val="-6"/>
          <w:sz w:val="24"/>
          <w:szCs w:val="24"/>
        </w:rPr>
        <w:t xml:space="preserve"> in English, though no language restriction was used to cover publications in both the United States and abroad. </w:t>
      </w:r>
      <w:r w:rsidR="00F6578E"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decided to adopt PTGI(Posttraumatic Growth Inventory) </w:t>
      </w:r>
      <w:r w:rsidR="00F6578E">
        <w:rPr>
          <w:rFonts w:ascii="Times New Roman" w:hAnsi="Times New Roman" w:cs="Times New Roman"/>
          <w:sz w:val="24"/>
          <w:szCs w:val="24"/>
        </w:rPr>
        <w:t>(Tedeschi &amp; Calhoun, 1996)</w:t>
      </w:r>
      <w:r w:rsidR="00F6578E" w:rsidRPr="00BF2773">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r w:rsidR="00F6578E" w:rsidRPr="00BF2773">
        <w:rPr>
          <w:rFonts w:ascii="Times New Roman" w:hAnsi="Times New Roman" w:cs="Times New Roman"/>
          <w:spacing w:val="-6"/>
          <w:sz w:val="24"/>
          <w:szCs w:val="24"/>
        </w:rPr>
        <w:t>.</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108CF68E" w14:textId="5B4FE32C" w:rsidR="006A172B" w:rsidRDefault="003F4344" w:rsidP="00F6578E">
      <w:pPr>
        <w:spacing w:after="0" w:line="480" w:lineRule="auto"/>
        <w:rPr>
          <w:rFonts w:ascii="Times New Roman" w:hAnsi="Times New Roman" w:cs="Times New Roman"/>
          <w:b/>
          <w:bCs/>
          <w:spacing w:val="-2"/>
          <w:sz w:val="24"/>
          <w:szCs w:val="24"/>
        </w:rPr>
      </w:pPr>
      <w:commentRangeStart w:id="80"/>
      <w:r w:rsidRPr="00F94E80">
        <w:rPr>
          <w:rFonts w:ascii="Times New Roman" w:hAnsi="Times New Roman" w:cs="Times New Roman"/>
          <w:b/>
          <w:bCs/>
          <w:spacing w:val="-2"/>
          <w:sz w:val="24"/>
          <w:szCs w:val="24"/>
          <w:highlight w:val="cyan"/>
        </w:rPr>
        <w:t xml:space="preserve">Abstract Review </w:t>
      </w:r>
      <w:r w:rsidR="00E71707" w:rsidRPr="00F94E80">
        <w:rPr>
          <w:rFonts w:ascii="Times New Roman" w:hAnsi="Times New Roman" w:cs="Times New Roman"/>
          <w:b/>
          <w:bCs/>
          <w:spacing w:val="-2"/>
          <w:sz w:val="24"/>
          <w:szCs w:val="24"/>
          <w:highlight w:val="cyan"/>
        </w:rPr>
        <w:t>??</w:t>
      </w:r>
      <w:commentRangeEnd w:id="80"/>
      <w:r w:rsidR="00157EA0">
        <w:rPr>
          <w:rStyle w:val="CommentReference"/>
        </w:rPr>
        <w:commentReference w:id="80"/>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lastRenderedPageBreak/>
        <w:t>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study. The quality of the selected studies was assessed using Meta-analyses of Observational Studies in Epidemiology Checklist (Zuuren &amp; Fedorowicz,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ins w:id="81" w:author="Qizhou Duan" w:date="2024-06-21T15:07:00Z"/>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4641BD">
        <w:rPr>
          <w:rFonts w:ascii="Times New Roman" w:hAnsi="Times New Roman" w:cs="Times New Roman"/>
          <w:sz w:val="24"/>
          <w:szCs w:val="24"/>
          <w:rPrChange w:id="82" w:author="Qizhou Duan" w:date="2024-06-21T15:04:00Z">
            <w:rPr>
              <w:rFonts w:ascii="Times New Roman" w:hAnsi="Times New Roman" w:cs="Times New Roman"/>
              <w:sz w:val="24"/>
              <w:szCs w:val="24"/>
              <w:highlight w:val="cyan"/>
            </w:rPr>
          </w:rPrChange>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83" w:name="_Hlk167546034"/>
      <w:r w:rsidRPr="75B9AA42">
        <w:rPr>
          <w:rFonts w:ascii="Times New Roman" w:hAnsi="Times New Roman" w:cs="Times New Roman"/>
          <w:sz w:val="24"/>
          <w:szCs w:val="24"/>
        </w:rPr>
        <w:t>This cutoff point was chosen based on its frequent usage in existing literature (Mazor et al., 2016; Naghavi et al., 2020; Taher &amp; Allan,2020; Wall et al., 2023).</w:t>
      </w:r>
      <w:r w:rsidRPr="75B9AA42">
        <w:rPr>
          <w:rFonts w:ascii="Times New Roman" w:hAnsi="Times New Roman" w:cs="Times New Roman"/>
          <w:sz w:val="24"/>
          <w:szCs w:val="24"/>
          <w:vertAlign w:val="superscript"/>
        </w:rPr>
        <w:t xml:space="preserve"> </w:t>
      </w:r>
      <w:bookmarkEnd w:id="83"/>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46178108" w:rsidR="00F6578E" w:rsidRPr="00AF6A72" w:rsidRDefault="00481649" w:rsidP="00F6578E">
      <w:pPr>
        <w:spacing w:after="0" w:line="480" w:lineRule="auto"/>
        <w:ind w:firstLine="720"/>
        <w:rPr>
          <w:rFonts w:ascii="Times New Roman" w:hAnsi="Times New Roman" w:cs="Times New Roman"/>
          <w:sz w:val="24"/>
          <w:szCs w:val="24"/>
          <w:rPrChange w:id="84" w:author="Qizhou Duan" w:date="2024-06-21T15:11:00Z">
            <w:rPr>
              <w:rFonts w:ascii="Times New Roman" w:hAnsi="Times New Roman" w:cs="Times New Roman"/>
              <w:sz w:val="24"/>
              <w:szCs w:val="24"/>
              <w:highlight w:val="yellow"/>
            </w:rPr>
          </w:rPrChange>
        </w:rPr>
      </w:pPr>
      <w:del w:id="85" w:author="Qizhou Duan" w:date="2024-06-21T15:07:00Z">
        <w:r w:rsidRPr="00AF6A72" w:rsidDel="00C94498">
          <w:rPr>
            <w:rFonts w:ascii="Times New Roman" w:hAnsi="Times New Roman" w:cs="Times New Roman"/>
            <w:b/>
            <w:bCs/>
            <w:sz w:val="24"/>
            <w:szCs w:val="24"/>
            <w:rPrChange w:id="86" w:author="Qizhou Duan" w:date="2024-06-21T15:11:00Z">
              <w:rPr>
                <w:rFonts w:ascii="Times New Roman" w:hAnsi="Times New Roman" w:cs="Times New Roman"/>
                <w:b/>
                <w:bCs/>
                <w:sz w:val="24"/>
                <w:szCs w:val="24"/>
                <w:highlight w:val="cyan"/>
              </w:rPr>
            </w:rPrChange>
          </w:rPr>
          <w:lastRenderedPageBreak/>
          <w:delText xml:space="preserve">QZ: </w:delText>
        </w:r>
        <w:r w:rsidR="00996EE3" w:rsidRPr="00AF6A72" w:rsidDel="00C94498">
          <w:rPr>
            <w:rFonts w:ascii="Times New Roman" w:hAnsi="Times New Roman" w:cs="Times New Roman"/>
            <w:b/>
            <w:bCs/>
            <w:sz w:val="24"/>
            <w:szCs w:val="24"/>
            <w:rPrChange w:id="87" w:author="Qizhou Duan" w:date="2024-06-21T15:11:00Z">
              <w:rPr>
                <w:rFonts w:ascii="Times New Roman" w:hAnsi="Times New Roman" w:cs="Times New Roman"/>
                <w:b/>
                <w:bCs/>
                <w:sz w:val="24"/>
                <w:szCs w:val="24"/>
                <w:highlight w:val="cyan"/>
              </w:rPr>
            </w:rPrChange>
          </w:rPr>
          <w:delText>The above was repeated below that I cut, but a 3</w:delText>
        </w:r>
        <w:r w:rsidR="00996EE3" w:rsidRPr="00AF6A72" w:rsidDel="00C94498">
          <w:rPr>
            <w:rFonts w:ascii="Times New Roman" w:hAnsi="Times New Roman" w:cs="Times New Roman"/>
            <w:b/>
            <w:bCs/>
            <w:sz w:val="24"/>
            <w:szCs w:val="24"/>
            <w:vertAlign w:val="superscript"/>
            <w:rPrChange w:id="88" w:author="Qizhou Duan" w:date="2024-06-21T15:11:00Z">
              <w:rPr>
                <w:rFonts w:ascii="Times New Roman" w:hAnsi="Times New Roman" w:cs="Times New Roman"/>
                <w:b/>
                <w:bCs/>
                <w:sz w:val="24"/>
                <w:szCs w:val="24"/>
                <w:highlight w:val="cyan"/>
                <w:vertAlign w:val="superscript"/>
              </w:rPr>
            </w:rPrChange>
          </w:rPr>
          <w:delText>rd</w:delText>
        </w:r>
        <w:r w:rsidR="00996EE3" w:rsidRPr="00AF6A72" w:rsidDel="00C94498">
          <w:rPr>
            <w:rFonts w:ascii="Times New Roman" w:hAnsi="Times New Roman" w:cs="Times New Roman"/>
            <w:b/>
            <w:bCs/>
            <w:sz w:val="24"/>
            <w:szCs w:val="24"/>
            <w:rPrChange w:id="89" w:author="Qizhou Duan" w:date="2024-06-21T15:11:00Z">
              <w:rPr>
                <w:rFonts w:ascii="Times New Roman" w:hAnsi="Times New Roman" w:cs="Times New Roman"/>
                <w:b/>
                <w:bCs/>
                <w:sz w:val="24"/>
                <w:szCs w:val="24"/>
                <w:highlight w:val="cyan"/>
              </w:rPr>
            </w:rPrChange>
          </w:rPr>
          <w:delText xml:space="preserve"> time repetation is shown. You need read all this part, make chages, and  confirm it the location of the statement is correct! Also, </w:delText>
        </w:r>
        <w:r w:rsidRPr="00AF6A72" w:rsidDel="00C94498">
          <w:rPr>
            <w:rFonts w:ascii="Times New Roman" w:hAnsi="Times New Roman" w:cs="Times New Roman"/>
            <w:b/>
            <w:bCs/>
            <w:sz w:val="24"/>
            <w:szCs w:val="24"/>
            <w:rPrChange w:id="90" w:author="Qizhou Duan" w:date="2024-06-21T15:11:00Z">
              <w:rPr>
                <w:rFonts w:ascii="Times New Roman" w:hAnsi="Times New Roman" w:cs="Times New Roman"/>
                <w:b/>
                <w:bCs/>
                <w:sz w:val="24"/>
                <w:szCs w:val="24"/>
                <w:highlight w:val="cyan"/>
              </w:rPr>
            </w:rPrChange>
          </w:rPr>
          <w:delText>is this correct</w:delText>
        </w:r>
        <w:r w:rsidR="00996EE3" w:rsidRPr="00AF6A72" w:rsidDel="00C94498">
          <w:rPr>
            <w:rFonts w:ascii="Times New Roman" w:hAnsi="Times New Roman" w:cs="Times New Roman"/>
            <w:b/>
            <w:bCs/>
            <w:sz w:val="24"/>
            <w:szCs w:val="24"/>
            <w:rPrChange w:id="91" w:author="Qizhou Duan" w:date="2024-06-21T15:11:00Z">
              <w:rPr>
                <w:rFonts w:ascii="Times New Roman" w:hAnsi="Times New Roman" w:cs="Times New Roman"/>
                <w:b/>
                <w:bCs/>
                <w:sz w:val="24"/>
                <w:szCs w:val="24"/>
                <w:highlight w:val="cyan"/>
              </w:rPr>
            </w:rPrChange>
          </w:rPr>
          <w:delText xml:space="preserve"> below</w:delText>
        </w:r>
        <w:r w:rsidRPr="00AF6A72" w:rsidDel="00C94498">
          <w:rPr>
            <w:rFonts w:ascii="Times New Roman" w:hAnsi="Times New Roman" w:cs="Times New Roman"/>
            <w:b/>
            <w:bCs/>
            <w:sz w:val="24"/>
            <w:szCs w:val="24"/>
            <w:rPrChange w:id="92" w:author="Qizhou Duan" w:date="2024-06-21T15:11:00Z">
              <w:rPr>
                <w:rFonts w:ascii="Times New Roman" w:hAnsi="Times New Roman" w:cs="Times New Roman"/>
                <w:b/>
                <w:bCs/>
                <w:sz w:val="24"/>
                <w:szCs w:val="24"/>
                <w:highlight w:val="cyan"/>
              </w:rPr>
            </w:rPrChange>
          </w:rPr>
          <w:delText>? Please modify:</w:delText>
        </w:r>
        <w:r w:rsidRPr="00AF6A72" w:rsidDel="00C94498">
          <w:rPr>
            <w:rFonts w:ascii="Times New Roman" w:hAnsi="Times New Roman" w:cs="Times New Roman"/>
            <w:b/>
            <w:bCs/>
            <w:sz w:val="24"/>
            <w:szCs w:val="24"/>
          </w:rPr>
          <w:delText xml:space="preserve"> </w:delText>
        </w:r>
      </w:del>
      <w:r w:rsidRPr="00AF6A72">
        <w:rPr>
          <w:rFonts w:ascii="Times New Roman" w:hAnsi="Times New Roman" w:cs="Times New Roman"/>
          <w:sz w:val="24"/>
          <w:szCs w:val="24"/>
          <w:rPrChange w:id="93" w:author="Qizhou Duan" w:date="2024-06-21T15:11:00Z">
            <w:rPr>
              <w:rFonts w:ascii="Times New Roman" w:hAnsi="Times New Roman" w:cs="Times New Roman"/>
              <w:sz w:val="24"/>
              <w:szCs w:val="24"/>
              <w:highlight w:val="cyan"/>
            </w:rPr>
          </w:rPrChange>
        </w:rPr>
        <w:t>Various forms of PTGI (e.g., PTGI-SF, PTGI-X,….</w:t>
      </w:r>
      <w:r w:rsidR="004477AC" w:rsidRPr="00AF6A72">
        <w:rPr>
          <w:rFonts w:ascii="Times New Roman" w:hAnsi="Times New Roman" w:cs="Times New Roman"/>
          <w:sz w:val="24"/>
          <w:szCs w:val="24"/>
          <w:rPrChange w:id="94" w:author="Qizhou Duan" w:date="2024-06-21T15:11:00Z">
            <w:rPr>
              <w:rFonts w:ascii="Times New Roman" w:hAnsi="Times New Roman" w:cs="Times New Roman"/>
              <w:sz w:val="24"/>
              <w:szCs w:val="24"/>
              <w:highlight w:val="cyan"/>
            </w:rPr>
          </w:rPrChange>
        </w:rPr>
        <w:t xml:space="preserve"> </w:t>
      </w:r>
      <w:commentRangeStart w:id="95"/>
      <w:r w:rsidR="004477AC" w:rsidRPr="00AF6A72">
        <w:rPr>
          <w:rFonts w:ascii="Times New Roman" w:hAnsi="Times New Roman" w:cs="Times New Roman"/>
          <w:sz w:val="24"/>
          <w:szCs w:val="24"/>
          <w:rPrChange w:id="96" w:author="Qizhou Duan" w:date="2024-06-21T15:11:00Z">
            <w:rPr>
              <w:rFonts w:ascii="Times New Roman" w:hAnsi="Times New Roman" w:cs="Times New Roman"/>
              <w:sz w:val="24"/>
              <w:szCs w:val="24"/>
              <w:highlight w:val="cyan"/>
            </w:rPr>
          </w:rPrChange>
        </w:rPr>
        <w:t>citations</w:t>
      </w:r>
      <w:commentRangeEnd w:id="95"/>
      <w:r w:rsidR="00EF260B" w:rsidRPr="00AF6A72">
        <w:rPr>
          <w:rStyle w:val="CommentReference"/>
        </w:rPr>
        <w:commentReference w:id="95"/>
      </w:r>
      <w:r w:rsidRPr="00AF6A72">
        <w:rPr>
          <w:rFonts w:ascii="Times New Roman" w:hAnsi="Times New Roman" w:cs="Times New Roman"/>
          <w:sz w:val="24"/>
          <w:szCs w:val="24"/>
          <w:rPrChange w:id="97" w:author="Qizhou Duan" w:date="2024-06-21T15:11:00Z">
            <w:rPr>
              <w:rFonts w:ascii="Times New Roman" w:hAnsi="Times New Roman" w:cs="Times New Roman"/>
              <w:sz w:val="24"/>
              <w:szCs w:val="24"/>
              <w:highlight w:val="cyan"/>
            </w:rPr>
          </w:rPrChange>
        </w:rPr>
        <w:t>) can be converted to the equivalent scores to</w:t>
      </w:r>
      <w:r w:rsidR="004477AC" w:rsidRPr="00AF6A72">
        <w:rPr>
          <w:rFonts w:ascii="Times New Roman" w:hAnsi="Times New Roman" w:cs="Times New Roman"/>
          <w:sz w:val="24"/>
          <w:szCs w:val="24"/>
          <w:rPrChange w:id="98" w:author="Qizhou Duan" w:date="2024-06-21T15:11:00Z">
            <w:rPr>
              <w:rFonts w:ascii="Times New Roman" w:hAnsi="Times New Roman" w:cs="Times New Roman"/>
              <w:sz w:val="24"/>
              <w:szCs w:val="24"/>
              <w:highlight w:val="cyan"/>
            </w:rPr>
          </w:rPrChange>
        </w:rPr>
        <w:t xml:space="preserve"> the original PTGI </w:t>
      </w:r>
      <w:del w:id="99" w:author="Qizhou Duan" w:date="2024-06-21T15:07:00Z">
        <w:r w:rsidR="004477AC" w:rsidRPr="00AF6A72" w:rsidDel="00C94498">
          <w:rPr>
            <w:rFonts w:ascii="Times New Roman" w:hAnsi="Times New Roman" w:cs="Times New Roman"/>
            <w:sz w:val="24"/>
            <w:szCs w:val="24"/>
            <w:rPrChange w:id="100" w:author="Qizhou Duan" w:date="2024-06-21T15:11:00Z">
              <w:rPr>
                <w:rFonts w:ascii="Times New Roman" w:hAnsi="Times New Roman" w:cs="Times New Roman"/>
                <w:sz w:val="24"/>
                <w:szCs w:val="24"/>
                <w:highlight w:val="cyan"/>
              </w:rPr>
            </w:rPrChange>
          </w:rPr>
          <w:delText>(citation)</w:delText>
        </w:r>
        <w:r w:rsidRPr="00AF6A72" w:rsidDel="00C94498">
          <w:rPr>
            <w:rFonts w:ascii="Times New Roman" w:hAnsi="Times New Roman" w:cs="Times New Roman"/>
            <w:sz w:val="24"/>
            <w:szCs w:val="24"/>
            <w:rPrChange w:id="101" w:author="Qizhou Duan" w:date="2024-06-21T15:11:00Z">
              <w:rPr>
                <w:rFonts w:ascii="Times New Roman" w:hAnsi="Times New Roman" w:cs="Times New Roman"/>
                <w:sz w:val="24"/>
                <w:szCs w:val="24"/>
                <w:highlight w:val="cyan"/>
              </w:rPr>
            </w:rPrChange>
          </w:rPr>
          <w:delText>.</w:delText>
        </w:r>
      </w:del>
      <w:ins w:id="102" w:author="Qizhou Duan" w:date="2024-06-21T15:07:00Z">
        <w:r w:rsidR="00C94498" w:rsidRPr="00AF6A72">
          <w:rPr>
            <w:rFonts w:ascii="Times New Roman" w:hAnsi="Times New Roman" w:cs="Times New Roman"/>
            <w:sz w:val="24"/>
            <w:szCs w:val="24"/>
            <w:rPrChange w:id="103" w:author="Qizhou Duan" w:date="2024-06-21T15:11:00Z">
              <w:rPr>
                <w:rFonts w:ascii="Times New Roman" w:hAnsi="Times New Roman" w:cs="Times New Roman"/>
                <w:sz w:val="24"/>
                <w:szCs w:val="24"/>
                <w:highlight w:val="cyan"/>
              </w:rPr>
            </w:rPrChange>
          </w:rPr>
          <w:t>by using normalization techniques</w:t>
        </w:r>
      </w:ins>
      <w:ins w:id="104" w:author="Qizhou Duan" w:date="2024-06-21T15:09:00Z">
        <w:r w:rsidR="009425C2" w:rsidRPr="00AF6A72">
          <w:rPr>
            <w:rFonts w:ascii="Times New Roman" w:hAnsi="Times New Roman" w:cs="Times New Roman"/>
            <w:sz w:val="24"/>
            <w:szCs w:val="24"/>
            <w:rPrChange w:id="105" w:author="Qizhou Duan" w:date="2024-06-21T15:11:00Z">
              <w:rPr>
                <w:rFonts w:ascii="Times New Roman" w:hAnsi="Times New Roman" w:cs="Times New Roman"/>
                <w:sz w:val="24"/>
                <w:szCs w:val="24"/>
                <w:highlight w:val="cyan"/>
              </w:rPr>
            </w:rPrChange>
          </w:rPr>
          <w:t xml:space="preserve"> (</w:t>
        </w:r>
        <w:r w:rsidR="009425C2" w:rsidRPr="00AF6A72">
          <w:rPr>
            <w:rFonts w:ascii="Times New Roman" w:hAnsi="Times New Roman" w:cs="Times New Roman"/>
            <w:color w:val="222222"/>
            <w:sz w:val="24"/>
            <w:szCs w:val="24"/>
            <w:shd w:val="clear" w:color="auto" w:fill="FFFFFF"/>
            <w:rPrChange w:id="106" w:author="Qizhou Duan" w:date="2024-06-21T15:11:00Z">
              <w:rPr>
                <w:rFonts w:ascii="Arial" w:hAnsi="Arial" w:cs="Arial"/>
                <w:color w:val="222222"/>
                <w:sz w:val="20"/>
                <w:szCs w:val="20"/>
                <w:shd w:val="clear" w:color="auto" w:fill="FFFFFF"/>
              </w:rPr>
            </w:rPrChange>
          </w:rPr>
          <w:t>Huang</w:t>
        </w:r>
        <w:r w:rsidR="009425C2" w:rsidRPr="00AF6A72">
          <w:rPr>
            <w:rFonts w:ascii="Times New Roman" w:hAnsi="Times New Roman" w:cs="Times New Roman"/>
            <w:color w:val="222222"/>
            <w:sz w:val="24"/>
            <w:szCs w:val="24"/>
            <w:shd w:val="clear" w:color="auto" w:fill="FFFFFF"/>
            <w:rPrChange w:id="107" w:author="Qizhou Duan" w:date="2024-06-21T15:11:00Z">
              <w:rPr>
                <w:rFonts w:ascii="Arial" w:hAnsi="Arial" w:cs="Arial"/>
                <w:color w:val="222222"/>
                <w:sz w:val="20"/>
                <w:szCs w:val="20"/>
                <w:shd w:val="clear" w:color="auto" w:fill="FFFFFF"/>
              </w:rPr>
            </w:rPrChange>
          </w:rPr>
          <w:t xml:space="preserve"> et. </w:t>
        </w:r>
        <w:r w:rsidR="00793DD4" w:rsidRPr="00AF6A72">
          <w:rPr>
            <w:rFonts w:ascii="Times New Roman" w:hAnsi="Times New Roman" w:cs="Times New Roman"/>
            <w:color w:val="222222"/>
            <w:sz w:val="24"/>
            <w:szCs w:val="24"/>
            <w:shd w:val="clear" w:color="auto" w:fill="FFFFFF"/>
            <w:rPrChange w:id="108" w:author="Qizhou Duan" w:date="2024-06-21T15:11:00Z">
              <w:rPr>
                <w:rFonts w:ascii="Arial" w:hAnsi="Arial" w:cs="Arial"/>
                <w:color w:val="222222"/>
                <w:sz w:val="20"/>
                <w:szCs w:val="20"/>
                <w:shd w:val="clear" w:color="auto" w:fill="FFFFFF"/>
              </w:rPr>
            </w:rPrChange>
          </w:rPr>
          <w:t>a</w:t>
        </w:r>
        <w:r w:rsidR="009425C2" w:rsidRPr="00AF6A72">
          <w:rPr>
            <w:rFonts w:ascii="Times New Roman" w:hAnsi="Times New Roman" w:cs="Times New Roman"/>
            <w:color w:val="222222"/>
            <w:sz w:val="24"/>
            <w:szCs w:val="24"/>
            <w:shd w:val="clear" w:color="auto" w:fill="FFFFFF"/>
            <w:rPrChange w:id="109" w:author="Qizhou Duan" w:date="2024-06-21T15:11:00Z">
              <w:rPr>
                <w:rFonts w:ascii="Arial" w:hAnsi="Arial" w:cs="Arial"/>
                <w:color w:val="222222"/>
                <w:sz w:val="20"/>
                <w:szCs w:val="20"/>
                <w:shd w:val="clear" w:color="auto" w:fill="FFFFFF"/>
              </w:rPr>
            </w:rPrChange>
          </w:rPr>
          <w:t>l, 2023</w:t>
        </w:r>
        <w:r w:rsidR="009425C2" w:rsidRPr="00AF6A72">
          <w:rPr>
            <w:rFonts w:ascii="Times New Roman" w:hAnsi="Times New Roman" w:cs="Times New Roman"/>
            <w:sz w:val="24"/>
            <w:szCs w:val="24"/>
            <w:rPrChange w:id="110" w:author="Qizhou Duan" w:date="2024-06-21T15:11:00Z">
              <w:rPr>
                <w:rFonts w:ascii="Times New Roman" w:hAnsi="Times New Roman" w:cs="Times New Roman"/>
                <w:sz w:val="24"/>
                <w:szCs w:val="24"/>
                <w:highlight w:val="cyan"/>
              </w:rPr>
            </w:rPrChange>
          </w:rPr>
          <w:t>)</w:t>
        </w:r>
      </w:ins>
      <w:ins w:id="111" w:author="Qizhou Duan" w:date="2024-06-21T15:07:00Z">
        <w:r w:rsidR="00C94498" w:rsidRPr="00AF6A72">
          <w:rPr>
            <w:rFonts w:ascii="Times New Roman" w:hAnsi="Times New Roman" w:cs="Times New Roman"/>
            <w:sz w:val="24"/>
            <w:szCs w:val="24"/>
            <w:rPrChange w:id="112" w:author="Qizhou Duan" w:date="2024-06-21T15:11:00Z">
              <w:rPr>
                <w:rFonts w:ascii="Times New Roman" w:hAnsi="Times New Roman" w:cs="Times New Roman"/>
                <w:sz w:val="24"/>
                <w:szCs w:val="24"/>
                <w:highlight w:val="cyan"/>
              </w:rPr>
            </w:rPrChange>
          </w:rPr>
          <w:t>.</w:t>
        </w:r>
      </w:ins>
      <w:r w:rsidRPr="00AF6A72">
        <w:rPr>
          <w:rFonts w:ascii="Times New Roman" w:hAnsi="Times New Roman" w:cs="Times New Roman"/>
          <w:sz w:val="24"/>
          <w:szCs w:val="24"/>
          <w:rPrChange w:id="113" w:author="Qizhou Duan" w:date="2024-06-21T15:11:00Z">
            <w:rPr>
              <w:rFonts w:ascii="Times New Roman" w:hAnsi="Times New Roman" w:cs="Times New Roman"/>
              <w:sz w:val="24"/>
              <w:szCs w:val="24"/>
              <w:highlight w:val="cyan"/>
            </w:rPr>
          </w:rPrChange>
        </w:rPr>
        <w:t xml:space="preserve"> </w:t>
      </w:r>
      <w:r w:rsidR="00F6578E" w:rsidRPr="00AF6A72">
        <w:rPr>
          <w:rFonts w:ascii="Times New Roman" w:hAnsi="Times New Roman" w:cs="Times New Roman"/>
          <w:sz w:val="24"/>
          <w:szCs w:val="24"/>
          <w:rPrChange w:id="114" w:author="Qizhou Duan" w:date="2024-06-21T15:11:00Z">
            <w:rPr>
              <w:rFonts w:ascii="Times New Roman" w:hAnsi="Times New Roman" w:cs="Times New Roman"/>
              <w:sz w:val="24"/>
              <w:szCs w:val="24"/>
              <w:highlight w:val="cyan"/>
            </w:rPr>
          </w:rPrChange>
        </w:rPr>
        <w:t xml:space="preserve">The weighted mean of PTGI was used to identify the level of PTG on COVID-19 patients. </w:t>
      </w:r>
      <w:r w:rsidR="004477AC" w:rsidRPr="00AF6A72">
        <w:rPr>
          <w:rFonts w:ascii="Times New Roman" w:hAnsi="Times New Roman" w:cs="Times New Roman"/>
          <w:sz w:val="24"/>
          <w:szCs w:val="24"/>
          <w:rPrChange w:id="115" w:author="Qizhou Duan" w:date="2024-06-21T15:11:00Z">
            <w:rPr>
              <w:rFonts w:ascii="Times New Roman" w:hAnsi="Times New Roman" w:cs="Times New Roman"/>
              <w:sz w:val="24"/>
              <w:szCs w:val="24"/>
              <w:highlight w:val="cyan"/>
            </w:rPr>
          </w:rPrChange>
        </w:rPr>
        <w:t xml:space="preserve"> </w:t>
      </w:r>
      <w:r w:rsidR="00F6578E" w:rsidRPr="00AF6A72">
        <w:rPr>
          <w:rFonts w:ascii="Times New Roman" w:hAnsi="Times New Roman" w:cs="Times New Roman"/>
          <w:sz w:val="24"/>
          <w:szCs w:val="24"/>
          <w:rPrChange w:id="116" w:author="Qizhou Duan" w:date="2024-06-21T15:11:00Z">
            <w:rPr>
              <w:rFonts w:ascii="Times New Roman" w:hAnsi="Times New Roman" w:cs="Times New Roman"/>
              <w:sz w:val="24"/>
              <w:szCs w:val="24"/>
              <w:highlight w:val="cyan"/>
            </w:rPr>
          </w:rPrChange>
        </w:rPr>
        <w:t xml:space="preserve">If the PTG measure collected from the studies </w:t>
      </w:r>
      <w:r w:rsidR="00F6578E" w:rsidRPr="00AF6A72">
        <w:rPr>
          <w:rFonts w:ascii="Times New Roman" w:hAnsi="Times New Roman" w:cs="Times New Roman"/>
          <w:sz w:val="24"/>
          <w:szCs w:val="24"/>
          <w:lang w:eastAsia="zh-CN"/>
          <w:rPrChange w:id="117" w:author="Qizhou Duan" w:date="2024-06-21T15:11:00Z">
            <w:rPr>
              <w:rFonts w:ascii="Times New Roman" w:hAnsi="Times New Roman" w:cs="Times New Roman"/>
              <w:sz w:val="24"/>
              <w:szCs w:val="24"/>
              <w:highlight w:val="cyan"/>
              <w:lang w:eastAsia="zh-CN"/>
            </w:rPr>
          </w:rPrChange>
        </w:rPr>
        <w:t>were</w:t>
      </w:r>
      <w:r w:rsidR="00F6578E" w:rsidRPr="00AF6A72">
        <w:rPr>
          <w:rFonts w:ascii="Times New Roman" w:hAnsi="Times New Roman" w:cs="Times New Roman"/>
          <w:sz w:val="24"/>
          <w:szCs w:val="24"/>
          <w:rPrChange w:id="118" w:author="Qizhou Duan" w:date="2024-06-21T15:11:00Z">
            <w:rPr>
              <w:rFonts w:ascii="Times New Roman" w:hAnsi="Times New Roman" w:cs="Times New Roman"/>
              <w:sz w:val="24"/>
              <w:szCs w:val="24"/>
              <w:highlight w:val="cyan"/>
            </w:rPr>
          </w:rPrChange>
        </w:rPr>
        <w:t xml:space="preserve"> significantly higher than cut-off point</w:t>
      </w:r>
      <w:r w:rsidR="004477AC" w:rsidRPr="00AF6A72">
        <w:rPr>
          <w:rFonts w:ascii="Times New Roman" w:hAnsi="Times New Roman" w:cs="Times New Roman"/>
          <w:sz w:val="24"/>
          <w:szCs w:val="24"/>
          <w:rPrChange w:id="119" w:author="Qizhou Duan" w:date="2024-06-21T15:11:00Z">
            <w:rPr>
              <w:rFonts w:ascii="Times New Roman" w:hAnsi="Times New Roman" w:cs="Times New Roman"/>
              <w:sz w:val="24"/>
              <w:szCs w:val="24"/>
              <w:highlight w:val="cyan"/>
            </w:rPr>
          </w:rPrChange>
        </w:rPr>
        <w:t xml:space="preserve"> of 45 Citation</w:t>
      </w:r>
      <w:r w:rsidR="00F6578E" w:rsidRPr="00AF6A72">
        <w:rPr>
          <w:rFonts w:ascii="Times New Roman" w:hAnsi="Times New Roman" w:cs="Times New Roman"/>
          <w:sz w:val="24"/>
          <w:szCs w:val="24"/>
          <w:rPrChange w:id="120" w:author="Qizhou Duan" w:date="2024-06-21T15:11:00Z">
            <w:rPr>
              <w:rFonts w:ascii="Times New Roman" w:hAnsi="Times New Roman" w:cs="Times New Roman"/>
              <w:sz w:val="24"/>
              <w:szCs w:val="24"/>
              <w:highlight w:val="cyan"/>
            </w:rPr>
          </w:rPrChange>
        </w:rPr>
        <w:t xml:space="preserve">, then, the </w:t>
      </w:r>
      <w:r w:rsidR="004477AC" w:rsidRPr="00AF6A72">
        <w:rPr>
          <w:rFonts w:ascii="Times New Roman" w:hAnsi="Times New Roman" w:cs="Times New Roman"/>
          <w:sz w:val="24"/>
          <w:szCs w:val="24"/>
          <w:rPrChange w:id="121" w:author="Qizhou Duan" w:date="2024-06-21T15:11:00Z">
            <w:rPr>
              <w:rFonts w:ascii="Times New Roman" w:hAnsi="Times New Roman" w:cs="Times New Roman"/>
              <w:sz w:val="24"/>
              <w:szCs w:val="24"/>
              <w:highlight w:val="cyan"/>
            </w:rPr>
          </w:rPrChange>
        </w:rPr>
        <w:t xml:space="preserve">link </w:t>
      </w:r>
      <w:r w:rsidR="00F6578E" w:rsidRPr="00AF6A72">
        <w:rPr>
          <w:rFonts w:ascii="Times New Roman" w:hAnsi="Times New Roman" w:cs="Times New Roman"/>
          <w:sz w:val="24"/>
          <w:szCs w:val="24"/>
          <w:rPrChange w:id="122" w:author="Qizhou Duan" w:date="2024-06-21T15:11:00Z">
            <w:rPr>
              <w:rFonts w:ascii="Times New Roman" w:hAnsi="Times New Roman" w:cs="Times New Roman"/>
              <w:sz w:val="24"/>
              <w:szCs w:val="24"/>
              <w:highlight w:val="cyan"/>
            </w:rPr>
          </w:rPrChange>
        </w:rPr>
        <w:t xml:space="preserve">of PTG with COVID-19 was </w:t>
      </w:r>
      <w:ins w:id="123" w:author="Qizhou Duan" w:date="2024-06-21T15:10:00Z">
        <w:r w:rsidR="00300429" w:rsidRPr="00AF6A72">
          <w:rPr>
            <w:rFonts w:ascii="Times New Roman" w:hAnsi="Times New Roman" w:cs="Times New Roman"/>
            <w:sz w:val="24"/>
            <w:szCs w:val="24"/>
            <w:rPrChange w:id="124" w:author="Qizhou Duan" w:date="2024-06-21T15:11:00Z">
              <w:rPr>
                <w:rFonts w:ascii="Times New Roman" w:hAnsi="Times New Roman" w:cs="Times New Roman"/>
                <w:sz w:val="24"/>
                <w:szCs w:val="24"/>
                <w:highlight w:val="cyan"/>
              </w:rPr>
            </w:rPrChange>
          </w:rPr>
          <w:t>considered to be</w:t>
        </w:r>
      </w:ins>
      <w:ins w:id="125" w:author="Qizhou Duan" w:date="2024-06-21T15:11:00Z">
        <w:r w:rsidR="00300429" w:rsidRPr="00AF6A72">
          <w:rPr>
            <w:rFonts w:ascii="Times New Roman" w:hAnsi="Times New Roman" w:cs="Times New Roman"/>
            <w:sz w:val="24"/>
            <w:szCs w:val="24"/>
            <w:rPrChange w:id="126" w:author="Qizhou Duan" w:date="2024-06-21T15:11:00Z">
              <w:rPr>
                <w:rFonts w:ascii="Times New Roman" w:hAnsi="Times New Roman" w:cs="Times New Roman"/>
                <w:sz w:val="24"/>
                <w:szCs w:val="24"/>
                <w:highlight w:val="cyan"/>
              </w:rPr>
            </w:rPrChange>
          </w:rPr>
          <w:t xml:space="preserve"> present.</w:t>
        </w:r>
      </w:ins>
      <w:del w:id="127" w:author="Qizhou Duan" w:date="2024-06-21T15:10:00Z">
        <w:r w:rsidR="009E05C5" w:rsidRPr="00AF6A72" w:rsidDel="00300429">
          <w:rPr>
            <w:rFonts w:ascii="Times New Roman" w:hAnsi="Times New Roman" w:cs="Times New Roman"/>
            <w:sz w:val="24"/>
            <w:szCs w:val="24"/>
            <w:rPrChange w:id="128" w:author="Qizhou Duan" w:date="2024-06-21T15:11:00Z">
              <w:rPr>
                <w:rFonts w:ascii="Times New Roman" w:hAnsi="Times New Roman" w:cs="Times New Roman"/>
                <w:sz w:val="24"/>
                <w:szCs w:val="24"/>
                <w:highlight w:val="cyan"/>
              </w:rPr>
            </w:rPrChange>
          </w:rPr>
          <w:delText>viewed</w:delText>
        </w:r>
        <w:r w:rsidR="004477AC" w:rsidRPr="00AF6A72" w:rsidDel="00300429">
          <w:rPr>
            <w:rFonts w:ascii="Times New Roman" w:hAnsi="Times New Roman" w:cs="Times New Roman"/>
            <w:sz w:val="24"/>
            <w:szCs w:val="24"/>
            <w:rPrChange w:id="129" w:author="Qizhou Duan" w:date="2024-06-21T15:11:00Z">
              <w:rPr>
                <w:rFonts w:ascii="Times New Roman" w:hAnsi="Times New Roman" w:cs="Times New Roman"/>
                <w:sz w:val="24"/>
                <w:szCs w:val="24"/>
                <w:highlight w:val="cyan"/>
              </w:rPr>
            </w:rPrChange>
          </w:rPr>
          <w:delText xml:space="preserve"> as </w:delText>
        </w:r>
        <w:r w:rsidR="00F6578E" w:rsidRPr="00AF6A72" w:rsidDel="00300429">
          <w:rPr>
            <w:rFonts w:ascii="Times New Roman" w:hAnsi="Times New Roman" w:cs="Times New Roman"/>
            <w:sz w:val="24"/>
            <w:szCs w:val="24"/>
            <w:rPrChange w:id="130" w:author="Qizhou Duan" w:date="2024-06-21T15:11:00Z">
              <w:rPr>
                <w:rFonts w:ascii="Times New Roman" w:hAnsi="Times New Roman" w:cs="Times New Roman"/>
                <w:sz w:val="24"/>
                <w:szCs w:val="24"/>
                <w:highlight w:val="cyan"/>
              </w:rPr>
            </w:rPrChange>
          </w:rPr>
          <w:delText>positive</w:delText>
        </w:r>
        <w:r w:rsidR="004477AC" w:rsidRPr="00AF6A72" w:rsidDel="00300429">
          <w:rPr>
            <w:rFonts w:ascii="Times New Roman" w:hAnsi="Times New Roman" w:cs="Times New Roman"/>
            <w:sz w:val="24"/>
            <w:szCs w:val="24"/>
            <w:rPrChange w:id="131" w:author="Qizhou Duan" w:date="2024-06-21T15:11:00Z">
              <w:rPr>
                <w:rFonts w:ascii="Times New Roman" w:hAnsi="Times New Roman" w:cs="Times New Roman"/>
                <w:sz w:val="24"/>
                <w:szCs w:val="24"/>
                <w:highlight w:val="cyan"/>
              </w:rPr>
            </w:rPrChange>
          </w:rPr>
          <w:delText>!</w:delText>
        </w:r>
      </w:del>
    </w:p>
    <w:p w14:paraId="58CA5B1A" w14:textId="307C9DDE"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variability/heterogeneity in effect sizes into account in the analysis</w:t>
      </w:r>
      <w:r w:rsidRPr="009760B9">
        <w:rPr>
          <w:rFonts w:ascii="Times New Roman" w:hAnsi="Times New Roman" w:cs="Times New Roman"/>
          <w:sz w:val="24"/>
          <w:szCs w:val="24"/>
          <w:rPrChange w:id="132" w:author="Qizhou Duan" w:date="2024-06-21T15:06:00Z">
            <w:rPr>
              <w:rFonts w:ascii="Times New Roman" w:hAnsi="Times New Roman" w:cs="Times New Roman"/>
              <w:sz w:val="24"/>
              <w:szCs w:val="24"/>
              <w:highlight w:val="cyan"/>
            </w:rPr>
          </w:rPrChange>
        </w:rPr>
        <w:t xml:space="preserve">. </w:t>
      </w:r>
      <w:r w:rsidR="00D24721" w:rsidRPr="009760B9">
        <w:rPr>
          <w:rFonts w:ascii="Times New Roman" w:hAnsi="Times New Roman" w:cs="Times New Roman"/>
          <w:sz w:val="24"/>
          <w:szCs w:val="24"/>
          <w:rPrChange w:id="133" w:author="Qizhou Duan" w:date="2024-06-21T15:06:00Z">
            <w:rPr>
              <w:rFonts w:ascii="Times New Roman" w:hAnsi="Times New Roman" w:cs="Times New Roman"/>
              <w:sz w:val="24"/>
              <w:szCs w:val="24"/>
              <w:highlight w:val="cyan"/>
            </w:rPr>
          </w:rPrChange>
        </w:rPr>
        <w:t>Subgroup analyses for moderators were conducted with</w:t>
      </w:r>
      <w:ins w:id="134" w:author="Qizhou Duan" w:date="2024-06-21T15:05:00Z">
        <w:r w:rsidR="004641BD" w:rsidRPr="009760B9">
          <w:rPr>
            <w:rFonts w:ascii="Times New Roman" w:hAnsi="Times New Roman" w:cs="Times New Roman"/>
            <w:sz w:val="24"/>
            <w:szCs w:val="24"/>
            <w:rPrChange w:id="135" w:author="Qizhou Duan" w:date="2024-06-21T15:06:00Z">
              <w:rPr>
                <w:rFonts w:ascii="Times New Roman" w:hAnsi="Times New Roman" w:cs="Times New Roman"/>
                <w:sz w:val="24"/>
                <w:szCs w:val="24"/>
                <w:highlight w:val="cyan"/>
              </w:rPr>
            </w:rPrChange>
          </w:rPr>
          <w:t xml:space="preserve"> </w:t>
        </w:r>
      </w:ins>
      <w:ins w:id="136" w:author="Qizhou Duan" w:date="2024-06-21T15:06:00Z">
        <w:r w:rsidR="004641BD" w:rsidRPr="003B401B">
          <w:rPr>
            <w:rFonts w:ascii="Times New Roman" w:hAnsi="Times New Roman" w:cs="Times New Roman"/>
            <w:sz w:val="24"/>
            <w:szCs w:val="24"/>
            <w:rPrChange w:id="137" w:author="Qizhou Duan" w:date="2024-06-21T15:06:00Z">
              <w:rPr>
                <w:rFonts w:ascii="AppleSystemUIFont" w:hAnsi="AppleSystemUIFont" w:cs="AppleSystemUIFont"/>
                <w:sz w:val="26"/>
                <w:szCs w:val="26"/>
              </w:rPr>
            </w:rPrChange>
          </w:rPr>
          <w:t>PTSD, Anxiety, Depression, Social Support, Coping, religion</w:t>
        </w:r>
        <w:r w:rsidR="004641BD" w:rsidRPr="003B401B">
          <w:rPr>
            <w:rFonts w:ascii="Times New Roman" w:hAnsi="Times New Roman" w:cs="Times New Roman"/>
            <w:sz w:val="24"/>
            <w:szCs w:val="24"/>
            <w:highlight w:val="cyan"/>
          </w:rPr>
          <w:t xml:space="preserve">. </w:t>
        </w:r>
      </w:ins>
      <w:del w:id="138" w:author="Qizhou Duan" w:date="2024-06-21T15:05:00Z">
        <w:r w:rsidR="00D24721" w:rsidRPr="003B401B" w:rsidDel="004641BD">
          <w:rPr>
            <w:rFonts w:ascii="Times New Roman" w:hAnsi="Times New Roman" w:cs="Times New Roman"/>
            <w:sz w:val="24"/>
            <w:szCs w:val="24"/>
            <w:highlight w:val="cyan"/>
          </w:rPr>
          <w:delText>…..</w:delText>
        </w:r>
        <w:r w:rsidR="00A1213D" w:rsidRPr="003B401B" w:rsidDel="004641BD">
          <w:rPr>
            <w:rFonts w:ascii="Times New Roman" w:hAnsi="Times New Roman" w:cs="Times New Roman"/>
            <w:b/>
            <w:bCs/>
            <w:sz w:val="24"/>
            <w:szCs w:val="24"/>
            <w:highlight w:val="cyan"/>
          </w:rPr>
          <w:delText>QZ!</w:delText>
        </w:r>
      </w:del>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Study Characteristics</w:t>
      </w:r>
    </w:p>
    <w:p w14:paraId="57F6D1E9" w14:textId="31C81938" w:rsidR="00F6578E" w:rsidRPr="00BF2773" w:rsidRDefault="00F6578E" w:rsidP="00F6578E">
      <w:pPr>
        <w:spacing w:after="0" w:line="480" w:lineRule="auto"/>
        <w:ind w:firstLine="720"/>
        <w:rPr>
          <w:rFonts w:ascii="Times New Roman" w:hAnsi="Times New Roman" w:cs="Times New Roman"/>
          <w:sz w:val="24"/>
          <w:szCs w:val="24"/>
          <w:lang w:eastAsia="zh-CN"/>
        </w:rPr>
      </w:pPr>
      <w:r w:rsidRPr="0871E881">
        <w:rPr>
          <w:rFonts w:ascii="Times New Roman" w:hAnsi="Times New Roman" w:cs="Times New Roman"/>
          <w:sz w:val="24"/>
          <w:szCs w:val="24"/>
        </w:rPr>
        <w:t>Figure 1 illustrates a flow diagram of the literature and related screening process. The search yielded</w:t>
      </w:r>
      <w:r w:rsidR="270517D8" w:rsidRPr="0871E881">
        <w:rPr>
          <w:rFonts w:ascii="Times New Roman" w:hAnsi="Times New Roman" w:cs="Times New Roman"/>
          <w:sz w:val="24"/>
          <w:szCs w:val="24"/>
        </w:rPr>
        <w:t xml:space="preserve"> </w:t>
      </w:r>
      <w:r w:rsidR="270517D8" w:rsidRPr="006E5FA1">
        <w:rPr>
          <w:rFonts w:ascii="Times New Roman" w:hAnsi="Times New Roman" w:cs="Times New Roman"/>
          <w:sz w:val="24"/>
          <w:szCs w:val="24"/>
          <w:highlight w:val="yellow"/>
        </w:rPr>
        <w:t>117</w:t>
      </w:r>
      <w:r w:rsidRPr="006E5FA1">
        <w:rPr>
          <w:rFonts w:ascii="Times New Roman" w:hAnsi="Times New Roman" w:cs="Times New Roman"/>
          <w:sz w:val="24"/>
          <w:szCs w:val="24"/>
          <w:highlight w:val="yellow"/>
        </w:rPr>
        <w:t xml:space="preserve"> </w:t>
      </w:r>
      <w:r w:rsidR="00862EB7" w:rsidRPr="006E5FA1">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 xml:space="preserve">unique publications, of which </w:t>
      </w:r>
      <w:r w:rsidR="0788FAFB" w:rsidRPr="006E5FA1">
        <w:rPr>
          <w:rFonts w:ascii="Times New Roman" w:hAnsi="Times New Roman" w:cs="Times New Roman"/>
          <w:sz w:val="24"/>
          <w:szCs w:val="24"/>
          <w:highlight w:val="yellow"/>
        </w:rPr>
        <w:t xml:space="preserve">87 </w:t>
      </w:r>
      <w:r w:rsidRPr="006E5FA1">
        <w:rPr>
          <w:rFonts w:ascii="Times New Roman" w:hAnsi="Times New Roman" w:cs="Times New Roman"/>
          <w:sz w:val="24"/>
          <w:szCs w:val="24"/>
          <w:highlight w:val="yellow"/>
        </w:rPr>
        <w:t xml:space="preserve">qualified for full-text review. In the end, </w:t>
      </w:r>
      <w:r w:rsidR="00862EB7" w:rsidRPr="00A341CC">
        <w:rPr>
          <w:rFonts w:ascii="Times New Roman" w:hAnsi="Times New Roman" w:cs="Times New Roman"/>
          <w:sz w:val="24"/>
          <w:szCs w:val="24"/>
          <w:highlight w:val="yellow"/>
        </w:rPr>
        <w:t>7</w:t>
      </w:r>
      <w:r w:rsidR="5E10D1A3" w:rsidRPr="00A341CC">
        <w:rPr>
          <w:rFonts w:ascii="Times New Roman" w:hAnsi="Times New Roman" w:cs="Times New Roman"/>
          <w:sz w:val="24"/>
          <w:szCs w:val="24"/>
          <w:highlight w:val="yellow"/>
        </w:rPr>
        <w:t>5</w:t>
      </w:r>
      <w:r w:rsidR="00862EB7" w:rsidRPr="006E5FA1">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studies (Adjorlolo et al., 2022;</w:t>
      </w:r>
      <w:r w:rsidR="62E1EB90" w:rsidRPr="006E5FA1">
        <w:rPr>
          <w:rFonts w:ascii="Times New Roman" w:hAnsi="Times New Roman" w:cs="Times New Roman"/>
          <w:sz w:val="24"/>
          <w:szCs w:val="24"/>
          <w:highlight w:val="yellow"/>
        </w:rPr>
        <w:t xml:space="preserve"> Aggar et al., 2022; Akdag et al., 2023;</w:t>
      </w:r>
      <w:r w:rsidRPr="006E5FA1">
        <w:rPr>
          <w:rFonts w:ascii="Times New Roman" w:hAnsi="Times New Roman" w:cs="Times New Roman"/>
          <w:sz w:val="24"/>
          <w:szCs w:val="24"/>
          <w:highlight w:val="yellow"/>
        </w:rPr>
        <w:t xml:space="preserve"> Arnout &amp; Al-Sufyani, 2021; </w:t>
      </w:r>
      <w:r w:rsidR="2CFB5FCD" w:rsidRPr="006E5FA1">
        <w:rPr>
          <w:rFonts w:ascii="Times New Roman" w:hAnsi="Times New Roman" w:cs="Times New Roman"/>
          <w:sz w:val="24"/>
          <w:szCs w:val="24"/>
          <w:highlight w:val="yellow"/>
        </w:rPr>
        <w:t xml:space="preserve">Atay et al., 2023; Azman et al., 2023; </w:t>
      </w:r>
      <w:r w:rsidRPr="006E5FA1">
        <w:rPr>
          <w:rFonts w:ascii="Times New Roman" w:hAnsi="Times New Roman" w:cs="Times New Roman"/>
          <w:sz w:val="24"/>
          <w:szCs w:val="24"/>
          <w:highlight w:val="yellow"/>
        </w:rPr>
        <w:t xml:space="preserve">Bai et al., 2023; </w:t>
      </w:r>
      <w:r w:rsidR="0F5A9AF5" w:rsidRPr="006E5FA1">
        <w:rPr>
          <w:rFonts w:ascii="Times New Roman" w:hAnsi="Times New Roman" w:cs="Times New Roman"/>
          <w:sz w:val="24"/>
          <w:szCs w:val="24"/>
          <w:highlight w:val="yellow"/>
        </w:rPr>
        <w:t xml:space="preserve">Bai &amp; Bai, 2024; </w:t>
      </w:r>
      <w:r w:rsidRPr="006E5FA1">
        <w:rPr>
          <w:rFonts w:ascii="Times New Roman" w:hAnsi="Times New Roman" w:cs="Times New Roman"/>
          <w:sz w:val="24"/>
          <w:szCs w:val="24"/>
          <w:highlight w:val="yellow"/>
        </w:rPr>
        <w:t>Barnicot et al., 2023;</w:t>
      </w:r>
      <w:r w:rsidR="33EAC852" w:rsidRPr="006E5FA1">
        <w:rPr>
          <w:rFonts w:ascii="Times New Roman" w:hAnsi="Times New Roman" w:cs="Times New Roman"/>
          <w:sz w:val="24"/>
          <w:szCs w:val="24"/>
          <w:highlight w:val="yellow"/>
        </w:rPr>
        <w:t xml:space="preserve"> Cardinali et al., 2024; Carola et al., 2022;</w:t>
      </w:r>
      <w:r w:rsidRPr="006E5FA1">
        <w:rPr>
          <w:rFonts w:ascii="Times New Roman" w:hAnsi="Times New Roman" w:cs="Times New Roman"/>
          <w:sz w:val="24"/>
          <w:szCs w:val="24"/>
          <w:highlight w:val="yellow"/>
        </w:rPr>
        <w:t xml:space="preserve"> Castiglioni et al., 2023; Chasson et al., 2022; Chen &amp; Tang, 2021; Chen et al., 2020; </w:t>
      </w:r>
      <w:r w:rsidR="4E3878CF" w:rsidRPr="006E5FA1">
        <w:rPr>
          <w:rFonts w:ascii="Times New Roman" w:hAnsi="Times New Roman" w:cs="Times New Roman"/>
          <w:sz w:val="24"/>
          <w:szCs w:val="24"/>
          <w:highlight w:val="yellow"/>
        </w:rPr>
        <w:t xml:space="preserve">Cui et al., 2021; Dahan et al., 2022; </w:t>
      </w:r>
      <w:r w:rsidRPr="006E5FA1">
        <w:rPr>
          <w:rFonts w:ascii="Times New Roman" w:hAnsi="Times New Roman" w:cs="Times New Roman"/>
          <w:sz w:val="24"/>
          <w:szCs w:val="24"/>
          <w:highlight w:val="yellow"/>
        </w:rPr>
        <w:t>Das et al., 2023;</w:t>
      </w:r>
      <w:r w:rsidR="771BE4E9" w:rsidRPr="006E5FA1">
        <w:rPr>
          <w:rFonts w:ascii="Times New Roman" w:hAnsi="Times New Roman" w:cs="Times New Roman"/>
          <w:sz w:val="24"/>
          <w:szCs w:val="24"/>
          <w:highlight w:val="yellow"/>
        </w:rPr>
        <w:t xml:space="preserve"> Deitz, 2024; </w:t>
      </w:r>
      <w:r w:rsidRPr="006E5FA1">
        <w:rPr>
          <w:rFonts w:ascii="Times New Roman" w:hAnsi="Times New Roman" w:cs="Times New Roman"/>
          <w:sz w:val="24"/>
          <w:szCs w:val="24"/>
          <w:highlight w:val="yellow"/>
        </w:rPr>
        <w:t xml:space="preserve"> El-Khoury Malhame et al., 2023;</w:t>
      </w:r>
      <w:r w:rsidR="55FDBD74" w:rsidRPr="006E5FA1">
        <w:rPr>
          <w:rFonts w:ascii="Times New Roman" w:hAnsi="Times New Roman" w:cs="Times New Roman"/>
          <w:sz w:val="24"/>
          <w:szCs w:val="24"/>
          <w:highlight w:val="yellow"/>
        </w:rPr>
        <w:t xml:space="preserve"> Fino et al., 2023; Foster et al., 2024; Gaboardi </w:t>
      </w:r>
      <w:r w:rsidR="56B3F1AE" w:rsidRPr="006E5FA1">
        <w:rPr>
          <w:rFonts w:ascii="Times New Roman" w:hAnsi="Times New Roman" w:cs="Times New Roman"/>
          <w:sz w:val="24"/>
          <w:szCs w:val="24"/>
          <w:highlight w:val="yellow"/>
        </w:rPr>
        <w:t>et al., 2024; Gesi et al., 2024;</w:t>
      </w:r>
      <w:r w:rsidRPr="006E5FA1">
        <w:rPr>
          <w:rFonts w:ascii="Times New Roman" w:hAnsi="Times New Roman" w:cs="Times New Roman"/>
          <w:sz w:val="24"/>
          <w:szCs w:val="24"/>
          <w:highlight w:val="yellow"/>
        </w:rPr>
        <w:t xml:space="preserve"> Gul et al., 2023; </w:t>
      </w:r>
      <w:r w:rsidR="144CC3D6" w:rsidRPr="006E5FA1">
        <w:rPr>
          <w:rFonts w:ascii="Times New Roman" w:hAnsi="Times New Roman" w:cs="Times New Roman"/>
          <w:sz w:val="24"/>
          <w:szCs w:val="24"/>
          <w:highlight w:val="yellow"/>
        </w:rPr>
        <w:t>Jiang et al., 2022;</w:t>
      </w:r>
      <w:r w:rsidR="2211F534" w:rsidRPr="006E5FA1">
        <w:rPr>
          <w:rFonts w:ascii="Times New Roman" w:hAnsi="Times New Roman" w:cs="Times New Roman"/>
          <w:sz w:val="24"/>
          <w:szCs w:val="24"/>
          <w:highlight w:val="yellow"/>
        </w:rPr>
        <w:t xml:space="preserve"> Kalaitzaki et al., 2021;</w:t>
      </w:r>
      <w:r w:rsidR="144CC3D6" w:rsidRPr="006E5FA1">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Kalaitzaki et al., 2022; Kalaitzaki et al., 2023;</w:t>
      </w:r>
      <w:r w:rsidR="0F4359E9" w:rsidRPr="006E5FA1">
        <w:rPr>
          <w:rFonts w:ascii="Times New Roman" w:hAnsi="Times New Roman" w:cs="Times New Roman"/>
          <w:sz w:val="24"/>
          <w:szCs w:val="24"/>
          <w:highlight w:val="yellow"/>
        </w:rPr>
        <w:t xml:space="preserve"> Kalaitzaki et al., 2024;</w:t>
      </w:r>
      <w:r w:rsidR="5E1F3323" w:rsidRPr="006E5FA1">
        <w:rPr>
          <w:rFonts w:ascii="Times New Roman" w:hAnsi="Times New Roman" w:cs="Times New Roman"/>
          <w:sz w:val="24"/>
          <w:szCs w:val="24"/>
          <w:highlight w:val="yellow"/>
        </w:rPr>
        <w:t xml:space="preserve"> Kowalski et al., 2021; Lafuenti et al., 2023;</w:t>
      </w:r>
      <w:r w:rsidR="0F4359E9" w:rsidRPr="006E5FA1">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 xml:space="preserve"> Lan et al., 2023; Lau et al., 2021; </w:t>
      </w:r>
      <w:r w:rsidR="0C3A82AA" w:rsidRPr="006E5FA1">
        <w:rPr>
          <w:rFonts w:ascii="Times New Roman" w:hAnsi="Times New Roman" w:cs="Times New Roman"/>
          <w:sz w:val="24"/>
          <w:szCs w:val="24"/>
          <w:highlight w:val="yellow"/>
        </w:rPr>
        <w:t xml:space="preserve">Levinsky et al., 2024; </w:t>
      </w:r>
      <w:r w:rsidRPr="006E5FA1">
        <w:rPr>
          <w:rFonts w:ascii="Times New Roman" w:hAnsi="Times New Roman" w:cs="Times New Roman"/>
          <w:sz w:val="24"/>
          <w:szCs w:val="24"/>
          <w:highlight w:val="yellow"/>
        </w:rPr>
        <w:t>Lewis et al., 2022;</w:t>
      </w:r>
      <w:r w:rsidR="0A05F76D" w:rsidRPr="006E5FA1">
        <w:rPr>
          <w:rFonts w:ascii="Times New Roman" w:hAnsi="Times New Roman" w:cs="Times New Roman"/>
          <w:sz w:val="24"/>
          <w:szCs w:val="24"/>
          <w:highlight w:val="yellow"/>
        </w:rPr>
        <w:t xml:space="preserve"> </w:t>
      </w:r>
      <w:r w:rsidR="2F2EDAC5" w:rsidRPr="006E5FA1">
        <w:rPr>
          <w:rFonts w:ascii="Times New Roman" w:hAnsi="Times New Roman" w:cs="Times New Roman"/>
          <w:sz w:val="24"/>
          <w:szCs w:val="24"/>
          <w:highlight w:val="yellow"/>
        </w:rPr>
        <w:t>Li et al., 2021; Liu et al., 2024; Liu et al., 2024; Liu et al., 2021;</w:t>
      </w:r>
      <w:r w:rsidRPr="006E5FA1">
        <w:rPr>
          <w:rFonts w:ascii="Times New Roman" w:hAnsi="Times New Roman" w:cs="Times New Roman"/>
          <w:sz w:val="24"/>
          <w:szCs w:val="24"/>
          <w:highlight w:val="yellow"/>
        </w:rPr>
        <w:t xml:space="preserve"> Lyu et al., 2021; </w:t>
      </w:r>
      <w:r w:rsidR="32DA0130" w:rsidRPr="006E5FA1">
        <w:rPr>
          <w:rFonts w:ascii="Times New Roman" w:hAnsi="Times New Roman" w:cs="Times New Roman"/>
          <w:sz w:val="24"/>
          <w:szCs w:val="24"/>
          <w:highlight w:val="yellow"/>
        </w:rPr>
        <w:t xml:space="preserve">Mo et al., 2022; </w:t>
      </w:r>
      <w:r w:rsidRPr="006E5FA1">
        <w:rPr>
          <w:rFonts w:ascii="Times New Roman" w:hAnsi="Times New Roman" w:cs="Times New Roman"/>
          <w:sz w:val="24"/>
          <w:szCs w:val="24"/>
          <w:highlight w:val="yellow"/>
        </w:rPr>
        <w:t xml:space="preserve">Morales et al., </w:t>
      </w:r>
      <w:r w:rsidRPr="006E5FA1">
        <w:rPr>
          <w:rFonts w:ascii="Times New Roman" w:hAnsi="Times New Roman" w:cs="Times New Roman"/>
          <w:sz w:val="24"/>
          <w:szCs w:val="24"/>
          <w:highlight w:val="yellow"/>
        </w:rPr>
        <w:lastRenderedPageBreak/>
        <w:t>2023;</w:t>
      </w:r>
      <w:r w:rsidR="230304F8" w:rsidRPr="006E5FA1">
        <w:rPr>
          <w:rFonts w:ascii="Times New Roman" w:hAnsi="Times New Roman" w:cs="Times New Roman"/>
          <w:sz w:val="24"/>
          <w:szCs w:val="24"/>
          <w:highlight w:val="yellow"/>
        </w:rPr>
        <w:t xml:space="preserve"> Moreno-Jimenez et al., 2021; Nie et al., 2021;</w:t>
      </w:r>
      <w:r w:rsidRPr="006E5FA1">
        <w:rPr>
          <w:rFonts w:ascii="Times New Roman" w:hAnsi="Times New Roman" w:cs="Times New Roman"/>
          <w:sz w:val="24"/>
          <w:szCs w:val="24"/>
          <w:highlight w:val="yellow"/>
        </w:rPr>
        <w:t xml:space="preserve"> Northfield &amp; Johnston, 2021; </w:t>
      </w:r>
      <w:r w:rsidR="6B06534C" w:rsidRPr="006E5FA1">
        <w:rPr>
          <w:rFonts w:ascii="Times New Roman" w:hAnsi="Times New Roman" w:cs="Times New Roman"/>
          <w:sz w:val="24"/>
          <w:szCs w:val="24"/>
          <w:highlight w:val="yellow"/>
        </w:rPr>
        <w:t>Nowicki et al., 2024; Ottaviani et al., 2024; Ozonder et al., 2023;</w:t>
      </w:r>
      <w:r w:rsidR="1B5FF10D" w:rsidRPr="006E5FA1">
        <w:rPr>
          <w:rFonts w:ascii="Times New Roman" w:hAnsi="Times New Roman" w:cs="Times New Roman"/>
          <w:sz w:val="24"/>
          <w:szCs w:val="24"/>
          <w:highlight w:val="yellow"/>
        </w:rPr>
        <w:t xml:space="preserve"> Paeizi et al., 2024; Peng et al., 2021;</w:t>
      </w:r>
      <w:r w:rsidR="6B06534C" w:rsidRPr="006E5FA1">
        <w:rPr>
          <w:rFonts w:ascii="Times New Roman" w:hAnsi="Times New Roman" w:cs="Times New Roman"/>
          <w:sz w:val="24"/>
          <w:szCs w:val="24"/>
          <w:highlight w:val="yellow"/>
        </w:rPr>
        <w:t xml:space="preserve"> Petrocchi et al</w:t>
      </w:r>
      <w:r w:rsidR="4D970590" w:rsidRPr="006E5FA1">
        <w:rPr>
          <w:rFonts w:ascii="Times New Roman" w:hAnsi="Times New Roman" w:cs="Times New Roman"/>
          <w:sz w:val="24"/>
          <w:szCs w:val="24"/>
          <w:highlight w:val="yellow"/>
        </w:rPr>
        <w:t>., 2023;</w:t>
      </w:r>
      <w:r w:rsidR="7C55084D" w:rsidRPr="006E5FA1">
        <w:rPr>
          <w:rFonts w:ascii="Times New Roman" w:hAnsi="Times New Roman" w:cs="Times New Roman"/>
          <w:sz w:val="24"/>
          <w:szCs w:val="24"/>
          <w:highlight w:val="yellow"/>
        </w:rPr>
        <w:t xml:space="preserve"> Pfeiffer et al., 2023; Read et al., 2023; Sarialioglu et al., 2022; Song et al., 2024; Sun </w:t>
      </w:r>
      <w:r w:rsidR="6370DCD0" w:rsidRPr="006E5FA1">
        <w:rPr>
          <w:rFonts w:ascii="Times New Roman" w:hAnsi="Times New Roman" w:cs="Times New Roman"/>
          <w:sz w:val="24"/>
          <w:szCs w:val="24"/>
          <w:highlight w:val="yellow"/>
        </w:rPr>
        <w:t>et al., 2022;</w:t>
      </w:r>
      <w:r w:rsidR="4D970590" w:rsidRPr="006E5FA1">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 xml:space="preserve">Tu et al., 2023; Ulset &amp; von Soest, 2022; </w:t>
      </w:r>
      <w:r w:rsidR="618523B0" w:rsidRPr="006E5FA1">
        <w:rPr>
          <w:rFonts w:ascii="Times New Roman" w:hAnsi="Times New Roman" w:cs="Times New Roman"/>
          <w:sz w:val="24"/>
          <w:szCs w:val="24"/>
          <w:highlight w:val="yellow"/>
        </w:rPr>
        <w:t xml:space="preserve">Uziel et al., 2021; </w:t>
      </w:r>
      <w:r w:rsidRPr="006E5FA1">
        <w:rPr>
          <w:rFonts w:ascii="Times New Roman" w:hAnsi="Times New Roman" w:cs="Times New Roman"/>
          <w:sz w:val="24"/>
          <w:szCs w:val="24"/>
          <w:highlight w:val="yellow"/>
        </w:rPr>
        <w:t>Vazquez et al., 2021;</w:t>
      </w:r>
      <w:r w:rsidR="61D7E67B" w:rsidRPr="006E5FA1">
        <w:rPr>
          <w:rFonts w:ascii="Times New Roman" w:hAnsi="Times New Roman" w:cs="Times New Roman"/>
          <w:sz w:val="24"/>
          <w:szCs w:val="24"/>
          <w:highlight w:val="yellow"/>
        </w:rPr>
        <w:t xml:space="preserve"> Veronese et al., 2022; </w:t>
      </w:r>
      <w:r w:rsidRPr="006E5FA1">
        <w:rPr>
          <w:rFonts w:ascii="Times New Roman" w:hAnsi="Times New Roman" w:cs="Times New Roman"/>
          <w:sz w:val="24"/>
          <w:szCs w:val="24"/>
          <w:highlight w:val="yellow"/>
        </w:rPr>
        <w:t xml:space="preserve"> Wang et al., 2023; Willey et al., 2022; </w:t>
      </w:r>
      <w:r w:rsidR="0B21D93A" w:rsidRPr="006E5FA1">
        <w:rPr>
          <w:rFonts w:ascii="Times New Roman" w:hAnsi="Times New Roman" w:cs="Times New Roman"/>
          <w:sz w:val="24"/>
          <w:szCs w:val="24"/>
          <w:highlight w:val="yellow"/>
        </w:rPr>
        <w:t xml:space="preserve">Wu, 2024; </w:t>
      </w:r>
      <w:r w:rsidRPr="006E5FA1">
        <w:rPr>
          <w:rFonts w:ascii="Times New Roman" w:hAnsi="Times New Roman" w:cs="Times New Roman"/>
          <w:sz w:val="24"/>
          <w:szCs w:val="24"/>
          <w:highlight w:val="yellow"/>
        </w:rPr>
        <w:t>Yao et al., 2023; Yeung et al., 2022; Yildiz, 2021;</w:t>
      </w:r>
      <w:r w:rsidR="2C2999DB" w:rsidRPr="006E5FA1">
        <w:rPr>
          <w:rFonts w:ascii="Times New Roman" w:hAnsi="Times New Roman" w:cs="Times New Roman"/>
          <w:sz w:val="24"/>
          <w:szCs w:val="24"/>
          <w:highlight w:val="yellow"/>
        </w:rPr>
        <w:t xml:space="preserve"> Yilmaz-Karaman et al., 2023; Yim &amp; Kim, 2022; </w:t>
      </w:r>
      <w:r w:rsidRPr="006E5FA1">
        <w:rPr>
          <w:rFonts w:ascii="Times New Roman" w:hAnsi="Times New Roman" w:cs="Times New Roman"/>
          <w:sz w:val="24"/>
          <w:szCs w:val="24"/>
          <w:highlight w:val="yellow"/>
        </w:rPr>
        <w:t xml:space="preserve">Zhang et al., 2021; </w:t>
      </w:r>
      <w:r w:rsidR="57C44493" w:rsidRPr="006E5FA1">
        <w:rPr>
          <w:rFonts w:ascii="Times New Roman" w:hAnsi="Times New Roman" w:cs="Times New Roman"/>
          <w:sz w:val="24"/>
          <w:szCs w:val="24"/>
          <w:highlight w:val="yellow"/>
        </w:rPr>
        <w:t xml:space="preserve">Zhang et al., 2023; Zeng et al., 2023; </w:t>
      </w:r>
      <w:r w:rsidRPr="006E5FA1">
        <w:rPr>
          <w:rFonts w:ascii="Times New Roman" w:hAnsi="Times New Roman" w:cs="Times New Roman"/>
          <w:sz w:val="24"/>
          <w:szCs w:val="24"/>
          <w:highlight w:val="yellow"/>
        </w:rPr>
        <w:t>Zhou et al., 2020</w:t>
      </w:r>
      <w:r w:rsidR="5DE1036C" w:rsidRPr="006E5FA1">
        <w:rPr>
          <w:rFonts w:ascii="Times New Roman" w:hAnsi="Times New Roman" w:cs="Times New Roman"/>
          <w:sz w:val="24"/>
          <w:szCs w:val="24"/>
          <w:highlight w:val="yellow"/>
        </w:rPr>
        <w:t>; Zurko et al., 2022</w:t>
      </w:r>
      <w:r w:rsidRPr="006E5FA1">
        <w:rPr>
          <w:rFonts w:ascii="Times New Roman" w:hAnsi="Times New Roman" w:cs="Times New Roman"/>
          <w:sz w:val="24"/>
          <w:szCs w:val="24"/>
          <w:highlight w:val="yellow"/>
        </w:rPr>
        <w:t>), met the inclusion criteria for the main analysis. 12 studies were selected for subgroup analyses on PTSD citations of them (Arnout &amp; Al-Sufyani, 2021; Chen &amp; Tang, 2021; Chen et al., 2020; Das et al., 2023; El-Khoury Malhame et al., 2023; Lan et al., 2023; Lau et al., 2021; Lewis et al., 2022; Mo et al., 2022; Vazquez et al., 2021; Wang et al., 2023; Zhang et al., 202</w:t>
      </w:r>
      <w:r w:rsidR="635F0BF1" w:rsidRPr="006E5FA1">
        <w:rPr>
          <w:rFonts w:ascii="Times New Roman" w:hAnsi="Times New Roman" w:cs="Times New Roman"/>
          <w:sz w:val="24"/>
          <w:szCs w:val="24"/>
          <w:highlight w:val="yellow"/>
        </w:rPr>
        <w:t>1.)</w:t>
      </w:r>
      <w:r w:rsidRPr="0871E881">
        <w:rPr>
          <w:rFonts w:ascii="Times New Roman" w:hAnsi="Times New Roman" w:cs="Times New Roman"/>
          <w:sz w:val="24"/>
          <w:szCs w:val="24"/>
          <w:vertAlign w:val="superscript"/>
        </w:rPr>
        <w:t xml:space="preserve"> </w:t>
      </w:r>
      <w:r w:rsidRPr="0871E881">
        <w:rPr>
          <w:rFonts w:ascii="Times New Roman" w:hAnsi="Times New Roman" w:cs="Times New Roman"/>
          <w:sz w:val="24"/>
          <w:szCs w:val="24"/>
        </w:rPr>
        <w:t xml:space="preserve">Of these </w:t>
      </w:r>
      <w:r w:rsidR="004D31BD" w:rsidRPr="0871E881">
        <w:rPr>
          <w:rFonts w:ascii="Times New Roman" w:hAnsi="Times New Roman" w:cs="Times New Roman"/>
          <w:sz w:val="24"/>
          <w:szCs w:val="24"/>
          <w:highlight w:val="yellow"/>
        </w:rPr>
        <w:t>7</w:t>
      </w:r>
      <w:ins w:id="139" w:author="Qizhou Duan" w:date="2024-06-21T15:11:00Z">
        <w:r w:rsidR="00E97841">
          <w:rPr>
            <w:rFonts w:ascii="Times New Roman" w:hAnsi="Times New Roman" w:cs="Times New Roman"/>
            <w:sz w:val="24"/>
            <w:szCs w:val="24"/>
            <w:highlight w:val="yellow"/>
          </w:rPr>
          <w:t>1</w:t>
        </w:r>
      </w:ins>
      <w:del w:id="140" w:author="Qizhou Duan" w:date="2024-06-21T15:11:00Z">
        <w:r w:rsidR="0793C61B" w:rsidRPr="0871E881" w:rsidDel="00E97841">
          <w:rPr>
            <w:rFonts w:ascii="Times New Roman" w:hAnsi="Times New Roman" w:cs="Times New Roman"/>
            <w:sz w:val="24"/>
            <w:szCs w:val="24"/>
            <w:highlight w:val="yellow"/>
          </w:rPr>
          <w:delText>5</w:delText>
        </w:r>
      </w:del>
      <w:r w:rsidR="16E48A38"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rPr>
        <w:t xml:space="preserve">included in the analysis, all employed PTGI or its variants (e.g. PTGI-SF) to examine PTG. </w:t>
      </w:r>
      <w:commentRangeStart w:id="141"/>
      <w:r w:rsidR="00A1213D" w:rsidRPr="0871E881">
        <w:rPr>
          <w:rFonts w:ascii="Times New Roman" w:hAnsi="Times New Roman" w:cs="Times New Roman"/>
          <w:sz w:val="24"/>
          <w:szCs w:val="24"/>
          <w:highlight w:val="cyan"/>
        </w:rPr>
        <w:t xml:space="preserve"> </w:t>
      </w:r>
      <w:r w:rsidR="00A1213D" w:rsidRPr="0871E881">
        <w:rPr>
          <w:rFonts w:ascii="Times New Roman" w:hAnsi="Times New Roman" w:cs="Times New Roman"/>
          <w:b/>
          <w:bCs/>
          <w:sz w:val="24"/>
          <w:szCs w:val="24"/>
          <w:highlight w:val="cyan"/>
        </w:rPr>
        <w:t>UZ confirm my revision below!</w:t>
      </w:r>
      <w:commentRangeEnd w:id="141"/>
      <w:r w:rsidR="009F06F0">
        <w:rPr>
          <w:rStyle w:val="CommentReference"/>
        </w:rPr>
        <w:commentReference w:id="141"/>
      </w:r>
      <w:r w:rsidR="00A1213D" w:rsidRPr="0871E881">
        <w:rPr>
          <w:rFonts w:ascii="Times New Roman" w:hAnsi="Times New Roman" w:cs="Times New Roman"/>
          <w:b/>
          <w:bCs/>
          <w:sz w:val="24"/>
          <w:szCs w:val="24"/>
          <w:highlight w:val="cyan"/>
        </w:rPr>
        <w:t xml:space="preserve"> </w:t>
      </w:r>
      <w:r w:rsidRPr="0871E881">
        <w:rPr>
          <w:rFonts w:ascii="Times New Roman" w:hAnsi="Times New Roman" w:cs="Times New Roman"/>
          <w:sz w:val="24"/>
          <w:szCs w:val="24"/>
        </w:rPr>
        <w:t xml:space="preserve">For the selected studies involving a total of </w:t>
      </w:r>
      <w:r w:rsidR="004D31BD" w:rsidRPr="0871E881">
        <w:rPr>
          <w:rFonts w:ascii="Times New Roman" w:hAnsi="Times New Roman" w:cs="Times New Roman"/>
          <w:sz w:val="24"/>
          <w:szCs w:val="24"/>
          <w:highlight w:val="yellow"/>
        </w:rPr>
        <w:t>65,704</w:t>
      </w:r>
      <w:r w:rsidRPr="0871E881">
        <w:rPr>
          <w:rFonts w:ascii="Times New Roman" w:hAnsi="Times New Roman" w:cs="Times New Roman"/>
          <w:sz w:val="24"/>
          <w:szCs w:val="24"/>
        </w:rPr>
        <w:t xml:space="preserve"> individuals, table 1 and table 3 present their overall characteristics</w:t>
      </w:r>
      <w:r w:rsidR="00A1213D" w:rsidRPr="0871E881">
        <w:rPr>
          <w:rFonts w:ascii="Times New Roman" w:hAnsi="Times New Roman" w:cs="Times New Roman"/>
          <w:sz w:val="24"/>
          <w:szCs w:val="24"/>
          <w:highlight w:val="yellow"/>
        </w:rPr>
        <w:t>, including study designs</w:t>
      </w:r>
      <w:r w:rsidRPr="0871E88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w:t>
      </w:r>
    </w:p>
    <w:p w14:paraId="67F28EC7" w14:textId="28616756" w:rsidR="00487557" w:rsidRDefault="153DF561" w:rsidP="009F3D98">
      <w:pPr>
        <w:spacing w:after="0" w:line="480" w:lineRule="auto"/>
        <w:ind w:firstLine="720"/>
        <w:rPr>
          <w:rFonts w:ascii="Times New Roman" w:hAnsi="Times New Roman" w:cs="Times New Roman"/>
          <w:sz w:val="24"/>
          <w:szCs w:val="24"/>
          <w:highlight w:val="yellow"/>
        </w:rPr>
      </w:pPr>
      <w:r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Pr="0871E881">
        <w:rPr>
          <w:rFonts w:ascii="Times New Roman" w:hAnsi="Times New Roman" w:cs="Times New Roman"/>
          <w:sz w:val="24"/>
          <w:szCs w:val="24"/>
          <w:highlight w:val="yellow"/>
        </w:rPr>
        <w:t xml:space="preserve">, </w:t>
      </w:r>
      <w:r w:rsidR="45909409" w:rsidRPr="0871E881">
        <w:rPr>
          <w:rFonts w:ascii="Times New Roman" w:hAnsi="Times New Roman" w:cs="Times New Roman"/>
          <w:b/>
          <w:bCs/>
          <w:sz w:val="24"/>
          <w:szCs w:val="24"/>
          <w:highlight w:val="cyan"/>
        </w:rPr>
        <w:t xml:space="preserve">UZ confirm my revision below!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(Aggar et al., 2022; Foster et al., 2024), </w:t>
      </w:r>
      <w:r w:rsidR="00E81310" w:rsidRPr="0871E881">
        <w:rPr>
          <w:rFonts w:ascii="Times New Roman" w:hAnsi="Times New Roman" w:cs="Times New Roman"/>
          <w:sz w:val="24"/>
          <w:szCs w:val="24"/>
          <w:highlight w:val="yellow"/>
        </w:rPr>
        <w:t>four in Greece (Kalaitzaki et al., 2021; Kalaitzaki et al., 2022; Kalaitzaki et al., 2023; Kalaitzaki et al., 2024), seven in Italy (Cardinali et al., 2023; Carola et al., 2022; Castiglioni et al., 2023; Fino et al., 2023; Gaboardi et al., 2024; Gesi et al., 2024; Lafuenti et al., 2024; Ottavani et al., 2024), two in Poland (Nowicki et al., 2024; Zurko et al., 2022)</w:t>
      </w:r>
      <w:r w:rsidR="00B96C5B" w:rsidRPr="0871E881">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 xml:space="preserve">two in Spain (Moreno-Jimenez et al., 2021; Vazquez et al., 2021), ten in the United States (Chen et al., 2021; Deitz, 2024; Liu et al., 2024; Morales et al., 2023; Northfield &amp; Johnston, 2021; Pfeiffer et al., 2023; Tu et al., 2023; Willey et al., 2022; Zhang et al., 2021; Zhou et al., 2020), and three in the United Kingdom (Barnicot et </w:t>
      </w:r>
      <w:r w:rsidR="00472099" w:rsidRPr="0871E881">
        <w:rPr>
          <w:rFonts w:ascii="Times New Roman" w:hAnsi="Times New Roman" w:cs="Times New Roman"/>
          <w:sz w:val="24"/>
          <w:szCs w:val="24"/>
          <w:highlight w:val="yellow"/>
        </w:rPr>
        <w:lastRenderedPageBreak/>
        <w:t xml:space="preserve">al., 2023; Lewis et al., 2022; Read et al., 2023). </w:t>
      </w:r>
      <w:r w:rsidR="00B96C5B" w:rsidRPr="0871E881">
        <w:rPr>
          <w:rFonts w:ascii="Times New Roman" w:hAnsi="Times New Roman" w:cs="Times New Roman"/>
          <w:sz w:val="24"/>
          <w:szCs w:val="24"/>
          <w:highlight w:val="yellow"/>
        </w:rPr>
        <w:t xml:space="preserve">In addition, Canada, France, Norway, Switzerland, had one study each (Uziel et al., 2021; Petrocchi et al., 2023; Ulset &amp; von Soest, 2022; Uziel et al., 2021). </w:t>
      </w:r>
      <w:r w:rsidR="00E81310" w:rsidRPr="0871E881">
        <w:rPr>
          <w:rFonts w:ascii="Times New Roman" w:hAnsi="Times New Roman" w:cs="Times New Roman"/>
          <w:sz w:val="24"/>
          <w:szCs w:val="24"/>
          <w:highlight w:val="yellow"/>
        </w:rPr>
        <w:t xml:space="preserve"> </w:t>
      </w:r>
    </w:p>
    <w:p w14:paraId="06FD156A" w14:textId="0C693668" w:rsidR="00A1213D" w:rsidRPr="006E5FA1" w:rsidRDefault="00B872B8" w:rsidP="009F3D98">
      <w:pPr>
        <w:spacing w:after="0"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highlight w:val="yellow"/>
        </w:rPr>
        <w:t>Among those from developed countries,</w:t>
      </w:r>
      <w:r w:rsidRPr="00D04FF8">
        <w:rPr>
          <w:rFonts w:ascii="Times New Roman" w:hAnsi="Times New Roman" w:cs="Times New Roman"/>
          <w:sz w:val="24"/>
          <w:szCs w:val="24"/>
          <w:highlight w:val="yellow"/>
        </w:rPr>
        <w:t xml:space="preserve"> </w:t>
      </w:r>
      <w:r w:rsidRPr="006E5FA1">
        <w:rPr>
          <w:rFonts w:ascii="Times New Roman" w:hAnsi="Times New Roman" w:cs="Times New Roman"/>
          <w:sz w:val="24"/>
          <w:szCs w:val="24"/>
          <w:highlight w:val="yellow"/>
        </w:rPr>
        <w:t xml:space="preserve">one </w:t>
      </w:r>
      <w:r w:rsidRPr="00487557">
        <w:rPr>
          <w:rFonts w:ascii="Times New Roman" w:hAnsi="Times New Roman" w:cs="Times New Roman"/>
          <w:sz w:val="24"/>
          <w:szCs w:val="24"/>
          <w:highlight w:val="yellow"/>
        </w:rPr>
        <w:t xml:space="preserve">was conducted </w:t>
      </w:r>
      <w:r w:rsidRPr="006E5FA1">
        <w:rPr>
          <w:rFonts w:ascii="Times New Roman" w:hAnsi="Times New Roman" w:cs="Times New Roman"/>
          <w:sz w:val="24"/>
          <w:szCs w:val="24"/>
          <w:highlight w:val="yellow"/>
        </w:rPr>
        <w:t>in Ghana (</w:t>
      </w:r>
      <w:r w:rsidRPr="00D04FF8">
        <w:rPr>
          <w:rFonts w:ascii="Times New Roman" w:hAnsi="Times New Roman" w:cs="Times New Roman"/>
          <w:sz w:val="24"/>
          <w:szCs w:val="24"/>
          <w:highlight w:val="yellow"/>
        </w:rPr>
        <w:t xml:space="preserve">Adjorlolo et al., 2022),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 (</w:t>
      </w:r>
      <w:r w:rsidR="63F15819" w:rsidRPr="006E5FA1">
        <w:rPr>
          <w:rFonts w:ascii="Times New Roman" w:hAnsi="Times New Roman" w:cs="Times New Roman"/>
          <w:sz w:val="24"/>
          <w:szCs w:val="24"/>
          <w:highlight w:val="yellow"/>
        </w:rPr>
        <w:t xml:space="preserve">Akdag et al., 2023; Atay et al., 2023; </w:t>
      </w:r>
      <w:r w:rsidR="153DF561" w:rsidRPr="006E5FA1">
        <w:rPr>
          <w:rFonts w:ascii="Times New Roman" w:hAnsi="Times New Roman" w:cs="Times New Roman"/>
          <w:sz w:val="24"/>
          <w:szCs w:val="24"/>
          <w:highlight w:val="yellow"/>
        </w:rPr>
        <w:t>Arnout &amp; Al-Sufyani, 2021; Chasson et al., 2022; Das et al., 2023;</w:t>
      </w:r>
      <w:r w:rsidR="379EDB42" w:rsidRPr="006E5FA1">
        <w:rPr>
          <w:rFonts w:ascii="Times New Roman" w:hAnsi="Times New Roman" w:cs="Times New Roman"/>
          <w:sz w:val="24"/>
          <w:szCs w:val="24"/>
          <w:highlight w:val="yellow"/>
        </w:rPr>
        <w:t xml:space="preserve"> Dahan et al., 2022; </w:t>
      </w:r>
      <w:r w:rsidR="153DF561" w:rsidRPr="006E5FA1">
        <w:rPr>
          <w:rFonts w:ascii="Times New Roman" w:hAnsi="Times New Roman" w:cs="Times New Roman"/>
          <w:sz w:val="24"/>
          <w:szCs w:val="24"/>
          <w:highlight w:val="yellow"/>
        </w:rPr>
        <w:t xml:space="preserve"> El-Khoury Malhame et al., 2023; Gul et al., 2023;</w:t>
      </w:r>
      <w:r w:rsidR="582D9556" w:rsidRPr="006E5FA1">
        <w:rPr>
          <w:rFonts w:ascii="Times New Roman" w:hAnsi="Times New Roman" w:cs="Times New Roman"/>
          <w:sz w:val="24"/>
          <w:szCs w:val="24"/>
          <w:highlight w:val="yellow"/>
        </w:rPr>
        <w:t xml:space="preserve"> </w:t>
      </w:r>
      <w:r w:rsidR="143EDE50" w:rsidRPr="006E5FA1">
        <w:rPr>
          <w:rFonts w:ascii="Times New Roman" w:hAnsi="Times New Roman" w:cs="Times New Roman"/>
          <w:sz w:val="24"/>
          <w:szCs w:val="24"/>
          <w:highlight w:val="yellow"/>
        </w:rPr>
        <w:t xml:space="preserve">Kowalski et al., 2021; </w:t>
      </w:r>
      <w:r w:rsidR="582D9556" w:rsidRPr="006E5FA1">
        <w:rPr>
          <w:rFonts w:ascii="Times New Roman" w:hAnsi="Times New Roman" w:cs="Times New Roman"/>
          <w:sz w:val="24"/>
          <w:szCs w:val="24"/>
          <w:highlight w:val="yellow"/>
        </w:rPr>
        <w:t>Levinsky et al., 2024; Ozonder et</w:t>
      </w:r>
      <w:r w:rsidR="62435C18" w:rsidRPr="006E5FA1">
        <w:rPr>
          <w:rFonts w:ascii="Times New Roman" w:hAnsi="Times New Roman" w:cs="Times New Roman"/>
          <w:sz w:val="24"/>
          <w:szCs w:val="24"/>
          <w:highlight w:val="yellow"/>
        </w:rPr>
        <w:t xml:space="preserve"> al., 2023; </w:t>
      </w:r>
      <w:r w:rsidR="5AF07DA4" w:rsidRPr="006E5FA1">
        <w:rPr>
          <w:rFonts w:ascii="Times New Roman" w:hAnsi="Times New Roman" w:cs="Times New Roman"/>
          <w:sz w:val="24"/>
          <w:szCs w:val="24"/>
          <w:highlight w:val="yellow"/>
        </w:rPr>
        <w:t xml:space="preserve">Paeizi et al., 2024; </w:t>
      </w:r>
      <w:r w:rsidR="62435C18" w:rsidRPr="006E5FA1">
        <w:rPr>
          <w:rFonts w:ascii="Times New Roman" w:hAnsi="Times New Roman" w:cs="Times New Roman"/>
          <w:sz w:val="24"/>
          <w:szCs w:val="24"/>
          <w:highlight w:val="yellow"/>
        </w:rPr>
        <w:t>Sarialioglu et al., 2022;</w:t>
      </w:r>
      <w:r w:rsidR="7716EB9C" w:rsidRPr="006E5FA1">
        <w:rPr>
          <w:rFonts w:ascii="Times New Roman" w:hAnsi="Times New Roman" w:cs="Times New Roman"/>
          <w:sz w:val="24"/>
          <w:szCs w:val="24"/>
          <w:highlight w:val="yellow"/>
        </w:rPr>
        <w:t xml:space="preserve"> Uziel et al., 2021; Veronese et al., 2022;</w:t>
      </w:r>
      <w:r w:rsidR="153DF561" w:rsidRPr="006E5FA1">
        <w:rPr>
          <w:rFonts w:ascii="Times New Roman" w:hAnsi="Times New Roman" w:cs="Times New Roman"/>
          <w:sz w:val="24"/>
          <w:szCs w:val="24"/>
          <w:highlight w:val="yellow"/>
        </w:rPr>
        <w:t xml:space="preserve"> Yildiz, 2021</w:t>
      </w:r>
      <w:r w:rsidR="6187E024" w:rsidRPr="006E5FA1">
        <w:rPr>
          <w:rFonts w:ascii="Times New Roman" w:hAnsi="Times New Roman" w:cs="Times New Roman"/>
          <w:sz w:val="24"/>
          <w:szCs w:val="24"/>
          <w:highlight w:val="yellow"/>
        </w:rPr>
        <w:t>; Yilmaz-Karaman et al., 2023</w:t>
      </w:r>
      <w:r w:rsidR="153DF561" w:rsidRPr="006E5FA1">
        <w:rPr>
          <w:rFonts w:ascii="Times New Roman" w:hAnsi="Times New Roman" w:cs="Times New Roman"/>
          <w:sz w:val="24"/>
          <w:szCs w:val="24"/>
          <w:highlight w:val="yellow"/>
        </w:rPr>
        <w:t>),</w:t>
      </w:r>
      <w:r w:rsidR="00487557">
        <w:rPr>
          <w:rFonts w:ascii="Times New Roman" w:hAnsi="Times New Roman" w:cs="Times New Roman"/>
          <w:sz w:val="24"/>
          <w:szCs w:val="24"/>
          <w:highlight w:val="yellow"/>
        </w:rPr>
        <w:t xml:space="preserve"> 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a (</w:t>
      </w:r>
      <w:r w:rsidR="645B0C0A" w:rsidRPr="006E5FA1">
        <w:rPr>
          <w:rFonts w:ascii="Times New Roman" w:hAnsi="Times New Roman" w:cs="Times New Roman"/>
          <w:sz w:val="24"/>
          <w:szCs w:val="24"/>
          <w:highlight w:val="yellow"/>
        </w:rPr>
        <w:t xml:space="preserve">Azman et al., 2023; </w:t>
      </w:r>
      <w:r w:rsidR="153DF561" w:rsidRPr="006E5FA1">
        <w:rPr>
          <w:rFonts w:ascii="Times New Roman" w:hAnsi="Times New Roman" w:cs="Times New Roman"/>
          <w:sz w:val="24"/>
          <w:szCs w:val="24"/>
          <w:highlight w:val="yellow"/>
        </w:rPr>
        <w:t xml:space="preserve">Bai et al., 2023; </w:t>
      </w:r>
      <w:r w:rsidR="439B4315" w:rsidRPr="006E5FA1">
        <w:rPr>
          <w:rFonts w:ascii="Times New Roman" w:hAnsi="Times New Roman" w:cs="Times New Roman"/>
          <w:sz w:val="24"/>
          <w:szCs w:val="24"/>
          <w:highlight w:val="yellow"/>
        </w:rPr>
        <w:t xml:space="preserve">Bai et al., 2024; </w:t>
      </w:r>
      <w:r w:rsidR="153DF561" w:rsidRPr="006E5FA1">
        <w:rPr>
          <w:rFonts w:ascii="Times New Roman" w:hAnsi="Times New Roman" w:cs="Times New Roman"/>
          <w:sz w:val="24"/>
          <w:szCs w:val="24"/>
          <w:highlight w:val="yellow"/>
        </w:rPr>
        <w:t xml:space="preserve">Chen &amp; Tang, 2021; </w:t>
      </w:r>
      <w:r w:rsidR="7BBCAEB8" w:rsidRPr="006E5FA1">
        <w:rPr>
          <w:rFonts w:ascii="Times New Roman" w:hAnsi="Times New Roman" w:cs="Times New Roman"/>
          <w:sz w:val="24"/>
          <w:szCs w:val="24"/>
          <w:highlight w:val="yellow"/>
        </w:rPr>
        <w:t xml:space="preserve">Cui et al., 2020; </w:t>
      </w:r>
      <w:r w:rsidR="60BE45A1" w:rsidRPr="006E5FA1">
        <w:rPr>
          <w:rFonts w:ascii="Times New Roman" w:hAnsi="Times New Roman" w:cs="Times New Roman"/>
          <w:sz w:val="24"/>
          <w:szCs w:val="24"/>
          <w:highlight w:val="yellow"/>
        </w:rPr>
        <w:t xml:space="preserve">Jiang et al., 2022; </w:t>
      </w:r>
      <w:r w:rsidR="153DF561" w:rsidRPr="006E5FA1">
        <w:rPr>
          <w:rFonts w:ascii="Times New Roman" w:hAnsi="Times New Roman" w:cs="Times New Roman"/>
          <w:sz w:val="24"/>
          <w:szCs w:val="24"/>
          <w:highlight w:val="yellow"/>
        </w:rPr>
        <w:t xml:space="preserve">Lan et al., 2023; Lau et al., 2021; </w:t>
      </w:r>
      <w:r w:rsidR="6CFD02C8" w:rsidRPr="006E5FA1">
        <w:rPr>
          <w:rFonts w:ascii="Times New Roman" w:hAnsi="Times New Roman" w:cs="Times New Roman"/>
          <w:sz w:val="24"/>
          <w:szCs w:val="24"/>
          <w:highlight w:val="yellow"/>
        </w:rPr>
        <w:t xml:space="preserve">Li et al., 2022; Liu et al., 2021; </w:t>
      </w:r>
      <w:r w:rsidR="3D10BB59" w:rsidRPr="006E5FA1">
        <w:rPr>
          <w:rFonts w:ascii="Times New Roman" w:hAnsi="Times New Roman" w:cs="Times New Roman"/>
          <w:sz w:val="24"/>
          <w:szCs w:val="24"/>
          <w:highlight w:val="yellow"/>
        </w:rPr>
        <w:t xml:space="preserve">Liu et al., 2024; </w:t>
      </w:r>
      <w:r w:rsidR="153DF561" w:rsidRPr="006E5FA1">
        <w:rPr>
          <w:rFonts w:ascii="Times New Roman" w:hAnsi="Times New Roman" w:cs="Times New Roman"/>
          <w:sz w:val="24"/>
          <w:szCs w:val="24"/>
          <w:highlight w:val="yellow"/>
        </w:rPr>
        <w:t xml:space="preserve">Lyu et al., 2021; Mo et al., 2022; </w:t>
      </w:r>
      <w:r w:rsidR="45CA873D" w:rsidRPr="006E5FA1">
        <w:rPr>
          <w:rFonts w:ascii="Times New Roman" w:hAnsi="Times New Roman" w:cs="Times New Roman"/>
          <w:sz w:val="24"/>
          <w:szCs w:val="24"/>
          <w:highlight w:val="yellow"/>
        </w:rPr>
        <w:t xml:space="preserve">Nie et al., 2021; </w:t>
      </w:r>
      <w:r w:rsidR="7D55BCC3" w:rsidRPr="006E5FA1">
        <w:rPr>
          <w:rFonts w:ascii="Times New Roman" w:hAnsi="Times New Roman" w:cs="Times New Roman"/>
          <w:sz w:val="24"/>
          <w:szCs w:val="24"/>
          <w:highlight w:val="yellow"/>
        </w:rPr>
        <w:t xml:space="preserve">Peng et al., 2021; Song et al., 2024; Sun et al., 2022; </w:t>
      </w:r>
      <w:r w:rsidR="153DF561" w:rsidRPr="006E5FA1">
        <w:rPr>
          <w:rFonts w:ascii="Times New Roman" w:hAnsi="Times New Roman" w:cs="Times New Roman"/>
          <w:sz w:val="24"/>
          <w:szCs w:val="24"/>
          <w:highlight w:val="yellow"/>
        </w:rPr>
        <w:t xml:space="preserve">Wang et al., 2023; </w:t>
      </w:r>
      <w:r w:rsidR="7D4A0D68" w:rsidRPr="006E5FA1">
        <w:rPr>
          <w:rFonts w:ascii="Times New Roman" w:hAnsi="Times New Roman" w:cs="Times New Roman"/>
          <w:sz w:val="24"/>
          <w:szCs w:val="24"/>
          <w:highlight w:val="yellow"/>
        </w:rPr>
        <w:t xml:space="preserve">Wu, 2024; </w:t>
      </w:r>
      <w:r w:rsidR="153DF561" w:rsidRPr="006E5FA1">
        <w:rPr>
          <w:rFonts w:ascii="Times New Roman" w:hAnsi="Times New Roman" w:cs="Times New Roman"/>
          <w:sz w:val="24"/>
          <w:szCs w:val="24"/>
          <w:highlight w:val="yellow"/>
        </w:rPr>
        <w:t>Yao et al., 2023; Yeung et al., 2022</w:t>
      </w:r>
      <w:r w:rsidR="7D49AC7A" w:rsidRPr="006E5FA1">
        <w:rPr>
          <w:rFonts w:ascii="Times New Roman" w:hAnsi="Times New Roman" w:cs="Times New Roman"/>
          <w:sz w:val="24"/>
          <w:szCs w:val="24"/>
          <w:highlight w:val="yellow"/>
        </w:rPr>
        <w:t xml:space="preserve">; Yim et al., 2022;  Zeng et al., 2023; Zhang et al., 2023; </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p>
    <w:p w14:paraId="32DFB12F" w14:textId="3B58EF0D" w:rsidR="00F6578E" w:rsidRPr="00BF2773" w:rsidRDefault="153DF561" w:rsidP="009F3D98">
      <w:pPr>
        <w:spacing w:after="0" w:line="480" w:lineRule="auto"/>
        <w:ind w:firstLine="720"/>
        <w:rPr>
          <w:rFonts w:ascii="Times New Roman" w:hAnsi="Times New Roman" w:cs="Times New Roman"/>
          <w:sz w:val="24"/>
          <w:szCs w:val="24"/>
        </w:rPr>
      </w:pPr>
      <w:r w:rsidRPr="68CF58E4">
        <w:rPr>
          <w:rFonts w:ascii="Times New Roman" w:hAnsi="Times New Roman" w:cs="Times New Roman"/>
          <w:sz w:val="24"/>
          <w:szCs w:val="24"/>
          <w:highlight w:val="cyan"/>
        </w:rPr>
        <w:t>Included articles involved a variety of different types of people such</w:t>
      </w:r>
      <w:r w:rsidRPr="68CF58E4">
        <w:rPr>
          <w:rFonts w:ascii="Times New Roman" w:hAnsi="Times New Roman" w:cs="Times New Roman"/>
          <w:sz w:val="24"/>
          <w:szCs w:val="24"/>
          <w:highlight w:val="cyan"/>
          <w:vertAlign w:val="superscript"/>
        </w:rPr>
        <w:t xml:space="preserve"> </w:t>
      </w:r>
      <w:r w:rsidRPr="68CF58E4">
        <w:rPr>
          <w:rFonts w:ascii="Times New Roman" w:hAnsi="Times New Roman" w:cs="Times New Roman"/>
          <w:sz w:val="24"/>
          <w:szCs w:val="24"/>
          <w:highlight w:val="cyan"/>
        </w:rPr>
        <w:t xml:space="preserve">as patients and the general population </w:t>
      </w:r>
      <w:r w:rsidRPr="00837F19">
        <w:rPr>
          <w:rFonts w:ascii="Times New Roman" w:hAnsi="Times New Roman" w:cs="Times New Roman"/>
          <w:sz w:val="24"/>
          <w:szCs w:val="24"/>
          <w:highlight w:val="cyan"/>
        </w:rPr>
        <w:t>(</w:t>
      </w:r>
      <w:r w:rsidRPr="006E5FA1">
        <w:rPr>
          <w:rFonts w:ascii="Times New Roman" w:hAnsi="Times New Roman" w:cs="Times New Roman"/>
          <w:sz w:val="24"/>
          <w:szCs w:val="24"/>
          <w:highlight w:val="cyan"/>
        </w:rPr>
        <w:t>Adjorlolo et al., 2022; Arnout &amp; Al-Sufyani, 2021; Castiglioni et al., 2023; Chen &amp; Tang, 2021; Chen et al., 2020; El-Khoury Malhame et al., 2023; Gul et al., 2023; Kalaitzaki et al., 2022; Lau et al., 2021; Lewis et al., 2022; Northfield &amp; Johnston, 2021; Ulset &amp; von Soest, 2022;Vazquez et al., 2021;Willey et al., 2022; Zhou et al., 2020</w:t>
      </w:r>
      <w:r w:rsidRPr="00837F19">
        <w:rPr>
          <w:rFonts w:ascii="Times New Roman" w:hAnsi="Times New Roman" w:cs="Times New Roman"/>
          <w:sz w:val="24"/>
          <w:szCs w:val="24"/>
          <w:highlight w:val="cyan"/>
        </w:rPr>
        <w:t>), nurses and medical doctors (</w:t>
      </w:r>
      <w:r w:rsidRPr="006E5FA1">
        <w:rPr>
          <w:rFonts w:ascii="Times New Roman" w:hAnsi="Times New Roman" w:cs="Times New Roman"/>
          <w:sz w:val="24"/>
          <w:szCs w:val="24"/>
          <w:highlight w:val="cyan"/>
        </w:rPr>
        <w:t>Bai et al., 2023;</w:t>
      </w:r>
      <w:r w:rsidR="22DBA28E" w:rsidRPr="006E5FA1">
        <w:rPr>
          <w:rFonts w:ascii="Times New Roman" w:hAnsi="Times New Roman" w:cs="Times New Roman"/>
          <w:sz w:val="24"/>
          <w:szCs w:val="24"/>
          <w:highlight w:val="cyan"/>
        </w:rPr>
        <w:t xml:space="preserve"> </w:t>
      </w:r>
      <w:r w:rsidRPr="006E5FA1">
        <w:rPr>
          <w:rFonts w:ascii="Times New Roman" w:hAnsi="Times New Roman" w:cs="Times New Roman"/>
          <w:sz w:val="24"/>
          <w:szCs w:val="24"/>
          <w:highlight w:val="cyan"/>
        </w:rPr>
        <w:t>Barnicot et al., 2023; Chen et al., 2020; Das et al., 2023; Kalaitzaki et al., 2023; Lyu et al., 2021; Mo et al., 2022; Yao et al., 2023; Yeung et al., 2022; Zhang et al., 2021</w:t>
      </w:r>
      <w:r w:rsidRPr="00837F19">
        <w:rPr>
          <w:rFonts w:ascii="Times New Roman" w:hAnsi="Times New Roman" w:cs="Times New Roman"/>
          <w:sz w:val="24"/>
          <w:szCs w:val="24"/>
          <w:highlight w:val="cyan"/>
        </w:rPr>
        <w:t>), pregnant women (</w:t>
      </w:r>
      <w:r w:rsidRPr="006E5FA1">
        <w:rPr>
          <w:rFonts w:ascii="Times New Roman" w:hAnsi="Times New Roman" w:cs="Times New Roman"/>
          <w:sz w:val="24"/>
          <w:szCs w:val="24"/>
          <w:highlight w:val="cyan"/>
        </w:rPr>
        <w:t xml:space="preserve">Chasson et al., 2022), and students (Lan et al., 2023; Morales et al., </w:t>
      </w:r>
      <w:r w:rsidRPr="006E5FA1">
        <w:rPr>
          <w:rFonts w:ascii="Times New Roman" w:hAnsi="Times New Roman" w:cs="Times New Roman"/>
          <w:sz w:val="24"/>
          <w:szCs w:val="24"/>
          <w:highlight w:val="cyan"/>
        </w:rPr>
        <w:lastRenderedPageBreak/>
        <w:t>2023; Tu et al., 2023; Wang et al., 2023; Yildiz, 2021</w:t>
      </w:r>
      <w:r w:rsidRPr="68CF58E4">
        <w:rPr>
          <w:rFonts w:ascii="Times New Roman" w:hAnsi="Times New Roman" w:cs="Times New Roman"/>
          <w:sz w:val="24"/>
          <w:szCs w:val="24"/>
          <w:highlight w:val="cyan"/>
        </w:rPr>
        <w:t>)</w:t>
      </w:r>
      <w:r w:rsidRPr="68CF58E4">
        <w:rPr>
          <w:rFonts w:ascii="Times New Roman" w:hAnsi="Times New Roman" w:cs="Times New Roman"/>
          <w:sz w:val="24"/>
          <w:szCs w:val="24"/>
          <w:highlight w:val="cyan"/>
          <w:vertAlign w:val="superscript"/>
        </w:rPr>
        <w:t xml:space="preserve"> </w:t>
      </w:r>
      <w:r w:rsidRPr="68CF58E4">
        <w:rPr>
          <w:rFonts w:ascii="Times New Roman" w:hAnsi="Times New Roman" w:cs="Times New Roman"/>
          <w:sz w:val="24"/>
          <w:szCs w:val="24"/>
          <w:highlight w:val="cyan"/>
        </w:rPr>
        <w:t>most of which centered on the general population during COVID 19.</w:t>
      </w:r>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10FDB303"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t xml:space="preserve">The main analysis included </w:t>
      </w:r>
      <w:r w:rsidR="004D31BD" w:rsidRPr="0871E881">
        <w:rPr>
          <w:rFonts w:ascii="Times New Roman" w:hAnsi="Times New Roman" w:cs="Times New Roman"/>
          <w:sz w:val="24"/>
          <w:szCs w:val="24"/>
          <w:highlight w:val="yellow"/>
        </w:rPr>
        <w:t>7</w:t>
      </w:r>
      <w:ins w:id="142" w:author="Qizhou Duan" w:date="2024-06-21T15:12:00Z">
        <w:r w:rsidR="004503FC">
          <w:rPr>
            <w:rFonts w:ascii="Times New Roman" w:hAnsi="Times New Roman" w:cs="Times New Roman"/>
            <w:sz w:val="24"/>
            <w:szCs w:val="24"/>
            <w:highlight w:val="yellow"/>
          </w:rPr>
          <w:t>1</w:t>
        </w:r>
      </w:ins>
      <w:del w:id="143" w:author="Qizhou Duan" w:date="2024-06-21T15:12:00Z">
        <w:r w:rsidR="36BC643D" w:rsidRPr="0871E881" w:rsidDel="004503FC">
          <w:rPr>
            <w:rFonts w:ascii="Times New Roman" w:hAnsi="Times New Roman" w:cs="Times New Roman"/>
            <w:sz w:val="24"/>
            <w:szCs w:val="24"/>
            <w:highlight w:val="yellow"/>
          </w:rPr>
          <w:delText>5</w:delText>
        </w:r>
      </w:del>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 xml:space="preserve">35 Carola et al. (2022) </w:t>
      </w:r>
      <w:r w:rsidRPr="0871E881">
        <w:rPr>
          <w:rFonts w:ascii="Times New Roman" w:hAnsi="Times New Roman" w:cs="Times New Roman"/>
          <w:sz w:val="24"/>
          <w:szCs w:val="24"/>
          <w:highlight w:val="yellow"/>
        </w:rPr>
        <w:t xml:space="preserve"> to 12,586 individuals (Ulset</w:t>
      </w:r>
      <w:r w:rsidRPr="0871E881">
        <w:rPr>
          <w:rFonts w:ascii="Times New Roman" w:hAnsi="Times New Roman" w:cs="Times New Roman"/>
          <w:sz w:val="24"/>
          <w:szCs w:val="24"/>
        </w:rPr>
        <w:t xml:space="preserve"> &amp; von Soest,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Pr="0871E881">
        <w:rPr>
          <w:rFonts w:ascii="Times New Roman" w:hAnsi="Times New Roman" w:cs="Times New Roman"/>
          <w:sz w:val="24"/>
          <w:szCs w:val="24"/>
          <w:highlight w:val="cyan"/>
        </w:rPr>
        <w:t>24.96 (Zhai et al., 2021) 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(Arnout &amp; Al-Sufyani, 2021; Gul et al., 2023; Morales et al., 2023).The mean PTG ranged from </w:t>
      </w:r>
      <w:r w:rsidRPr="00AC056F">
        <w:rPr>
          <w:rFonts w:ascii="Times New Roman" w:hAnsi="Times New Roman" w:cs="Times New Roman"/>
          <w:sz w:val="24"/>
          <w:szCs w:val="24"/>
          <w:rPrChange w:id="144" w:author="Qizhou Duan" w:date="2024-06-21T15:12:00Z">
            <w:rPr>
              <w:rFonts w:ascii="Times New Roman" w:hAnsi="Times New Roman" w:cs="Times New Roman"/>
              <w:sz w:val="24"/>
              <w:szCs w:val="24"/>
              <w:highlight w:val="cyan"/>
            </w:rPr>
          </w:rPrChange>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9A5030">
        <w:rPr>
          <w:rFonts w:ascii="Times New Roman" w:hAnsi="Times New Roman" w:cs="Times New Roman"/>
          <w:sz w:val="24"/>
          <w:szCs w:val="24"/>
          <w:rPrChange w:id="145" w:author="Qizhou Duan" w:date="2024-06-21T15:12:00Z">
            <w:rPr>
              <w:rFonts w:ascii="Times New Roman" w:hAnsi="Times New Roman" w:cs="Times New Roman"/>
              <w:sz w:val="24"/>
              <w:szCs w:val="24"/>
              <w:highlight w:val="yellow"/>
            </w:rPr>
          </w:rPrChange>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4D7D58">
        <w:rPr>
          <w:rFonts w:ascii="Times New Roman" w:hAnsi="Times New Roman" w:cs="Times New Roman"/>
          <w:sz w:val="24"/>
          <w:szCs w:val="24"/>
          <w:rPrChange w:id="146" w:author="Qizhou Duan" w:date="2024-06-21T15:12:00Z">
            <w:rPr>
              <w:rFonts w:ascii="Times New Roman" w:hAnsi="Times New Roman" w:cs="Times New Roman"/>
              <w:sz w:val="24"/>
              <w:szCs w:val="24"/>
              <w:highlight w:val="cyan"/>
            </w:rPr>
          </w:rPrChange>
        </w:rPr>
        <w:t>0.8 or above</w:t>
      </w:r>
      <w:r w:rsidRPr="75B9AA42">
        <w:rPr>
          <w:rFonts w:ascii="Times New Roman" w:hAnsi="Times New Roman" w:cs="Times New Roman"/>
          <w:sz w:val="24"/>
          <w:szCs w:val="24"/>
        </w:rPr>
        <w:t xml:space="preserve"> presented a large effect (Taylor &amp; Alanazi,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1C59BB75" w14:textId="77777777" w:rsidR="00F6578E" w:rsidRPr="005558B6" w:rsidRDefault="00F6578E" w:rsidP="00F6578E">
      <w:pPr>
        <w:spacing w:after="0" w:line="480" w:lineRule="auto"/>
        <w:ind w:firstLine="720"/>
        <w:rPr>
          <w:rFonts w:ascii="Times New Roman" w:hAnsi="Times New Roman" w:cs="Times New Roman"/>
          <w:sz w:val="24"/>
          <w:szCs w:val="24"/>
          <w:highlight w:val="cyan"/>
        </w:rPr>
      </w:pPr>
      <w:r w:rsidRPr="005558B6">
        <w:rPr>
          <w:rFonts w:ascii="Times New Roman" w:hAnsi="Times New Roman" w:cs="Times New Roman"/>
          <w:sz w:val="24"/>
          <w:szCs w:val="24"/>
          <w:highlight w:val="cyan"/>
        </w:rPr>
        <w:t xml:space="preserve">Table 4 shows the summary of subgroup analyses. The studies included in the study considered several factors in conjunction with PTG such as PTSD/PTSS, depression, anxiety, social support, coping, and spirituality. </w:t>
      </w:r>
    </w:p>
    <w:p w14:paraId="3979492D" w14:textId="77777777" w:rsidR="00F6578E" w:rsidRPr="005558B6" w:rsidRDefault="00F6578E" w:rsidP="00F6578E">
      <w:pPr>
        <w:autoSpaceDE w:val="0"/>
        <w:autoSpaceDN w:val="0"/>
        <w:adjustRightInd w:val="0"/>
        <w:spacing w:after="0" w:line="480" w:lineRule="auto"/>
        <w:rPr>
          <w:rFonts w:ascii="Times New Roman" w:hAnsi="Times New Roman" w:cs="Times New Roman"/>
          <w:sz w:val="24"/>
          <w:szCs w:val="24"/>
          <w:highlight w:val="cyan"/>
        </w:rPr>
      </w:pPr>
      <w:r w:rsidRPr="005558B6">
        <w:rPr>
          <w:rFonts w:ascii="Times New Roman" w:hAnsi="Times New Roman" w:cs="Times New Roman"/>
          <w:b/>
          <w:bCs/>
          <w:i/>
          <w:iCs/>
          <w:sz w:val="24"/>
          <w:szCs w:val="24"/>
          <w:highlight w:val="cyan"/>
        </w:rPr>
        <w:lastRenderedPageBreak/>
        <w:t>PTSD/PTSS</w:t>
      </w:r>
    </w:p>
    <w:p w14:paraId="7CF91CBC" w14:textId="3F7B1F24" w:rsidR="00F6578E" w:rsidRPr="005558B6" w:rsidRDefault="00F6578E" w:rsidP="00F6578E">
      <w:pPr>
        <w:spacing w:after="0" w:line="480" w:lineRule="auto"/>
        <w:rPr>
          <w:rFonts w:ascii="Times New Roman" w:hAnsi="Times New Roman" w:cs="Times New Roman"/>
          <w:sz w:val="24"/>
          <w:szCs w:val="24"/>
          <w:highlight w:val="cyan"/>
        </w:rPr>
      </w:pPr>
      <w:del w:id="147" w:author="Qizhou Duan" w:date="2024-06-21T15:13:00Z">
        <w:r w:rsidRPr="00F869FC" w:rsidDel="00186B79">
          <w:rPr>
            <w:rFonts w:ascii="Times New Roman" w:hAnsi="Times New Roman" w:cs="Times New Roman"/>
            <w:sz w:val="24"/>
            <w:szCs w:val="24"/>
            <w:rPrChange w:id="148" w:author="Qizhou Duan" w:date="2024-06-21T15:14:00Z">
              <w:rPr>
                <w:rFonts w:ascii="Times New Roman" w:hAnsi="Times New Roman" w:cs="Times New Roman"/>
                <w:sz w:val="24"/>
                <w:szCs w:val="24"/>
                <w:highlight w:val="cyan"/>
              </w:rPr>
            </w:rPrChange>
          </w:rPr>
          <w:delText xml:space="preserve">Twelve </w:delText>
        </w:r>
      </w:del>
      <w:ins w:id="149" w:author="Qizhou Duan" w:date="2024-06-21T15:13:00Z">
        <w:r w:rsidR="00186B79" w:rsidRPr="00F869FC">
          <w:rPr>
            <w:rFonts w:ascii="Times New Roman" w:hAnsi="Times New Roman" w:cs="Times New Roman"/>
            <w:sz w:val="24"/>
            <w:szCs w:val="24"/>
            <w:rPrChange w:id="150" w:author="Qizhou Duan" w:date="2024-06-21T15:14:00Z">
              <w:rPr>
                <w:rFonts w:ascii="Times New Roman" w:hAnsi="Times New Roman" w:cs="Times New Roman"/>
                <w:sz w:val="24"/>
                <w:szCs w:val="24"/>
                <w:highlight w:val="cyan"/>
              </w:rPr>
            </w:rPrChange>
          </w:rPr>
          <w:t>Eighteen</w:t>
        </w:r>
        <w:r w:rsidR="00186B79" w:rsidRPr="00F869FC">
          <w:rPr>
            <w:rFonts w:ascii="Times New Roman" w:hAnsi="Times New Roman" w:cs="Times New Roman"/>
            <w:sz w:val="24"/>
            <w:szCs w:val="24"/>
            <w:rPrChange w:id="151" w:author="Qizhou Duan" w:date="2024-06-21T15:14:00Z">
              <w:rPr>
                <w:rFonts w:ascii="Times New Roman" w:hAnsi="Times New Roman" w:cs="Times New Roman"/>
                <w:sz w:val="24"/>
                <w:szCs w:val="24"/>
                <w:highlight w:val="cyan"/>
              </w:rPr>
            </w:rPrChange>
          </w:rPr>
          <w:t xml:space="preserve"> </w:t>
        </w:r>
      </w:ins>
      <w:r w:rsidRPr="005558B6">
        <w:rPr>
          <w:rFonts w:ascii="Times New Roman" w:hAnsi="Times New Roman" w:cs="Times New Roman"/>
          <w:sz w:val="24"/>
          <w:szCs w:val="24"/>
          <w:highlight w:val="cyan"/>
        </w:rPr>
        <w:t xml:space="preserve">selected studies presented the association of PTSD with PTG with a total of 19,774 participants (Arnout &amp; Al-Sufyani, 2021; Chen &amp; Tang, 2021; Chen et al., 2020; Das et al., 2023; El-Khoury Malhame et al., 2023; Lan et al., 2023; Lau et al., 2021; Lewis et al., 2022; Mo et al., 2022; Vazquez et al., 2021; Wang et al., 2023; Zhang et al., 2021).The baseline effect size (the intercept term)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=0.55, and whether the studies investigated PTSD yielded a higher effect with the regression coefficient associated with the PTSD term being </w:t>
      </w:r>
      <w:r w:rsidRPr="005558B6">
        <w:rPr>
          <w:rFonts w:ascii="Times New Roman" w:hAnsi="Times New Roman" w:cs="Times New Roman"/>
          <w:i/>
          <w:iCs/>
          <w:sz w:val="24"/>
          <w:szCs w:val="24"/>
          <w:highlight w:val="cyan"/>
        </w:rPr>
        <w:t>B=</w:t>
      </w:r>
      <w:r w:rsidRPr="005558B6">
        <w:rPr>
          <w:rFonts w:ascii="Times New Roman" w:hAnsi="Times New Roman" w:cs="Times New Roman"/>
          <w:sz w:val="24"/>
          <w:szCs w:val="24"/>
          <w:highlight w:val="cyan"/>
        </w:rPr>
        <w:t xml:space="preserve">0.49; 95%CI[-0.1, 1.08];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=0.11.</w:t>
      </w:r>
      <w:r w:rsidRPr="005558B6">
        <w:rPr>
          <w:rFonts w:ascii="AppleSystemUIFont" w:hAnsi="AppleSystemUIFont" w:cs="AppleSystemUIFont"/>
          <w:sz w:val="26"/>
          <w:szCs w:val="26"/>
          <w:highlight w:val="cyan"/>
        </w:rPr>
        <w:t xml:space="preserve"> </w:t>
      </w:r>
      <w:r w:rsidRPr="005558B6">
        <w:rPr>
          <w:rFonts w:ascii="Times New Roman" w:hAnsi="Times New Roman" w:cs="Times New Roman"/>
          <w:sz w:val="24"/>
          <w:szCs w:val="24"/>
          <w:highlight w:val="cyan"/>
        </w:rPr>
        <w:t>However, , there was no significant relationship between PTSD and PTG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-value=0.11). Yet, the broad range of effect sizes indicated a considerable amount of uncertainty in the effect estimate (</w:t>
      </w:r>
      <w:r w:rsidRPr="005558B6">
        <w:rPr>
          <w:rFonts w:ascii="Times New Roman" w:hAnsi="Times New Roman" w:cs="Times New Roman"/>
          <w:i/>
          <w:iCs/>
          <w:sz w:val="24"/>
          <w:szCs w:val="24"/>
          <w:highlight w:val="cyan"/>
        </w:rPr>
        <w:t>SE</w:t>
      </w:r>
      <w:r w:rsidRPr="005558B6">
        <w:rPr>
          <w:rFonts w:ascii="Times New Roman" w:hAnsi="Times New Roman" w:cs="Times New Roman"/>
          <w:sz w:val="24"/>
          <w:szCs w:val="24"/>
          <w:highlight w:val="cyan"/>
        </w:rPr>
        <w:t xml:space="preserve">=0.30). An </w:t>
      </w:r>
      <w:r w:rsidRPr="005558B6">
        <w:rPr>
          <w:rFonts w:ascii="Times New Roman" w:hAnsi="Times New Roman" w:cs="Times New Roman"/>
          <w:i/>
          <w:iCs/>
          <w:sz w:val="24"/>
          <w:szCs w:val="24"/>
          <w:highlight w:val="cyan"/>
        </w:rPr>
        <w:t>I</w:t>
      </w:r>
      <w:r w:rsidRPr="005558B6">
        <w:rPr>
          <w:rFonts w:ascii="Times New Roman" w:hAnsi="Times New Roman" w:cs="Times New Roman"/>
          <w:i/>
          <w:iCs/>
          <w:sz w:val="24"/>
          <w:szCs w:val="24"/>
          <w:highlight w:val="cyan"/>
          <w:vertAlign w:val="superscript"/>
        </w:rPr>
        <w:t>2</w:t>
      </w:r>
      <w:r w:rsidRPr="005558B6">
        <w:rPr>
          <w:rFonts w:ascii="Times New Roman" w:hAnsi="Times New Roman" w:cs="Times New Roman"/>
          <w:sz w:val="24"/>
          <w:szCs w:val="24"/>
          <w:highlight w:val="cyan"/>
        </w:rPr>
        <w:t xml:space="preserve"> value of 99.60% showed substantial heterogeneity across the studies.</w:t>
      </w:r>
    </w:p>
    <w:p w14:paraId="7BD04CE2" w14:textId="77777777" w:rsidR="00F6578E" w:rsidRPr="005558B6" w:rsidRDefault="00F6578E" w:rsidP="00F6578E">
      <w:pPr>
        <w:autoSpaceDE w:val="0"/>
        <w:autoSpaceDN w:val="0"/>
        <w:adjustRightInd w:val="0"/>
        <w:spacing w:after="0" w:line="480" w:lineRule="auto"/>
        <w:rPr>
          <w:rFonts w:ascii="Times New Roman" w:hAnsi="Times New Roman" w:cs="Times New Roman"/>
          <w:sz w:val="24"/>
          <w:szCs w:val="24"/>
          <w:highlight w:val="cyan"/>
        </w:rPr>
      </w:pPr>
      <w:r w:rsidRPr="005558B6">
        <w:rPr>
          <w:rFonts w:ascii="Times New Roman" w:hAnsi="Times New Roman" w:cs="Times New Roman"/>
          <w:b/>
          <w:bCs/>
          <w:i/>
          <w:iCs/>
          <w:sz w:val="24"/>
          <w:szCs w:val="24"/>
          <w:highlight w:val="cyan"/>
        </w:rPr>
        <w:t xml:space="preserve">Mental Health </w:t>
      </w:r>
      <w:r w:rsidRPr="005558B6">
        <w:rPr>
          <w:rFonts w:ascii="Times New Roman" w:hAnsi="Times New Roman" w:cs="Times New Roman"/>
          <w:b/>
          <w:bCs/>
          <w:sz w:val="24"/>
          <w:szCs w:val="24"/>
          <w:highlight w:val="cyan"/>
        </w:rPr>
        <w:t>(</w:t>
      </w:r>
      <w:r w:rsidRPr="005558B6">
        <w:rPr>
          <w:rFonts w:ascii="Times New Roman" w:hAnsi="Times New Roman" w:cs="Times New Roman"/>
          <w:b/>
          <w:bCs/>
          <w:i/>
          <w:iCs/>
          <w:sz w:val="24"/>
          <w:szCs w:val="24"/>
          <w:highlight w:val="cyan"/>
        </w:rPr>
        <w:t>Depression, Anxiety</w:t>
      </w:r>
      <w:r w:rsidRPr="005558B6">
        <w:rPr>
          <w:rFonts w:ascii="Times New Roman" w:hAnsi="Times New Roman" w:cs="Times New Roman"/>
          <w:b/>
          <w:bCs/>
          <w:sz w:val="24"/>
          <w:szCs w:val="24"/>
          <w:highlight w:val="cyan"/>
        </w:rPr>
        <w:t>)</w:t>
      </w:r>
      <w:r w:rsidRPr="005558B6">
        <w:rPr>
          <w:rFonts w:ascii="Times New Roman" w:hAnsi="Times New Roman" w:cs="Times New Roman"/>
          <w:sz w:val="24"/>
          <w:szCs w:val="24"/>
          <w:highlight w:val="cyan"/>
        </w:rPr>
        <w:t xml:space="preserve"> </w:t>
      </w:r>
    </w:p>
    <w:p w14:paraId="01226C39" w14:textId="1F8F4F5B" w:rsidR="00F6578E" w:rsidRPr="005558B6" w:rsidRDefault="00F6578E" w:rsidP="00F6578E">
      <w:pPr>
        <w:autoSpaceDE w:val="0"/>
        <w:autoSpaceDN w:val="0"/>
        <w:adjustRightInd w:val="0"/>
        <w:spacing w:after="0" w:line="480" w:lineRule="auto"/>
        <w:ind w:firstLine="720"/>
        <w:rPr>
          <w:rFonts w:ascii="Times New Roman" w:hAnsi="Times New Roman" w:cs="Times New Roman"/>
          <w:sz w:val="24"/>
          <w:szCs w:val="24"/>
          <w:highlight w:val="cyan"/>
        </w:rPr>
      </w:pPr>
      <w:del w:id="152" w:author="Qizhou Duan" w:date="2024-06-21T15:13:00Z">
        <w:r w:rsidRPr="00F869FC" w:rsidDel="00C0182B">
          <w:rPr>
            <w:rFonts w:ascii="Times New Roman" w:hAnsi="Times New Roman" w:cs="Times New Roman"/>
            <w:sz w:val="24"/>
            <w:szCs w:val="24"/>
            <w:rPrChange w:id="153" w:author="Qizhou Duan" w:date="2024-06-21T15:14:00Z">
              <w:rPr>
                <w:rFonts w:ascii="Times New Roman" w:hAnsi="Times New Roman" w:cs="Times New Roman"/>
                <w:sz w:val="24"/>
                <w:szCs w:val="24"/>
                <w:highlight w:val="cyan"/>
              </w:rPr>
            </w:rPrChange>
          </w:rPr>
          <w:delText xml:space="preserve">Ten </w:delText>
        </w:r>
      </w:del>
      <w:ins w:id="154" w:author="Qizhou Duan" w:date="2024-06-21T15:13:00Z">
        <w:r w:rsidR="00C0182B" w:rsidRPr="00F869FC">
          <w:rPr>
            <w:rFonts w:ascii="Times New Roman" w:hAnsi="Times New Roman" w:cs="Times New Roman"/>
            <w:sz w:val="24"/>
            <w:szCs w:val="24"/>
            <w:rPrChange w:id="155" w:author="Qizhou Duan" w:date="2024-06-21T15:14:00Z">
              <w:rPr>
                <w:rFonts w:ascii="Times New Roman" w:hAnsi="Times New Roman" w:cs="Times New Roman"/>
                <w:sz w:val="24"/>
                <w:szCs w:val="24"/>
                <w:highlight w:val="cyan"/>
              </w:rPr>
            </w:rPrChange>
          </w:rPr>
          <w:t>Seventeen</w:t>
        </w:r>
        <w:r w:rsidR="00C0182B" w:rsidRPr="005558B6">
          <w:rPr>
            <w:rFonts w:ascii="Times New Roman" w:hAnsi="Times New Roman" w:cs="Times New Roman"/>
            <w:sz w:val="24"/>
            <w:szCs w:val="24"/>
            <w:highlight w:val="cyan"/>
          </w:rPr>
          <w:t xml:space="preserve"> </w:t>
        </w:r>
      </w:ins>
      <w:r w:rsidRPr="005558B6">
        <w:rPr>
          <w:rFonts w:ascii="Times New Roman" w:hAnsi="Times New Roman" w:cs="Times New Roman"/>
          <w:sz w:val="24"/>
          <w:szCs w:val="24"/>
          <w:highlight w:val="cyan"/>
        </w:rPr>
        <w:t xml:space="preserve">selected studies presented the association of depression with PTG with a total of 17,064 participants (Adjorlolo et al., 2022; Arnout &amp; Al-Sufyani, 2021; Barnicot et al., 2023; Castiglioni et al., 2023; Kalaitzaki et al., 2022; Morales et al., 2023; Tu et al., 2023; Ulset &amp; Soest, 2021; Willey et al., 2022; Zhou et al., 2020).The baseline effect size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=0.92, and the regression coefficient for depression is </w:t>
      </w:r>
      <w:r w:rsidRPr="005558B6">
        <w:rPr>
          <w:rFonts w:ascii="Times New Roman" w:hAnsi="Times New Roman" w:cs="Times New Roman"/>
          <w:i/>
          <w:iCs/>
          <w:sz w:val="24"/>
          <w:szCs w:val="24"/>
          <w:highlight w:val="cyan"/>
        </w:rPr>
        <w:t>B</w:t>
      </w:r>
      <w:r w:rsidRPr="005558B6">
        <w:rPr>
          <w:rFonts w:ascii="Times New Roman" w:hAnsi="Times New Roman" w:cs="Times New Roman"/>
          <w:sz w:val="24"/>
          <w:szCs w:val="24"/>
          <w:highlight w:val="cyan"/>
        </w:rPr>
        <w:t xml:space="preserve">=-0.52; 95%CI[-1.14, 0.09];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=0.09, indicating no overall</w:t>
      </w:r>
      <w:r w:rsidRPr="005558B6">
        <w:rPr>
          <w:rFonts w:ascii="Times New Roman" w:hAnsi="Times New Roman"/>
          <w:sz w:val="24"/>
          <w:szCs w:val="24"/>
          <w:highlight w:val="cyan"/>
        </w:rPr>
        <w:t xml:space="preserve"> effect </w:t>
      </w:r>
      <w:r w:rsidRPr="005558B6">
        <w:rPr>
          <w:rFonts w:ascii="Times New Roman" w:hAnsi="Times New Roman" w:cs="Times New Roman"/>
          <w:sz w:val="24"/>
          <w:szCs w:val="24"/>
          <w:highlight w:val="cyan"/>
        </w:rPr>
        <w:t>on PTG of</w:t>
      </w:r>
      <w:r w:rsidRPr="005558B6">
        <w:rPr>
          <w:rFonts w:ascii="Times New Roman" w:hAnsi="Times New Roman"/>
          <w:sz w:val="24"/>
          <w:szCs w:val="24"/>
          <w:highlight w:val="cyan"/>
        </w:rPr>
        <w:t xml:space="preserve"> depression</w:t>
      </w:r>
      <w:r w:rsidRPr="005558B6">
        <w:rPr>
          <w:rFonts w:ascii="Times New Roman" w:hAnsi="Times New Roman" w:cs="Times New Roman"/>
          <w:sz w:val="24"/>
          <w:szCs w:val="24"/>
          <w:highlight w:val="cyan"/>
        </w:rPr>
        <w:t xml:space="preserve"> on PTG. The broad range indicated considerable uncertainty in the effect estimate. A high </w:t>
      </w:r>
      <w:r w:rsidRPr="005558B6">
        <w:rPr>
          <w:rFonts w:ascii="Times New Roman" w:hAnsi="Times New Roman" w:cs="Times New Roman"/>
          <w:i/>
          <w:iCs/>
          <w:sz w:val="24"/>
          <w:szCs w:val="24"/>
          <w:highlight w:val="cyan"/>
        </w:rPr>
        <w:t>I</w:t>
      </w:r>
      <w:r w:rsidRPr="005558B6">
        <w:rPr>
          <w:rFonts w:ascii="Times New Roman" w:hAnsi="Times New Roman" w:cs="Times New Roman"/>
          <w:i/>
          <w:iCs/>
          <w:sz w:val="24"/>
          <w:szCs w:val="24"/>
          <w:highlight w:val="cyan"/>
          <w:vertAlign w:val="superscript"/>
        </w:rPr>
        <w:t>2</w:t>
      </w:r>
      <w:r w:rsidRPr="005558B6">
        <w:rPr>
          <w:rFonts w:ascii="Times New Roman" w:hAnsi="Times New Roman" w:cs="Times New Roman"/>
          <w:sz w:val="24"/>
          <w:szCs w:val="24"/>
          <w:highlight w:val="cyan"/>
        </w:rPr>
        <w:t xml:space="preserve"> value of 99.59% showed substantial heterogeneity across these studies.</w:t>
      </w:r>
    </w:p>
    <w:p w14:paraId="209E6C66" w14:textId="77777777" w:rsidR="00F6578E" w:rsidRPr="005558B6" w:rsidRDefault="00F6578E" w:rsidP="00F6578E">
      <w:pPr>
        <w:autoSpaceDE w:val="0"/>
        <w:autoSpaceDN w:val="0"/>
        <w:adjustRightInd w:val="0"/>
        <w:spacing w:after="0" w:line="480" w:lineRule="auto"/>
        <w:ind w:firstLine="720"/>
        <w:rPr>
          <w:rFonts w:ascii="Times New Roman" w:hAnsi="Times New Roman" w:cs="Times New Roman"/>
          <w:b/>
          <w:bCs/>
          <w:sz w:val="24"/>
          <w:szCs w:val="24"/>
          <w:highlight w:val="cyan"/>
          <w:lang w:eastAsia="zh-CN"/>
        </w:rPr>
      </w:pPr>
      <w:r w:rsidRPr="005558B6">
        <w:rPr>
          <w:rFonts w:ascii="Times New Roman" w:hAnsi="Times New Roman" w:cs="Times New Roman"/>
          <w:sz w:val="24"/>
          <w:szCs w:val="24"/>
          <w:highlight w:val="cyan"/>
        </w:rPr>
        <w:t xml:space="preserve">With regards to Anxiety, there were 11 studies discussed and measured anxiety levels, spanning 7,245 participants. The baseline effect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=0.84, with Anxiety having a regression coefficient of </w:t>
      </w:r>
      <w:r w:rsidRPr="005558B6">
        <w:rPr>
          <w:rFonts w:ascii="Times New Roman" w:hAnsi="Times New Roman" w:cs="Times New Roman"/>
          <w:i/>
          <w:iCs/>
          <w:sz w:val="24"/>
          <w:szCs w:val="24"/>
          <w:highlight w:val="cyan"/>
        </w:rPr>
        <w:t>B</w:t>
      </w:r>
      <w:r w:rsidRPr="005558B6">
        <w:rPr>
          <w:rFonts w:ascii="Times New Roman" w:hAnsi="Times New Roman" w:cs="Times New Roman"/>
          <w:sz w:val="24"/>
          <w:szCs w:val="24"/>
          <w:highlight w:val="cyan"/>
        </w:rPr>
        <w:t xml:space="preserve">=-0.24 with 95%CI [-0.86, 0.38];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 xml:space="preserve">=0.44, indicating no effect of Anxiety on </w:t>
      </w:r>
      <w:r w:rsidRPr="005558B6">
        <w:rPr>
          <w:rFonts w:ascii="Times New Roman" w:hAnsi="Times New Roman" w:cs="Times New Roman"/>
          <w:sz w:val="24"/>
          <w:szCs w:val="24"/>
          <w:highlight w:val="cyan"/>
        </w:rPr>
        <w:lastRenderedPageBreak/>
        <w:t xml:space="preserve">PTG. The heterogeneity after considering Anxiety as a moderator was also high indicate by an </w:t>
      </w:r>
      <m:oMath>
        <m:sSup>
          <m:sSupPr>
            <m:ctrlPr>
              <w:rPr>
                <w:rFonts w:ascii="Cambria Math" w:hAnsi="Cambria Math" w:cs="Times New Roman"/>
                <w:i/>
                <w:sz w:val="24"/>
                <w:szCs w:val="24"/>
                <w:highlight w:val="cyan"/>
              </w:rPr>
            </m:ctrlPr>
          </m:sSupPr>
          <m:e>
            <m:r>
              <w:rPr>
                <w:rFonts w:ascii="Cambria Math" w:hAnsi="Cambria Math" w:cs="Times New Roman"/>
                <w:sz w:val="24"/>
                <w:szCs w:val="24"/>
                <w:highlight w:val="cyan"/>
              </w:rPr>
              <m:t>I</m:t>
            </m:r>
          </m:e>
          <m:sup>
            <m:r>
              <w:rPr>
                <w:rFonts w:ascii="Cambria Math" w:hAnsi="Cambria Math" w:cs="Times New Roman"/>
                <w:sz w:val="24"/>
                <w:szCs w:val="24"/>
                <w:highlight w:val="cyan"/>
              </w:rPr>
              <m:t>2</m:t>
            </m:r>
          </m:sup>
        </m:sSup>
      </m:oMath>
      <w:r w:rsidRPr="005558B6">
        <w:rPr>
          <w:rFonts w:ascii="Times New Roman" w:hAnsi="Times New Roman" w:cs="Times New Roman"/>
          <w:sz w:val="24"/>
          <w:szCs w:val="24"/>
          <w:highlight w:val="cyan"/>
        </w:rPr>
        <w:t xml:space="preserve"> of </w:t>
      </w:r>
      <w:r w:rsidRPr="005558B6">
        <w:rPr>
          <w:rFonts w:ascii="Times New Roman" w:hAnsi="Times New Roman" w:cs="Times New Roman"/>
          <w:sz w:val="24"/>
          <w:szCs w:val="24"/>
          <w:highlight w:val="cyan"/>
          <w:lang w:eastAsia="zh-CN"/>
        </w:rPr>
        <w:t>99.71%.</w:t>
      </w:r>
    </w:p>
    <w:p w14:paraId="78B1468A" w14:textId="77777777" w:rsidR="00F6578E" w:rsidRPr="005558B6" w:rsidRDefault="00F6578E" w:rsidP="00F6578E">
      <w:pPr>
        <w:autoSpaceDE w:val="0"/>
        <w:autoSpaceDN w:val="0"/>
        <w:adjustRightInd w:val="0"/>
        <w:spacing w:after="0" w:line="480" w:lineRule="auto"/>
        <w:rPr>
          <w:rFonts w:ascii="Times New Roman" w:hAnsi="Times New Roman" w:cs="Times New Roman"/>
          <w:b/>
          <w:bCs/>
          <w:i/>
          <w:iCs/>
          <w:sz w:val="24"/>
          <w:szCs w:val="24"/>
          <w:highlight w:val="cyan"/>
        </w:rPr>
      </w:pPr>
      <w:r w:rsidRPr="005558B6">
        <w:rPr>
          <w:rFonts w:ascii="Times New Roman" w:hAnsi="Times New Roman" w:cs="Times New Roman"/>
          <w:b/>
          <w:bCs/>
          <w:i/>
          <w:iCs/>
          <w:sz w:val="24"/>
          <w:szCs w:val="24"/>
          <w:highlight w:val="cyan"/>
        </w:rPr>
        <w:t xml:space="preserve">Social Support </w:t>
      </w:r>
    </w:p>
    <w:p w14:paraId="43EC1E65" w14:textId="60D7D0D7" w:rsidR="00F6578E" w:rsidRPr="005558B6" w:rsidRDefault="00F6578E" w:rsidP="00F6578E">
      <w:pPr>
        <w:autoSpaceDE w:val="0"/>
        <w:autoSpaceDN w:val="0"/>
        <w:adjustRightInd w:val="0"/>
        <w:spacing w:after="0" w:line="480" w:lineRule="auto"/>
        <w:ind w:firstLine="720"/>
        <w:rPr>
          <w:rFonts w:ascii="Times New Roman" w:hAnsi="Times New Roman" w:cs="Times New Roman"/>
          <w:b/>
          <w:bCs/>
          <w:sz w:val="24"/>
          <w:szCs w:val="24"/>
          <w:highlight w:val="cyan"/>
        </w:rPr>
      </w:pPr>
      <w:r w:rsidRPr="00CE2768">
        <w:rPr>
          <w:rFonts w:ascii="Times New Roman" w:hAnsi="Times New Roman" w:cs="Times New Roman"/>
          <w:sz w:val="24"/>
          <w:szCs w:val="24"/>
          <w:rPrChange w:id="156" w:author="Qizhou Duan" w:date="2024-06-21T15:14:00Z">
            <w:rPr>
              <w:rFonts w:ascii="Times New Roman" w:hAnsi="Times New Roman" w:cs="Times New Roman"/>
              <w:sz w:val="24"/>
              <w:szCs w:val="24"/>
              <w:highlight w:val="cyan"/>
            </w:rPr>
          </w:rPrChange>
        </w:rPr>
        <w:t>Seven</w:t>
      </w:r>
      <w:ins w:id="157" w:author="Qizhou Duan" w:date="2024-06-21T15:14:00Z">
        <w:r w:rsidR="00CE2768" w:rsidRPr="00CE2768">
          <w:rPr>
            <w:rFonts w:ascii="Times New Roman" w:hAnsi="Times New Roman" w:cs="Times New Roman"/>
            <w:sz w:val="24"/>
            <w:szCs w:val="24"/>
            <w:rPrChange w:id="158" w:author="Qizhou Duan" w:date="2024-06-21T15:14:00Z">
              <w:rPr>
                <w:rFonts w:ascii="Times New Roman" w:hAnsi="Times New Roman" w:cs="Times New Roman"/>
                <w:sz w:val="24"/>
                <w:szCs w:val="24"/>
                <w:highlight w:val="cyan"/>
              </w:rPr>
            </w:rPrChange>
          </w:rPr>
          <w:t>teen</w:t>
        </w:r>
      </w:ins>
      <w:r w:rsidRPr="005558B6">
        <w:rPr>
          <w:rFonts w:ascii="Times New Roman" w:hAnsi="Times New Roman" w:cs="Times New Roman"/>
          <w:sz w:val="24"/>
          <w:szCs w:val="24"/>
          <w:highlight w:val="cyan"/>
        </w:rPr>
        <w:t xml:space="preserve"> selected studies discussed social support concerning PTG with a total of 4231 participants (Gul et al., 2023; Kalaitzaki et al., 2022; Mo et al., 2022; Morales et al., 2023; Northfield &amp; Johnston, 2021; Zhang et al., 2021; Zhou et al., 2020).The baseline effect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=0.75, with Social Support having a regression coefficient of </w:t>
      </w:r>
      <w:r w:rsidRPr="005558B6">
        <w:rPr>
          <w:rFonts w:ascii="Times New Roman" w:hAnsi="Times New Roman" w:cs="Times New Roman"/>
          <w:i/>
          <w:iCs/>
          <w:sz w:val="24"/>
          <w:szCs w:val="24"/>
          <w:highlight w:val="cyan"/>
        </w:rPr>
        <w:t>B</w:t>
      </w:r>
      <w:r w:rsidRPr="005558B6">
        <w:rPr>
          <w:rFonts w:ascii="Times New Roman" w:hAnsi="Times New Roman" w:cs="Times New Roman"/>
          <w:sz w:val="24"/>
          <w:szCs w:val="24"/>
          <w:highlight w:val="cyan"/>
        </w:rPr>
        <w:t xml:space="preserve">=-0.03; 95%CI[-0.74, 0.69];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 xml:space="preserve">=0.94. Overall, social support did not contribute much to `variability in PTG across studies. This can be seen from the high  </w:t>
      </w:r>
      <m:oMath>
        <m:sSup>
          <m:sSupPr>
            <m:ctrlPr>
              <w:rPr>
                <w:rFonts w:ascii="Cambria Math" w:hAnsi="Cambria Math" w:cs="Times New Roman"/>
                <w:i/>
                <w:sz w:val="24"/>
                <w:szCs w:val="24"/>
                <w:highlight w:val="cyan"/>
              </w:rPr>
            </m:ctrlPr>
          </m:sSupPr>
          <m:e>
            <m:r>
              <w:rPr>
                <w:rFonts w:ascii="Cambria Math" w:hAnsi="Cambria Math" w:cs="Times New Roman"/>
                <w:sz w:val="24"/>
                <w:szCs w:val="24"/>
                <w:highlight w:val="cyan"/>
              </w:rPr>
              <m:t>I</m:t>
            </m:r>
          </m:e>
          <m:sup>
            <m:r>
              <w:rPr>
                <w:rFonts w:ascii="Cambria Math" w:hAnsi="Cambria Math" w:cs="Times New Roman"/>
                <w:sz w:val="24"/>
                <w:szCs w:val="24"/>
                <w:highlight w:val="cyan"/>
              </w:rPr>
              <m:t>2</m:t>
            </m:r>
          </m:sup>
        </m:sSup>
      </m:oMath>
      <w:r w:rsidRPr="005558B6">
        <w:rPr>
          <w:rFonts w:ascii="Times New Roman" w:hAnsi="Times New Roman" w:cs="Times New Roman"/>
          <w:sz w:val="24"/>
          <w:szCs w:val="24"/>
          <w:highlight w:val="cyan"/>
        </w:rPr>
        <w:t xml:space="preserve"> of 99.72% for the model that considered social support. Overall, social support did not contribute much to moderating the variability in PTG across studies.</w:t>
      </w:r>
    </w:p>
    <w:p w14:paraId="5456ED78" w14:textId="77777777" w:rsidR="00F6578E" w:rsidRPr="005558B6" w:rsidRDefault="00F6578E" w:rsidP="00F6578E">
      <w:pPr>
        <w:autoSpaceDE w:val="0"/>
        <w:autoSpaceDN w:val="0"/>
        <w:adjustRightInd w:val="0"/>
        <w:spacing w:after="0" w:line="480" w:lineRule="auto"/>
        <w:rPr>
          <w:rFonts w:ascii="Times New Roman" w:hAnsi="Times New Roman" w:cs="Times New Roman"/>
          <w:b/>
          <w:bCs/>
          <w:i/>
          <w:iCs/>
          <w:sz w:val="24"/>
          <w:szCs w:val="24"/>
          <w:highlight w:val="cyan"/>
        </w:rPr>
      </w:pPr>
      <w:r w:rsidRPr="005558B6">
        <w:rPr>
          <w:rFonts w:ascii="Times New Roman" w:hAnsi="Times New Roman" w:cs="Times New Roman"/>
          <w:b/>
          <w:bCs/>
          <w:i/>
          <w:iCs/>
          <w:sz w:val="24"/>
          <w:szCs w:val="24"/>
          <w:highlight w:val="cyan"/>
        </w:rPr>
        <w:t xml:space="preserve">Coping </w:t>
      </w:r>
    </w:p>
    <w:p w14:paraId="25E0FA33" w14:textId="6B440E89" w:rsidR="00F6578E" w:rsidRPr="005558B6" w:rsidRDefault="00F6578E" w:rsidP="00F6578E">
      <w:pPr>
        <w:autoSpaceDE w:val="0"/>
        <w:autoSpaceDN w:val="0"/>
        <w:adjustRightInd w:val="0"/>
        <w:spacing w:after="0" w:line="480" w:lineRule="auto"/>
        <w:ind w:firstLine="720"/>
        <w:rPr>
          <w:rFonts w:ascii="Times New Roman" w:hAnsi="Times New Roman" w:cs="Times New Roman"/>
          <w:sz w:val="24"/>
          <w:szCs w:val="24"/>
          <w:highlight w:val="cyan"/>
        </w:rPr>
      </w:pPr>
      <w:r w:rsidRPr="001C5EB3">
        <w:rPr>
          <w:rFonts w:ascii="Times New Roman" w:hAnsi="Times New Roman" w:cs="Times New Roman"/>
          <w:sz w:val="24"/>
          <w:szCs w:val="24"/>
          <w:rPrChange w:id="159" w:author="Qizhou Duan" w:date="2024-06-21T15:14:00Z">
            <w:rPr>
              <w:rFonts w:ascii="Times New Roman" w:hAnsi="Times New Roman" w:cs="Times New Roman"/>
              <w:sz w:val="24"/>
              <w:szCs w:val="24"/>
              <w:highlight w:val="cyan"/>
            </w:rPr>
          </w:rPrChange>
        </w:rPr>
        <w:t xml:space="preserve">Various types of coping strategies were investigated with PTG in </w:t>
      </w:r>
      <w:del w:id="160" w:author="Qizhou Duan" w:date="2024-06-21T15:14:00Z">
        <w:r w:rsidRPr="001C5EB3" w:rsidDel="007B7E8C">
          <w:rPr>
            <w:rFonts w:ascii="Times New Roman" w:hAnsi="Times New Roman" w:cs="Times New Roman"/>
            <w:sz w:val="24"/>
            <w:szCs w:val="24"/>
            <w:rPrChange w:id="161" w:author="Qizhou Duan" w:date="2024-06-21T15:14:00Z">
              <w:rPr>
                <w:rFonts w:ascii="Times New Roman" w:hAnsi="Times New Roman" w:cs="Times New Roman"/>
                <w:sz w:val="24"/>
                <w:szCs w:val="24"/>
                <w:highlight w:val="cyan"/>
              </w:rPr>
            </w:rPrChange>
          </w:rPr>
          <w:delText xml:space="preserve">five </w:delText>
        </w:r>
      </w:del>
      <w:ins w:id="162" w:author="Qizhou Duan" w:date="2024-06-21T15:14:00Z">
        <w:r w:rsidR="007B7E8C" w:rsidRPr="001C5EB3">
          <w:rPr>
            <w:rFonts w:ascii="Times New Roman" w:hAnsi="Times New Roman" w:cs="Times New Roman"/>
            <w:sz w:val="24"/>
            <w:szCs w:val="24"/>
            <w:rPrChange w:id="163" w:author="Qizhou Duan" w:date="2024-06-21T15:14:00Z">
              <w:rPr>
                <w:rFonts w:ascii="Times New Roman" w:hAnsi="Times New Roman" w:cs="Times New Roman"/>
                <w:sz w:val="24"/>
                <w:szCs w:val="24"/>
                <w:highlight w:val="cyan"/>
              </w:rPr>
            </w:rPrChange>
          </w:rPr>
          <w:t>35</w:t>
        </w:r>
        <w:r w:rsidR="007B7E8C" w:rsidRPr="001C5EB3">
          <w:rPr>
            <w:rFonts w:ascii="Times New Roman" w:hAnsi="Times New Roman" w:cs="Times New Roman"/>
            <w:sz w:val="24"/>
            <w:szCs w:val="24"/>
            <w:rPrChange w:id="164" w:author="Qizhou Duan" w:date="2024-06-21T15:14:00Z">
              <w:rPr>
                <w:rFonts w:ascii="Times New Roman" w:hAnsi="Times New Roman" w:cs="Times New Roman"/>
                <w:sz w:val="24"/>
                <w:szCs w:val="24"/>
                <w:highlight w:val="cyan"/>
              </w:rPr>
            </w:rPrChange>
          </w:rPr>
          <w:t xml:space="preserve"> </w:t>
        </w:r>
      </w:ins>
      <w:r w:rsidRPr="001C5EB3">
        <w:rPr>
          <w:rFonts w:ascii="Times New Roman" w:hAnsi="Times New Roman" w:cs="Times New Roman"/>
          <w:sz w:val="24"/>
          <w:szCs w:val="24"/>
          <w:rPrChange w:id="165" w:author="Qizhou Duan" w:date="2024-06-21T15:14:00Z">
            <w:rPr>
              <w:rFonts w:ascii="Times New Roman" w:hAnsi="Times New Roman" w:cs="Times New Roman"/>
              <w:sz w:val="24"/>
              <w:szCs w:val="24"/>
              <w:highlight w:val="cyan"/>
            </w:rPr>
          </w:rPrChange>
        </w:rPr>
        <w:t>studies</w:t>
      </w:r>
      <w:r w:rsidRPr="005558B6">
        <w:rPr>
          <w:rFonts w:ascii="Times New Roman" w:hAnsi="Times New Roman" w:cs="Times New Roman"/>
          <w:sz w:val="24"/>
          <w:szCs w:val="24"/>
          <w:highlight w:val="cyan"/>
        </w:rPr>
        <w:t xml:space="preserve"> (Kalaitzaki et al., 2022; Kalaitzaki et al., 2023; Willey et al.,2022; Zhang et al.,2021; Zhou et al., 2020) with a total of 3,189 participants. The baseline effect size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=0.80, and the regression coefficient for coping was </w:t>
      </w:r>
      <w:r w:rsidRPr="005558B6">
        <w:rPr>
          <w:rFonts w:ascii="Times New Roman" w:hAnsi="Times New Roman" w:cs="Times New Roman"/>
          <w:i/>
          <w:iCs/>
          <w:sz w:val="24"/>
          <w:szCs w:val="24"/>
          <w:highlight w:val="cyan"/>
        </w:rPr>
        <w:t>B</w:t>
      </w:r>
      <w:r w:rsidRPr="005558B6">
        <w:rPr>
          <w:rFonts w:ascii="Times New Roman" w:hAnsi="Times New Roman" w:cs="Times New Roman"/>
          <w:sz w:val="24"/>
          <w:szCs w:val="24"/>
          <w:highlight w:val="cyan"/>
        </w:rPr>
        <w:t xml:space="preserve">=-0.29; 95%CI[-1.10, 0.51];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 xml:space="preserve">=0.47. Coping was not a significant effect in the model baseline effect size. . The </w:t>
      </w:r>
      <m:oMath>
        <m:sSup>
          <m:sSupPr>
            <m:ctrlPr>
              <w:rPr>
                <w:rFonts w:ascii="Cambria Math" w:hAnsi="Cambria Math" w:cs="Times New Roman"/>
                <w:i/>
                <w:sz w:val="24"/>
                <w:szCs w:val="24"/>
                <w:highlight w:val="cyan"/>
              </w:rPr>
            </m:ctrlPr>
          </m:sSupPr>
          <m:e>
            <m:r>
              <w:rPr>
                <w:rFonts w:ascii="Cambria Math" w:hAnsi="Cambria Math" w:cs="Times New Roman"/>
                <w:sz w:val="24"/>
                <w:szCs w:val="24"/>
                <w:highlight w:val="cyan"/>
              </w:rPr>
              <m:t>I</m:t>
            </m:r>
          </m:e>
          <m:sup>
            <m:r>
              <w:rPr>
                <w:rFonts w:ascii="Cambria Math" w:hAnsi="Cambria Math" w:cs="Times New Roman"/>
                <w:sz w:val="24"/>
                <w:szCs w:val="24"/>
                <w:highlight w:val="cyan"/>
              </w:rPr>
              <m:t>2</m:t>
            </m:r>
          </m:sup>
        </m:sSup>
      </m:oMath>
      <w:r w:rsidRPr="005558B6">
        <w:rPr>
          <w:rFonts w:ascii="Times New Roman" w:hAnsi="Times New Roman" w:cs="Times New Roman"/>
          <w:sz w:val="24"/>
          <w:szCs w:val="24"/>
          <w:highlight w:val="cyan"/>
        </w:rPr>
        <w:t xml:space="preserve">  for the model considering coping was 99.72%. </w:t>
      </w:r>
    </w:p>
    <w:p w14:paraId="42EB35B1" w14:textId="77777777" w:rsidR="00F6578E" w:rsidRPr="005558B6" w:rsidRDefault="00F6578E" w:rsidP="00F6578E">
      <w:pPr>
        <w:tabs>
          <w:tab w:val="left" w:pos="2400"/>
        </w:tabs>
        <w:autoSpaceDE w:val="0"/>
        <w:autoSpaceDN w:val="0"/>
        <w:adjustRightInd w:val="0"/>
        <w:spacing w:after="0" w:line="480" w:lineRule="auto"/>
        <w:rPr>
          <w:rFonts w:ascii="Times New Roman" w:hAnsi="Times New Roman" w:cs="Times New Roman"/>
          <w:i/>
          <w:iCs/>
          <w:sz w:val="24"/>
          <w:szCs w:val="24"/>
          <w:highlight w:val="cyan"/>
        </w:rPr>
      </w:pPr>
      <w:r w:rsidRPr="005558B6">
        <w:rPr>
          <w:rFonts w:ascii="Times New Roman" w:hAnsi="Times New Roman" w:cs="Times New Roman"/>
          <w:b/>
          <w:bCs/>
          <w:i/>
          <w:iCs/>
          <w:sz w:val="24"/>
          <w:szCs w:val="24"/>
          <w:highlight w:val="cyan"/>
        </w:rPr>
        <w:t>Spirituality</w:t>
      </w:r>
      <w:r w:rsidRPr="005558B6">
        <w:rPr>
          <w:rFonts w:ascii="Times New Roman" w:hAnsi="Times New Roman" w:cs="Times New Roman"/>
          <w:b/>
          <w:bCs/>
          <w:i/>
          <w:iCs/>
          <w:sz w:val="24"/>
          <w:szCs w:val="24"/>
          <w:highlight w:val="cyan"/>
        </w:rPr>
        <w:tab/>
      </w:r>
    </w:p>
    <w:p w14:paraId="5477A5DC" w14:textId="34544CB2" w:rsidR="00F6578E" w:rsidRPr="00BF2773" w:rsidRDefault="00F6578E" w:rsidP="00F6578E">
      <w:pPr>
        <w:pStyle w:val="LO-normal"/>
        <w:spacing w:after="0" w:line="480" w:lineRule="auto"/>
        <w:ind w:firstLine="720"/>
        <w:rPr>
          <w:rFonts w:ascii="Times New Roman" w:hAnsi="Times New Roman" w:cs="Times New Roman"/>
          <w:sz w:val="24"/>
          <w:szCs w:val="24"/>
          <w:lang w:eastAsia="zh-CN"/>
        </w:rPr>
      </w:pPr>
      <w:r w:rsidRPr="005558B6">
        <w:rPr>
          <w:rFonts w:ascii="Times New Roman" w:hAnsi="Times New Roman" w:cs="Times New Roman"/>
          <w:sz w:val="24"/>
          <w:szCs w:val="24"/>
          <w:highlight w:val="cyan"/>
        </w:rPr>
        <w:t xml:space="preserve">Finally, there were </w:t>
      </w:r>
      <w:ins w:id="166" w:author="Qizhou Duan" w:date="2024-06-21T15:15:00Z">
        <w:r w:rsidR="00814FB3" w:rsidRPr="002502AD">
          <w:rPr>
            <w:rFonts w:ascii="Times New Roman" w:hAnsi="Times New Roman" w:cs="Times New Roman"/>
            <w:sz w:val="24"/>
            <w:szCs w:val="24"/>
            <w:rPrChange w:id="167" w:author="Qizhou Duan" w:date="2024-06-21T15:15:00Z">
              <w:rPr>
                <w:rFonts w:ascii="Times New Roman" w:hAnsi="Times New Roman" w:cs="Times New Roman"/>
                <w:sz w:val="24"/>
                <w:szCs w:val="24"/>
                <w:highlight w:val="cyan"/>
              </w:rPr>
            </w:rPrChange>
          </w:rPr>
          <w:t>25</w:t>
        </w:r>
      </w:ins>
      <w:del w:id="168" w:author="Qizhou Duan" w:date="2024-06-21T15:15:00Z">
        <w:r w:rsidRPr="002502AD" w:rsidDel="00814FB3">
          <w:rPr>
            <w:rFonts w:ascii="Times New Roman" w:hAnsi="Times New Roman" w:cs="Times New Roman"/>
            <w:sz w:val="24"/>
            <w:szCs w:val="24"/>
            <w:rPrChange w:id="169" w:author="Qizhou Duan" w:date="2024-06-21T15:15:00Z">
              <w:rPr>
                <w:rFonts w:ascii="Times New Roman" w:hAnsi="Times New Roman" w:cs="Times New Roman"/>
                <w:sz w:val="24"/>
                <w:szCs w:val="24"/>
                <w:highlight w:val="cyan"/>
              </w:rPr>
            </w:rPrChange>
          </w:rPr>
          <w:delText>13</w:delText>
        </w:r>
      </w:del>
      <w:r w:rsidRPr="002502AD">
        <w:rPr>
          <w:rFonts w:ascii="Times New Roman" w:hAnsi="Times New Roman" w:cs="Times New Roman"/>
          <w:sz w:val="24"/>
          <w:szCs w:val="24"/>
          <w:rPrChange w:id="170" w:author="Qizhou Duan" w:date="2024-06-21T15:15:00Z">
            <w:rPr>
              <w:rFonts w:ascii="Times New Roman" w:hAnsi="Times New Roman" w:cs="Times New Roman"/>
              <w:sz w:val="24"/>
              <w:szCs w:val="24"/>
              <w:highlight w:val="cyan"/>
            </w:rPr>
          </w:rPrChange>
        </w:rPr>
        <w:t xml:space="preserve"> </w:t>
      </w:r>
      <w:r w:rsidRPr="005558B6">
        <w:rPr>
          <w:rFonts w:ascii="Times New Roman" w:hAnsi="Times New Roman" w:cs="Times New Roman"/>
          <w:sz w:val="24"/>
          <w:szCs w:val="24"/>
          <w:highlight w:val="cyan"/>
        </w:rPr>
        <w:t xml:space="preserve">studies that examined religion and spirituality with a total of 10,388 participants (Castiglioni et al., 2023; Das et al., 2023; El-Khoury Malhame et al., 2023; Kalaitzaki et al., 2022; Kalaitzaki et al., 2023; Morales et al., 2023; Tu et al., 2023; Vazquez et al., 2021; Willey et al., 2022;Yao et al., 2023; Yeung et al., 2022; Zhang et al., 2021; Zhou et al., 2020). The baseline effect size was </w:t>
      </w:r>
      <w:r w:rsidRPr="005558B6">
        <w:rPr>
          <w:rFonts w:ascii="Times New Roman" w:hAnsi="Times New Roman" w:cs="Times New Roman"/>
          <w:i/>
          <w:iCs/>
          <w:sz w:val="24"/>
          <w:szCs w:val="24"/>
          <w:highlight w:val="cyan"/>
        </w:rPr>
        <w:t>g</w:t>
      </w:r>
      <w:r w:rsidRPr="005558B6">
        <w:rPr>
          <w:rFonts w:ascii="Times New Roman" w:hAnsi="Times New Roman" w:cs="Times New Roman"/>
          <w:sz w:val="24"/>
          <w:szCs w:val="24"/>
          <w:highlight w:val="cyan"/>
        </w:rPr>
        <w:t xml:space="preserve">=0.74, and the regression estimate for spirituality was </w:t>
      </w:r>
      <w:r w:rsidRPr="005558B6">
        <w:rPr>
          <w:rFonts w:ascii="Times New Roman" w:hAnsi="Times New Roman" w:cs="Times New Roman"/>
          <w:i/>
          <w:iCs/>
          <w:sz w:val="24"/>
          <w:szCs w:val="24"/>
          <w:highlight w:val="cyan"/>
        </w:rPr>
        <w:lastRenderedPageBreak/>
        <w:t>B</w:t>
      </w:r>
      <w:r w:rsidRPr="005558B6">
        <w:rPr>
          <w:rFonts w:ascii="Times New Roman" w:hAnsi="Times New Roman" w:cs="Times New Roman"/>
          <w:sz w:val="24"/>
          <w:szCs w:val="24"/>
          <w:highlight w:val="cyan"/>
        </w:rPr>
        <w:t xml:space="preserve">=0.008; 95%CI[-0.60, 0.62]; </w:t>
      </w:r>
      <w:r w:rsidRPr="005558B6">
        <w:rPr>
          <w:rFonts w:ascii="Times New Roman" w:hAnsi="Times New Roman" w:cs="Times New Roman"/>
          <w:i/>
          <w:iCs/>
          <w:sz w:val="24"/>
          <w:szCs w:val="24"/>
          <w:highlight w:val="cyan"/>
        </w:rPr>
        <w:t>p</w:t>
      </w:r>
      <w:r w:rsidRPr="005558B6">
        <w:rPr>
          <w:rFonts w:ascii="Times New Roman" w:hAnsi="Times New Roman" w:cs="Times New Roman"/>
          <w:sz w:val="24"/>
          <w:szCs w:val="24"/>
          <w:highlight w:val="cyan"/>
        </w:rPr>
        <w:t xml:space="preserve">=0.98. Thus, there was no relation between spirituality and PTG. The </w:t>
      </w:r>
      <m:oMath>
        <m:sSup>
          <m:sSupPr>
            <m:ctrlPr>
              <w:rPr>
                <w:rFonts w:ascii="Cambria Math" w:hAnsi="Cambria Math" w:cs="Times New Roman"/>
                <w:i/>
                <w:sz w:val="24"/>
                <w:szCs w:val="24"/>
                <w:highlight w:val="cyan"/>
              </w:rPr>
            </m:ctrlPr>
          </m:sSupPr>
          <m:e>
            <m:r>
              <w:rPr>
                <w:rFonts w:ascii="Cambria Math" w:hAnsi="Cambria Math" w:cs="Times New Roman"/>
                <w:sz w:val="24"/>
                <w:szCs w:val="24"/>
                <w:highlight w:val="cyan"/>
              </w:rPr>
              <m:t>I</m:t>
            </m:r>
          </m:e>
          <m:sup>
            <m:r>
              <w:rPr>
                <w:rFonts w:ascii="Cambria Math" w:hAnsi="Cambria Math" w:cs="Times New Roman"/>
                <w:sz w:val="24"/>
                <w:szCs w:val="24"/>
                <w:highlight w:val="cyan"/>
              </w:rPr>
              <m:t>2</m:t>
            </m:r>
          </m:sup>
        </m:sSup>
      </m:oMath>
      <w:r w:rsidRPr="005558B6">
        <w:rPr>
          <w:rFonts w:ascii="Times New Roman" w:hAnsi="Times New Roman" w:cs="Times New Roman"/>
          <w:sz w:val="24"/>
          <w:szCs w:val="24"/>
          <w:highlight w:val="cyan"/>
        </w:rPr>
        <w:t xml:space="preserve">  for the model regarding spirituality was (99.71%).</w:t>
      </w:r>
    </w:p>
    <w:p w14:paraId="0D22CB9B"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532DFB76"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ins w:id="171" w:author="Qizhou Duan" w:date="2024-06-21T15:15:00Z">
        <w:r w:rsidR="00121E2A">
          <w:rPr>
            <w:rFonts w:ascii="Times New Roman" w:hAnsi="Times New Roman" w:cs="Times New Roman"/>
            <w:sz w:val="24"/>
            <w:szCs w:val="24"/>
            <w:highlight w:val="yellow"/>
          </w:rPr>
          <w:t xml:space="preserve"> large scale comprehensive</w:t>
        </w:r>
      </w:ins>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del w:id="172" w:author="Qizhou Duan" w:date="2024-06-21T15:16:00Z">
        <w:r w:rsidR="00C351A8" w:rsidRPr="007F54D3" w:rsidDel="008D01FD">
          <w:rPr>
            <w:rFonts w:ascii="Times New Roman" w:hAnsi="Times New Roman" w:cs="Times New Roman"/>
            <w:sz w:val="24"/>
            <w:szCs w:val="24"/>
            <w:rPrChange w:id="173" w:author="Qizhou Duan" w:date="2024-06-21T15:16:00Z">
              <w:rPr>
                <w:rFonts w:ascii="Times New Roman" w:hAnsi="Times New Roman" w:cs="Times New Roman"/>
                <w:sz w:val="24"/>
                <w:szCs w:val="24"/>
                <w:highlight w:val="cyan"/>
              </w:rPr>
            </w:rPrChange>
          </w:rPr>
          <w:delText>of</w:delText>
        </w:r>
        <w:r w:rsidR="00683A2F" w:rsidRPr="007F54D3" w:rsidDel="008D01FD">
          <w:rPr>
            <w:rFonts w:ascii="Times New Roman" w:hAnsi="Times New Roman" w:cs="Times New Roman"/>
            <w:sz w:val="24"/>
            <w:szCs w:val="24"/>
            <w:rPrChange w:id="174" w:author="Qizhou Duan" w:date="2024-06-21T15:16:00Z">
              <w:rPr>
                <w:rFonts w:ascii="Times New Roman" w:hAnsi="Times New Roman" w:cs="Times New Roman"/>
                <w:sz w:val="24"/>
                <w:szCs w:val="24"/>
                <w:highlight w:val="cyan"/>
              </w:rPr>
            </w:rPrChange>
          </w:rPr>
          <w:delText xml:space="preserve"> ??</w:delText>
        </w:r>
        <w:r w:rsidR="00D51FEA" w:rsidRPr="007F54D3" w:rsidDel="008D01FD">
          <w:rPr>
            <w:rFonts w:ascii="Times New Roman" w:hAnsi="Times New Roman" w:cs="Times New Roman"/>
            <w:sz w:val="24"/>
            <w:szCs w:val="24"/>
            <w:rPrChange w:id="175" w:author="Qizhou Duan" w:date="2024-06-21T15:16:00Z">
              <w:rPr>
                <w:rFonts w:ascii="Times New Roman" w:hAnsi="Times New Roman" w:cs="Times New Roman"/>
                <w:sz w:val="24"/>
                <w:szCs w:val="24"/>
                <w:highlight w:val="cyan"/>
              </w:rPr>
            </w:rPrChange>
          </w:rPr>
          <w:delText xml:space="preserve">, </w:delText>
        </w:r>
      </w:del>
      <w:r w:rsidR="00F81164" w:rsidRPr="007F54D3">
        <w:rPr>
          <w:rFonts w:ascii="Times New Roman" w:hAnsi="Times New Roman" w:cs="Times New Roman"/>
          <w:sz w:val="24"/>
          <w:szCs w:val="24"/>
          <w:rPrChange w:id="176" w:author="Qizhou Duan" w:date="2024-06-21T15:16:00Z">
            <w:rPr>
              <w:rFonts w:ascii="Times New Roman" w:hAnsi="Times New Roman" w:cs="Times New Roman"/>
              <w:sz w:val="24"/>
              <w:szCs w:val="24"/>
              <w:highlight w:val="cyan"/>
            </w:rPr>
          </w:rPrChange>
        </w:rPr>
        <w:t xml:space="preserve">The association of Covid-19 and PTG is shown with a weighted mean PTGI score </w:t>
      </w:r>
      <w:ins w:id="177" w:author="Qizhou Duan" w:date="2024-06-21T15:15:00Z">
        <w:r w:rsidR="008836D6" w:rsidRPr="007F54D3">
          <w:rPr>
            <w:rFonts w:ascii="Times New Roman" w:hAnsi="Times New Roman" w:cs="Times New Roman"/>
            <w:sz w:val="24"/>
            <w:szCs w:val="24"/>
            <w:rPrChange w:id="178" w:author="Qizhou Duan" w:date="2024-06-21T15:16:00Z">
              <w:rPr>
                <w:rFonts w:ascii="Times New Roman" w:hAnsi="Times New Roman" w:cs="Times New Roman"/>
                <w:sz w:val="24"/>
                <w:szCs w:val="24"/>
                <w:highlight w:val="cyan"/>
              </w:rPr>
            </w:rPrChange>
          </w:rPr>
          <w:t xml:space="preserve">59 </w:t>
        </w:r>
      </w:ins>
      <w:del w:id="179" w:author="Qizhou Duan" w:date="2024-06-21T15:15:00Z">
        <w:r w:rsidR="00F81164" w:rsidRPr="007F54D3" w:rsidDel="008836D6">
          <w:rPr>
            <w:rFonts w:ascii="Times New Roman" w:hAnsi="Times New Roman" w:cs="Times New Roman"/>
            <w:b/>
            <w:bCs/>
            <w:sz w:val="24"/>
            <w:szCs w:val="24"/>
            <w:rPrChange w:id="180" w:author="Qizhou Duan" w:date="2024-06-21T15:16:00Z">
              <w:rPr>
                <w:rFonts w:ascii="Times New Roman" w:hAnsi="Times New Roman" w:cs="Times New Roman"/>
                <w:b/>
                <w:bCs/>
                <w:sz w:val="24"/>
                <w:szCs w:val="24"/>
                <w:highlight w:val="cyan"/>
              </w:rPr>
            </w:rPrChange>
          </w:rPr>
          <w:delText xml:space="preserve">Where is the #??, </w:delText>
        </w:r>
      </w:del>
      <w:r w:rsidR="00D51FEA" w:rsidRPr="007F54D3">
        <w:rPr>
          <w:rFonts w:ascii="Times New Roman" w:hAnsi="Times New Roman" w:cs="Times New Roman"/>
          <w:sz w:val="24"/>
          <w:szCs w:val="24"/>
          <w:rPrChange w:id="181" w:author="Qizhou Duan" w:date="2024-06-21T15:16:00Z">
            <w:rPr>
              <w:rFonts w:ascii="Times New Roman" w:hAnsi="Times New Roman" w:cs="Times New Roman"/>
              <w:sz w:val="24"/>
              <w:szCs w:val="24"/>
              <w:highlight w:val="yellow"/>
            </w:rPr>
          </w:rPrChange>
        </w:rPr>
        <w:t>involving</w:t>
      </w:r>
      <w:ins w:id="182" w:author="Qizhou Duan" w:date="2024-06-21T15:15:00Z">
        <w:r w:rsidR="00905A34" w:rsidRPr="007F54D3">
          <w:rPr>
            <w:rFonts w:ascii="Times New Roman" w:hAnsi="Times New Roman" w:cs="Times New Roman"/>
            <w:sz w:val="24"/>
            <w:szCs w:val="24"/>
            <w:rPrChange w:id="183" w:author="Qizhou Duan" w:date="2024-06-21T15:16:00Z">
              <w:rPr>
                <w:rFonts w:ascii="Times New Roman" w:hAnsi="Times New Roman" w:cs="Times New Roman"/>
                <w:sz w:val="24"/>
                <w:szCs w:val="24"/>
                <w:highlight w:val="yellow"/>
              </w:rPr>
            </w:rPrChange>
          </w:rPr>
          <w:t xml:space="preserve"> </w:t>
        </w:r>
      </w:ins>
      <w:ins w:id="184" w:author="Qizhou Duan" w:date="2024-06-21T15:16:00Z">
        <w:r w:rsidR="008836D6" w:rsidRPr="007F54D3">
          <w:rPr>
            <w:rFonts w:ascii="Times New Roman" w:hAnsi="Times New Roman" w:cs="Times New Roman"/>
            <w:sz w:val="24"/>
            <w:szCs w:val="24"/>
          </w:rPr>
          <w:t>65</w:t>
        </w:r>
        <w:r w:rsidR="008836D6" w:rsidRPr="007F54D3">
          <w:rPr>
            <w:rFonts w:ascii="Times New Roman" w:hAnsi="Times New Roman" w:cs="Times New Roman"/>
            <w:sz w:val="24"/>
            <w:szCs w:val="24"/>
          </w:rPr>
          <w:t>,</w:t>
        </w:r>
        <w:r w:rsidR="008836D6" w:rsidRPr="007F54D3">
          <w:rPr>
            <w:rFonts w:ascii="Times New Roman" w:hAnsi="Times New Roman" w:cs="Times New Roman"/>
            <w:sz w:val="24"/>
            <w:szCs w:val="24"/>
          </w:rPr>
          <w:t>704</w:t>
        </w:r>
        <w:r w:rsidR="00E75032" w:rsidRPr="007F54D3">
          <w:rPr>
            <w:rFonts w:ascii="Times New Roman" w:hAnsi="Times New Roman" w:cs="Times New Roman"/>
            <w:sz w:val="24"/>
            <w:szCs w:val="24"/>
            <w:rPrChange w:id="185" w:author="Qizhou Duan" w:date="2024-06-21T15:16:00Z">
              <w:rPr>
                <w:rFonts w:ascii="Times New Roman" w:hAnsi="Times New Roman" w:cs="Times New Roman"/>
                <w:sz w:val="24"/>
                <w:szCs w:val="24"/>
                <w:highlight w:val="cyan"/>
              </w:rPr>
            </w:rPrChange>
          </w:rPr>
          <w:t xml:space="preserve"> </w:t>
        </w:r>
      </w:ins>
      <w:del w:id="186" w:author="Qizhou Duan" w:date="2024-06-21T15:16:00Z">
        <w:r w:rsidR="00F6578E" w:rsidRPr="00E95263" w:rsidDel="008836D6">
          <w:rPr>
            <w:rFonts w:ascii="Times New Roman" w:hAnsi="Times New Roman" w:cs="Times New Roman"/>
            <w:sz w:val="24"/>
            <w:szCs w:val="24"/>
            <w:highlight w:val="cyan"/>
          </w:rPr>
          <w:delText>42,386</w:delText>
        </w:r>
        <w:r w:rsidR="00F6578E" w:rsidRPr="75B9AA42" w:rsidDel="008836D6">
          <w:rPr>
            <w:rFonts w:ascii="Times New Roman" w:hAnsi="Times New Roman" w:cs="Times New Roman"/>
            <w:sz w:val="24"/>
            <w:szCs w:val="24"/>
          </w:rPr>
          <w:delText xml:space="preserve"> </w:delText>
        </w:r>
      </w:del>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D51FEA" w:rsidRPr="00D51FEA">
        <w:rPr>
          <w:rFonts w:ascii="Times New Roman" w:hAnsi="Times New Roman" w:cs="Times New Roman"/>
          <w:sz w:val="24"/>
          <w:szCs w:val="24"/>
          <w:highlight w:val="yellow"/>
        </w:rPr>
        <w:t>69</w:t>
      </w:r>
      <w:r w:rsidR="00D51FEA" w:rsidRPr="00E95263">
        <w:rPr>
          <w:rFonts w:ascii="Times New Roman" w:hAnsi="Times New Roman" w:cs="Times New Roman"/>
          <w:sz w:val="24"/>
          <w:szCs w:val="24"/>
          <w:highlight w:val="yellow"/>
        </w:rPr>
        <w:t xml:space="preserve"> </w:t>
      </w:r>
      <w:r w:rsidR="00163809">
        <w:rPr>
          <w:rFonts w:ascii="Times New Roman" w:hAnsi="Times New Roman" w:cs="Times New Roman"/>
          <w:sz w:val="24"/>
          <w:szCs w:val="24"/>
          <w:highlight w:val="yellow"/>
        </w:rPr>
        <w:t>international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(Adjorlolo et al., 2022; Arnout </w:t>
      </w:r>
      <w:r w:rsidR="00F81164">
        <w:rPr>
          <w:rFonts w:ascii="Times New Roman" w:hAnsi="Times New Roman" w:cs="Times New Roman"/>
          <w:sz w:val="24"/>
          <w:szCs w:val="24"/>
          <w:highlight w:val="yellow"/>
          <w:shd w:val="clear" w:color="auto" w:fill="FFFFFF"/>
        </w:rPr>
        <w:t>This</w:t>
      </w:r>
      <w:r w:rsidR="00F81164" w:rsidRPr="00E95263">
        <w:rPr>
          <w:rFonts w:ascii="Times New Roman" w:hAnsi="Times New Roman" w:cs="Times New Roman"/>
          <w:sz w:val="24"/>
          <w:szCs w:val="24"/>
          <w:highlight w:val="yellow"/>
        </w:rPr>
        <w:t xml:space="preserve"> was shown with a weighted mean PTGI </w:t>
      </w:r>
      <w:r w:rsidR="00F81164" w:rsidRPr="004C2CE0">
        <w:rPr>
          <w:rFonts w:ascii="Times New Roman" w:hAnsi="Times New Roman" w:cs="Times New Roman"/>
          <w:sz w:val="24"/>
          <w:szCs w:val="24"/>
          <w:highlight w:val="cyan"/>
        </w:rPr>
        <w:t xml:space="preserve">score </w:t>
      </w:r>
      <w:r w:rsidR="00F6578E" w:rsidRPr="75B9AA42">
        <w:rPr>
          <w:rFonts w:ascii="Times New Roman" w:hAnsi="Times New Roman" w:cs="Times New Roman"/>
          <w:sz w:val="24"/>
          <w:szCs w:val="24"/>
        </w:rPr>
        <w:t>&amp; Al-Sufyani, 2021; Bai et al., 2023; Barnicot et al., 2023; Castiglioni et al., 2023; Chasson et al., 2022; Chen &amp; Tang, 2021; Chen et al.,2020; Das et al.,2023; El-Khoury Malhame et al., 2023; Gul et al., 2023; Kalaitzaki et al., 2022; Kalaitzaki et al., 2023; Lan et al., 2023; Lau et al., 2021; Lewis et al., 2022; Lyu et al., 2021; Morales et al., 2023; Mo et al., 2022; Northfield &amp; Johnston, 2021; Tu et al., 2023; Ulset &amp; von Soest, 2022; Vazquez et al., 2021; Wang et al., 2023; Willey et al., 2022; Yao et al., 2023; Yeung et al., 2022; Yildiz, 2021; Zhang et al., 2021; Zhou et al., 2020</w:t>
      </w:r>
      <w:r w:rsidR="00022C47" w:rsidRPr="005558B6">
        <w:rPr>
          <w:rFonts w:ascii="Times New Roman" w:hAnsi="Times New Roman" w:cs="Times New Roman"/>
          <w:sz w:val="24"/>
          <w:szCs w:val="24"/>
          <w:highlight w:val="cyan"/>
        </w:rPr>
        <w:t>….</w:t>
      </w:r>
      <w:r w:rsidR="00F6578E" w:rsidRPr="75B9AA42">
        <w:rPr>
          <w:rFonts w:ascii="Times New Roman" w:hAnsi="Times New Roman" w:cs="Times New Roman"/>
          <w:sz w:val="24"/>
          <w:szCs w:val="24"/>
        </w:rPr>
        <w:t>).</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sz w:val="24"/>
          <w:szCs w:val="24"/>
        </w:rPr>
        <w:t xml:space="preserve">The finding </w:t>
      </w:r>
      <w:r w:rsidR="00F6578E" w:rsidRPr="75B9AA42">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 that</w:t>
      </w:r>
      <w:r w:rsidR="00022C47">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05558B6">
        <w:rPr>
          <w:rFonts w:ascii="Times New Roman" w:hAnsi="Times New Roman"/>
          <w:sz w:val="24"/>
          <w:szCs w:val="24"/>
          <w:highlight w:val="yellow"/>
        </w:rPr>
        <w:t>could</w:t>
      </w:r>
      <w:r w:rsidR="00F6578E" w:rsidRPr="75B9AA42">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sidRPr="005558B6">
        <w:rPr>
          <w:rFonts w:ascii="Times New Roman" w:hAnsi="Times New Roman"/>
          <w:sz w:val="24"/>
          <w:szCs w:val="24"/>
          <w:highlight w:val="yellow"/>
        </w:rPr>
        <w:t xml:space="preserve">from the </w:t>
      </w:r>
      <w:r w:rsidR="00C038B7">
        <w:rPr>
          <w:rFonts w:ascii="Times New Roman" w:hAnsi="Times New Roman"/>
          <w:sz w:val="24"/>
          <w:szCs w:val="24"/>
          <w:highlight w:val="yellow"/>
        </w:rPr>
        <w:t xml:space="preserve">ashes of a </w:t>
      </w:r>
      <w:r w:rsidR="00F6578E" w:rsidRPr="005558B6">
        <w:rPr>
          <w:rFonts w:ascii="Times New Roman" w:hAnsi="Times New Roman"/>
          <w:sz w:val="24"/>
          <w:szCs w:val="24"/>
          <w:highlight w:val="yellow"/>
        </w:rPr>
        <w:t xml:space="preserve">catastrophic event that imposed existential </w:t>
      </w:r>
      <w:r w:rsidR="00F6578E" w:rsidRPr="00C038B7">
        <w:rPr>
          <w:rFonts w:ascii="Times New Roman" w:hAnsi="Times New Roman"/>
          <w:sz w:val="24"/>
          <w:szCs w:val="24"/>
          <w:highlight w:val="yellow"/>
        </w:rPr>
        <w:t>crisis</w:t>
      </w:r>
      <w:r w:rsidR="00C038B7" w:rsidRPr="005558B6">
        <w:rPr>
          <w:rFonts w:ascii="Times New Roman" w:hAnsi="Times New Roman"/>
          <w:sz w:val="24"/>
          <w:szCs w:val="24"/>
          <w:highlight w:val="yellow"/>
        </w:rPr>
        <w:t xml:space="preserve"> worldwide</w:t>
      </w:r>
      <w:r w:rsidR="00F6578E" w:rsidRPr="75B9AA42">
        <w:rPr>
          <w:rFonts w:ascii="Times New Roman" w:hAnsi="Times New Roman"/>
          <w:sz w:val="24"/>
          <w:szCs w:val="24"/>
        </w:rPr>
        <w:t>.</w:t>
      </w:r>
      <w:r w:rsidR="00F6578E" w:rsidRPr="75B9AA42">
        <w:rPr>
          <w:rFonts w:ascii="Times New Roman" w:hAnsi="Times New Roman" w:cs="Times New Roman"/>
          <w:sz w:val="24"/>
          <w:szCs w:val="24"/>
        </w:rPr>
        <w:t xml:space="preserve"> </w:t>
      </w:r>
    </w:p>
    <w:p w14:paraId="19BBD124" w14:textId="3B865535" w:rsidR="00D8301B" w:rsidRDefault="00D64246" w:rsidP="00836647">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75B9AA42">
        <w:rPr>
          <w:rFonts w:ascii="Times New Roman" w:hAnsi="Times New Roman" w:cs="Times New Roman"/>
          <w:sz w:val="24"/>
          <w:szCs w:val="24"/>
        </w:rPr>
        <w:lastRenderedPageBreak/>
        <w:t xml:space="preserve">the deadly challenge of a pandemic disease, as was shown in other chronic ailments with certain life risks (Ma et al., 2022; Pieta &amp; Rzeszutek, 2022; Sawyer et </w:t>
      </w:r>
      <w:r w:rsidR="00F6578E" w:rsidRPr="005558B6">
        <w:rPr>
          <w:rFonts w:ascii="Times New Roman" w:hAnsi="Times New Roman" w:cs="Times New Roman"/>
          <w:sz w:val="24"/>
          <w:szCs w:val="24"/>
          <w:highlight w:val="yellow"/>
        </w:rPr>
        <w:t>al.,</w:t>
      </w:r>
      <w:r w:rsidR="0073716A">
        <w:rPr>
          <w:rFonts w:ascii="Times New Roman" w:hAnsi="Times New Roman" w:cs="Times New Roman"/>
          <w:sz w:val="24"/>
          <w:szCs w:val="24"/>
        </w:rPr>
        <w:t xml:space="preserve"> </w:t>
      </w:r>
      <w:r w:rsidR="00F6578E" w:rsidRPr="75B9AA42">
        <w:rPr>
          <w:rFonts w:ascii="Times New Roman" w:hAnsi="Times New Roman" w:cs="Times New Roman"/>
          <w:sz w:val="24"/>
          <w:szCs w:val="24"/>
        </w:rPr>
        <w:t>2010; Shand et al.,2015; Wang et al., 2022</w:t>
      </w:r>
      <w:r w:rsidR="00F6578E" w:rsidRPr="00E95263">
        <w:rPr>
          <w:rFonts w:ascii="Times New Roman" w:hAnsi="Times New Roman" w:cs="Times New Roman"/>
          <w:sz w:val="24"/>
          <w:szCs w:val="24"/>
          <w:highlight w:val="yellow"/>
        </w:rPr>
        <w:t>).</w:t>
      </w:r>
      <w:r w:rsidR="00163809" w:rsidRPr="00E95263">
        <w:rPr>
          <w:rFonts w:ascii="Times New Roman" w:hAnsi="Times New Roman" w:cs="Times New Roman"/>
          <w:sz w:val="24"/>
          <w:szCs w:val="24"/>
          <w:highlight w:val="yellow"/>
        </w:rPr>
        <w:t xml:space="preserve"> </w:t>
      </w:r>
    </w:p>
    <w:p w14:paraId="5A04E978" w14:textId="5DBD3216" w:rsidR="00377D38" w:rsidRPr="005558B6" w:rsidRDefault="0073716A" w:rsidP="00377D38">
      <w:pPr>
        <w:spacing w:after="0" w:line="480" w:lineRule="auto"/>
        <w:ind w:firstLine="720"/>
        <w:rPr>
          <w:rFonts w:ascii="Times New Roman" w:hAnsi="Times New Roman"/>
          <w:sz w:val="24"/>
          <w:szCs w:val="24"/>
          <w:highlight w:val="cyan"/>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Pr>
          <w:rFonts w:ascii="Times New Roman" w:hAnsi="Times New Roman"/>
          <w:sz w:val="24"/>
          <w:szCs w:val="24"/>
          <w:highlight w:val="cyan"/>
        </w:rPr>
        <w:t>Also,</w:t>
      </w:r>
      <w:r w:rsidR="00377D38">
        <w:rPr>
          <w:rFonts w:ascii="Times New Roman" w:hAnsi="Times New Roman"/>
          <w:sz w:val="24"/>
          <w:szCs w:val="24"/>
          <w:highlight w:val="cyan"/>
        </w:rPr>
        <w:t xml:space="preserve"> </w:t>
      </w:r>
      <w:r w:rsidR="00D8301B" w:rsidRPr="008C2258">
        <w:rPr>
          <w:rFonts w:ascii="Times New Roman" w:hAnsi="Times New Roman"/>
          <w:sz w:val="24"/>
          <w:szCs w:val="24"/>
          <w:highlight w:val="cyan"/>
        </w:rPr>
        <w:t>subgroup analyses</w:t>
      </w:r>
      <w:r w:rsidR="00723C56">
        <w:rPr>
          <w:rFonts w:ascii="Times New Roman" w:hAnsi="Times New Roman"/>
          <w:sz w:val="24"/>
          <w:szCs w:val="24"/>
          <w:highlight w:val="cyan"/>
        </w:rPr>
        <w:t xml:space="preserve"> </w:t>
      </w:r>
      <w:r w:rsidR="00D8301B" w:rsidRPr="008C2258">
        <w:rPr>
          <w:rFonts w:ascii="Times New Roman" w:hAnsi="Times New Roman"/>
          <w:sz w:val="24"/>
          <w:szCs w:val="24"/>
          <w:highlight w:val="cyan"/>
        </w:rPr>
        <w:t>did not provide explanation for this</w:t>
      </w:r>
      <w:r w:rsidR="00B6203B">
        <w:rPr>
          <w:rFonts w:ascii="Times New Roman" w:hAnsi="Times New Roman"/>
          <w:sz w:val="24"/>
          <w:szCs w:val="24"/>
          <w:highlight w:val="cyan"/>
        </w:rPr>
        <w:t xml:space="preserve"> </w:t>
      </w:r>
      <w:r w:rsidR="00B6203B" w:rsidRPr="00E95263">
        <w:rPr>
          <w:rFonts w:ascii="Times New Roman" w:hAnsi="Times New Roman"/>
          <w:sz w:val="24"/>
          <w:szCs w:val="24"/>
          <w:highlight w:val="yellow"/>
        </w:rPr>
        <w:t>heterogeneity</w:t>
      </w:r>
      <w:r w:rsidR="00D8301B" w:rsidRPr="008C2258">
        <w:rPr>
          <w:rFonts w:ascii="Times New Roman" w:hAnsi="Times New Roman"/>
          <w:sz w:val="24"/>
          <w:szCs w:val="24"/>
          <w:highlight w:val="cyan"/>
        </w:rPr>
        <w:t xml:space="preserve">. </w:t>
      </w:r>
      <w:r w:rsidR="00723C56">
        <w:rPr>
          <w:rFonts w:ascii="Times New Roman" w:hAnsi="Times New Roman"/>
          <w:sz w:val="24"/>
          <w:szCs w:val="24"/>
          <w:highlight w:val="cyan"/>
        </w:rPr>
        <w:t>Thus</w:t>
      </w:r>
      <w:r w:rsidR="00D8301B" w:rsidRPr="008C2258">
        <w:rPr>
          <w:rFonts w:ascii="Times New Roman" w:hAnsi="Times New Roman"/>
          <w:sz w:val="24"/>
          <w:szCs w:val="24"/>
          <w:highlight w:val="cyan"/>
        </w:rPr>
        <w:t>, it remains unclear if individual characteristics (e.g., gender, age) and risk or protective factors may take a part</w:t>
      </w:r>
      <w:r w:rsidR="00D8301B">
        <w:rPr>
          <w:rFonts w:ascii="Times New Roman" w:hAnsi="Times New Roman"/>
          <w:sz w:val="24"/>
          <w:szCs w:val="24"/>
        </w:rPr>
        <w:t>.</w:t>
      </w:r>
      <w:r w:rsidR="00377D38">
        <w:rPr>
          <w:rFonts w:ascii="Times New Roman" w:hAnsi="Times New Roman" w:cs="Times New Roman"/>
          <w:sz w:val="24"/>
          <w:szCs w:val="24"/>
          <w:highlight w:val="cyan"/>
        </w:rPr>
        <w:t xml:space="preserve"> </w:t>
      </w:r>
    </w:p>
    <w:p w14:paraId="6FE95955" w14:textId="6BB387E7" w:rsidR="00F6578E" w:rsidRPr="00BF2773" w:rsidRDefault="00835B50" w:rsidP="00377D38">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cyan"/>
        </w:rPr>
        <w:t>As noted, we</w:t>
      </w:r>
      <w:r w:rsidR="00F6578E" w:rsidRPr="005558B6">
        <w:rPr>
          <w:rFonts w:ascii="Times New Roman" w:hAnsi="Times New Roman" w:cs="Times New Roman"/>
          <w:sz w:val="24"/>
          <w:szCs w:val="24"/>
          <w:highlight w:val="cyan"/>
        </w:rPr>
        <w:t xml:space="preserve"> found no significant association</w:t>
      </w:r>
      <w:r w:rsidR="00F6578E" w:rsidRPr="75B9AA42">
        <w:rPr>
          <w:rFonts w:ascii="Times New Roman" w:hAnsi="Times New Roman" w:cs="Times New Roman"/>
          <w:sz w:val="24"/>
          <w:szCs w:val="24"/>
        </w:rPr>
        <w:t xml:space="preserve"> between PTG and risk/protective factors (Anxiety, Depression, Coping, Social Support, and Spirituality). This surprise result suggests that more concise analysis should be done to identify these relationships across diverse populations or roles during the pandemic to facilitate better intervention and prevention in the future. Twenty-two of the selected studies demonstrated the mental health damage of Covid 19 in this analysis (Adjorlolo et al., 2022; Arnout &amp; Al‐Sufyani, 2021; Barnicot et al, 2023; Castiglioni et. al, 2023; Chasson et al., 2022; Chen &amp; Tang, 2021; Chen et al., 2020; Das et al., 2023; El-Khoury Malhame et al., 2023; Kalaitzaki et al., 2022; Lan et al, 2023; Lau et al., 2021; Lewis et </w:t>
      </w:r>
      <w:r w:rsidR="00F6578E" w:rsidRPr="75B9AA42">
        <w:rPr>
          <w:rFonts w:ascii="Times New Roman" w:hAnsi="Times New Roman" w:cs="Times New Roman"/>
          <w:sz w:val="24"/>
          <w:szCs w:val="24"/>
        </w:rPr>
        <w:lastRenderedPageBreak/>
        <w:t>al. ,2022; Mo ,2022; Morales et al, 2023; Tu et al., 2023; Ulset &amp; Soest ,2022; Vazquez et al., 2021; Wang et. al, 2023; Willey et al., 2022; Zhang et al., 2021; Zhou et al., 2020).</w:t>
      </w:r>
      <w:r w:rsidR="00F6578E" w:rsidRPr="75B9AA42">
        <w:rPr>
          <w:rFonts w:ascii="Times New Roman" w:hAnsi="Times New Roman" w:cs="Times New Roman"/>
          <w:sz w:val="24"/>
          <w:szCs w:val="24"/>
          <w:vertAlign w:val="superscript"/>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 xml:space="preserve">being (Ai et al., 2013; </w:t>
      </w:r>
      <w:r w:rsidRPr="75B9AA42">
        <w:rPr>
          <w:rFonts w:ascii="Times New Roman" w:hAnsi="Times New Roman" w:cs="Times New Roman"/>
          <w:sz w:val="24"/>
          <w:szCs w:val="24"/>
        </w:rPr>
        <w:lastRenderedPageBreak/>
        <w:t>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future.</w:t>
      </w:r>
      <w:r w:rsidR="00F6578E" w:rsidRPr="00BF2773">
        <w:rPr>
          <w:rFonts w:ascii="Times New Roman" w:hAnsi="Times New Roman" w:cs="Times New Roman"/>
          <w:sz w:val="24"/>
          <w:szCs w:val="24"/>
        </w:rPr>
        <w:t>Most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 xml:space="preserve">A pioneer work in the genomic area found a relation of PTG to the gene-environment (GxE)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GxE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information</w:t>
      </w:r>
      <w:r w:rsidR="003B18DF">
        <w:rPr>
          <w:rFonts w:ascii="Times New Roman" w:hAnsi="Times New Roman" w:cs="Times New Roman"/>
          <w:sz w:val="24"/>
          <w:szCs w:val="24"/>
        </w:rPr>
        <w:t xml:space="preserve"> </w:t>
      </w:r>
      <w:r w:rsidR="003B18DF" w:rsidRPr="005558B6">
        <w:rPr>
          <w:rFonts w:ascii="Times New Roman" w:hAnsi="Times New Roman" w:cs="Times New Roman"/>
          <w:sz w:val="24"/>
          <w:szCs w:val="24"/>
          <w:highlight w:val="cyan"/>
        </w:rPr>
        <w:t>or deflate the effect size</w:t>
      </w:r>
      <w:r w:rsidRPr="00BF2773">
        <w:rPr>
          <w:rFonts w:ascii="Times New Roman" w:hAnsi="Times New Roman" w:cs="Times New Roman"/>
          <w:sz w:val="24"/>
          <w:szCs w:val="24"/>
        </w:rPr>
        <w:t xml:space="preserve">. </w:t>
      </w:r>
    </w:p>
    <w:p w14:paraId="4B81E833" w14:textId="0678030A"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 xml:space="preserve">most studies employed convenient samples that compromise the representativeness of them. </w:t>
      </w:r>
      <w:r w:rsidR="00FF277B" w:rsidRPr="005558B6">
        <w:rPr>
          <w:rFonts w:ascii="Times New Roman" w:hAnsi="Times New Roman" w:cs="Times New Roman"/>
          <w:sz w:val="24"/>
          <w:szCs w:val="24"/>
          <w:highlight w:val="cyan"/>
          <w:shd w:val="clear" w:color="auto" w:fill="FFFFFF"/>
        </w:rPr>
        <w:t xml:space="preserve">QZ, please add at least one sample for the opposite if you can find one!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w:t>
      </w:r>
      <w:r w:rsidRPr="00BF2773">
        <w:rPr>
          <w:rFonts w:ascii="Times New Roman" w:hAnsi="Times New Roman" w:cs="Times New Roman"/>
          <w:sz w:val="24"/>
          <w:szCs w:val="24"/>
          <w:shd w:val="clear" w:color="auto" w:fill="FFFFFF"/>
        </w:rPr>
        <w:lastRenderedPageBreak/>
        <w:t xml:space="preserve">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 xml:space="preserve">(Kalaitzaki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hould also address important medical questions (e.g., What could be behavioral and salutogenic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Default="00F6578E" w:rsidP="00F6578E">
      <w:pPr>
        <w:spacing w:after="0" w:line="480" w:lineRule="auto"/>
        <w:jc w:val="center"/>
        <w:rPr>
          <w:rFonts w:ascii="Times New Roman" w:eastAsia="Times New Roman" w:hAnsi="Times New Roman" w:cs="Times New Roman"/>
          <w:sz w:val="28"/>
          <w:szCs w:val="28"/>
        </w:rPr>
      </w:pPr>
      <w:r w:rsidRPr="75B9AA42">
        <w:rPr>
          <w:rFonts w:ascii="Times New Roman" w:eastAsia="Times New Roman" w:hAnsi="Times New Roman" w:cs="Times New Roman"/>
          <w:sz w:val="28"/>
          <w:szCs w:val="28"/>
        </w:rPr>
        <w:t>Reference</w:t>
      </w:r>
    </w:p>
    <w:p w14:paraId="3B7EB99D"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Adjorlolo, S., Adjorlolo, P., Andoh-Arthur, J., Ahiable, E. K., Kretchy, I. A., &amp; Osafo, J. (2022). Post-traumatic growth and resilience among hospitalized Covid-19 survivors: A gendered analysis. </w:t>
      </w:r>
      <w:r w:rsidRPr="75B9AA42">
        <w:rPr>
          <w:rFonts w:ascii="Times New Roman" w:eastAsia="Times New Roman" w:hAnsi="Times New Roman" w:cs="Times New Roman"/>
          <w:i/>
          <w:iCs/>
          <w:sz w:val="24"/>
          <w:szCs w:val="24"/>
        </w:rPr>
        <w:t>International Journal of Environmental Research and Public Health, 19(16)</w:t>
      </w:r>
      <w:r w:rsidRPr="75B9AA42">
        <w:rPr>
          <w:rFonts w:ascii="Times New Roman" w:eastAsia="Times New Roman" w:hAnsi="Times New Roman" w:cs="Times New Roman"/>
          <w:sz w:val="24"/>
          <w:szCs w:val="24"/>
        </w:rPr>
        <w:t xml:space="preserve">, 10014. </w:t>
      </w:r>
      <w:hyperlink r:id="rId27">
        <w:r w:rsidRPr="75B9AA42">
          <w:rPr>
            <w:rStyle w:val="Hyperlink"/>
            <w:rFonts w:ascii="Times New Roman" w:eastAsia="Times New Roman" w:hAnsi="Times New Roman" w:cs="Times New Roman"/>
            <w:sz w:val="24"/>
            <w:szCs w:val="24"/>
          </w:rPr>
          <w:t>https://doi.org/10.3390/ijerph191610014</w:t>
        </w:r>
      </w:hyperlink>
      <w:r w:rsidRPr="75B9AA42">
        <w:rPr>
          <w:rFonts w:ascii="Times New Roman" w:eastAsia="Times New Roman" w:hAnsi="Times New Roman" w:cs="Times New Roman"/>
          <w:sz w:val="24"/>
          <w:szCs w:val="24"/>
        </w:rPr>
        <w:t xml:space="preserve">    </w:t>
      </w:r>
    </w:p>
    <w:p w14:paraId="07A3811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 xml:space="preserve">Ai, A. L., Hall, D., Pargament, K., &amp; Tice, T. N. (2013). Posttraumatic growth in patients who survived cardiac surgery: the predictive and mediating roles of faith-based factors. </w:t>
      </w:r>
      <w:r w:rsidRPr="75B9AA42">
        <w:rPr>
          <w:rFonts w:ascii="Times New Roman" w:eastAsia="Times New Roman" w:hAnsi="Times New Roman" w:cs="Times New Roman"/>
          <w:i/>
          <w:iCs/>
          <w:sz w:val="24"/>
          <w:szCs w:val="24"/>
        </w:rPr>
        <w:t>Journal of behavioral medicine, 36(2)</w:t>
      </w:r>
      <w:r w:rsidRPr="75B9AA42">
        <w:rPr>
          <w:rFonts w:ascii="Times New Roman" w:eastAsia="Times New Roman" w:hAnsi="Times New Roman" w:cs="Times New Roman"/>
          <w:sz w:val="24"/>
          <w:szCs w:val="24"/>
        </w:rPr>
        <w:t xml:space="preserve">, 186–198. </w:t>
      </w:r>
      <w:r w:rsidRPr="75B9AA42">
        <w:rPr>
          <w:rFonts w:ascii="Times New Roman" w:eastAsia="Times New Roman" w:hAnsi="Times New Roman" w:cs="Times New Roman"/>
          <w:sz w:val="24"/>
          <w:szCs w:val="24"/>
        </w:rPr>
        <w:fldChar w:fldCharType="begin"/>
      </w:r>
      <w:r w:rsidRPr="75B9AA42">
        <w:rPr>
          <w:rFonts w:ascii="Times New Roman" w:eastAsia="Times New Roman" w:hAnsi="Times New Roman" w:cs="Times New Roman"/>
          <w:sz w:val="24"/>
          <w:szCs w:val="24"/>
        </w:rPr>
        <w:instrText xml:space="preserve">https://doi.org/10.1007/s10865-012-9412-6" </w:instrText>
      </w:r>
      <w:r w:rsidRPr="75B9AA42">
        <w:rPr>
          <w:rFonts w:ascii="Times New Roman" w:eastAsia="Times New Roman" w:hAnsi="Times New Roman" w:cs="Times New Roman"/>
          <w:sz w:val="24"/>
          <w:szCs w:val="24"/>
        </w:rPr>
        <w:fldChar w:fldCharType="separate"/>
      </w:r>
      <w:r w:rsidRPr="75B9AA42">
        <w:rPr>
          <w:rStyle w:val="Hyperlink"/>
          <w:rFonts w:ascii="Times New Roman" w:eastAsia="Times New Roman" w:hAnsi="Times New Roman" w:cs="Times New Roman"/>
          <w:sz w:val="24"/>
          <w:szCs w:val="24"/>
        </w:rPr>
        <w:t>https://doi.org/10.1007/s10865-012-9412-6</w:t>
      </w:r>
      <w:r w:rsidRPr="75B9AA42">
        <w:rPr>
          <w:rFonts w:ascii="Times New Roman" w:eastAsia="Times New Roman" w:hAnsi="Times New Roman" w:cs="Times New Roman"/>
          <w:sz w:val="24"/>
          <w:szCs w:val="24"/>
        </w:rPr>
        <w:fldChar w:fldCharType="end"/>
      </w:r>
    </w:p>
    <w:p w14:paraId="269D47D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Ai, A. L., Raney, A., &amp; Huang, B. (2023). Well-being following Hurricane Michael: Complex pathways involving substance use and character strengths.</w:t>
      </w:r>
      <w:r w:rsidRPr="75B9AA42">
        <w:rPr>
          <w:rFonts w:ascii="Times New Roman" w:eastAsia="Times New Roman" w:hAnsi="Times New Roman" w:cs="Times New Roman"/>
          <w:i/>
          <w:iCs/>
          <w:sz w:val="24"/>
          <w:szCs w:val="24"/>
        </w:rPr>
        <w:t xml:space="preserve"> Applied Research in Quality of Life, 18(1)</w:t>
      </w:r>
      <w:r w:rsidRPr="75B9AA42">
        <w:rPr>
          <w:rFonts w:ascii="Times New Roman" w:eastAsia="Times New Roman" w:hAnsi="Times New Roman" w:cs="Times New Roman"/>
          <w:sz w:val="24"/>
          <w:szCs w:val="24"/>
        </w:rPr>
        <w:t xml:space="preserve">, 435-453. DOI: 10.1007/s11482-022-10083-7  </w:t>
      </w:r>
    </w:p>
    <w:p w14:paraId="7ADB0608"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Arnout, B. A., &amp; Al‐Sufyani, H. H. (2021). Quantifying the impact of Covid‐19 on the individuals in the kingdom of Saudi Arabia: A cross‐sectional descriptive study of the posttraumatic growth. </w:t>
      </w:r>
      <w:r w:rsidRPr="75B9AA42">
        <w:rPr>
          <w:rFonts w:ascii="Times New Roman" w:eastAsia="Times New Roman" w:hAnsi="Times New Roman" w:cs="Times New Roman"/>
          <w:i/>
          <w:iCs/>
          <w:sz w:val="24"/>
          <w:szCs w:val="24"/>
        </w:rPr>
        <w:t>Journal of Public Affairs, 21(4)</w:t>
      </w:r>
      <w:r w:rsidRPr="75B9AA42">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fldChar w:fldCharType="begin"/>
      </w:r>
      <w:r w:rsidRPr="75B9AA42">
        <w:rPr>
          <w:rFonts w:ascii="Times New Roman" w:eastAsia="Times New Roman" w:hAnsi="Times New Roman" w:cs="Times New Roman"/>
          <w:sz w:val="24"/>
          <w:szCs w:val="24"/>
        </w:rPr>
        <w:instrText>https://doi.org/10.1002/pa.2659" \h</w:instrText>
      </w:r>
      <w:r w:rsidRPr="75B9AA42">
        <w:rPr>
          <w:rFonts w:ascii="Times New Roman" w:eastAsia="Times New Roman" w:hAnsi="Times New Roman" w:cs="Times New Roman"/>
          <w:sz w:val="24"/>
          <w:szCs w:val="24"/>
        </w:rPr>
        <w:fldChar w:fldCharType="separate"/>
      </w:r>
      <w:r w:rsidRPr="75B9AA42">
        <w:rPr>
          <w:rStyle w:val="Hyperlink"/>
          <w:rFonts w:ascii="Times New Roman" w:eastAsia="Times New Roman" w:hAnsi="Times New Roman" w:cs="Times New Roman"/>
          <w:sz w:val="24"/>
          <w:szCs w:val="24"/>
        </w:rPr>
        <w:t>https://doi.org/10.1002/pa.2659</w:t>
      </w:r>
      <w:r w:rsidRPr="75B9AA42">
        <w:rPr>
          <w:rFonts w:ascii="Times New Roman" w:eastAsia="Times New Roman" w:hAnsi="Times New Roman" w:cs="Times New Roman"/>
          <w:sz w:val="24"/>
          <w:szCs w:val="24"/>
        </w:rPr>
        <w:fldChar w:fldCharType="end"/>
      </w:r>
      <w:r w:rsidRPr="75B9AA42">
        <w:rPr>
          <w:rFonts w:ascii="Times New Roman" w:eastAsia="Times New Roman" w:hAnsi="Times New Roman" w:cs="Times New Roman"/>
          <w:sz w:val="24"/>
          <w:szCs w:val="24"/>
        </w:rPr>
        <w:t xml:space="preserve"> </w:t>
      </w:r>
    </w:p>
    <w:p w14:paraId="3F8360C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Bai, C., Ma, J., Bai, B., &amp; Zhu, S. (2023). How does strength use relate to posttraumatic growth in health care workers during the COVID-19 pandemic? The mediating role of self-efficacy and optimism.</w:t>
      </w:r>
      <w:r w:rsidRPr="75B9AA42">
        <w:rPr>
          <w:rFonts w:ascii="Times New Roman" w:eastAsia="Times New Roman" w:hAnsi="Times New Roman" w:cs="Times New Roman"/>
          <w:i/>
          <w:iCs/>
          <w:sz w:val="24"/>
          <w:szCs w:val="24"/>
        </w:rPr>
        <w:t xml:space="preserve"> Psychological trauma: theory, research, practice and policy, </w:t>
      </w:r>
      <w:r w:rsidRPr="75B9AA42">
        <w:rPr>
          <w:rFonts w:ascii="Times New Roman" w:eastAsia="Times New Roman" w:hAnsi="Times New Roman" w:cs="Times New Roman"/>
          <w:sz w:val="24"/>
          <w:szCs w:val="24"/>
        </w:rPr>
        <w:t xml:space="preserve">10.1037/tra0001626. </w:t>
      </w:r>
      <w:hyperlink r:id="rId28">
        <w:r w:rsidRPr="75B9AA42">
          <w:rPr>
            <w:rStyle w:val="Hyperlink"/>
            <w:rFonts w:ascii="Times New Roman" w:eastAsia="Times New Roman" w:hAnsi="Times New Roman" w:cs="Times New Roman"/>
            <w:sz w:val="24"/>
            <w:szCs w:val="24"/>
          </w:rPr>
          <w:t>https://doi.org/10.1037/tra0001626</w:t>
        </w:r>
      </w:hyperlink>
      <w:r w:rsidRPr="75B9AA42">
        <w:rPr>
          <w:rFonts w:ascii="Times New Roman" w:eastAsia="Times New Roman" w:hAnsi="Times New Roman" w:cs="Times New Roman"/>
          <w:sz w:val="24"/>
          <w:szCs w:val="24"/>
        </w:rPr>
        <w:t xml:space="preserve">   </w:t>
      </w:r>
    </w:p>
    <w:p w14:paraId="2E25C17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Barnicot, K., McCabe, R., Bogosian, A., Papadopoulos, R., Crawford, M., Aitken, P., Christensen, T., Wilson, J., Teague, B., Rana, R., Willis, D., Barclay, R., Chung, A., &amp; Rohricht, F. (2023). Predictors of post-traumatic growth in a sample of United Kingdom mental and community healthcare workers during the COVID-19 pandemic. </w:t>
      </w:r>
      <w:r w:rsidRPr="75B9AA42">
        <w:rPr>
          <w:rFonts w:ascii="Times New Roman" w:eastAsia="Times New Roman" w:hAnsi="Times New Roman" w:cs="Times New Roman"/>
          <w:i/>
          <w:iCs/>
          <w:sz w:val="24"/>
          <w:szCs w:val="24"/>
        </w:rPr>
        <w:t>International journal of environmental research and public health, 20(4)</w:t>
      </w:r>
      <w:r w:rsidRPr="75B9AA42">
        <w:rPr>
          <w:rFonts w:ascii="Times New Roman" w:eastAsia="Times New Roman" w:hAnsi="Times New Roman" w:cs="Times New Roman"/>
          <w:sz w:val="24"/>
          <w:szCs w:val="24"/>
        </w:rPr>
        <w:t xml:space="preserve">, 3539. </w:t>
      </w:r>
      <w:hyperlink r:id="rId29">
        <w:r w:rsidRPr="75B9AA42">
          <w:rPr>
            <w:rStyle w:val="Hyperlink"/>
            <w:rFonts w:ascii="Times New Roman" w:eastAsia="Times New Roman" w:hAnsi="Times New Roman" w:cs="Times New Roman"/>
            <w:sz w:val="24"/>
            <w:szCs w:val="24"/>
          </w:rPr>
          <w:t>https://doi.org/10.3390/ijerph20043539</w:t>
        </w:r>
      </w:hyperlink>
      <w:r w:rsidRPr="75B9AA42">
        <w:rPr>
          <w:rFonts w:ascii="Times New Roman" w:eastAsia="Times New Roman" w:hAnsi="Times New Roman" w:cs="Times New Roman"/>
          <w:sz w:val="24"/>
          <w:szCs w:val="24"/>
        </w:rPr>
        <w:t xml:space="preserve"> </w:t>
      </w:r>
    </w:p>
    <w:p w14:paraId="797AB02A"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Calhoun, L. G., &amp; Tedeschi, R. G. (2006). The Foundations of Posttraumatic Growth: An Expanded Framework. In L. G. Calhoun &amp; R. G. Tedeschi (Eds.), Handbook of posttraumatic growth: </w:t>
      </w:r>
      <w:r w:rsidRPr="75B9AA42">
        <w:rPr>
          <w:rFonts w:ascii="Times New Roman" w:eastAsia="Times New Roman" w:hAnsi="Times New Roman" w:cs="Times New Roman"/>
          <w:i/>
          <w:iCs/>
          <w:sz w:val="24"/>
          <w:szCs w:val="24"/>
        </w:rPr>
        <w:t>Research &amp; practice,</w:t>
      </w:r>
      <w:r w:rsidRPr="75B9AA42">
        <w:rPr>
          <w:rFonts w:ascii="Times New Roman" w:eastAsia="Times New Roman" w:hAnsi="Times New Roman" w:cs="Times New Roman"/>
          <w:sz w:val="24"/>
          <w:szCs w:val="24"/>
        </w:rPr>
        <w:t xml:space="preserve"> 3–23. Lawrence Erlbaum Associates Publishers.</w:t>
      </w:r>
    </w:p>
    <w:p w14:paraId="72C52A3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Castiglioni, M., Caldiroli, C. L., Procaccia, R., Conte, F., Neimeyer, R. A., Zamin, C., Paladino, A., &amp; Negri, A. (2023). The up-side of the COVID-19 pandemic: Are core belief violation and meaning making associated with post-traumatic growth?. </w:t>
      </w:r>
      <w:r w:rsidRPr="75B9AA42">
        <w:rPr>
          <w:rFonts w:ascii="Times New Roman" w:eastAsia="Times New Roman" w:hAnsi="Times New Roman" w:cs="Times New Roman"/>
          <w:i/>
          <w:iCs/>
          <w:sz w:val="24"/>
          <w:szCs w:val="24"/>
        </w:rPr>
        <w:t>International journal of environmental research and public health, 20(11)</w:t>
      </w:r>
      <w:r w:rsidRPr="75B9AA42">
        <w:rPr>
          <w:rFonts w:ascii="Times New Roman" w:eastAsia="Times New Roman" w:hAnsi="Times New Roman" w:cs="Times New Roman"/>
          <w:sz w:val="24"/>
          <w:szCs w:val="24"/>
        </w:rPr>
        <w:t xml:space="preserve">, 5991. </w:t>
      </w:r>
      <w:hyperlink r:id="rId30">
        <w:r w:rsidRPr="75B9AA42">
          <w:rPr>
            <w:rStyle w:val="Hyperlink"/>
            <w:rFonts w:ascii="Times New Roman" w:eastAsia="Times New Roman" w:hAnsi="Times New Roman" w:cs="Times New Roman"/>
            <w:sz w:val="24"/>
            <w:szCs w:val="24"/>
          </w:rPr>
          <w:t>https://doi.org/10.3390/ijerph20115991</w:t>
        </w:r>
      </w:hyperlink>
      <w:r w:rsidRPr="75B9AA42">
        <w:rPr>
          <w:rFonts w:ascii="Times New Roman" w:eastAsia="Times New Roman" w:hAnsi="Times New Roman" w:cs="Times New Roman"/>
          <w:sz w:val="24"/>
          <w:szCs w:val="24"/>
        </w:rPr>
        <w:t xml:space="preserve"> </w:t>
      </w:r>
    </w:p>
    <w:p w14:paraId="10F1CD5D"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Chasson, M., Orit, T., Ben, A., &amp; Salam, A.S. (2022). Posttraumatic growtma, h in the wake of COVID-19 among Jewish and Arab pregnant women in Israel. </w:t>
      </w:r>
      <w:r w:rsidRPr="75B9AA42">
        <w:rPr>
          <w:rFonts w:ascii="Times New Roman" w:eastAsia="Times New Roman" w:hAnsi="Times New Roman" w:cs="Times New Roman"/>
          <w:i/>
          <w:iCs/>
          <w:sz w:val="24"/>
          <w:szCs w:val="24"/>
        </w:rPr>
        <w:t>Psychological trauma: theory, research, practice and policy, 14(8)</w:t>
      </w:r>
      <w:r w:rsidRPr="75B9AA42">
        <w:rPr>
          <w:rFonts w:ascii="Times New Roman" w:eastAsia="Times New Roman" w:hAnsi="Times New Roman" w:cs="Times New Roman"/>
          <w:sz w:val="24"/>
          <w:szCs w:val="24"/>
        </w:rPr>
        <w:t xml:space="preserve">, 1324-1332. doi:10.1037/tra0001189 </w:t>
      </w:r>
    </w:p>
    <w:p w14:paraId="2760179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Chen, C., &amp; Tang, S. (2021). Profiles of grief, post-traumatic stress, and post-traumatic growth among people bereaved due to Covid-19.</w:t>
      </w:r>
      <w:r w:rsidRPr="75B9AA42">
        <w:rPr>
          <w:rFonts w:ascii="Times New Roman" w:eastAsia="Times New Roman" w:hAnsi="Times New Roman" w:cs="Times New Roman"/>
          <w:i/>
          <w:iCs/>
          <w:sz w:val="24"/>
          <w:szCs w:val="24"/>
        </w:rPr>
        <w:t xml:space="preserve"> European journal of psychotraumatology, 12(1)</w:t>
      </w:r>
      <w:r w:rsidRPr="75B9AA42">
        <w:rPr>
          <w:rFonts w:ascii="Times New Roman" w:eastAsia="Times New Roman" w:hAnsi="Times New Roman" w:cs="Times New Roman"/>
          <w:sz w:val="24"/>
          <w:szCs w:val="24"/>
        </w:rPr>
        <w:t xml:space="preserve">, 1947563. doi:10.1080/20008198.2021.1947563 </w:t>
      </w:r>
    </w:p>
    <w:p w14:paraId="2C76D008"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 xml:space="preserve">Chen, R., Sun, C., Chen, J. J., Jen, H. J., Kang, X. L., Kao, C. C., &amp; Chou, K. R. (2021). A large-scale survey on trauma, burnout, and posttraumatic growth among nurses during the COVID-19 pandemic. </w:t>
      </w:r>
      <w:r w:rsidRPr="75B9AA42">
        <w:rPr>
          <w:rFonts w:ascii="Times New Roman" w:eastAsia="Times New Roman" w:hAnsi="Times New Roman" w:cs="Times New Roman"/>
          <w:i/>
          <w:iCs/>
          <w:sz w:val="24"/>
          <w:szCs w:val="24"/>
        </w:rPr>
        <w:t>International journal of mental health nursing, 30(1)</w:t>
      </w:r>
      <w:r w:rsidRPr="75B9AA42">
        <w:rPr>
          <w:rFonts w:ascii="Times New Roman" w:eastAsia="Times New Roman" w:hAnsi="Times New Roman" w:cs="Times New Roman"/>
          <w:sz w:val="24"/>
          <w:szCs w:val="24"/>
        </w:rPr>
        <w:t xml:space="preserve">, 102-116. doi:10.1111/inm.12796  </w:t>
      </w:r>
    </w:p>
    <w:p w14:paraId="65178F42"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Cui, P. P., Wang, P. P., Wang, K., Ping, Z., Wang, P., &amp; Chen, C. (2021). Post-traumatic growth and influencing factors among frontline nurses fighting against COVID-19. </w:t>
      </w:r>
      <w:r w:rsidRPr="75B9AA42">
        <w:rPr>
          <w:rFonts w:ascii="Times New Roman" w:eastAsia="Times New Roman" w:hAnsi="Times New Roman" w:cs="Times New Roman"/>
          <w:i/>
          <w:iCs/>
          <w:sz w:val="24"/>
          <w:szCs w:val="24"/>
        </w:rPr>
        <w:t>Occupational and environmental medicine, 78(2)</w:t>
      </w:r>
      <w:r w:rsidRPr="75B9AA42">
        <w:rPr>
          <w:rFonts w:ascii="Times New Roman" w:eastAsia="Times New Roman" w:hAnsi="Times New Roman" w:cs="Times New Roman"/>
          <w:sz w:val="24"/>
          <w:szCs w:val="24"/>
        </w:rPr>
        <w:t>, 129–135. https://doi.org/10.1136/oemed-2020-106540</w:t>
      </w:r>
    </w:p>
    <w:p w14:paraId="53DFB45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Das, K., Qureshi, S., Haider, A., Tarique, M., &amp; Bhatija, R. R. (2023). Post-traumatic growth among frontline doctors fighting against COVID-19 at a tertiary care public hospital in Karachi, Pakistan. </w:t>
      </w:r>
      <w:r w:rsidRPr="75B9AA42">
        <w:rPr>
          <w:rFonts w:ascii="Times New Roman" w:eastAsia="Times New Roman" w:hAnsi="Times New Roman" w:cs="Times New Roman"/>
          <w:i/>
          <w:iCs/>
          <w:sz w:val="24"/>
          <w:szCs w:val="24"/>
        </w:rPr>
        <w:t>The Journal of the Pakistan Medical Association, 73(8)</w:t>
      </w:r>
      <w:r w:rsidRPr="75B9AA42">
        <w:rPr>
          <w:rFonts w:ascii="Times New Roman" w:eastAsia="Times New Roman" w:hAnsi="Times New Roman" w:cs="Times New Roman"/>
          <w:sz w:val="24"/>
          <w:szCs w:val="24"/>
        </w:rPr>
        <w:t xml:space="preserve">, 1653–1657. </w:t>
      </w:r>
      <w:hyperlink r:id="rId31">
        <w:r w:rsidRPr="75B9AA42">
          <w:rPr>
            <w:rStyle w:val="Hyperlink"/>
            <w:rFonts w:ascii="Times New Roman" w:eastAsia="Times New Roman" w:hAnsi="Times New Roman" w:cs="Times New Roman"/>
            <w:sz w:val="24"/>
            <w:szCs w:val="24"/>
          </w:rPr>
          <w:t>https://doi.org/10.47391/JPMA.7813</w:t>
        </w:r>
      </w:hyperlink>
      <w:r w:rsidRPr="75B9AA42">
        <w:rPr>
          <w:rFonts w:ascii="Times New Roman" w:eastAsia="Times New Roman" w:hAnsi="Times New Roman" w:cs="Times New Roman"/>
          <w:sz w:val="24"/>
          <w:szCs w:val="24"/>
        </w:rPr>
        <w:t xml:space="preserve">   </w:t>
      </w:r>
    </w:p>
    <w:p w14:paraId="48162D85"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Dell'Osso, L., Carpita, B., Nardi, B., Bonelli, C., Calvaruso, M., &amp; Cremone, I. M. (2023). Biological correlates of post-traumatic growth (PTG): A literature review. </w:t>
      </w:r>
      <w:r w:rsidRPr="75B9AA42">
        <w:rPr>
          <w:rFonts w:ascii="Times New Roman" w:eastAsia="Times New Roman" w:hAnsi="Times New Roman" w:cs="Times New Roman"/>
          <w:i/>
          <w:iCs/>
          <w:sz w:val="24"/>
          <w:szCs w:val="24"/>
        </w:rPr>
        <w:t>Brain Sciences, 13(2)</w:t>
      </w:r>
      <w:r w:rsidRPr="75B9AA42">
        <w:rPr>
          <w:rFonts w:ascii="Times New Roman" w:eastAsia="Times New Roman" w:hAnsi="Times New Roman" w:cs="Times New Roman"/>
          <w:sz w:val="24"/>
          <w:szCs w:val="24"/>
        </w:rPr>
        <w:t xml:space="preserve">, 305. </w:t>
      </w:r>
      <w:hyperlink r:id="rId32">
        <w:r w:rsidRPr="75B9AA42">
          <w:rPr>
            <w:rStyle w:val="Hyperlink"/>
            <w:rFonts w:ascii="Times New Roman" w:eastAsia="Times New Roman" w:hAnsi="Times New Roman" w:cs="Times New Roman"/>
            <w:sz w:val="24"/>
            <w:szCs w:val="24"/>
          </w:rPr>
          <w:t>https://doi.org/10.3390/brainsci13020305</w:t>
        </w:r>
      </w:hyperlink>
      <w:r w:rsidRPr="75B9AA42">
        <w:rPr>
          <w:rFonts w:ascii="Times New Roman" w:eastAsia="Times New Roman" w:hAnsi="Times New Roman" w:cs="Times New Roman"/>
          <w:sz w:val="24"/>
          <w:szCs w:val="24"/>
        </w:rPr>
        <w:t xml:space="preserve"> </w:t>
      </w:r>
    </w:p>
    <w:p w14:paraId="15DD1ED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Diaz, M., Aldridge-Gerry, A., &amp; Spiegel, D. (2014). Posttraumatic growth and diurnal cortisol slope among women with metastatic breast cancer. </w:t>
      </w:r>
      <w:r w:rsidRPr="75B9AA42">
        <w:rPr>
          <w:rFonts w:ascii="Times New Roman" w:eastAsia="Times New Roman" w:hAnsi="Times New Roman" w:cs="Times New Roman"/>
          <w:i/>
          <w:iCs/>
          <w:sz w:val="24"/>
          <w:szCs w:val="24"/>
        </w:rPr>
        <w:t>Psychoneuroendocrinology, 44</w:t>
      </w:r>
      <w:r w:rsidRPr="75B9AA42">
        <w:rPr>
          <w:rFonts w:ascii="Times New Roman" w:eastAsia="Times New Roman" w:hAnsi="Times New Roman" w:cs="Times New Roman"/>
          <w:sz w:val="24"/>
          <w:szCs w:val="24"/>
        </w:rPr>
        <w:t xml:space="preserve">, 83-87. </w:t>
      </w:r>
      <w:hyperlink r:id="rId33">
        <w:r w:rsidRPr="75B9AA42">
          <w:rPr>
            <w:rStyle w:val="Hyperlink"/>
            <w:rFonts w:ascii="Times New Roman" w:eastAsia="Times New Roman" w:hAnsi="Times New Roman" w:cs="Times New Roman"/>
            <w:sz w:val="24"/>
            <w:szCs w:val="24"/>
          </w:rPr>
          <w:t>https://doi.org/10.1016/j.psyneuen.2014.03.001</w:t>
        </w:r>
      </w:hyperlink>
      <w:r w:rsidRPr="75B9AA42">
        <w:rPr>
          <w:rFonts w:ascii="Times New Roman" w:eastAsia="Times New Roman" w:hAnsi="Times New Roman" w:cs="Times New Roman"/>
          <w:sz w:val="24"/>
          <w:szCs w:val="24"/>
        </w:rPr>
        <w:t xml:space="preserve">  </w:t>
      </w:r>
    </w:p>
    <w:p w14:paraId="5EF4B13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Dunn, E. C., Solovieff, N., Lowe, S. R., Gallagher, P. J., Chaponis, J., Rosand, J., Koenen, K. C., Waters, M. C., Rhodes, J. E., &amp; Smoller, J. W. (2014). Interaction between genetic variants and exposure to Hurricane Katrina on post-traumatic stress and post-traumatic growth: a prospective analysis of low income adults.</w:t>
      </w:r>
      <w:r w:rsidRPr="75B9AA42">
        <w:rPr>
          <w:rFonts w:ascii="Times New Roman" w:eastAsia="Times New Roman" w:hAnsi="Times New Roman" w:cs="Times New Roman"/>
          <w:i/>
          <w:iCs/>
          <w:sz w:val="24"/>
          <w:szCs w:val="24"/>
        </w:rPr>
        <w:t xml:space="preserve"> Journal of affective disorders,</w:t>
      </w:r>
      <w:r w:rsidRPr="75B9AA42">
        <w:rPr>
          <w:rFonts w:ascii="Times New Roman" w:eastAsia="Times New Roman" w:hAnsi="Times New Roman" w:cs="Times New Roman"/>
          <w:sz w:val="24"/>
          <w:szCs w:val="24"/>
        </w:rPr>
        <w:t xml:space="preserve"> 152-154, 243–249. </w:t>
      </w:r>
      <w:hyperlink r:id="rId34">
        <w:r w:rsidRPr="75B9AA42">
          <w:rPr>
            <w:rStyle w:val="Hyperlink"/>
            <w:rFonts w:ascii="Times New Roman" w:eastAsia="Times New Roman" w:hAnsi="Times New Roman" w:cs="Times New Roman"/>
            <w:sz w:val="24"/>
            <w:szCs w:val="24"/>
          </w:rPr>
          <w:t>https://doi.org/10.1016/j.jad.2013.09.018</w:t>
        </w:r>
      </w:hyperlink>
    </w:p>
    <w:p w14:paraId="6C3F4AAB"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El Khoury-Malhame, M., Sfeir, M., Hallit, S., &amp; Sawma, T. (2023). Factors associated with posttraumatic growth: Gratitude, PTSD and distress; one year into the COVID-19 pandemic in Lebanon.</w:t>
      </w:r>
      <w:r w:rsidRPr="75B9AA42">
        <w:rPr>
          <w:rFonts w:ascii="Times New Roman" w:eastAsia="Times New Roman" w:hAnsi="Times New Roman" w:cs="Times New Roman"/>
          <w:i/>
          <w:iCs/>
          <w:sz w:val="24"/>
          <w:szCs w:val="24"/>
        </w:rPr>
        <w:t xml:space="preserve"> Current psychology (New Brunswick, N.J.)</w:t>
      </w:r>
      <w:r w:rsidRPr="75B9AA42">
        <w:rPr>
          <w:rFonts w:ascii="Times New Roman" w:eastAsia="Times New Roman" w:hAnsi="Times New Roman" w:cs="Times New Roman"/>
          <w:sz w:val="24"/>
          <w:szCs w:val="24"/>
        </w:rPr>
        <w:t xml:space="preserve">, 1–10. </w:t>
      </w:r>
      <w:hyperlink r:id="rId35">
        <w:r w:rsidRPr="75B9AA42">
          <w:rPr>
            <w:rStyle w:val="Hyperlink"/>
            <w:rFonts w:ascii="Times New Roman" w:eastAsia="Times New Roman" w:hAnsi="Times New Roman" w:cs="Times New Roman"/>
            <w:sz w:val="24"/>
            <w:szCs w:val="24"/>
          </w:rPr>
          <w:t>https://doi.org/10.1007/s12144-022-04159-8</w:t>
        </w:r>
      </w:hyperlink>
      <w:r w:rsidRPr="75B9AA42">
        <w:rPr>
          <w:rFonts w:ascii="Times New Roman" w:eastAsia="Times New Roman" w:hAnsi="Times New Roman" w:cs="Times New Roman"/>
          <w:sz w:val="24"/>
          <w:szCs w:val="24"/>
        </w:rPr>
        <w:t xml:space="preserve">   </w:t>
      </w:r>
    </w:p>
    <w:p w14:paraId="53206B18"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Feingold, J. H., Hurtado, A., Feder, A., Peccoralo, L., Southwick, S. M., Ripp, J., &amp; Pietrzak, R. H. (2022). Posttraumatic growth among health care workers on the frontlines of the COVID-19 pandemic.</w:t>
      </w:r>
      <w:r w:rsidRPr="75B9AA42">
        <w:rPr>
          <w:rFonts w:ascii="Times New Roman" w:eastAsia="Times New Roman" w:hAnsi="Times New Roman" w:cs="Times New Roman"/>
          <w:i/>
          <w:iCs/>
          <w:sz w:val="24"/>
          <w:szCs w:val="24"/>
        </w:rPr>
        <w:t xml:space="preserve"> Journal of affective disorders, 296</w:t>
      </w:r>
      <w:r w:rsidRPr="75B9AA42">
        <w:rPr>
          <w:rFonts w:ascii="Times New Roman" w:eastAsia="Times New Roman" w:hAnsi="Times New Roman" w:cs="Times New Roman"/>
          <w:sz w:val="24"/>
          <w:szCs w:val="24"/>
        </w:rPr>
        <w:t>, 35–40. https://doi.org/10.1016/j.jad.2021.09.032</w:t>
      </w:r>
    </w:p>
    <w:p w14:paraId="1DB963F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Finstad, G. L., Giorgi, G., Lulli, L. G., Pandolfi, C., Foti, G., León-Perez, J. M., Cantero-Sánchez, F. J., &amp; Mucci, N. (2021). Resilience, coping strategies and posttraumatic growth in the workplace following COVID-19: A narrative review on the positive aspects of trauma.</w:t>
      </w:r>
      <w:r w:rsidRPr="75B9AA42">
        <w:rPr>
          <w:rFonts w:ascii="Times New Roman" w:eastAsia="Times New Roman" w:hAnsi="Times New Roman" w:cs="Times New Roman"/>
          <w:i/>
          <w:iCs/>
          <w:sz w:val="24"/>
          <w:szCs w:val="24"/>
        </w:rPr>
        <w:t xml:space="preserve"> International Journal of Environmental Research and Public Health, 18(18)</w:t>
      </w:r>
      <w:r w:rsidRPr="75B9AA42">
        <w:rPr>
          <w:rFonts w:ascii="Times New Roman" w:eastAsia="Times New Roman" w:hAnsi="Times New Roman" w:cs="Times New Roman"/>
          <w:sz w:val="24"/>
          <w:szCs w:val="24"/>
        </w:rPr>
        <w:t xml:space="preserve">, 9453. </w:t>
      </w:r>
      <w:hyperlink r:id="rId36">
        <w:r w:rsidRPr="75B9AA42">
          <w:rPr>
            <w:rStyle w:val="Hyperlink"/>
            <w:rFonts w:ascii="Times New Roman" w:eastAsia="Times New Roman" w:hAnsi="Times New Roman" w:cs="Times New Roman"/>
            <w:sz w:val="24"/>
            <w:szCs w:val="24"/>
          </w:rPr>
          <w:t>https://doi.org/10.3390/ijerph18189453</w:t>
        </w:r>
      </w:hyperlink>
    </w:p>
    <w:p w14:paraId="6C3DCCC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Gul, H., Ehsan, N., Iqbal, N., &amp; Hassan, B. (2023). Illness perception, social isolation, psychological distress, and posttraumatic growth in the aftermath of Covid-19. Pakistan </w:t>
      </w:r>
      <w:r w:rsidRPr="75B9AA42">
        <w:rPr>
          <w:rFonts w:ascii="Times New Roman" w:eastAsia="Times New Roman" w:hAnsi="Times New Roman" w:cs="Times New Roman"/>
          <w:i/>
          <w:iCs/>
          <w:sz w:val="24"/>
          <w:szCs w:val="24"/>
        </w:rPr>
        <w:t>Journal of Psychological Research, 38(2)</w:t>
      </w:r>
      <w:r w:rsidRPr="75B9AA42">
        <w:rPr>
          <w:rFonts w:ascii="Times New Roman" w:eastAsia="Times New Roman" w:hAnsi="Times New Roman" w:cs="Times New Roman"/>
          <w:sz w:val="24"/>
          <w:szCs w:val="24"/>
        </w:rPr>
        <w:t xml:space="preserve">, 309–327. </w:t>
      </w:r>
      <w:hyperlink r:id="rId37">
        <w:r w:rsidRPr="75B9AA42">
          <w:rPr>
            <w:rStyle w:val="Hyperlink"/>
            <w:rFonts w:ascii="Times New Roman" w:eastAsia="Times New Roman" w:hAnsi="Times New Roman" w:cs="Times New Roman"/>
            <w:sz w:val="24"/>
            <w:szCs w:val="24"/>
          </w:rPr>
          <w:t>https://doi.org/10.33824/pjpr.2023.38.2.19</w:t>
        </w:r>
      </w:hyperlink>
      <w:r w:rsidRPr="75B9AA42">
        <w:rPr>
          <w:rFonts w:ascii="Times New Roman" w:eastAsia="Times New Roman" w:hAnsi="Times New Roman" w:cs="Times New Roman"/>
          <w:sz w:val="24"/>
          <w:szCs w:val="24"/>
        </w:rPr>
        <w:t xml:space="preserve"> </w:t>
      </w:r>
    </w:p>
    <w:p w14:paraId="19E6EA42"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Hu, R., Wang, X., Liu, Z., Hou, J., Liu, Y., Tu, J., Jia, M., Liu, Y., &amp; Zhou, H. (2022). Stigma, depression, and post-traumatic growth among Chinese stroke survivors: A longitudinal study examining patterns and correlations.</w:t>
      </w:r>
      <w:r w:rsidRPr="75B9AA42">
        <w:rPr>
          <w:rFonts w:ascii="Times New Roman" w:eastAsia="Times New Roman" w:hAnsi="Times New Roman" w:cs="Times New Roman"/>
          <w:i/>
          <w:iCs/>
          <w:sz w:val="24"/>
          <w:szCs w:val="24"/>
        </w:rPr>
        <w:t xml:space="preserve"> Topics in stroke rehabilitation, 29(1),</w:t>
      </w:r>
      <w:r w:rsidRPr="75B9AA42">
        <w:rPr>
          <w:rFonts w:ascii="Times New Roman" w:eastAsia="Times New Roman" w:hAnsi="Times New Roman" w:cs="Times New Roman"/>
          <w:sz w:val="24"/>
          <w:szCs w:val="24"/>
        </w:rPr>
        <w:t xml:space="preserve"> 16–29. https://doi.org/10.1080/10749357.2020.1864965</w:t>
      </w:r>
    </w:p>
    <w:p w14:paraId="4AB59D5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Hyun, S., Wong, G. T. F., Levy-Carrick, N. C., Charmaraman, L., Cozier, Y., Yip, T., Hahm, H. C., &amp; Liu, C. H. (2021). Psychosocial correlates of posttraumatic growth among U.S. young adults during the COVID-19 pandemic.</w:t>
      </w:r>
      <w:r w:rsidRPr="75B9AA42">
        <w:rPr>
          <w:rFonts w:ascii="Times New Roman" w:eastAsia="Times New Roman" w:hAnsi="Times New Roman" w:cs="Times New Roman"/>
          <w:i/>
          <w:iCs/>
          <w:sz w:val="24"/>
          <w:szCs w:val="24"/>
        </w:rPr>
        <w:t xml:space="preserve"> Psychiatry research, 302</w:t>
      </w:r>
      <w:r w:rsidRPr="75B9AA42">
        <w:rPr>
          <w:rFonts w:ascii="Times New Roman" w:eastAsia="Times New Roman" w:hAnsi="Times New Roman" w:cs="Times New Roman"/>
          <w:sz w:val="24"/>
          <w:szCs w:val="24"/>
        </w:rPr>
        <w:t xml:space="preserve">, 114035. </w:t>
      </w:r>
      <w:hyperlink r:id="rId38">
        <w:r w:rsidRPr="75B9AA42">
          <w:rPr>
            <w:rStyle w:val="Hyperlink"/>
            <w:rFonts w:ascii="Times New Roman" w:eastAsia="Times New Roman" w:hAnsi="Times New Roman" w:cs="Times New Roman"/>
            <w:sz w:val="24"/>
            <w:szCs w:val="24"/>
          </w:rPr>
          <w:t>https://doi.org/10.1016/j.psychres.2021.114035</w:t>
        </w:r>
      </w:hyperlink>
    </w:p>
    <w:p w14:paraId="34624217"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Kalaitzaki, A., Tsouvelas, G., &amp; Tamiolaki, A. (2022). Perceived posttraumatic growth and its psychosocial predictors during two consecutive Covid-19 lockdowns.</w:t>
      </w:r>
      <w:r w:rsidRPr="75B9AA42">
        <w:rPr>
          <w:rFonts w:ascii="Times New Roman" w:eastAsia="Times New Roman" w:hAnsi="Times New Roman" w:cs="Times New Roman"/>
          <w:i/>
          <w:iCs/>
          <w:sz w:val="24"/>
          <w:szCs w:val="24"/>
        </w:rPr>
        <w:t xml:space="preserve"> International Journal of Stress Management</w:t>
      </w:r>
      <w:r w:rsidRPr="75B9AA42">
        <w:rPr>
          <w:rFonts w:ascii="Times New Roman" w:eastAsia="Times New Roman" w:hAnsi="Times New Roman" w:cs="Times New Roman"/>
          <w:sz w:val="24"/>
          <w:szCs w:val="24"/>
        </w:rPr>
        <w:t xml:space="preserve">. https://doi.org/10.1037/str0000273    </w:t>
      </w:r>
    </w:p>
    <w:p w14:paraId="388E2F44"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Kalaitzaki, A. E., Tamiolaki, A., Tsouvelas, G., Theodoratou, M., &amp; Konstantakopoulos, G. (2023). Gain from pain: Exploring vicarious posttraumatic growth and its facilitators among health care workers across two consecutive lockdowns during the COVID-19 pandemic. </w:t>
      </w:r>
      <w:r w:rsidRPr="75B9AA42">
        <w:rPr>
          <w:rFonts w:ascii="Times New Roman" w:eastAsia="Times New Roman" w:hAnsi="Times New Roman" w:cs="Times New Roman"/>
          <w:i/>
          <w:iCs/>
          <w:sz w:val="24"/>
          <w:szCs w:val="24"/>
        </w:rPr>
        <w:t>International Journal of Stress Management</w:t>
      </w:r>
      <w:r w:rsidRPr="75B9AA42">
        <w:rPr>
          <w:rFonts w:ascii="Times New Roman" w:eastAsia="Times New Roman" w:hAnsi="Times New Roman" w:cs="Times New Roman"/>
          <w:sz w:val="24"/>
          <w:szCs w:val="24"/>
        </w:rPr>
        <w:t xml:space="preserve">. </w:t>
      </w:r>
      <w:hyperlink r:id="rId39">
        <w:r w:rsidRPr="75B9AA42">
          <w:rPr>
            <w:rStyle w:val="Hyperlink"/>
            <w:rFonts w:ascii="Times New Roman" w:eastAsia="Times New Roman" w:hAnsi="Times New Roman" w:cs="Times New Roman"/>
            <w:sz w:val="24"/>
            <w:szCs w:val="24"/>
          </w:rPr>
          <w:t>https://doi.org/10.1037/str0000314</w:t>
        </w:r>
      </w:hyperlink>
      <w:r w:rsidRPr="75B9AA42">
        <w:rPr>
          <w:rFonts w:ascii="Times New Roman" w:eastAsia="Times New Roman" w:hAnsi="Times New Roman" w:cs="Times New Roman"/>
          <w:sz w:val="24"/>
          <w:szCs w:val="24"/>
        </w:rPr>
        <w:t xml:space="preserve"> </w:t>
      </w:r>
    </w:p>
    <w:p w14:paraId="41B8256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Kelly, G., Morris, R., &amp; Shetty, H. (2018). Predictors of post-traumatic growth in stroke survivors. </w:t>
      </w:r>
      <w:r w:rsidRPr="75B9AA42">
        <w:rPr>
          <w:rFonts w:ascii="Times New Roman" w:eastAsia="Times New Roman" w:hAnsi="Times New Roman" w:cs="Times New Roman"/>
          <w:i/>
          <w:iCs/>
          <w:sz w:val="24"/>
          <w:szCs w:val="24"/>
        </w:rPr>
        <w:t>Disability and rehabilitation, 40(24)</w:t>
      </w:r>
      <w:r w:rsidRPr="75B9AA42">
        <w:rPr>
          <w:rFonts w:ascii="Times New Roman" w:eastAsia="Times New Roman" w:hAnsi="Times New Roman" w:cs="Times New Roman"/>
          <w:sz w:val="24"/>
          <w:szCs w:val="24"/>
        </w:rPr>
        <w:t>, 2916–2924. https://doi.org/10.1080/09638288.2017.1363300</w:t>
      </w:r>
    </w:p>
    <w:p w14:paraId="50800197"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Khattab, M. F., Kannan, T. M. A., Morsi, A., Al-Sabbagh, Q., Hadidi, F., Al-Sabbagh, M. Q., M Taha, M., Bourghli, A., &amp; Obeid, I. (2020) The short-term impact of COVID-19 pandemic on spine surgeons: A cross-sectional global study. </w:t>
      </w:r>
      <w:r w:rsidRPr="75B9AA42">
        <w:rPr>
          <w:rFonts w:ascii="Times New Roman" w:eastAsia="Times New Roman" w:hAnsi="Times New Roman" w:cs="Times New Roman"/>
          <w:i/>
          <w:iCs/>
          <w:sz w:val="24"/>
          <w:szCs w:val="24"/>
        </w:rPr>
        <w:t>European Spine Journal, 29(8)</w:t>
      </w:r>
      <w:r w:rsidRPr="75B9AA42">
        <w:rPr>
          <w:rFonts w:ascii="Times New Roman" w:eastAsia="Times New Roman" w:hAnsi="Times New Roman" w:cs="Times New Roman"/>
          <w:sz w:val="24"/>
          <w:szCs w:val="24"/>
        </w:rPr>
        <w:t xml:space="preserve">, 1806–1812. </w:t>
      </w:r>
      <w:hyperlink r:id="rId40">
        <w:r w:rsidRPr="75B9AA42">
          <w:rPr>
            <w:rStyle w:val="Hyperlink"/>
            <w:rFonts w:ascii="Times New Roman" w:eastAsia="Times New Roman" w:hAnsi="Times New Roman" w:cs="Times New Roman"/>
            <w:sz w:val="24"/>
            <w:szCs w:val="24"/>
          </w:rPr>
          <w:t>https://doi.org/10.1007/s00586-020-06517-1</w:t>
        </w:r>
      </w:hyperlink>
      <w:r w:rsidRPr="75B9AA42">
        <w:rPr>
          <w:rFonts w:ascii="Times New Roman" w:eastAsia="Times New Roman" w:hAnsi="Times New Roman" w:cs="Times New Roman"/>
          <w:sz w:val="24"/>
          <w:szCs w:val="24"/>
        </w:rPr>
        <w:t>.</w:t>
      </w:r>
    </w:p>
    <w:p w14:paraId="59C9CC87"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 xml:space="preserve">Krishnamoorthy, Y., Nagarajan, R., Saya, G. K., &amp; Menon, V. (2020). Prevalence of psychological morbidities among general population, healthcare workers and COVID-19 patients amidst the COVID-19 pandemic: A systematic review and meta-analysis. </w:t>
      </w:r>
      <w:r w:rsidRPr="75B9AA42">
        <w:rPr>
          <w:rFonts w:ascii="Times New Roman" w:eastAsia="Times New Roman" w:hAnsi="Times New Roman" w:cs="Times New Roman"/>
          <w:i/>
          <w:iCs/>
          <w:sz w:val="24"/>
          <w:szCs w:val="24"/>
        </w:rPr>
        <w:t>Psychiatry research, 293</w:t>
      </w:r>
      <w:r w:rsidRPr="75B9AA42">
        <w:rPr>
          <w:rFonts w:ascii="Times New Roman" w:eastAsia="Times New Roman" w:hAnsi="Times New Roman" w:cs="Times New Roman"/>
          <w:sz w:val="24"/>
          <w:szCs w:val="24"/>
        </w:rPr>
        <w:t>, 113382. https://doi.org/10.1016/j.psychres.2020.113382</w:t>
      </w:r>
    </w:p>
    <w:p w14:paraId="2DB84C9B"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Kocatürk, E., Salman, A., Cherrez-Ojeda, I., Criado, P. R., Peter, J., Comert-Ozer, E., Abuzakouk, M., Agondi, R. C., Al-Ahmad, M., Altrichter, S., Arnaout, R., Arruda, L. K., Asero, R., Bauer, A., Ben-Shoshan, M., Bernstein, J. A., Bizjak, M., Boccon-Gibod, I., Bonnekoh, H., Bouillet, L., Maurer, M. (2021). The global impact of the COVID-19 pandemic on the management and course of chronic Urticaria. </w:t>
      </w:r>
      <w:r w:rsidRPr="75B9AA42">
        <w:rPr>
          <w:rFonts w:ascii="Times New Roman" w:eastAsia="Times New Roman" w:hAnsi="Times New Roman" w:cs="Times New Roman"/>
          <w:i/>
          <w:iCs/>
          <w:sz w:val="24"/>
          <w:szCs w:val="24"/>
        </w:rPr>
        <w:t>Allergy, 76(3)</w:t>
      </w:r>
      <w:r w:rsidRPr="75B9AA42">
        <w:rPr>
          <w:rFonts w:ascii="Times New Roman" w:eastAsia="Times New Roman" w:hAnsi="Times New Roman" w:cs="Times New Roman"/>
          <w:sz w:val="24"/>
          <w:szCs w:val="24"/>
        </w:rPr>
        <w:t xml:space="preserve">, 816–830, </w:t>
      </w:r>
      <w:hyperlink r:id="rId41">
        <w:r w:rsidRPr="75B9AA42">
          <w:rPr>
            <w:rStyle w:val="Hyperlink"/>
            <w:rFonts w:ascii="Times New Roman" w:eastAsia="Times New Roman" w:hAnsi="Times New Roman" w:cs="Times New Roman"/>
            <w:sz w:val="24"/>
            <w:szCs w:val="24"/>
          </w:rPr>
          <w:t>https://doi.org/10.1111/all.14687</w:t>
        </w:r>
      </w:hyperlink>
      <w:r w:rsidRPr="75B9AA42">
        <w:rPr>
          <w:rFonts w:ascii="Times New Roman" w:eastAsia="Times New Roman" w:hAnsi="Times New Roman" w:cs="Times New Roman"/>
          <w:sz w:val="24"/>
          <w:szCs w:val="24"/>
        </w:rPr>
        <w:t xml:space="preserve">. </w:t>
      </w:r>
    </w:p>
    <w:p w14:paraId="125FAFED"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Kowalski, R. M., Carroll, H., &amp; Britt, J. (2022). Finding the silver lining in the COVID-19 crisis. </w:t>
      </w:r>
      <w:r w:rsidRPr="75B9AA42">
        <w:rPr>
          <w:rFonts w:ascii="Times New Roman" w:eastAsia="Times New Roman" w:hAnsi="Times New Roman" w:cs="Times New Roman"/>
          <w:i/>
          <w:iCs/>
          <w:sz w:val="24"/>
          <w:szCs w:val="24"/>
        </w:rPr>
        <w:t>Journal of health psychology, 27(6)</w:t>
      </w:r>
      <w:r w:rsidRPr="75B9AA42">
        <w:rPr>
          <w:rFonts w:ascii="Times New Roman" w:eastAsia="Times New Roman" w:hAnsi="Times New Roman" w:cs="Times New Roman"/>
          <w:sz w:val="24"/>
          <w:szCs w:val="24"/>
        </w:rPr>
        <w:t>, 1507–1514. https://doi.org/10.1177/1359105321999088</w:t>
      </w:r>
    </w:p>
    <w:p w14:paraId="7BECD3DC"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Lan, H., Suo, X., Zuo, C., Pan, N., Zhang, X., Kemp, G. J., Gong, Q., &amp; Wang, S. (2023). Distinct pre-COVID brain structural signatures in COVID-19-related post-traumatic stress symptoms and post-traumatic growth.</w:t>
      </w:r>
      <w:r w:rsidRPr="75B9AA42">
        <w:rPr>
          <w:rFonts w:ascii="Times New Roman" w:eastAsia="Times New Roman" w:hAnsi="Times New Roman" w:cs="Times New Roman"/>
          <w:i/>
          <w:iCs/>
          <w:sz w:val="24"/>
          <w:szCs w:val="24"/>
        </w:rPr>
        <w:t xml:space="preserve"> Cerebral cortex (New York, N.Y. : 1991), 33(23),</w:t>
      </w:r>
      <w:r w:rsidRPr="75B9AA42">
        <w:rPr>
          <w:rFonts w:ascii="Times New Roman" w:eastAsia="Times New Roman" w:hAnsi="Times New Roman" w:cs="Times New Roman"/>
          <w:sz w:val="24"/>
          <w:szCs w:val="24"/>
        </w:rPr>
        <w:t xml:space="preserve"> 11373–11383. </w:t>
      </w:r>
      <w:hyperlink r:id="rId42">
        <w:r w:rsidRPr="75B9AA42">
          <w:rPr>
            <w:rStyle w:val="Hyperlink"/>
            <w:rFonts w:ascii="Times New Roman" w:eastAsia="Times New Roman" w:hAnsi="Times New Roman" w:cs="Times New Roman"/>
            <w:sz w:val="24"/>
            <w:szCs w:val="24"/>
          </w:rPr>
          <w:t>https://doi.org/10.1093/cercor/bhad372</w:t>
        </w:r>
      </w:hyperlink>
      <w:r w:rsidRPr="75B9AA42">
        <w:rPr>
          <w:rFonts w:ascii="Times New Roman" w:eastAsia="Times New Roman" w:hAnsi="Times New Roman" w:cs="Times New Roman"/>
          <w:sz w:val="24"/>
          <w:szCs w:val="24"/>
        </w:rPr>
        <w:t xml:space="preserve"> </w:t>
      </w:r>
    </w:p>
    <w:p w14:paraId="4788AB0A"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Lau, B. H. P., Chan, C. L. W., &amp; Ng, S. M. (2021). Post-traumatic growth in the first Covid outbreak in Hong Kong. </w:t>
      </w:r>
      <w:r w:rsidRPr="75B9AA42">
        <w:rPr>
          <w:rFonts w:ascii="Times New Roman" w:eastAsia="Times New Roman" w:hAnsi="Times New Roman" w:cs="Times New Roman"/>
          <w:i/>
          <w:iCs/>
          <w:sz w:val="24"/>
          <w:szCs w:val="24"/>
        </w:rPr>
        <w:t>Frontiers in psychology, 12</w:t>
      </w:r>
      <w:r w:rsidRPr="75B9AA42">
        <w:rPr>
          <w:rFonts w:ascii="Times New Roman" w:eastAsia="Times New Roman" w:hAnsi="Times New Roman" w:cs="Times New Roman"/>
          <w:sz w:val="24"/>
          <w:szCs w:val="24"/>
        </w:rPr>
        <w:t xml:space="preserve">, 675132. </w:t>
      </w:r>
      <w:hyperlink r:id="rId43">
        <w:r w:rsidRPr="75B9AA42">
          <w:rPr>
            <w:rStyle w:val="Hyperlink"/>
            <w:rFonts w:ascii="Times New Roman" w:eastAsia="Times New Roman" w:hAnsi="Times New Roman" w:cs="Times New Roman"/>
            <w:sz w:val="24"/>
            <w:szCs w:val="24"/>
          </w:rPr>
          <w:t>https://doi.org/10.3389/fpsyg.2021.675132</w:t>
        </w:r>
      </w:hyperlink>
      <w:r w:rsidRPr="75B9AA42">
        <w:rPr>
          <w:rFonts w:ascii="Times New Roman" w:eastAsia="Times New Roman" w:hAnsi="Times New Roman" w:cs="Times New Roman"/>
          <w:sz w:val="24"/>
          <w:szCs w:val="24"/>
        </w:rPr>
        <w:t xml:space="preserve"> </w:t>
      </w:r>
    </w:p>
    <w:p w14:paraId="61166BE2"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w:t>
      </w:r>
      <w:r w:rsidRPr="75B9AA42">
        <w:rPr>
          <w:rFonts w:ascii="Times New Roman" w:eastAsia="Times New Roman" w:hAnsi="Times New Roman" w:cs="Times New Roman"/>
          <w:i/>
          <w:iCs/>
          <w:sz w:val="24"/>
          <w:szCs w:val="24"/>
        </w:rPr>
        <w:t>Journal of traumatic stress, 35(6)</w:t>
      </w:r>
      <w:r w:rsidRPr="75B9AA42">
        <w:rPr>
          <w:rFonts w:ascii="Times New Roman" w:eastAsia="Times New Roman" w:hAnsi="Times New Roman" w:cs="Times New Roman"/>
          <w:sz w:val="24"/>
          <w:szCs w:val="24"/>
        </w:rPr>
        <w:t xml:space="preserve">, 1756–1768. </w:t>
      </w:r>
      <w:hyperlink r:id="rId44">
        <w:r w:rsidRPr="75B9AA42">
          <w:rPr>
            <w:rStyle w:val="Hyperlink"/>
            <w:rFonts w:ascii="Times New Roman" w:eastAsia="Times New Roman" w:hAnsi="Times New Roman" w:cs="Times New Roman"/>
            <w:sz w:val="24"/>
            <w:szCs w:val="24"/>
          </w:rPr>
          <w:t>https://doi.org/10.1002/jts.22884</w:t>
        </w:r>
      </w:hyperlink>
      <w:r w:rsidRPr="75B9AA42">
        <w:rPr>
          <w:rFonts w:ascii="Times New Roman" w:eastAsia="Times New Roman" w:hAnsi="Times New Roman" w:cs="Times New Roman"/>
          <w:sz w:val="24"/>
          <w:szCs w:val="24"/>
        </w:rPr>
        <w:t xml:space="preserve"> </w:t>
      </w:r>
    </w:p>
    <w:p w14:paraId="3435A15B"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Li, L., Mao, M., Wang, S., Yin, R., Yan, H., Jin, Y., &amp; Cheng, Y. (2022). Posttraumatic growth in Chinese nurses and general public during the COVID-19 outbreak. </w:t>
      </w:r>
      <w:r w:rsidRPr="75B9AA42">
        <w:rPr>
          <w:rFonts w:ascii="Times New Roman" w:eastAsia="Times New Roman" w:hAnsi="Times New Roman" w:cs="Times New Roman"/>
          <w:i/>
          <w:iCs/>
          <w:sz w:val="24"/>
          <w:szCs w:val="24"/>
        </w:rPr>
        <w:t>Psychology, health &amp; medicine, 27(2),</w:t>
      </w:r>
      <w:r w:rsidRPr="75B9AA42">
        <w:rPr>
          <w:rFonts w:ascii="Times New Roman" w:eastAsia="Times New Roman" w:hAnsi="Times New Roman" w:cs="Times New Roman"/>
          <w:sz w:val="24"/>
          <w:szCs w:val="24"/>
        </w:rPr>
        <w:t xml:space="preserve"> 301–311. https://doi.org/10.1080/13548506.2021.1897148</w:t>
      </w:r>
    </w:p>
    <w:p w14:paraId="087BFB4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Lyu, Y., Yu, Y., Chen, S., Lu, S., &amp; Ni, S. (2021). Positive functioning at work during Covid‐19: Posttraumatic growth, resilience, and emotional exhaustion in Chinese frontline healthcare workers. </w:t>
      </w:r>
      <w:r w:rsidRPr="75B9AA42">
        <w:rPr>
          <w:rFonts w:ascii="Times New Roman" w:eastAsia="Times New Roman" w:hAnsi="Times New Roman" w:cs="Times New Roman"/>
          <w:i/>
          <w:iCs/>
          <w:sz w:val="24"/>
          <w:szCs w:val="24"/>
        </w:rPr>
        <w:t xml:space="preserve">Applied Psychology: Health and Well-Being. </w:t>
      </w:r>
      <w:hyperlink r:id="rId45">
        <w:r w:rsidRPr="75B9AA42">
          <w:rPr>
            <w:rStyle w:val="Hyperlink"/>
            <w:rFonts w:ascii="Times New Roman" w:eastAsia="Times New Roman" w:hAnsi="Times New Roman" w:cs="Times New Roman"/>
            <w:sz w:val="24"/>
            <w:szCs w:val="24"/>
          </w:rPr>
          <w:t>https://doi.org/10.1111/aphw.12276</w:t>
        </w:r>
      </w:hyperlink>
      <w:r w:rsidRPr="75B9AA42">
        <w:rPr>
          <w:rFonts w:ascii="Times New Roman" w:eastAsia="Times New Roman" w:hAnsi="Times New Roman" w:cs="Times New Roman"/>
          <w:sz w:val="24"/>
          <w:szCs w:val="24"/>
        </w:rPr>
        <w:t xml:space="preserve"> </w:t>
      </w:r>
    </w:p>
    <w:p w14:paraId="17627BE7"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 xml:space="preserve">Ma X, Wan X, Chen C. (2022). The correlation between posttraumatic growth and social support in people with breast cancer: A meta-analysis. </w:t>
      </w:r>
      <w:r w:rsidRPr="75B9AA42">
        <w:rPr>
          <w:rFonts w:ascii="Times New Roman" w:eastAsia="Times New Roman" w:hAnsi="Times New Roman" w:cs="Times New Roman"/>
          <w:i/>
          <w:iCs/>
          <w:sz w:val="24"/>
          <w:szCs w:val="24"/>
        </w:rPr>
        <w:t>Front Psychol, 13</w:t>
      </w:r>
      <w:r w:rsidRPr="75B9AA42">
        <w:rPr>
          <w:rFonts w:ascii="Times New Roman" w:eastAsia="Times New Roman" w:hAnsi="Times New Roman" w:cs="Times New Roman"/>
          <w:sz w:val="24"/>
          <w:szCs w:val="24"/>
        </w:rPr>
        <w:t xml:space="preserve">,1060150. doi:10.3389/fpsyg.2022.1060150 </w:t>
      </w:r>
    </w:p>
    <w:p w14:paraId="3838027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bookmarkStart w:id="187" w:name="_Hlk167546092"/>
      <w:r w:rsidRPr="75B9AA42">
        <w:rPr>
          <w:rFonts w:ascii="Times New Roman" w:eastAsia="Times New Roman" w:hAnsi="Times New Roman" w:cs="Times New Roman"/>
          <w:sz w:val="24"/>
          <w:szCs w:val="24"/>
        </w:rPr>
        <w:t xml:space="preserve">Mazor, Y., Gelkopf, M., Mueser, K. T., &amp; Roe, D. (2016). Posttraumatic Growth in Psychosis. </w:t>
      </w:r>
      <w:r w:rsidRPr="75B9AA42">
        <w:rPr>
          <w:rFonts w:ascii="Times New Roman" w:eastAsia="Times New Roman" w:hAnsi="Times New Roman" w:cs="Times New Roman"/>
          <w:i/>
          <w:iCs/>
          <w:sz w:val="24"/>
          <w:szCs w:val="24"/>
        </w:rPr>
        <w:t>Frontiers in psychiatry, 7,</w:t>
      </w:r>
      <w:r w:rsidRPr="75B9AA42">
        <w:rPr>
          <w:rFonts w:ascii="Times New Roman" w:eastAsia="Times New Roman" w:hAnsi="Times New Roman" w:cs="Times New Roman"/>
          <w:sz w:val="24"/>
          <w:szCs w:val="24"/>
        </w:rPr>
        <w:t xml:space="preserve"> 202. https://doi.org/10.3389/fpsyt.2016.00202</w:t>
      </w:r>
    </w:p>
    <w:bookmarkEnd w:id="187"/>
    <w:p w14:paraId="57C470B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McMillen, J. C., &amp; Fisher, R. H. (1998). The Perceived Benefit Scales: Measuring perceived positive life changes after negative events. </w:t>
      </w:r>
      <w:r w:rsidRPr="75B9AA42">
        <w:rPr>
          <w:rFonts w:ascii="Times New Roman" w:eastAsia="Times New Roman" w:hAnsi="Times New Roman" w:cs="Times New Roman"/>
          <w:i/>
          <w:iCs/>
          <w:sz w:val="24"/>
          <w:szCs w:val="24"/>
        </w:rPr>
        <w:t>Social Work Research, 22(3)</w:t>
      </w:r>
      <w:r w:rsidRPr="75B9AA42">
        <w:rPr>
          <w:rFonts w:ascii="Times New Roman" w:eastAsia="Times New Roman" w:hAnsi="Times New Roman" w:cs="Times New Roman"/>
          <w:sz w:val="24"/>
          <w:szCs w:val="24"/>
        </w:rPr>
        <w:t xml:space="preserve">, 173–186. </w:t>
      </w:r>
      <w:hyperlink r:id="rId46">
        <w:r w:rsidRPr="75B9AA42">
          <w:rPr>
            <w:rStyle w:val="Hyperlink"/>
            <w:rFonts w:ascii="Times New Roman" w:eastAsia="Times New Roman" w:hAnsi="Times New Roman" w:cs="Times New Roman"/>
            <w:sz w:val="24"/>
            <w:szCs w:val="24"/>
          </w:rPr>
          <w:t>https://doi.org/10.1093/swr/22.3.173</w:t>
        </w:r>
      </w:hyperlink>
    </w:p>
    <w:p w14:paraId="2626021D"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Mo, Y.,Tao, P., Liu, G., Chen, L., Li, G., Lu, S., Zhang, G., Liang, R., &amp; Huang, H. (2022). Post-traumatic growth of nurses who faced the Covid-19 epidemic and its correlation with professional self-identity and social support. </w:t>
      </w:r>
      <w:r w:rsidRPr="75B9AA42">
        <w:rPr>
          <w:rFonts w:ascii="Times New Roman" w:eastAsia="Times New Roman" w:hAnsi="Times New Roman" w:cs="Times New Roman"/>
          <w:i/>
          <w:iCs/>
          <w:sz w:val="24"/>
          <w:szCs w:val="24"/>
        </w:rPr>
        <w:t>Frontiers in psychiatry, 12,</w:t>
      </w:r>
      <w:r w:rsidRPr="75B9AA42">
        <w:rPr>
          <w:rFonts w:ascii="Times New Roman" w:eastAsia="Times New Roman" w:hAnsi="Times New Roman" w:cs="Times New Roman"/>
          <w:sz w:val="24"/>
          <w:szCs w:val="24"/>
        </w:rPr>
        <w:t xml:space="preserve"> 562938. </w:t>
      </w:r>
      <w:hyperlink r:id="rId47">
        <w:r w:rsidRPr="75B9AA42">
          <w:rPr>
            <w:rStyle w:val="Hyperlink"/>
            <w:rFonts w:ascii="Times New Roman" w:eastAsia="Times New Roman" w:hAnsi="Times New Roman" w:cs="Times New Roman"/>
            <w:sz w:val="24"/>
            <w:szCs w:val="24"/>
          </w:rPr>
          <w:t>https://doi.org/10.3389/fpsyt.2021.562938</w:t>
        </w:r>
      </w:hyperlink>
      <w:r w:rsidRPr="75B9AA42">
        <w:rPr>
          <w:rFonts w:ascii="Times New Roman" w:eastAsia="Times New Roman" w:hAnsi="Times New Roman" w:cs="Times New Roman"/>
          <w:sz w:val="24"/>
          <w:szCs w:val="24"/>
        </w:rPr>
        <w:t xml:space="preserve">  </w:t>
      </w:r>
    </w:p>
    <w:p w14:paraId="1B2BEB41"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Mohr D. C., Dick L. P., Russo D., Pinn J., Boudewyn A. C., Likosky W., Goodkin D. E. (1999). The psychosocial impact of multiple sclerosis: Exploring the patient’s perspective. </w:t>
      </w:r>
      <w:r w:rsidRPr="75B9AA42">
        <w:rPr>
          <w:rFonts w:ascii="Times New Roman" w:eastAsia="Times New Roman" w:hAnsi="Times New Roman" w:cs="Times New Roman"/>
          <w:i/>
          <w:iCs/>
          <w:sz w:val="24"/>
          <w:szCs w:val="24"/>
        </w:rPr>
        <w:t>Health Psychology, 18(4)</w:t>
      </w:r>
      <w:r w:rsidRPr="75B9AA42">
        <w:rPr>
          <w:rFonts w:ascii="Times New Roman" w:eastAsia="Times New Roman" w:hAnsi="Times New Roman" w:cs="Times New Roman"/>
          <w:sz w:val="24"/>
          <w:szCs w:val="24"/>
        </w:rPr>
        <w:t xml:space="preserve">, 376–382. </w:t>
      </w:r>
    </w:p>
    <w:p w14:paraId="7EECD27C"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Morales, D. X., Grineski, S. E., &amp; Collins, T. W. (2023). The silver lining of the COVID-19 pandemic: Undergraduate research experiences, mentorship, and posttraumatic growth. </w:t>
      </w:r>
      <w:r w:rsidRPr="75B9AA42">
        <w:rPr>
          <w:rFonts w:ascii="Times New Roman" w:eastAsia="Times New Roman" w:hAnsi="Times New Roman" w:cs="Times New Roman"/>
          <w:i/>
          <w:iCs/>
          <w:sz w:val="24"/>
          <w:szCs w:val="24"/>
        </w:rPr>
        <w:t>Research in Higher Education.</w:t>
      </w:r>
      <w:r w:rsidRPr="75B9AA42">
        <w:rPr>
          <w:rFonts w:ascii="Times New Roman" w:eastAsia="Times New Roman" w:hAnsi="Times New Roman" w:cs="Times New Roman"/>
          <w:sz w:val="24"/>
          <w:szCs w:val="24"/>
        </w:rPr>
        <w:t xml:space="preserve"> </w:t>
      </w:r>
      <w:hyperlink r:id="rId48">
        <w:r w:rsidRPr="75B9AA42">
          <w:rPr>
            <w:rStyle w:val="Hyperlink"/>
            <w:rFonts w:ascii="Times New Roman" w:eastAsia="Times New Roman" w:hAnsi="Times New Roman" w:cs="Times New Roman"/>
            <w:sz w:val="24"/>
            <w:szCs w:val="24"/>
          </w:rPr>
          <w:t>https://doi.org/10.1007/s11162-023-09763-6</w:t>
        </w:r>
      </w:hyperlink>
      <w:r w:rsidRPr="75B9AA42">
        <w:rPr>
          <w:rFonts w:ascii="Times New Roman" w:eastAsia="Times New Roman" w:hAnsi="Times New Roman" w:cs="Times New Roman"/>
          <w:sz w:val="24"/>
          <w:szCs w:val="24"/>
        </w:rPr>
        <w:t xml:space="preserve"> </w:t>
      </w:r>
    </w:p>
    <w:p w14:paraId="5E53CFE3"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Moreland, M. L., Rickman, S. R. M., &amp; Yalch, M. M. (2023). Influence of trauma and personality on posttraumatic cognitions in military veterans. </w:t>
      </w:r>
      <w:r w:rsidRPr="75B9AA42">
        <w:rPr>
          <w:rFonts w:ascii="Times New Roman" w:eastAsia="Times New Roman" w:hAnsi="Times New Roman" w:cs="Times New Roman"/>
          <w:i/>
          <w:iCs/>
          <w:sz w:val="24"/>
          <w:szCs w:val="24"/>
        </w:rPr>
        <w:t>Traumatology</w:t>
      </w:r>
      <w:r w:rsidRPr="75B9AA42">
        <w:rPr>
          <w:rFonts w:ascii="Times New Roman" w:eastAsia="Times New Roman" w:hAnsi="Times New Roman" w:cs="Times New Roman"/>
          <w:sz w:val="24"/>
          <w:szCs w:val="24"/>
        </w:rPr>
        <w:t>. </w:t>
      </w:r>
      <w:hyperlink r:id="rId49">
        <w:r w:rsidRPr="75B9AA42">
          <w:rPr>
            <w:rStyle w:val="Hyperlink"/>
            <w:rFonts w:ascii="Times New Roman" w:eastAsia="Times New Roman" w:hAnsi="Times New Roman" w:cs="Times New Roman"/>
            <w:sz w:val="24"/>
            <w:szCs w:val="24"/>
          </w:rPr>
          <w:t>https://doi.org/10.1037/trm0000469</w:t>
        </w:r>
      </w:hyperlink>
      <w:r w:rsidRPr="75B9AA42">
        <w:rPr>
          <w:rFonts w:ascii="Times New Roman" w:eastAsia="Times New Roman" w:hAnsi="Times New Roman" w:cs="Times New Roman"/>
          <w:sz w:val="24"/>
          <w:szCs w:val="24"/>
        </w:rPr>
        <w:t xml:space="preserve"> </w:t>
      </w:r>
    </w:p>
    <w:p w14:paraId="505B2695"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Naghavi, A., Teismann, T., Asgari, Z., Mohebbian, M. R., Mansourian, M., &amp; Mañanas, M. Á. (2020). Accurate Diagnosis of Suicide Ideation/Behavior Using Robust Ensemble Machine Learning: A University Student Population in the Middle East and North Africa (MENA) Region. </w:t>
      </w:r>
      <w:r w:rsidRPr="75B9AA42">
        <w:rPr>
          <w:rFonts w:ascii="Times New Roman" w:eastAsia="Times New Roman" w:hAnsi="Times New Roman" w:cs="Times New Roman"/>
          <w:i/>
          <w:iCs/>
          <w:sz w:val="24"/>
          <w:szCs w:val="24"/>
        </w:rPr>
        <w:t>Diagnostics (Basel, Switzerland)</w:t>
      </w:r>
      <w:r w:rsidRPr="75B9AA42">
        <w:rPr>
          <w:rFonts w:ascii="Times New Roman" w:eastAsia="Times New Roman" w:hAnsi="Times New Roman" w:cs="Times New Roman"/>
          <w:sz w:val="24"/>
          <w:szCs w:val="24"/>
        </w:rPr>
        <w:t xml:space="preserve">, </w:t>
      </w:r>
      <w:r w:rsidRPr="75B9AA42">
        <w:rPr>
          <w:rFonts w:ascii="Times New Roman" w:eastAsia="Times New Roman" w:hAnsi="Times New Roman" w:cs="Times New Roman"/>
          <w:i/>
          <w:iCs/>
          <w:sz w:val="24"/>
          <w:szCs w:val="24"/>
        </w:rPr>
        <w:t>10(11)</w:t>
      </w:r>
      <w:r w:rsidRPr="75B9AA42">
        <w:rPr>
          <w:rFonts w:ascii="Times New Roman" w:eastAsia="Times New Roman" w:hAnsi="Times New Roman" w:cs="Times New Roman"/>
          <w:sz w:val="24"/>
          <w:szCs w:val="24"/>
        </w:rPr>
        <w:t>, 956. https://doi.org/10.3390/diagnostics10110956</w:t>
      </w:r>
    </w:p>
    <w:p w14:paraId="53E40A47"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Northfield, E.-L., &amp; Johnston, K. L. (2022). I get by with a little help from my friends: Posttraumatic growth in the Covid-19 pandemic.</w:t>
      </w:r>
      <w:r w:rsidRPr="75B9AA42">
        <w:rPr>
          <w:rFonts w:ascii="Times New Roman" w:eastAsia="Times New Roman" w:hAnsi="Times New Roman" w:cs="Times New Roman"/>
          <w:i/>
          <w:iCs/>
          <w:sz w:val="24"/>
          <w:szCs w:val="24"/>
        </w:rPr>
        <w:t xml:space="preserve"> Traumatology, 28(1)</w:t>
      </w:r>
      <w:r w:rsidRPr="75B9AA42">
        <w:rPr>
          <w:rFonts w:ascii="Times New Roman" w:eastAsia="Times New Roman" w:hAnsi="Times New Roman" w:cs="Times New Roman"/>
          <w:sz w:val="24"/>
          <w:szCs w:val="24"/>
        </w:rPr>
        <w:t xml:space="preserve">, 195–201.  </w:t>
      </w:r>
    </w:p>
    <w:p w14:paraId="6E6B321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O'Connor, R. C., Wetherall, K., Cleare, S., McClelland, H., Melson, A. J., Niedzwiedz, C. L., O'Carroll, R. E., O'Connor, D. B., Platt, S., Scowcroft, E., Watson, B., Zortea, T., Ferguson, E., &amp; Robb, K. A. (2021). Mental health and well-being during the COVID-19 pandemic: </w:t>
      </w:r>
      <w:r w:rsidRPr="75B9AA42">
        <w:rPr>
          <w:rFonts w:ascii="Times New Roman" w:eastAsia="Times New Roman" w:hAnsi="Times New Roman" w:cs="Times New Roman"/>
          <w:sz w:val="24"/>
          <w:szCs w:val="24"/>
        </w:rPr>
        <w:lastRenderedPageBreak/>
        <w:t xml:space="preserve">longitudinal analyses of adults in the UK COVID-19 mental health &amp; wellbeing study. </w:t>
      </w:r>
      <w:r w:rsidRPr="75B9AA42">
        <w:rPr>
          <w:rFonts w:ascii="Times New Roman" w:eastAsia="Times New Roman" w:hAnsi="Times New Roman" w:cs="Times New Roman"/>
          <w:i/>
          <w:iCs/>
          <w:sz w:val="24"/>
          <w:szCs w:val="24"/>
        </w:rPr>
        <w:t>The British journal of psychiatry: the journal of mental science, 218(6),</w:t>
      </w:r>
      <w:r w:rsidRPr="75B9AA42">
        <w:rPr>
          <w:rFonts w:ascii="Times New Roman" w:eastAsia="Times New Roman" w:hAnsi="Times New Roman" w:cs="Times New Roman"/>
          <w:sz w:val="24"/>
          <w:szCs w:val="24"/>
        </w:rPr>
        <w:t xml:space="preserve"> 326–333. </w:t>
      </w:r>
      <w:hyperlink r:id="rId50">
        <w:r w:rsidRPr="75B9AA42">
          <w:rPr>
            <w:rStyle w:val="Hyperlink"/>
            <w:rFonts w:ascii="Times New Roman" w:eastAsia="Times New Roman" w:hAnsi="Times New Roman" w:cs="Times New Roman"/>
            <w:sz w:val="24"/>
            <w:szCs w:val="24"/>
          </w:rPr>
          <w:t>https://doi.org/10.1192/bjp.2020.212</w:t>
        </w:r>
      </w:hyperlink>
    </w:p>
    <w:p w14:paraId="216C7BB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Park, C. L., Cohen, L. H., &amp; Murch, R. L. (1996). Stress related growth scale (SRGS). </w:t>
      </w:r>
      <w:r w:rsidRPr="75B9AA42">
        <w:rPr>
          <w:rFonts w:ascii="Times New Roman" w:eastAsia="Times New Roman" w:hAnsi="Times New Roman" w:cs="Times New Roman"/>
          <w:i/>
          <w:iCs/>
          <w:sz w:val="24"/>
          <w:szCs w:val="24"/>
        </w:rPr>
        <w:t>APA PsycTests</w:t>
      </w:r>
      <w:r w:rsidRPr="75B9AA42">
        <w:rPr>
          <w:rFonts w:ascii="Times New Roman" w:eastAsia="Times New Roman" w:hAnsi="Times New Roman" w:cs="Times New Roman"/>
          <w:sz w:val="24"/>
          <w:szCs w:val="24"/>
        </w:rPr>
        <w:t>. https://doi.org/10.1037/t17236-000</w:t>
      </w:r>
    </w:p>
    <w:p w14:paraId="59D2BE2C"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Paums, Dinah V. (2021). Editorial: Long COVID, or Post-COVID syndrome, and the global impact on health care. </w:t>
      </w:r>
      <w:r w:rsidRPr="75B9AA42">
        <w:rPr>
          <w:rFonts w:ascii="Times New Roman" w:eastAsia="Times New Roman" w:hAnsi="Times New Roman" w:cs="Times New Roman"/>
          <w:i/>
          <w:iCs/>
          <w:sz w:val="24"/>
          <w:szCs w:val="24"/>
        </w:rPr>
        <w:t xml:space="preserve">Medical Science Monitor, 27. </w:t>
      </w:r>
      <w:hyperlink r:id="rId51">
        <w:r w:rsidRPr="75B9AA42">
          <w:rPr>
            <w:rStyle w:val="Hyperlink"/>
            <w:rFonts w:ascii="Times New Roman" w:eastAsia="Times New Roman" w:hAnsi="Times New Roman" w:cs="Times New Roman"/>
            <w:sz w:val="24"/>
            <w:szCs w:val="24"/>
          </w:rPr>
          <w:t>https://doi.org/10.12659/msm.933446</w:t>
        </w:r>
      </w:hyperlink>
      <w:r w:rsidRPr="75B9AA42">
        <w:rPr>
          <w:rFonts w:ascii="Times New Roman" w:eastAsia="Times New Roman" w:hAnsi="Times New Roman" w:cs="Times New Roman"/>
          <w:sz w:val="24"/>
          <w:szCs w:val="24"/>
        </w:rPr>
        <w:t xml:space="preserve">. </w:t>
      </w:r>
    </w:p>
    <w:p w14:paraId="04D67BA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Pięta M, Rzeszutek M. (2022). Posttraumatic growth and well-being among people living with HIV: A systematic review and meta-analysis in recognition of 40 years of HIV/AIDS. </w:t>
      </w:r>
      <w:r w:rsidRPr="75B9AA42">
        <w:rPr>
          <w:rFonts w:ascii="Times New Roman" w:eastAsia="Times New Roman" w:hAnsi="Times New Roman" w:cs="Times New Roman"/>
          <w:i/>
          <w:iCs/>
          <w:sz w:val="24"/>
          <w:szCs w:val="24"/>
        </w:rPr>
        <w:t>Qual Life Res, 31(5)</w:t>
      </w:r>
      <w:r w:rsidRPr="75B9AA42">
        <w:rPr>
          <w:rFonts w:ascii="Times New Roman" w:eastAsia="Times New Roman" w:hAnsi="Times New Roman" w:cs="Times New Roman"/>
          <w:sz w:val="24"/>
          <w:szCs w:val="24"/>
        </w:rPr>
        <w:t xml:space="preserve">,1269-1288. doi:10.1007/s11136-021-02990-3  </w:t>
      </w:r>
    </w:p>
    <w:p w14:paraId="335244BB"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Pietrzak, R. H., Tsai, J., &amp; Southwick, S. M. (2021). Association of symptoms of posttraumatic stress disorder with posttraumatic psychological growth among US veterans during the COVID-19 pandemic. </w:t>
      </w:r>
      <w:r w:rsidRPr="75B9AA42">
        <w:rPr>
          <w:rFonts w:ascii="Times New Roman" w:eastAsia="Times New Roman" w:hAnsi="Times New Roman" w:cs="Times New Roman"/>
          <w:i/>
          <w:iCs/>
          <w:sz w:val="24"/>
          <w:szCs w:val="24"/>
        </w:rPr>
        <w:t>JAMA network open, 4(4)</w:t>
      </w:r>
      <w:r w:rsidRPr="75B9AA42">
        <w:rPr>
          <w:rFonts w:ascii="Times New Roman" w:eastAsia="Times New Roman" w:hAnsi="Times New Roman" w:cs="Times New Roman"/>
          <w:sz w:val="24"/>
          <w:szCs w:val="24"/>
        </w:rPr>
        <w:t>, e214972. https://doi.org/10.1001/jamanetworkopen.2021.4972</w:t>
      </w:r>
    </w:p>
    <w:p w14:paraId="762380F6"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Rabe, S., Zoellner, T., Maercker, A., &amp; Karl, A. (2006). Neural correlates of posttraumatic growth after severe motor vehicle accidents. J</w:t>
      </w:r>
      <w:r w:rsidRPr="75B9AA42">
        <w:rPr>
          <w:rFonts w:ascii="Times New Roman" w:eastAsia="Times New Roman" w:hAnsi="Times New Roman" w:cs="Times New Roman"/>
          <w:i/>
          <w:iCs/>
          <w:sz w:val="24"/>
          <w:szCs w:val="24"/>
        </w:rPr>
        <w:t>ournal of Consulting and Clinical Psychology, 74(5)</w:t>
      </w:r>
      <w:r w:rsidRPr="75B9AA42">
        <w:rPr>
          <w:rFonts w:ascii="Times New Roman" w:eastAsia="Times New Roman" w:hAnsi="Times New Roman" w:cs="Times New Roman"/>
          <w:sz w:val="24"/>
          <w:szCs w:val="24"/>
        </w:rPr>
        <w:t xml:space="preserve">, 880–886. </w:t>
      </w:r>
      <w:hyperlink r:id="rId52">
        <w:r w:rsidRPr="75B9AA42">
          <w:rPr>
            <w:rStyle w:val="Hyperlink"/>
            <w:rFonts w:ascii="Times New Roman" w:eastAsia="Times New Roman" w:hAnsi="Times New Roman" w:cs="Times New Roman"/>
            <w:sz w:val="24"/>
            <w:szCs w:val="24"/>
          </w:rPr>
          <w:t>https://doi.org/10.1037/0022-006X.74.5.880</w:t>
        </w:r>
      </w:hyperlink>
      <w:r w:rsidRPr="75B9AA42">
        <w:rPr>
          <w:rFonts w:ascii="Times New Roman" w:eastAsia="Times New Roman" w:hAnsi="Times New Roman" w:cs="Times New Roman"/>
          <w:sz w:val="24"/>
          <w:szCs w:val="24"/>
        </w:rPr>
        <w:t xml:space="preserve"> </w:t>
      </w:r>
    </w:p>
    <w:p w14:paraId="4B17651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Sawyer A, Ayers S, Field AP. (2010). Posttraumatic growth and adjustment among individuals with cancer or HIV/AIDS: a meta-analysis. </w:t>
      </w:r>
      <w:r w:rsidRPr="75B9AA42">
        <w:rPr>
          <w:rFonts w:ascii="Times New Roman" w:eastAsia="Times New Roman" w:hAnsi="Times New Roman" w:cs="Times New Roman"/>
          <w:i/>
          <w:iCs/>
          <w:sz w:val="24"/>
          <w:szCs w:val="24"/>
        </w:rPr>
        <w:t>Clin Psychol Rev, 30(4),</w:t>
      </w:r>
      <w:r w:rsidRPr="75B9AA42">
        <w:rPr>
          <w:rFonts w:ascii="Times New Roman" w:eastAsia="Times New Roman" w:hAnsi="Times New Roman" w:cs="Times New Roman"/>
          <w:sz w:val="24"/>
          <w:szCs w:val="24"/>
        </w:rPr>
        <w:t xml:space="preserve"> 436-447. doi:10.1016/j.cpr.2010.02.004 </w:t>
      </w:r>
    </w:p>
    <w:p w14:paraId="5B8CEEDA"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Shand LK, Cowlishaw S, Brooker JE, Burney S, Ricciardelli LA. (2015). Correlates of post-traumatic stress symptoms and growth in cancer patients: a systematic review and meta-analysis. P</w:t>
      </w:r>
      <w:r w:rsidRPr="75B9AA42">
        <w:rPr>
          <w:rFonts w:ascii="Times New Roman" w:eastAsia="Times New Roman" w:hAnsi="Times New Roman" w:cs="Times New Roman"/>
          <w:i/>
          <w:iCs/>
          <w:sz w:val="24"/>
          <w:szCs w:val="24"/>
        </w:rPr>
        <w:t>sychooncology, 24(6)</w:t>
      </w:r>
      <w:r w:rsidRPr="75B9AA42">
        <w:rPr>
          <w:rFonts w:ascii="Times New Roman" w:eastAsia="Times New Roman" w:hAnsi="Times New Roman" w:cs="Times New Roman"/>
          <w:sz w:val="24"/>
          <w:szCs w:val="24"/>
        </w:rPr>
        <w:t xml:space="preserve">, 624-634. doi:10.1002/pon.3719  </w:t>
      </w:r>
    </w:p>
    <w:p w14:paraId="48B40B72"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Smyth, J. M., Hockemeyer, J. R., &amp; Tulloch, H. (2008). Expressive writing and post-traumatic stress disorder: Effects on trauma symptoms, mood states, and cortisol reactivity. </w:t>
      </w:r>
      <w:r w:rsidRPr="75B9AA42">
        <w:rPr>
          <w:rFonts w:ascii="Times New Roman" w:eastAsia="Times New Roman" w:hAnsi="Times New Roman" w:cs="Times New Roman"/>
          <w:i/>
          <w:iCs/>
          <w:sz w:val="24"/>
          <w:szCs w:val="24"/>
        </w:rPr>
        <w:t>British Journal of Health Psychology, 13(1)</w:t>
      </w:r>
      <w:r w:rsidRPr="75B9AA42">
        <w:rPr>
          <w:rFonts w:ascii="Times New Roman" w:eastAsia="Times New Roman" w:hAnsi="Times New Roman" w:cs="Times New Roman"/>
          <w:sz w:val="24"/>
          <w:szCs w:val="24"/>
        </w:rPr>
        <w:t xml:space="preserve">, 85–93. </w:t>
      </w:r>
      <w:hyperlink r:id="rId53">
        <w:r w:rsidRPr="75B9AA42">
          <w:rPr>
            <w:rStyle w:val="Hyperlink"/>
            <w:rFonts w:ascii="Times New Roman" w:eastAsia="Times New Roman" w:hAnsi="Times New Roman" w:cs="Times New Roman"/>
            <w:sz w:val="24"/>
            <w:szCs w:val="24"/>
          </w:rPr>
          <w:t>https://doi.org/10.1348/135910707X250866</w:t>
        </w:r>
      </w:hyperlink>
      <w:r w:rsidRPr="75B9AA42">
        <w:rPr>
          <w:rFonts w:ascii="Times New Roman" w:eastAsia="Times New Roman" w:hAnsi="Times New Roman" w:cs="Times New Roman"/>
          <w:sz w:val="24"/>
          <w:szCs w:val="24"/>
        </w:rPr>
        <w:t xml:space="preserve"> </w:t>
      </w:r>
    </w:p>
    <w:p w14:paraId="3E27DD9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3E2D928F">
        <w:rPr>
          <w:rFonts w:ascii="Times New Roman" w:eastAsia="Times New Roman" w:hAnsi="Times New Roman" w:cs="Times New Roman"/>
          <w:sz w:val="24"/>
          <w:szCs w:val="24"/>
        </w:rPr>
        <w:t xml:space="preserve">Sohrabi, C., Alsafi, Z., O'neill, N., Khan, M., Kerwan, A., Al-Jabir, A., Iosifidis, C., &amp; Agha, R. (2020). World Health Organization declares global emergency: A review of the 2019 novel coronavirus (COVID-19). </w:t>
      </w:r>
      <w:r w:rsidRPr="3E2D928F">
        <w:rPr>
          <w:rFonts w:ascii="Times New Roman" w:eastAsia="Times New Roman" w:hAnsi="Times New Roman" w:cs="Times New Roman"/>
          <w:i/>
          <w:iCs/>
          <w:sz w:val="24"/>
          <w:szCs w:val="24"/>
        </w:rPr>
        <w:t>International Journal of Surgery, 76</w:t>
      </w:r>
      <w:r w:rsidRPr="3E2D928F">
        <w:rPr>
          <w:rFonts w:ascii="Times New Roman" w:eastAsia="Times New Roman" w:hAnsi="Times New Roman" w:cs="Times New Roman"/>
          <w:sz w:val="24"/>
          <w:szCs w:val="24"/>
        </w:rPr>
        <w:t xml:space="preserve">, 71-76. </w:t>
      </w:r>
      <w:hyperlink r:id="rId54">
        <w:r w:rsidRPr="3E2D928F">
          <w:rPr>
            <w:rStyle w:val="Hyperlink"/>
            <w:rFonts w:ascii="Times New Roman" w:eastAsia="Times New Roman" w:hAnsi="Times New Roman" w:cs="Times New Roman"/>
            <w:sz w:val="24"/>
            <w:szCs w:val="24"/>
          </w:rPr>
          <w:t>https://doi.org/10.1016/j.ijsu.2020.02.034</w:t>
        </w:r>
      </w:hyperlink>
      <w:r w:rsidRPr="3E2D928F">
        <w:rPr>
          <w:rFonts w:ascii="Times New Roman" w:eastAsia="Times New Roman" w:hAnsi="Times New Roman" w:cs="Times New Roman"/>
          <w:sz w:val="24"/>
          <w:szCs w:val="24"/>
        </w:rPr>
        <w:t xml:space="preserve"> </w:t>
      </w:r>
    </w:p>
    <w:p w14:paraId="056EA98B" w14:textId="2030F390" w:rsidR="15B813DB" w:rsidRDefault="15B813DB" w:rsidP="3E2D928F">
      <w:pPr>
        <w:spacing w:after="0" w:line="360" w:lineRule="auto"/>
        <w:ind w:firstLine="360"/>
        <w:rPr>
          <w:rFonts w:ascii="Times New Roman" w:eastAsia="Times New Roman" w:hAnsi="Times New Roman" w:cs="Times New Roman"/>
          <w:sz w:val="24"/>
          <w:szCs w:val="24"/>
        </w:rPr>
      </w:pPr>
      <w:r w:rsidRPr="007258DF">
        <w:rPr>
          <w:rFonts w:ascii="Times New Roman" w:eastAsia="Times New Roman" w:hAnsi="Times New Roman" w:cs="Times New Roman"/>
          <w:sz w:val="24"/>
          <w:szCs w:val="24"/>
          <w:highlight w:val="yellow"/>
        </w:rPr>
        <w:lastRenderedPageBreak/>
        <w:t>Sun, H. L., Chen, P., Bai, W., Zhang, L., Feng, Y., Su, Z., Cheung, T., Ungvari, G. S., Cui, X. L., Ng, C. H., An, F. R., &amp; Xiang, Y. T. (2024). Prevalence and network structure of depression, insomnia and suicidality among mental health professionals who recovered from COVID-19: a national survey in China. Translational psychiatry, 14(1), 227. https://doi.org/10.1038/s41398-024-02918-8</w:t>
      </w:r>
    </w:p>
    <w:p w14:paraId="32CACE73" w14:textId="1FA4C39D" w:rsidR="00A152B9" w:rsidRPr="00A152B9" w:rsidRDefault="00A152B9" w:rsidP="3E2D928F">
      <w:pPr>
        <w:pStyle w:val="c-article-info-details"/>
        <w:shd w:val="clear" w:color="auto" w:fill="FFFFFF" w:themeFill="background1"/>
        <w:spacing w:before="0" w:beforeAutospacing="0" w:after="0" w:afterAutospacing="0" w:line="360" w:lineRule="auto"/>
        <w:rPr>
          <w:color w:val="222222"/>
        </w:rPr>
      </w:pPr>
    </w:p>
    <w:p w14:paraId="1A6DE200" w14:textId="727EB071"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Stroup, D. F., Berlin, J. A., Morton, S. C., Olkin, I., Williamson, G. D., Rennie, D., Moher, D., Becker, B. J., Sipe, T. A., &amp; Thacker, S. B. (2000). Meta-analysis of observational studies in epidemiology: a proposal for reporting. Meta-analysis of observational studies in epidemiology (MOOSE) group.</w:t>
      </w:r>
      <w:r w:rsidRPr="75B9AA42">
        <w:rPr>
          <w:rFonts w:ascii="Times New Roman" w:eastAsia="Times New Roman" w:hAnsi="Times New Roman" w:cs="Times New Roman"/>
          <w:i/>
          <w:iCs/>
          <w:sz w:val="24"/>
          <w:szCs w:val="24"/>
        </w:rPr>
        <w:t xml:space="preserve"> JAMA, 283(15),</w:t>
      </w:r>
      <w:r w:rsidRPr="75B9AA42">
        <w:rPr>
          <w:rFonts w:ascii="Times New Roman" w:eastAsia="Times New Roman" w:hAnsi="Times New Roman" w:cs="Times New Roman"/>
          <w:sz w:val="24"/>
          <w:szCs w:val="24"/>
        </w:rPr>
        <w:t xml:space="preserve"> 2008–2012. </w:t>
      </w:r>
      <w:hyperlink r:id="rId55">
        <w:r w:rsidRPr="75B9AA42">
          <w:rPr>
            <w:rStyle w:val="Hyperlink"/>
            <w:rFonts w:ascii="Times New Roman" w:eastAsia="Times New Roman" w:hAnsi="Times New Roman" w:cs="Times New Roman"/>
            <w:sz w:val="24"/>
            <w:szCs w:val="24"/>
          </w:rPr>
          <w:t>https://doi.org/10.1001/jama.283.15.2008</w:t>
        </w:r>
      </w:hyperlink>
    </w:p>
    <w:p w14:paraId="0483C73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bookmarkStart w:id="188" w:name="_Hlk167546204"/>
      <w:r w:rsidRPr="75B9AA42">
        <w:rPr>
          <w:rFonts w:ascii="Times New Roman" w:eastAsia="Times New Roman" w:hAnsi="Times New Roman" w:cs="Times New Roman"/>
          <w:sz w:val="24"/>
          <w:szCs w:val="24"/>
        </w:rPr>
        <w:t xml:space="preserve">Taher R., Allan T. (2020). Posttraumatic growth in displaced Syrians in the UK: A mixed-methods approach. </w:t>
      </w:r>
      <w:r w:rsidRPr="005558B6">
        <w:rPr>
          <w:rFonts w:ascii="Times New Roman" w:eastAsia="Times New Roman" w:hAnsi="Times New Roman" w:cs="Times New Roman"/>
          <w:i/>
          <w:iCs/>
          <w:sz w:val="24"/>
          <w:szCs w:val="24"/>
          <w:highlight w:val="yellow"/>
        </w:rPr>
        <w:t>Journal of Loss &amp; Trauma, 25</w:t>
      </w:r>
      <w:r w:rsidRPr="75B9AA42">
        <w:rPr>
          <w:rFonts w:ascii="Times New Roman" w:eastAsia="Times New Roman" w:hAnsi="Times New Roman" w:cs="Times New Roman"/>
          <w:sz w:val="24"/>
          <w:szCs w:val="24"/>
        </w:rPr>
        <w:t xml:space="preserve">(4), 333–347. </w:t>
      </w:r>
      <w:bookmarkEnd w:id="188"/>
      <w:r w:rsidRPr="75B9AA42">
        <w:rPr>
          <w:rFonts w:ascii="Times New Roman" w:eastAsia="Times New Roman" w:hAnsi="Times New Roman" w:cs="Times New Roman"/>
          <w:sz w:val="24"/>
          <w:szCs w:val="24"/>
        </w:rPr>
        <w:t>https://doi.org/10.1080/15325024.2019.1688022</w:t>
      </w:r>
    </w:p>
    <w:p w14:paraId="4E7D1DDB"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Taylor, J. M., &amp; Alanazi, S. (2023). Cohen's and Hedges' g. The Journal of nursing education, 62(5), 316–317. https://doi.org/10.3928/01484834-20230415-02</w:t>
      </w:r>
    </w:p>
    <w:p w14:paraId="30EF34D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Tedeschi RG, Calhoun LG. The Posttraumatic Growth Inventory: Measuring the positive legacy of trauma. </w:t>
      </w:r>
      <w:r w:rsidRPr="75B9AA42">
        <w:rPr>
          <w:rFonts w:ascii="Times New Roman" w:eastAsia="Times New Roman" w:hAnsi="Times New Roman" w:cs="Times New Roman"/>
          <w:i/>
          <w:iCs/>
          <w:sz w:val="24"/>
          <w:szCs w:val="24"/>
        </w:rPr>
        <w:t>Journal of Traumatic Stress</w:t>
      </w:r>
      <w:r w:rsidRPr="75B9AA42">
        <w:rPr>
          <w:rFonts w:ascii="Times New Roman" w:eastAsia="Times New Roman" w:hAnsi="Times New Roman" w:cs="Times New Roman"/>
          <w:sz w:val="24"/>
          <w:szCs w:val="24"/>
        </w:rPr>
        <w:t xml:space="preserve">. 1996;9(3):455-472. </w:t>
      </w:r>
    </w:p>
    <w:p w14:paraId="63CB3DF3"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Tu, A. K., Restivo Haney, J., O'Neill, K., Swaminathan, A., Choi, K. W., Lee, H., Smoller, J. W., Patel, V., Barreira, P. J., Liu, C. H., &amp; Naslund, J. A. (2023). Post-traumatic growth in PhD students during the COVID-19 pandemic. </w:t>
      </w:r>
      <w:r w:rsidRPr="75B9AA42">
        <w:rPr>
          <w:rFonts w:ascii="Times New Roman" w:eastAsia="Times New Roman" w:hAnsi="Times New Roman" w:cs="Times New Roman"/>
          <w:i/>
          <w:iCs/>
          <w:sz w:val="24"/>
          <w:szCs w:val="24"/>
        </w:rPr>
        <w:t>Psychiatry research communications, 3(1)</w:t>
      </w:r>
      <w:r w:rsidRPr="75B9AA42">
        <w:rPr>
          <w:rFonts w:ascii="Times New Roman" w:eastAsia="Times New Roman" w:hAnsi="Times New Roman" w:cs="Times New Roman"/>
          <w:sz w:val="24"/>
          <w:szCs w:val="24"/>
        </w:rPr>
        <w:t xml:space="preserve">, 100104. </w:t>
      </w:r>
      <w:hyperlink r:id="rId56">
        <w:r w:rsidRPr="75B9AA42">
          <w:rPr>
            <w:rStyle w:val="Hyperlink"/>
            <w:rFonts w:ascii="Times New Roman" w:eastAsia="Times New Roman" w:hAnsi="Times New Roman" w:cs="Times New Roman"/>
            <w:sz w:val="24"/>
            <w:szCs w:val="24"/>
          </w:rPr>
          <w:t>https://doi.org/10.1016/j.psycom.2023.100104</w:t>
        </w:r>
      </w:hyperlink>
      <w:r w:rsidRPr="75B9AA42">
        <w:rPr>
          <w:rFonts w:ascii="Times New Roman" w:eastAsia="Times New Roman" w:hAnsi="Times New Roman" w:cs="Times New Roman"/>
          <w:sz w:val="24"/>
          <w:szCs w:val="24"/>
        </w:rPr>
        <w:t xml:space="preserve"> </w:t>
      </w:r>
    </w:p>
    <w:p w14:paraId="07147A4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Ulset, V. S., &amp; von Soest, T. (2022). Posttraumatic growth during the Covid-19 lockdown: A large-scale population-based study among Norwegian adolescents. </w:t>
      </w:r>
      <w:r w:rsidRPr="75B9AA42">
        <w:rPr>
          <w:rFonts w:ascii="Times New Roman" w:eastAsia="Times New Roman" w:hAnsi="Times New Roman" w:cs="Times New Roman"/>
          <w:i/>
          <w:iCs/>
          <w:sz w:val="24"/>
          <w:szCs w:val="24"/>
        </w:rPr>
        <w:t>Journal of traumatic stress, 35(3),</w:t>
      </w:r>
      <w:r w:rsidRPr="75B9AA42">
        <w:rPr>
          <w:rFonts w:ascii="Times New Roman" w:eastAsia="Times New Roman" w:hAnsi="Times New Roman" w:cs="Times New Roman"/>
          <w:sz w:val="24"/>
          <w:szCs w:val="24"/>
        </w:rPr>
        <w:t xml:space="preserve"> 941-954. doi:10.1002/jts.22801 </w:t>
      </w:r>
    </w:p>
    <w:p w14:paraId="37A4D2C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Van der Hallen, R., &amp; Godor, B. P. (2022). COVID-19 pandemic-related posttraumatic growth in a small cohort of university students: A 1-year longitudinal study. </w:t>
      </w:r>
      <w:r w:rsidRPr="75B9AA42">
        <w:rPr>
          <w:rFonts w:ascii="Times New Roman" w:eastAsia="Times New Roman" w:hAnsi="Times New Roman" w:cs="Times New Roman"/>
          <w:i/>
          <w:iCs/>
          <w:sz w:val="24"/>
          <w:szCs w:val="24"/>
        </w:rPr>
        <w:t>Psychiatry research, 312</w:t>
      </w:r>
      <w:r w:rsidRPr="75B9AA42">
        <w:rPr>
          <w:rFonts w:ascii="Times New Roman" w:eastAsia="Times New Roman" w:hAnsi="Times New Roman" w:cs="Times New Roman"/>
          <w:sz w:val="24"/>
          <w:szCs w:val="24"/>
        </w:rPr>
        <w:t>, 114541.https://doi.org/10.1016/j.psychres.2022.114541</w:t>
      </w:r>
    </w:p>
    <w:p w14:paraId="49382C2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Van Zuuren, E. J., and Z. Fedorowicz. (2016). Moose on the loose: checklist for meta‐analyses of observational studies. </w:t>
      </w:r>
      <w:r w:rsidRPr="75B9AA42">
        <w:rPr>
          <w:rFonts w:ascii="Times New Roman" w:eastAsia="Times New Roman" w:hAnsi="Times New Roman" w:cs="Times New Roman"/>
          <w:i/>
          <w:iCs/>
          <w:sz w:val="24"/>
          <w:szCs w:val="24"/>
        </w:rPr>
        <w:t>British Journal of Dermatology, 175.5</w:t>
      </w:r>
      <w:r w:rsidRPr="75B9AA42">
        <w:rPr>
          <w:rFonts w:ascii="Times New Roman" w:eastAsia="Times New Roman" w:hAnsi="Times New Roman" w:cs="Times New Roman"/>
          <w:sz w:val="24"/>
          <w:szCs w:val="24"/>
        </w:rPr>
        <w:t xml:space="preserve">, 853-854. </w:t>
      </w:r>
    </w:p>
    <w:p w14:paraId="0B03F0E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Vazquez, C., Valiente, C., García, F. E., Contreras, A., Peinado, V., Trucharte, A., &amp; Bentall, R. P. (2021). Post-traumatic growth and stress-related responses during the Covid-19 pandemic </w:t>
      </w:r>
      <w:r w:rsidRPr="75B9AA42">
        <w:rPr>
          <w:rFonts w:ascii="Times New Roman" w:eastAsia="Times New Roman" w:hAnsi="Times New Roman" w:cs="Times New Roman"/>
          <w:sz w:val="24"/>
          <w:szCs w:val="24"/>
        </w:rPr>
        <w:lastRenderedPageBreak/>
        <w:t xml:space="preserve">in a national representative sample: The role of positive core beliefs about the world and others. </w:t>
      </w:r>
      <w:r w:rsidRPr="75B9AA42">
        <w:rPr>
          <w:rFonts w:ascii="Times New Roman" w:eastAsia="Times New Roman" w:hAnsi="Times New Roman" w:cs="Times New Roman"/>
          <w:i/>
          <w:iCs/>
          <w:sz w:val="24"/>
          <w:szCs w:val="24"/>
        </w:rPr>
        <w:t>Journal of Happiness Studies</w:t>
      </w:r>
      <w:r w:rsidRPr="75B9AA42">
        <w:rPr>
          <w:rFonts w:ascii="Times New Roman" w:eastAsia="Times New Roman" w:hAnsi="Times New Roman" w:cs="Times New Roman"/>
          <w:sz w:val="24"/>
          <w:szCs w:val="24"/>
        </w:rPr>
        <w:t xml:space="preserve">. </w:t>
      </w:r>
      <w:hyperlink r:id="rId57">
        <w:r w:rsidRPr="75B9AA42">
          <w:rPr>
            <w:rStyle w:val="Hyperlink"/>
            <w:rFonts w:ascii="Times New Roman" w:eastAsia="Times New Roman" w:hAnsi="Times New Roman" w:cs="Times New Roman"/>
            <w:sz w:val="24"/>
            <w:szCs w:val="24"/>
          </w:rPr>
          <w:t>https://doi.org/10.1007/s10902-020-00352-3</w:t>
        </w:r>
      </w:hyperlink>
      <w:r w:rsidRPr="75B9AA42">
        <w:rPr>
          <w:rFonts w:ascii="Times New Roman" w:eastAsia="Times New Roman" w:hAnsi="Times New Roman" w:cs="Times New Roman"/>
          <w:sz w:val="24"/>
          <w:szCs w:val="24"/>
        </w:rPr>
        <w:t xml:space="preserve">  </w:t>
      </w:r>
    </w:p>
    <w:p w14:paraId="313C8722"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bookmarkStart w:id="189" w:name="_Hlk167546270"/>
      <w:r w:rsidRPr="75B9AA42">
        <w:rPr>
          <w:rFonts w:ascii="Times New Roman" w:eastAsia="Times New Roman" w:hAnsi="Times New Roman" w:cs="Times New Roman"/>
          <w:sz w:val="24"/>
          <w:szCs w:val="24"/>
        </w:rPr>
        <w:t>Wall, C. L., Carson, J., Brown, G. (2023). COVID-19 Relates to Both PTSD and PTG in a Non-clinical Population, Why?</w:t>
      </w:r>
      <w:r w:rsidRPr="75B9AA42">
        <w:rPr>
          <w:rFonts w:ascii="Times New Roman" w:eastAsia="Times New Roman" w:hAnsi="Times New Roman" w:cs="Times New Roman"/>
          <w:i/>
          <w:iCs/>
          <w:sz w:val="24"/>
          <w:szCs w:val="24"/>
        </w:rPr>
        <w:t xml:space="preserve"> Journal of Loss and Trauma, 28:1</w:t>
      </w:r>
      <w:r w:rsidRPr="75B9AA42">
        <w:rPr>
          <w:rFonts w:ascii="Times New Roman" w:eastAsia="Times New Roman" w:hAnsi="Times New Roman" w:cs="Times New Roman"/>
          <w:sz w:val="24"/>
          <w:szCs w:val="24"/>
        </w:rPr>
        <w:t>, 61-73, DOI: 10.1080/15325024.2022.2068264 </w:t>
      </w:r>
    </w:p>
    <w:bookmarkEnd w:id="189"/>
    <w:p w14:paraId="7A19014F"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Wan, X., Huang, H., Peng, Q., Yu, N. X., Zhang, Y., Ding, Y., Wu, H., Hao, J., Lu, G., &amp; Chen, C. (2023). A meta-analysis on the relationship between posttraumatic growth and resilience in people with breast cancer. </w:t>
      </w:r>
      <w:r w:rsidRPr="75B9AA42">
        <w:rPr>
          <w:rFonts w:ascii="Times New Roman" w:eastAsia="Times New Roman" w:hAnsi="Times New Roman" w:cs="Times New Roman"/>
          <w:i/>
          <w:iCs/>
          <w:sz w:val="24"/>
          <w:szCs w:val="24"/>
        </w:rPr>
        <w:t>Nurs Open, 10(5)</w:t>
      </w:r>
      <w:r w:rsidRPr="75B9AA42">
        <w:rPr>
          <w:rFonts w:ascii="Times New Roman" w:eastAsia="Times New Roman" w:hAnsi="Times New Roman" w:cs="Times New Roman"/>
          <w:sz w:val="24"/>
          <w:szCs w:val="24"/>
        </w:rPr>
        <w:t xml:space="preserve">,734-2745. doi:10.1002/nop2.1540 </w:t>
      </w:r>
    </w:p>
    <w:p w14:paraId="2C542B5C"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Wang, S., Quan, L., Chavarro, J. E., Slopen, N., Kubzansky, L. D., Koenen, K. C., Kang, J. H., Weisskopf, M. G., Branch-Elliman, W., &amp; Roberts, A. L. (2022). Associations of depression, anxiety, worry, perceived stress, and loneliness prior to infection with risk of post-COVID-19 conditions. </w:t>
      </w:r>
      <w:r w:rsidRPr="75B9AA42">
        <w:rPr>
          <w:rFonts w:ascii="Times New Roman" w:eastAsia="Times New Roman" w:hAnsi="Times New Roman" w:cs="Times New Roman"/>
          <w:i/>
          <w:iCs/>
          <w:sz w:val="24"/>
          <w:szCs w:val="24"/>
        </w:rPr>
        <w:t>JAMA psychiatry, 79(11)</w:t>
      </w:r>
      <w:r w:rsidRPr="75B9AA42">
        <w:rPr>
          <w:rFonts w:ascii="Times New Roman" w:eastAsia="Times New Roman" w:hAnsi="Times New Roman" w:cs="Times New Roman"/>
          <w:sz w:val="24"/>
          <w:szCs w:val="24"/>
        </w:rPr>
        <w:t>, 1081–1091. </w:t>
      </w:r>
      <w:hyperlink r:id="rId58">
        <w:r w:rsidRPr="75B9AA42">
          <w:rPr>
            <w:rStyle w:val="Hyperlink"/>
            <w:rFonts w:ascii="Times New Roman" w:eastAsia="Times New Roman" w:hAnsi="Times New Roman" w:cs="Times New Roman"/>
            <w:sz w:val="24"/>
            <w:szCs w:val="24"/>
          </w:rPr>
          <w:t>https://doi.org/10.1001/jamapsychiatry.2022.2640</w:t>
        </w:r>
      </w:hyperlink>
      <w:r w:rsidRPr="75B9AA42">
        <w:rPr>
          <w:rFonts w:ascii="Times New Roman" w:eastAsia="Times New Roman" w:hAnsi="Times New Roman" w:cs="Times New Roman"/>
          <w:sz w:val="24"/>
          <w:szCs w:val="24"/>
        </w:rPr>
        <w:t xml:space="preserve"> </w:t>
      </w:r>
    </w:p>
    <w:p w14:paraId="3410456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Wang, S., Zhao, Y., &amp; Li, J. (2023). True grit and brain: Trait grit mediates the connection of DLPFC functional connectivity density to posttraumatic growth following COVID-19. </w:t>
      </w:r>
      <w:r w:rsidRPr="75B9AA42">
        <w:rPr>
          <w:rFonts w:ascii="Times New Roman" w:eastAsia="Times New Roman" w:hAnsi="Times New Roman" w:cs="Times New Roman"/>
          <w:i/>
          <w:iCs/>
          <w:sz w:val="24"/>
          <w:szCs w:val="24"/>
        </w:rPr>
        <w:t>Journal of affective disorders, 325</w:t>
      </w:r>
      <w:r w:rsidRPr="75B9AA42">
        <w:rPr>
          <w:rFonts w:ascii="Times New Roman" w:eastAsia="Times New Roman" w:hAnsi="Times New Roman" w:cs="Times New Roman"/>
          <w:sz w:val="24"/>
          <w:szCs w:val="24"/>
        </w:rPr>
        <w:t xml:space="preserve">, 313–320. </w:t>
      </w:r>
      <w:hyperlink r:id="rId59">
        <w:r w:rsidRPr="75B9AA42">
          <w:rPr>
            <w:rStyle w:val="Hyperlink"/>
            <w:rFonts w:ascii="Times New Roman" w:eastAsia="Times New Roman" w:hAnsi="Times New Roman" w:cs="Times New Roman"/>
            <w:sz w:val="24"/>
            <w:szCs w:val="24"/>
          </w:rPr>
          <w:t>https://doi.org/10.1016/j.jad.2023.01.022</w:t>
        </w:r>
      </w:hyperlink>
      <w:r w:rsidRPr="75B9AA42">
        <w:rPr>
          <w:rFonts w:ascii="Times New Roman" w:eastAsia="Times New Roman" w:hAnsi="Times New Roman" w:cs="Times New Roman"/>
          <w:sz w:val="24"/>
          <w:szCs w:val="24"/>
        </w:rPr>
        <w:t xml:space="preserve"> </w:t>
      </w:r>
    </w:p>
    <w:p w14:paraId="6F439094"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Willey, B., Mimmack, K., Gagliardi, G., Dossett, M. L., Wang, S., Udeogu, O. J., Donovan, N. J., Gatchel, J. R., Quiroz, Y. T., Amariglio, R., Liu, C. H., Hyun, S., ElTohamy, A., Rentz, D., Sperling, R. A., Marshall, G. A., &amp; Vannini, P. (2022). Racial and socioeconomic status differences in stress, posttraumatic growth, and mental health in an older adult cohort during the Covid-19 pandemic. </w:t>
      </w:r>
      <w:r w:rsidRPr="75B9AA42">
        <w:rPr>
          <w:rFonts w:ascii="Times New Roman" w:eastAsia="Times New Roman" w:hAnsi="Times New Roman" w:cs="Times New Roman"/>
          <w:i/>
          <w:iCs/>
          <w:sz w:val="24"/>
          <w:szCs w:val="24"/>
        </w:rPr>
        <w:t>EclinicalMedicine, (45),</w:t>
      </w:r>
      <w:r w:rsidRPr="75B9AA42">
        <w:rPr>
          <w:rFonts w:ascii="Times New Roman" w:eastAsia="Times New Roman" w:hAnsi="Times New Roman" w:cs="Times New Roman"/>
          <w:sz w:val="24"/>
          <w:szCs w:val="24"/>
        </w:rPr>
        <w:t xml:space="preserve"> 101343. </w:t>
      </w:r>
      <w:hyperlink r:id="rId60">
        <w:r w:rsidRPr="75B9AA42">
          <w:rPr>
            <w:rStyle w:val="Hyperlink"/>
            <w:rFonts w:ascii="Times New Roman" w:eastAsia="Times New Roman" w:hAnsi="Times New Roman" w:cs="Times New Roman"/>
            <w:sz w:val="24"/>
            <w:szCs w:val="24"/>
          </w:rPr>
          <w:t>https://doi.org/10.1016/j.eclinm.2022.101343</w:t>
        </w:r>
      </w:hyperlink>
      <w:r w:rsidRPr="75B9AA42">
        <w:rPr>
          <w:rFonts w:ascii="Times New Roman" w:eastAsia="Times New Roman" w:hAnsi="Times New Roman" w:cs="Times New Roman"/>
          <w:sz w:val="24"/>
          <w:szCs w:val="24"/>
        </w:rPr>
        <w:t xml:space="preserve">.  </w:t>
      </w:r>
    </w:p>
    <w:p w14:paraId="0E0E69E4"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Yao, X., Wang, J., Yang, Y., &amp; Zhang, H. (2023). Factors influencing nurses' post-traumatic growth during the COVID-19 pandemic: Bayesian network analysis. </w:t>
      </w:r>
      <w:r w:rsidRPr="75B9AA42">
        <w:rPr>
          <w:rFonts w:ascii="Times New Roman" w:eastAsia="Times New Roman" w:hAnsi="Times New Roman" w:cs="Times New Roman"/>
          <w:i/>
          <w:iCs/>
          <w:sz w:val="24"/>
          <w:szCs w:val="24"/>
        </w:rPr>
        <w:t>Frontiers in psychiatry, 14</w:t>
      </w:r>
      <w:r w:rsidRPr="75B9AA42">
        <w:rPr>
          <w:rFonts w:ascii="Times New Roman" w:eastAsia="Times New Roman" w:hAnsi="Times New Roman" w:cs="Times New Roman"/>
          <w:sz w:val="24"/>
          <w:szCs w:val="24"/>
        </w:rPr>
        <w:t xml:space="preserve">, 1163956. </w:t>
      </w:r>
      <w:hyperlink r:id="rId61">
        <w:r w:rsidRPr="75B9AA42">
          <w:rPr>
            <w:rStyle w:val="Hyperlink"/>
            <w:rFonts w:ascii="Times New Roman" w:eastAsia="Times New Roman" w:hAnsi="Times New Roman" w:cs="Times New Roman"/>
            <w:sz w:val="24"/>
            <w:szCs w:val="24"/>
          </w:rPr>
          <w:t>https://doi.org/10.3389/fpsyt.2023.1163956</w:t>
        </w:r>
      </w:hyperlink>
      <w:r w:rsidRPr="75B9AA42">
        <w:rPr>
          <w:rFonts w:ascii="Times New Roman" w:eastAsia="Times New Roman" w:hAnsi="Times New Roman" w:cs="Times New Roman"/>
          <w:sz w:val="24"/>
          <w:szCs w:val="24"/>
        </w:rPr>
        <w:t xml:space="preserve"> </w:t>
      </w:r>
    </w:p>
    <w:p w14:paraId="5A010780"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w:t>
      </w:r>
      <w:r w:rsidRPr="75B9AA42">
        <w:rPr>
          <w:rFonts w:ascii="Times New Roman" w:eastAsia="Times New Roman" w:hAnsi="Times New Roman" w:cs="Times New Roman"/>
          <w:i/>
          <w:iCs/>
          <w:sz w:val="24"/>
          <w:szCs w:val="24"/>
        </w:rPr>
        <w:t>Psychotraumatology, 13(1).</w:t>
      </w:r>
      <w:r w:rsidRPr="75B9AA42">
        <w:rPr>
          <w:rFonts w:ascii="Times New Roman" w:eastAsia="Times New Roman" w:hAnsi="Times New Roman" w:cs="Times New Roman"/>
          <w:sz w:val="24"/>
          <w:szCs w:val="24"/>
        </w:rPr>
        <w:t xml:space="preserve"> </w:t>
      </w:r>
      <w:hyperlink r:id="rId62">
        <w:r w:rsidRPr="75B9AA42">
          <w:rPr>
            <w:rStyle w:val="Hyperlink"/>
            <w:rFonts w:ascii="Times New Roman" w:eastAsia="Times New Roman" w:hAnsi="Times New Roman" w:cs="Times New Roman"/>
            <w:sz w:val="24"/>
            <w:szCs w:val="24"/>
          </w:rPr>
          <w:t>https://doi.org/10.1080/20008198.2021.2005346</w:t>
        </w:r>
      </w:hyperlink>
      <w:r w:rsidRPr="75B9AA42">
        <w:rPr>
          <w:rFonts w:ascii="Times New Roman" w:eastAsia="Times New Roman" w:hAnsi="Times New Roman" w:cs="Times New Roman"/>
          <w:sz w:val="24"/>
          <w:szCs w:val="24"/>
        </w:rPr>
        <w:t xml:space="preserve">   </w:t>
      </w:r>
    </w:p>
    <w:p w14:paraId="748991C3"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lastRenderedPageBreak/>
        <w:t>Yıldız, E. (2021). Posttraumatic growth and positive determinants in nursing students after Covid‐19 alarm status: A descriptive cross‐sectional study. </w:t>
      </w:r>
      <w:r w:rsidRPr="75B9AA42">
        <w:rPr>
          <w:rFonts w:ascii="Times New Roman" w:eastAsia="Times New Roman" w:hAnsi="Times New Roman" w:cs="Times New Roman"/>
          <w:i/>
          <w:iCs/>
          <w:sz w:val="24"/>
          <w:szCs w:val="24"/>
        </w:rPr>
        <w:t>Perspectives in Psychiatric Care</w:t>
      </w:r>
      <w:r w:rsidRPr="75B9AA42">
        <w:rPr>
          <w:rFonts w:ascii="Times New Roman" w:eastAsia="Times New Roman" w:hAnsi="Times New Roman" w:cs="Times New Roman"/>
          <w:sz w:val="24"/>
          <w:szCs w:val="24"/>
        </w:rPr>
        <w:t xml:space="preserve">. </w:t>
      </w:r>
      <w:hyperlink r:id="rId63">
        <w:r w:rsidRPr="75B9AA42">
          <w:rPr>
            <w:rStyle w:val="Hyperlink"/>
            <w:rFonts w:ascii="Times New Roman" w:eastAsia="Times New Roman" w:hAnsi="Times New Roman" w:cs="Times New Roman"/>
            <w:sz w:val="24"/>
            <w:szCs w:val="24"/>
          </w:rPr>
          <w:t>https://doi.org/10.1111/ppc.12761</w:t>
        </w:r>
      </w:hyperlink>
      <w:r w:rsidRPr="75B9AA42">
        <w:rPr>
          <w:rFonts w:ascii="Times New Roman" w:eastAsia="Times New Roman" w:hAnsi="Times New Roman" w:cs="Times New Roman"/>
          <w:sz w:val="24"/>
          <w:szCs w:val="24"/>
        </w:rPr>
        <w:t xml:space="preserve"> </w:t>
      </w:r>
    </w:p>
    <w:p w14:paraId="5CA9E4F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Zhai, H. K., Li, Q., Hu, Y. X., Cui, Y. X., Wei, X. W., &amp; Zhou, X. (2021). Emotional creativity improves posttraumatic growth and mental health during the COVID-19 pandemic. </w:t>
      </w:r>
      <w:r w:rsidRPr="75B9AA42">
        <w:rPr>
          <w:rFonts w:ascii="Times New Roman" w:eastAsia="Times New Roman" w:hAnsi="Times New Roman" w:cs="Times New Roman"/>
          <w:i/>
          <w:iCs/>
          <w:sz w:val="24"/>
          <w:szCs w:val="24"/>
        </w:rPr>
        <w:t>Frontiers in psychology, 12,</w:t>
      </w:r>
      <w:r w:rsidRPr="75B9AA42">
        <w:rPr>
          <w:rFonts w:ascii="Times New Roman" w:eastAsia="Times New Roman" w:hAnsi="Times New Roman" w:cs="Times New Roman"/>
          <w:sz w:val="24"/>
          <w:szCs w:val="24"/>
        </w:rPr>
        <w:t xml:space="preserve"> 600798. https://doi.org/10.3389/fpsyg.2021.600798</w:t>
      </w:r>
    </w:p>
    <w:p w14:paraId="7CC2C78D"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Zhang, X. T., Shi, S. S., Qin Ren, Y., &amp; Wang, L. (2021). The Traumatic Experience of Clinical Nurses During the COVID-19 Pandemic: Which Factors are Related to Post-Traumatic Growth?. </w:t>
      </w:r>
      <w:r w:rsidRPr="75B9AA42">
        <w:rPr>
          <w:rFonts w:ascii="Times New Roman" w:eastAsia="Times New Roman" w:hAnsi="Times New Roman" w:cs="Times New Roman"/>
          <w:i/>
          <w:iCs/>
          <w:sz w:val="24"/>
          <w:szCs w:val="24"/>
        </w:rPr>
        <w:t>Risk management and healthcare policy,14</w:t>
      </w:r>
      <w:r w:rsidRPr="75B9AA42">
        <w:rPr>
          <w:rFonts w:ascii="Times New Roman" w:eastAsia="Times New Roman" w:hAnsi="Times New Roman" w:cs="Times New Roman"/>
          <w:sz w:val="24"/>
          <w:szCs w:val="24"/>
        </w:rPr>
        <w:t xml:space="preserve">,2145–2151. https://doi.org/10.2147/RMHP.S307294. </w:t>
      </w:r>
    </w:p>
    <w:p w14:paraId="576E5FE9"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 xml:space="preserve">Zhou, Y., MacGeorge, E. L., &amp; Myrick, J. G. (2020). Mental health and its predictors during the early months of the Covid-19 pandemic experience in the United States. </w:t>
      </w:r>
      <w:r w:rsidRPr="75B9AA42">
        <w:rPr>
          <w:rFonts w:ascii="Times New Roman" w:eastAsia="Times New Roman" w:hAnsi="Times New Roman" w:cs="Times New Roman"/>
          <w:i/>
          <w:iCs/>
          <w:sz w:val="24"/>
          <w:szCs w:val="24"/>
        </w:rPr>
        <w:t>International Journal of Environmental Research and Public Health, 17(17)</w:t>
      </w:r>
      <w:r w:rsidRPr="75B9AA42">
        <w:rPr>
          <w:rFonts w:ascii="Times New Roman" w:eastAsia="Times New Roman" w:hAnsi="Times New Roman" w:cs="Times New Roman"/>
          <w:sz w:val="24"/>
          <w:szCs w:val="24"/>
        </w:rPr>
        <w:t xml:space="preserve">, 6315. </w:t>
      </w:r>
      <w:hyperlink r:id="rId64">
        <w:r w:rsidRPr="75B9AA42">
          <w:rPr>
            <w:rStyle w:val="Hyperlink"/>
            <w:rFonts w:ascii="Times New Roman" w:eastAsia="Times New Roman" w:hAnsi="Times New Roman" w:cs="Times New Roman"/>
            <w:sz w:val="24"/>
            <w:szCs w:val="24"/>
          </w:rPr>
          <w:t>https://doi.org/10.3390/ijerph17176315</w:t>
        </w:r>
      </w:hyperlink>
      <w:r w:rsidRPr="75B9AA42">
        <w:rPr>
          <w:rFonts w:ascii="Times New Roman" w:eastAsia="Times New Roman" w:hAnsi="Times New Roman" w:cs="Times New Roman"/>
          <w:sz w:val="24"/>
          <w:szCs w:val="24"/>
        </w:rPr>
        <w:t xml:space="preserve">  </w:t>
      </w:r>
    </w:p>
    <w:p w14:paraId="406258DE" w14:textId="77777777" w:rsidR="00F6578E" w:rsidRPr="004248F7" w:rsidRDefault="00F6578E" w:rsidP="00F6578E">
      <w:pPr>
        <w:spacing w:after="0" w:line="360" w:lineRule="auto"/>
        <w:ind w:firstLine="360"/>
        <w:rPr>
          <w:rFonts w:ascii="Times New Roman" w:eastAsia="Times New Roman" w:hAnsi="Times New Roman" w:cs="Times New Roman"/>
          <w:sz w:val="24"/>
          <w:szCs w:val="24"/>
        </w:rPr>
      </w:pPr>
      <w:r w:rsidRPr="75B9AA42">
        <w:rPr>
          <w:rFonts w:ascii="Times New Roman" w:eastAsia="Times New Roman" w:hAnsi="Times New Roman" w:cs="Times New Roman"/>
          <w:sz w:val="24"/>
          <w:szCs w:val="24"/>
        </w:rPr>
        <w:t>Frankl, V. (1946). Man’s search for meaning. Beacon Press.</w:t>
      </w:r>
    </w:p>
    <w:p w14:paraId="34D9BD52" w14:textId="77777777" w:rsidR="00F6578E" w:rsidRDefault="00F6578E" w:rsidP="00F6578E">
      <w:pPr>
        <w:pStyle w:val="ListParagraph"/>
        <w:spacing w:after="0" w:line="480" w:lineRule="auto"/>
        <w:ind w:left="360"/>
        <w:rPr>
          <w:ins w:id="190" w:author="Qizhou Duan" w:date="2024-06-21T15:09:00Z"/>
          <w:rFonts w:ascii="Times New Roman" w:hAnsi="Times New Roman" w:cs="Times New Roman"/>
          <w:b/>
          <w:bCs/>
          <w:sz w:val="24"/>
          <w:szCs w:val="24"/>
        </w:rPr>
      </w:pPr>
    </w:p>
    <w:p w14:paraId="17F813B8" w14:textId="22E36A9E" w:rsidR="00C94498" w:rsidRPr="00BF2773" w:rsidRDefault="00C94498" w:rsidP="00F6578E">
      <w:pPr>
        <w:pStyle w:val="ListParagraph"/>
        <w:spacing w:after="0" w:line="480" w:lineRule="auto"/>
        <w:ind w:left="360"/>
        <w:rPr>
          <w:rFonts w:ascii="Times New Roman" w:hAnsi="Times New Roman" w:cs="Times New Roman"/>
          <w:b/>
          <w:bCs/>
          <w:sz w:val="24"/>
          <w:szCs w:val="24"/>
        </w:rPr>
        <w:sectPr w:rsidR="00C94498" w:rsidRPr="00BF2773" w:rsidSect="0054340B">
          <w:headerReference w:type="default" r:id="rId65"/>
          <w:pgSz w:w="12240" w:h="15840"/>
          <w:pgMar w:top="1440" w:right="1440" w:bottom="1440" w:left="1440" w:header="720" w:footer="0" w:gutter="0"/>
          <w:pgNumType w:start="1"/>
          <w:cols w:space="720"/>
          <w:formProt w:val="0"/>
          <w:docGrid w:linePitch="360" w:charSpace="4096"/>
        </w:sectPr>
      </w:pPr>
      <w:ins w:id="191" w:author="Qizhou Duan" w:date="2024-06-21T15:09:00Z">
        <w:r>
          <w:rPr>
            <w:rFonts w:ascii="Arial" w:hAnsi="Arial" w:cs="Arial"/>
            <w:color w:val="222222"/>
            <w:sz w:val="20"/>
            <w:szCs w:val="20"/>
            <w:shd w:val="clear" w:color="auto" w:fill="FFFFFF"/>
          </w:rPr>
          <w:t>Huang, L., Qin, J., Zhou, Y., Zhu, F., Liu, L., &amp; Shao, L. (2023). Normalization techniques in training dnns: Methodology, analysis and application.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(8), 10173-10196.</w:t>
        </w:r>
      </w:ins>
    </w:p>
    <w:p w14:paraId="23192FDF" w14:textId="77777777" w:rsidR="00F6578E" w:rsidRPr="00BF2773" w:rsidRDefault="00F6578E" w:rsidP="00F6578E">
      <w:pPr>
        <w:tabs>
          <w:tab w:val="left" w:pos="3473"/>
        </w:tabs>
        <w:spacing w:after="0" w:line="360" w:lineRule="auto"/>
        <w:ind w:firstLine="720"/>
      </w:pPr>
    </w:p>
    <w:p w14:paraId="184E3011" w14:textId="022E7269" w:rsidR="00F6578E" w:rsidRPr="00BF2773" w:rsidRDefault="00F6578E" w:rsidP="00F6578E">
      <w:pPr>
        <w:spacing w:after="0" w:line="480" w:lineRule="auto"/>
        <w:jc w:val="center"/>
        <w:rPr>
          <w:rFonts w:ascii="Arial" w:hAnsi="Arial" w:cs="Arial"/>
          <w:sz w:val="20"/>
          <w:szCs w:val="20"/>
          <w:shd w:val="clear" w:color="auto" w:fill="FFFFFF"/>
        </w:rPr>
      </w:pPr>
      <w:r w:rsidRPr="00BF2773">
        <w:rPr>
          <w:rFonts w:ascii="Open Sans" w:hAnsi="Open Sans" w:cs="Open Sans"/>
          <w:sz w:val="21"/>
          <w:szCs w:val="21"/>
        </w:rPr>
        <w:br/>
      </w:r>
      <w:r w:rsidRPr="007258DF">
        <w:rPr>
          <w:rFonts w:ascii="Arial" w:hAnsi="Arial" w:cs="Arial"/>
          <w:sz w:val="20"/>
          <w:szCs w:val="20"/>
          <w:highlight w:val="cyan"/>
          <w:shd w:val="clear" w:color="auto" w:fill="FFFFFF"/>
        </w:rPr>
        <w:t>53-854.</w:t>
      </w:r>
      <w:r w:rsidR="004847FB">
        <w:rPr>
          <w:rFonts w:ascii="Arial" w:hAnsi="Arial" w:cs="Arial"/>
          <w:sz w:val="20"/>
          <w:szCs w:val="20"/>
          <w:shd w:val="clear" w:color="auto" w:fill="FFFFFF"/>
        </w:rPr>
        <w:t>QZ ??</w:t>
      </w:r>
    </w:p>
    <w:p w14:paraId="0A96BC8B" w14:textId="77777777" w:rsidR="00F6578E" w:rsidRPr="00BF2773" w:rsidRDefault="00F6578E" w:rsidP="00F6578E">
      <w:pPr>
        <w:spacing w:after="0" w:line="480" w:lineRule="auto"/>
        <w:jc w:val="center"/>
        <w:rPr>
          <w:rFonts w:ascii="Arial" w:hAnsi="Arial" w:cs="Arial"/>
          <w:sz w:val="20"/>
          <w:szCs w:val="20"/>
          <w:shd w:val="clear" w:color="auto" w:fill="FFFFFF"/>
        </w:rPr>
      </w:pPr>
    </w:p>
    <w:p w14:paraId="53CBD518" w14:textId="77777777" w:rsidR="00F6578E" w:rsidRPr="00BF2773" w:rsidRDefault="00F6578E" w:rsidP="00F6578E">
      <w:pPr>
        <w:spacing w:after="0" w:line="480" w:lineRule="auto"/>
        <w:jc w:val="center"/>
        <w:rPr>
          <w:rFonts w:ascii="Times New Roman" w:hAnsi="Times New Roman" w:cs="Times New Roman"/>
          <w:sz w:val="24"/>
          <w:szCs w:val="24"/>
        </w:rPr>
      </w:pPr>
      <w:r w:rsidRPr="00BF2773">
        <w:rPr>
          <w:rFonts w:ascii="Times New Roman" w:hAnsi="Times New Roman" w:cs="Times New Roman"/>
          <w:b/>
          <w:bCs/>
          <w:sz w:val="24"/>
          <w:szCs w:val="24"/>
        </w:rPr>
        <w:t xml:space="preserve">Figure 1: Flowchart of Study Selection </w:t>
      </w:r>
    </w:p>
    <w:p w14:paraId="4DBAE730" w14:textId="77777777" w:rsidR="00F6578E" w:rsidRPr="00BF2773" w:rsidRDefault="00F6578E" w:rsidP="00F6578E">
      <w:pPr>
        <w:spacing w:after="0" w:line="240" w:lineRule="auto"/>
      </w:pPr>
    </w:p>
    <w:p w14:paraId="164404BE" w14:textId="77777777" w:rsidR="00F6578E" w:rsidRPr="00BF2773" w:rsidRDefault="00F6578E" w:rsidP="00F6578E">
      <w:pPr>
        <w:spacing w:after="0" w:line="240" w:lineRule="auto"/>
        <w:rPr>
          <w:lang w:val="en-AU"/>
        </w:rPr>
      </w:pP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F6578E" w:rsidRDefault="00F6578E"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" filled="f" strokecolor="black [3213]" strokeweight="1pt">
                <v:textbox>
                  <w:txbxContent>
                    <w:p w14:paraId="2EAFA3FD"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F6578E" w:rsidRDefault="00F6578E"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cBPmw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" fillcolor="#9cc2e5 [1944]" strokecolor="black [3213]" strokeweight="1pt">
                <v:textbox>
                  <w:txbxContent>
                    <w:p w14:paraId="00EEC291"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32" coordsize="21600,21600" o:oned="t" filled="f" o:spt="32" path="m,l21600,21600e" w14:anchorId="225CCBF2">
                <v:path fillok="f" arrowok="t" o:connecttype="none"/>
                <o:lock v:ext="edit" shapetype="t"/>
              </v:shapetype>
              <v:shape id="Straight Arrow Connector 18"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F6578E" w:rsidRDefault="00F6578E"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" fillcolor="white [3212]" strokecolor="black [3213]" strokeweight="1pt">
                <v:textbox>
                  <w:txbxContent>
                    <w:p w14:paraId="5170B3A7" w14:textId="77777777" w:rsidR="00F6578E" w:rsidRDefault="00F6578E"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1"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5B5DC356">
                <v:stroke joinstyle="miter" endarrow="block"/>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5F1F9D0F">
                <v:stroke joinstyle="miter" endarrow="block"/>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3"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524B1183">
                <v:stroke joinstyle="miter" endarrow="block"/>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" filled="f" strokecolor="black [3213]" strokeweight="1pt">
                <v:textbox>
                  <w:txbxContent>
                    <w:p w14:paraId="4892A5B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Ho4cA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" filled="f" strokecolor="black [3213]" strokeweight="1pt">
                <v:textbox>
                  <w:txbxContent>
                    <w:p w14:paraId="04AB033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26"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555A9FCB">
                <v:stroke joinstyle="miter" endarrow="block"/>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" filled="f" strokecolor="black [3213]" strokeweight="1pt">
                <v:textbox>
                  <w:txbxContent>
                    <w:p w14:paraId="385BAF19"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" filled="f" strokecolor="black [3213]" strokeweight="1pt">
                <v:textbox>
                  <w:txbxContent>
                    <w:p w14:paraId="3A279A34"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0"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1161D50">
                <v:stroke joinstyle="miter" endarrow="block"/>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F6578E" w:rsidRDefault="00F6578E"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" fillcolor="#9cc2e5 [1944]" strokecolor="black [3213]" strokeweight="1pt">
                <v:textbox>
                  <w:txbxContent>
                    <w:p w14:paraId="6BF7A0E3"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F6578E" w:rsidRDefault="00F6578E"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7"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60FC8EA6">
                <v:stroke joinstyle="miter" endarrow="block"/>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" filled="f" strokecolor="black [3213]" strokeweight="1pt">
                <v:textbox>
                  <w:txbxContent>
                    <w:p w14:paraId="72AE0E0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39"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6ABC372A">
                <v:stroke joinstyle="miter" endarrow="block"/>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" filled="f" strokecolor="black [3213]" strokeweight="1pt">
                <v:textbox>
                  <w:txbxContent>
                    <w:p w14:paraId="635043C6"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shape id="Straight Arrow Connector 41"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06E93539">
                <v:stroke joinstyle="miter" endarrow="block"/>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" filled="f" strokecolor="black [3213]" strokeweight="1pt">
                <v:textbox>
                  <w:txbxContent>
                    <w:p w14:paraId="6447214E"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F6578E" w:rsidRDefault="00F6578E"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" fillcolor="#9cc2e5 [1944]" strokecolor="black [3213]" strokeweight="1pt">
                <v:textbox>
                  <w:txbxContent>
                    <w:p w14:paraId="2D7102EB" w14:textId="77777777" w:rsidR="00F6578E" w:rsidRDefault="00F6578E"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52A81E63" w14:textId="77777777" w:rsidR="00F6578E" w:rsidRPr="00BF2773" w:rsidRDefault="00F6578E" w:rsidP="00F6578E">
      <w:pPr>
        <w:suppressAutoHyphens w:val="0"/>
        <w:rPr>
          <w:rFonts w:ascii="Times New Roman" w:eastAsiaTheme="minorEastAsia" w:hAnsi="Times New Roman" w:cs="Times New Roman"/>
          <w:b/>
          <w:bCs/>
          <w:sz w:val="24"/>
          <w:szCs w:val="24"/>
          <w:lang w:eastAsia="zh-CN"/>
        </w:rPr>
      </w:pPr>
      <w:r w:rsidRPr="00BF2773">
        <w:rPr>
          <w:rFonts w:ascii="Times New Roman" w:eastAsiaTheme="minorEastAsia" w:hAnsi="Times New Roman" w:cs="Times New Roman"/>
          <w:b/>
          <w:bCs/>
          <w:sz w:val="24"/>
          <w:szCs w:val="24"/>
          <w:lang w:eastAsia="zh-CN"/>
        </w:rPr>
        <w:br w:type="page"/>
      </w:r>
    </w:p>
    <w:p w14:paraId="16A2A35E" w14:textId="77777777" w:rsidR="00F6578E" w:rsidRPr="00BF2773" w:rsidDel="003638E3" w:rsidRDefault="00F6578E" w:rsidP="00F6578E">
      <w:pPr>
        <w:jc w:val="center"/>
        <w:rPr>
          <w:del w:id="192" w:author="Qizhou Duan" w:date="2024-06-21T12:09:00Z"/>
          <w:rFonts w:ascii="Times New Roman" w:eastAsiaTheme="minorEastAsia" w:hAnsi="Times New Roman" w:cs="Times New Roman"/>
          <w:b/>
          <w:bCs/>
          <w:sz w:val="24"/>
          <w:szCs w:val="24"/>
          <w:lang w:eastAsia="zh-CN"/>
        </w:rPr>
      </w:pPr>
      <w:r w:rsidRPr="00BF2773">
        <w:rPr>
          <w:rFonts w:ascii="Times New Roman" w:eastAsiaTheme="minorEastAsia" w:hAnsi="Times New Roman" w:cs="Times New Roman"/>
          <w:b/>
          <w:bCs/>
          <w:sz w:val="24"/>
          <w:szCs w:val="24"/>
          <w:lang w:eastAsia="zh-CN"/>
        </w:rPr>
        <w:lastRenderedPageBreak/>
        <w:t>Table 1: Overview of the selected studies (k=30) for main analysis</w:t>
      </w:r>
    </w:p>
    <w:p w14:paraId="78621A19" w14:textId="41F5AFF9" w:rsidR="00F6578E" w:rsidRPr="00BF2773" w:rsidRDefault="00F6578E" w:rsidP="003638E3">
      <w:pPr>
        <w:jc w:val="center"/>
        <w:rPr>
          <w:rFonts w:ascii="Times New Roman" w:eastAsiaTheme="minorEastAsia" w:hAnsi="Times New Roman" w:cs="Times New Roman"/>
          <w:b/>
          <w:bCs/>
          <w:sz w:val="24"/>
          <w:szCs w:val="24"/>
          <w:lang w:eastAsia="zh-CN"/>
        </w:rPr>
      </w:pPr>
      <w:del w:id="193" w:author="Qizhou Duan" w:date="2024-06-21T12:09:00Z">
        <w:r w:rsidRPr="00BF2773" w:rsidDel="003638E3">
          <w:rPr>
            <w:rFonts w:ascii="Times New Roman" w:eastAsiaTheme="minorEastAsia" w:hAnsi="Times New Roman" w:cs="Times New Roman"/>
            <w:b/>
            <w:bCs/>
            <w:noProof/>
            <w:sz w:val="24"/>
            <w:szCs w:val="24"/>
            <w:lang w:eastAsia="zh-CN"/>
          </w:rPr>
          <w:drawing>
            <wp:inline distT="0" distB="0" distL="0" distR="0" wp14:anchorId="0043DAFD" wp14:editId="096CBB47">
              <wp:extent cx="5943600" cy="6190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del>
    </w:p>
    <w:p w14:paraId="66901FD3" w14:textId="77777777" w:rsidR="00F6578E" w:rsidRPr="003638E3" w:rsidRDefault="00F6578E" w:rsidP="003638E3">
      <w:pPr>
        <w:spacing w:after="0" w:line="480" w:lineRule="auto"/>
        <w:jc w:val="center"/>
        <w:rPr>
          <w:ins w:id="194" w:author="Qizhou Duan" w:date="2024-06-21T12:09:00Z"/>
          <w:rFonts w:ascii="Times New Roman" w:hAnsi="Times New Roman" w:cs="Times New Roman"/>
          <w:b/>
          <w:bCs/>
          <w:sz w:val="16"/>
          <w:szCs w:val="16"/>
          <w:rPrChange w:id="195" w:author="Qizhou Duan" w:date="2024-06-21T12:09:00Z">
            <w:rPr>
              <w:ins w:id="196" w:author="Qizhou Duan" w:date="2024-06-21T12:09:00Z"/>
              <w:rFonts w:ascii="Times New Roman" w:hAnsi="Times New Roman" w:cs="Times New Roman"/>
              <w:b/>
              <w:bCs/>
              <w:sz w:val="18"/>
              <w:szCs w:val="18"/>
            </w:rPr>
          </w:rPrChange>
        </w:rPr>
        <w:pPrChange w:id="197" w:author="Qizhou Duan" w:date="2024-06-21T12:10:00Z">
          <w:pPr>
            <w:spacing w:after="0" w:line="480" w:lineRule="auto"/>
          </w:pPr>
        </w:pPrChange>
      </w:pPr>
    </w:p>
    <w:tbl>
      <w:tblPr>
        <w:tblW w:w="0" w:type="dxa"/>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2297"/>
        <w:gridCol w:w="892"/>
        <w:gridCol w:w="803"/>
        <w:gridCol w:w="510"/>
      </w:tblGrid>
      <w:tr w:rsidR="003638E3" w:rsidRPr="003638E3" w14:paraId="45102BD6" w14:textId="77777777" w:rsidTr="003638E3">
        <w:trPr>
          <w:tblHeader/>
          <w:ins w:id="198" w:author="Qizhou Duan" w:date="2024-06-21T12:09:00Z"/>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0F932DBB" w14:textId="77777777" w:rsidR="003638E3" w:rsidRPr="003638E3" w:rsidRDefault="003638E3" w:rsidP="003638E3">
            <w:pPr>
              <w:suppressAutoHyphens w:val="0"/>
              <w:spacing w:before="150" w:after="150" w:line="240" w:lineRule="auto"/>
              <w:jc w:val="center"/>
              <w:rPr>
                <w:ins w:id="199" w:author="Qizhou Duan" w:date="2024-06-21T12:09:00Z"/>
                <w:rFonts w:ascii="Times New Roman" w:eastAsia="Times New Roman" w:hAnsi="Times New Roman" w:cs="Times New Roman"/>
                <w:color w:val="222222"/>
                <w:sz w:val="16"/>
                <w:szCs w:val="16"/>
                <w:lang w:eastAsia="zh-CN"/>
                <w:rPrChange w:id="200" w:author="Qizhou Duan" w:date="2024-06-21T12:09:00Z">
                  <w:rPr>
                    <w:ins w:id="201" w:author="Qizhou Duan" w:date="2024-06-21T12:09:00Z"/>
                    <w:rFonts w:ascii="Cambria" w:eastAsia="Times New Roman" w:hAnsi="Cambria" w:cs="Times New Roman"/>
                    <w:color w:val="222222"/>
                    <w:sz w:val="23"/>
                    <w:szCs w:val="23"/>
                    <w:lang w:eastAsia="zh-CN"/>
                  </w:rPr>
                </w:rPrChange>
              </w:rPr>
              <w:pPrChange w:id="202" w:author="Qizhou Duan" w:date="2024-06-21T12:10:00Z">
                <w:pPr>
                  <w:suppressAutoHyphens w:val="0"/>
                  <w:spacing w:before="150" w:after="150" w:line="240" w:lineRule="auto"/>
                </w:pPr>
              </w:pPrChange>
            </w:pPr>
            <w:ins w:id="203" w:author="Qizhou Duan" w:date="2024-06-21T12:09:00Z">
              <w:r w:rsidRPr="003638E3">
                <w:rPr>
                  <w:rFonts w:ascii="Times New Roman" w:eastAsia="Times New Roman" w:hAnsi="Times New Roman" w:cs="Times New Roman"/>
                  <w:color w:val="222222"/>
                  <w:sz w:val="16"/>
                  <w:szCs w:val="16"/>
                  <w:lang w:eastAsia="zh-CN"/>
                  <w:rPrChange w:id="204" w:author="Qizhou Duan" w:date="2024-06-21T12:09:00Z">
                    <w:rPr>
                      <w:rFonts w:ascii="Cambria" w:eastAsia="Times New Roman" w:hAnsi="Cambria" w:cs="Times New Roman"/>
                      <w:color w:val="222222"/>
                      <w:sz w:val="23"/>
                      <w:szCs w:val="23"/>
                      <w:lang w:eastAsia="zh-CN"/>
                    </w:rPr>
                  </w:rPrChange>
                </w:rPr>
                <w:t>Source</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1C4E1CD4" w14:textId="77777777" w:rsidR="003638E3" w:rsidRPr="003638E3" w:rsidRDefault="003638E3" w:rsidP="003638E3">
            <w:pPr>
              <w:suppressAutoHyphens w:val="0"/>
              <w:spacing w:before="150" w:after="150" w:line="240" w:lineRule="auto"/>
              <w:jc w:val="center"/>
              <w:rPr>
                <w:ins w:id="205" w:author="Qizhou Duan" w:date="2024-06-21T12:09:00Z"/>
                <w:rFonts w:ascii="Times New Roman" w:eastAsia="Times New Roman" w:hAnsi="Times New Roman" w:cs="Times New Roman"/>
                <w:color w:val="222222"/>
                <w:sz w:val="16"/>
                <w:szCs w:val="16"/>
                <w:lang w:eastAsia="zh-CN"/>
                <w:rPrChange w:id="206" w:author="Qizhou Duan" w:date="2024-06-21T12:09:00Z">
                  <w:rPr>
                    <w:ins w:id="207" w:author="Qizhou Duan" w:date="2024-06-21T12:09:00Z"/>
                    <w:rFonts w:ascii="Cambria" w:eastAsia="Times New Roman" w:hAnsi="Cambria" w:cs="Times New Roman"/>
                    <w:color w:val="222222"/>
                    <w:sz w:val="23"/>
                    <w:szCs w:val="23"/>
                    <w:lang w:eastAsia="zh-CN"/>
                  </w:rPr>
                </w:rPrChange>
              </w:rPr>
              <w:pPrChange w:id="208" w:author="Qizhou Duan" w:date="2024-06-21T12:10:00Z">
                <w:pPr>
                  <w:suppressAutoHyphens w:val="0"/>
                  <w:spacing w:before="150" w:after="150" w:line="240" w:lineRule="auto"/>
                  <w:jc w:val="right"/>
                </w:pPr>
              </w:pPrChange>
            </w:pPr>
            <w:ins w:id="209" w:author="Qizhou Duan" w:date="2024-06-21T12:09:00Z">
              <w:r w:rsidRPr="003638E3">
                <w:rPr>
                  <w:rFonts w:ascii="Times New Roman" w:eastAsia="Times New Roman" w:hAnsi="Times New Roman" w:cs="Times New Roman"/>
                  <w:color w:val="222222"/>
                  <w:sz w:val="16"/>
                  <w:szCs w:val="16"/>
                  <w:lang w:eastAsia="zh-CN"/>
                  <w:rPrChange w:id="210" w:author="Qizhou Duan" w:date="2024-06-21T12:09:00Z">
                    <w:rPr>
                      <w:rFonts w:ascii="Cambria" w:eastAsia="Times New Roman" w:hAnsi="Cambria" w:cs="Times New Roman"/>
                      <w:color w:val="222222"/>
                      <w:sz w:val="23"/>
                      <w:szCs w:val="23"/>
                      <w:lang w:eastAsia="zh-CN"/>
                    </w:rPr>
                  </w:rPrChange>
                </w:rPr>
                <w:t>sample size</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7BB4A5D6" w14:textId="77777777" w:rsidR="003638E3" w:rsidRPr="003638E3" w:rsidRDefault="003638E3" w:rsidP="003638E3">
            <w:pPr>
              <w:suppressAutoHyphens w:val="0"/>
              <w:spacing w:before="150" w:after="150" w:line="240" w:lineRule="auto"/>
              <w:jc w:val="center"/>
              <w:rPr>
                <w:ins w:id="211" w:author="Qizhou Duan" w:date="2024-06-21T12:09:00Z"/>
                <w:rFonts w:ascii="Times New Roman" w:eastAsia="Times New Roman" w:hAnsi="Times New Roman" w:cs="Times New Roman"/>
                <w:color w:val="222222"/>
                <w:sz w:val="16"/>
                <w:szCs w:val="16"/>
                <w:lang w:eastAsia="zh-CN"/>
                <w:rPrChange w:id="212" w:author="Qizhou Duan" w:date="2024-06-21T12:09:00Z">
                  <w:rPr>
                    <w:ins w:id="213" w:author="Qizhou Duan" w:date="2024-06-21T12:09:00Z"/>
                    <w:rFonts w:ascii="Cambria" w:eastAsia="Times New Roman" w:hAnsi="Cambria" w:cs="Times New Roman"/>
                    <w:color w:val="222222"/>
                    <w:sz w:val="23"/>
                    <w:szCs w:val="23"/>
                    <w:lang w:eastAsia="zh-CN"/>
                  </w:rPr>
                </w:rPrChange>
              </w:rPr>
              <w:pPrChange w:id="214" w:author="Qizhou Duan" w:date="2024-06-21T12:10:00Z">
                <w:pPr>
                  <w:suppressAutoHyphens w:val="0"/>
                  <w:spacing w:before="150" w:after="150" w:line="240" w:lineRule="auto"/>
                  <w:jc w:val="right"/>
                </w:pPr>
              </w:pPrChange>
            </w:pPr>
            <w:ins w:id="215" w:author="Qizhou Duan" w:date="2024-06-21T12:09:00Z">
              <w:r w:rsidRPr="003638E3">
                <w:rPr>
                  <w:rFonts w:ascii="Times New Roman" w:eastAsia="Times New Roman" w:hAnsi="Times New Roman" w:cs="Times New Roman"/>
                  <w:color w:val="222222"/>
                  <w:sz w:val="16"/>
                  <w:szCs w:val="16"/>
                  <w:lang w:eastAsia="zh-CN"/>
                  <w:rPrChange w:id="216" w:author="Qizhou Duan" w:date="2024-06-21T12:09:00Z">
                    <w:rPr>
                      <w:rFonts w:ascii="Cambria" w:eastAsia="Times New Roman" w:hAnsi="Cambria" w:cs="Times New Roman"/>
                      <w:color w:val="222222"/>
                      <w:sz w:val="23"/>
                      <w:szCs w:val="23"/>
                      <w:lang w:eastAsia="zh-CN"/>
                    </w:rPr>
                  </w:rPrChange>
                </w:rPr>
                <w:t>effect size</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5C4B051E" w14:textId="77777777" w:rsidR="003638E3" w:rsidRPr="003638E3" w:rsidRDefault="003638E3" w:rsidP="003638E3">
            <w:pPr>
              <w:suppressAutoHyphens w:val="0"/>
              <w:spacing w:before="150" w:after="150" w:line="240" w:lineRule="auto"/>
              <w:jc w:val="center"/>
              <w:rPr>
                <w:ins w:id="217" w:author="Qizhou Duan" w:date="2024-06-21T12:09:00Z"/>
                <w:rFonts w:ascii="Times New Roman" w:eastAsia="Times New Roman" w:hAnsi="Times New Roman" w:cs="Times New Roman"/>
                <w:color w:val="222222"/>
                <w:sz w:val="16"/>
                <w:szCs w:val="16"/>
                <w:lang w:eastAsia="zh-CN"/>
                <w:rPrChange w:id="218" w:author="Qizhou Duan" w:date="2024-06-21T12:09:00Z">
                  <w:rPr>
                    <w:ins w:id="219" w:author="Qizhou Duan" w:date="2024-06-21T12:09:00Z"/>
                    <w:rFonts w:ascii="Cambria" w:eastAsia="Times New Roman" w:hAnsi="Cambria" w:cs="Times New Roman"/>
                    <w:color w:val="222222"/>
                    <w:sz w:val="23"/>
                    <w:szCs w:val="23"/>
                    <w:lang w:eastAsia="zh-CN"/>
                  </w:rPr>
                </w:rPrChange>
              </w:rPr>
              <w:pPrChange w:id="220" w:author="Qizhou Duan" w:date="2024-06-21T12:10:00Z">
                <w:pPr>
                  <w:suppressAutoHyphens w:val="0"/>
                  <w:spacing w:before="150" w:after="150" w:line="240" w:lineRule="auto"/>
                  <w:jc w:val="right"/>
                </w:pPr>
              </w:pPrChange>
            </w:pPr>
            <w:ins w:id="221" w:author="Qizhou Duan" w:date="2024-06-21T12:09:00Z">
              <w:r w:rsidRPr="003638E3">
                <w:rPr>
                  <w:rFonts w:ascii="Times New Roman" w:eastAsia="Times New Roman" w:hAnsi="Times New Roman" w:cs="Times New Roman"/>
                  <w:color w:val="222222"/>
                  <w:sz w:val="16"/>
                  <w:szCs w:val="16"/>
                  <w:lang w:eastAsia="zh-CN"/>
                  <w:rPrChange w:id="222" w:author="Qizhou Duan" w:date="2024-06-21T12:09:00Z">
                    <w:rPr>
                      <w:rFonts w:ascii="Cambria" w:eastAsia="Times New Roman" w:hAnsi="Cambria" w:cs="Times New Roman"/>
                      <w:color w:val="222222"/>
                      <w:sz w:val="23"/>
                      <w:szCs w:val="23"/>
                      <w:lang w:eastAsia="zh-CN"/>
                    </w:rPr>
                  </w:rPrChange>
                </w:rPr>
                <w:t>sd</w:t>
              </w:r>
            </w:ins>
          </w:p>
        </w:tc>
      </w:tr>
      <w:tr w:rsidR="003638E3" w:rsidRPr="003638E3" w14:paraId="729EB66E" w14:textId="77777777" w:rsidTr="003638E3">
        <w:trPr>
          <w:ins w:id="223" w:author="Qizhou Duan" w:date="2024-06-21T12:09:00Z"/>
        </w:trPr>
        <w:tc>
          <w:tcPr>
            <w:tcW w:w="0" w:type="auto"/>
            <w:shd w:val="clear" w:color="auto" w:fill="auto"/>
            <w:tcMar>
              <w:top w:w="0" w:type="dxa"/>
              <w:left w:w="75" w:type="dxa"/>
              <w:bottom w:w="0" w:type="dxa"/>
              <w:right w:w="75" w:type="dxa"/>
            </w:tcMar>
            <w:vAlign w:val="center"/>
            <w:hideMark/>
          </w:tcPr>
          <w:p w14:paraId="186E85B7" w14:textId="77777777" w:rsidR="003638E3" w:rsidRPr="003638E3" w:rsidRDefault="003638E3" w:rsidP="003638E3">
            <w:pPr>
              <w:suppressAutoHyphens w:val="0"/>
              <w:spacing w:before="150" w:after="150" w:line="240" w:lineRule="auto"/>
              <w:jc w:val="center"/>
              <w:rPr>
                <w:ins w:id="224" w:author="Qizhou Duan" w:date="2024-06-21T12:09:00Z"/>
                <w:rFonts w:ascii="Times New Roman" w:eastAsia="Times New Roman" w:hAnsi="Times New Roman" w:cs="Times New Roman"/>
                <w:color w:val="222222"/>
                <w:sz w:val="16"/>
                <w:szCs w:val="16"/>
                <w:lang w:eastAsia="zh-CN"/>
                <w:rPrChange w:id="225" w:author="Qizhou Duan" w:date="2024-06-21T12:09:00Z">
                  <w:rPr>
                    <w:ins w:id="226" w:author="Qizhou Duan" w:date="2024-06-21T12:09:00Z"/>
                    <w:rFonts w:ascii="Cambria" w:eastAsia="Times New Roman" w:hAnsi="Cambria" w:cs="Times New Roman"/>
                    <w:color w:val="222222"/>
                    <w:sz w:val="23"/>
                    <w:szCs w:val="23"/>
                    <w:lang w:eastAsia="zh-CN"/>
                  </w:rPr>
                </w:rPrChange>
              </w:rPr>
              <w:pPrChange w:id="227" w:author="Qizhou Duan" w:date="2024-06-21T12:10:00Z">
                <w:pPr>
                  <w:suppressAutoHyphens w:val="0"/>
                  <w:spacing w:before="150" w:after="150" w:line="240" w:lineRule="auto"/>
                </w:pPr>
              </w:pPrChange>
            </w:pPr>
            <w:ins w:id="228" w:author="Qizhou Duan" w:date="2024-06-21T12:09:00Z">
              <w:r w:rsidRPr="003638E3">
                <w:rPr>
                  <w:rFonts w:ascii="Times New Roman" w:eastAsia="Times New Roman" w:hAnsi="Times New Roman" w:cs="Times New Roman"/>
                  <w:color w:val="222222"/>
                  <w:sz w:val="16"/>
                  <w:szCs w:val="16"/>
                  <w:lang w:eastAsia="zh-CN"/>
                  <w:rPrChange w:id="229" w:author="Qizhou Duan" w:date="2024-06-21T12:09:00Z">
                    <w:rPr>
                      <w:rFonts w:ascii="Cambria" w:eastAsia="Times New Roman" w:hAnsi="Cambria" w:cs="Times New Roman"/>
                      <w:color w:val="222222"/>
                      <w:sz w:val="23"/>
                      <w:szCs w:val="23"/>
                      <w:lang w:eastAsia="zh-CN"/>
                    </w:rPr>
                  </w:rPrChange>
                </w:rPr>
                <w:t>Arnout and Al‐Sufyani (2021)</w:t>
              </w:r>
            </w:ins>
          </w:p>
        </w:tc>
        <w:tc>
          <w:tcPr>
            <w:tcW w:w="0" w:type="auto"/>
            <w:shd w:val="clear" w:color="auto" w:fill="auto"/>
            <w:tcMar>
              <w:top w:w="0" w:type="dxa"/>
              <w:left w:w="75" w:type="dxa"/>
              <w:bottom w:w="0" w:type="dxa"/>
              <w:right w:w="75" w:type="dxa"/>
            </w:tcMar>
            <w:vAlign w:val="center"/>
            <w:hideMark/>
          </w:tcPr>
          <w:p w14:paraId="630C7035" w14:textId="77777777" w:rsidR="003638E3" w:rsidRPr="003638E3" w:rsidRDefault="003638E3" w:rsidP="003638E3">
            <w:pPr>
              <w:suppressAutoHyphens w:val="0"/>
              <w:spacing w:before="150" w:after="150" w:line="240" w:lineRule="auto"/>
              <w:jc w:val="center"/>
              <w:rPr>
                <w:ins w:id="230" w:author="Qizhou Duan" w:date="2024-06-21T12:09:00Z"/>
                <w:rFonts w:ascii="Times New Roman" w:eastAsia="Times New Roman" w:hAnsi="Times New Roman" w:cs="Times New Roman"/>
                <w:color w:val="222222"/>
                <w:sz w:val="16"/>
                <w:szCs w:val="16"/>
                <w:lang w:eastAsia="zh-CN"/>
                <w:rPrChange w:id="231" w:author="Qizhou Duan" w:date="2024-06-21T12:09:00Z">
                  <w:rPr>
                    <w:ins w:id="232" w:author="Qizhou Duan" w:date="2024-06-21T12:09:00Z"/>
                    <w:rFonts w:ascii="Cambria" w:eastAsia="Times New Roman" w:hAnsi="Cambria" w:cs="Times New Roman"/>
                    <w:color w:val="222222"/>
                    <w:sz w:val="23"/>
                    <w:szCs w:val="23"/>
                    <w:lang w:eastAsia="zh-CN"/>
                  </w:rPr>
                </w:rPrChange>
              </w:rPr>
              <w:pPrChange w:id="233" w:author="Qizhou Duan" w:date="2024-06-21T12:10:00Z">
                <w:pPr>
                  <w:suppressAutoHyphens w:val="0"/>
                  <w:spacing w:before="150" w:after="150" w:line="240" w:lineRule="auto"/>
                  <w:jc w:val="right"/>
                </w:pPr>
              </w:pPrChange>
            </w:pPr>
            <w:ins w:id="234" w:author="Qizhou Duan" w:date="2024-06-21T12:09:00Z">
              <w:r w:rsidRPr="003638E3">
                <w:rPr>
                  <w:rFonts w:ascii="Times New Roman" w:eastAsia="Times New Roman" w:hAnsi="Times New Roman" w:cs="Times New Roman"/>
                  <w:color w:val="222222"/>
                  <w:sz w:val="16"/>
                  <w:szCs w:val="16"/>
                  <w:lang w:eastAsia="zh-CN"/>
                  <w:rPrChange w:id="235" w:author="Qizhou Duan" w:date="2024-06-21T12:09:00Z">
                    <w:rPr>
                      <w:rFonts w:ascii="Cambria" w:eastAsia="Times New Roman" w:hAnsi="Cambria" w:cs="Times New Roman"/>
                      <w:color w:val="222222"/>
                      <w:sz w:val="23"/>
                      <w:szCs w:val="23"/>
                      <w:lang w:eastAsia="zh-CN"/>
                    </w:rPr>
                  </w:rPrChange>
                </w:rPr>
                <w:t>365</w:t>
              </w:r>
            </w:ins>
          </w:p>
        </w:tc>
        <w:tc>
          <w:tcPr>
            <w:tcW w:w="0" w:type="auto"/>
            <w:shd w:val="clear" w:color="auto" w:fill="auto"/>
            <w:tcMar>
              <w:top w:w="0" w:type="dxa"/>
              <w:left w:w="75" w:type="dxa"/>
              <w:bottom w:w="0" w:type="dxa"/>
              <w:right w:w="75" w:type="dxa"/>
            </w:tcMar>
            <w:vAlign w:val="center"/>
            <w:hideMark/>
          </w:tcPr>
          <w:p w14:paraId="6F3979F7" w14:textId="77777777" w:rsidR="003638E3" w:rsidRPr="003638E3" w:rsidRDefault="003638E3" w:rsidP="003638E3">
            <w:pPr>
              <w:suppressAutoHyphens w:val="0"/>
              <w:spacing w:before="150" w:after="150" w:line="240" w:lineRule="auto"/>
              <w:jc w:val="center"/>
              <w:rPr>
                <w:ins w:id="236" w:author="Qizhou Duan" w:date="2024-06-21T12:09:00Z"/>
                <w:rFonts w:ascii="Times New Roman" w:eastAsia="Times New Roman" w:hAnsi="Times New Roman" w:cs="Times New Roman"/>
                <w:color w:val="222222"/>
                <w:sz w:val="16"/>
                <w:szCs w:val="16"/>
                <w:lang w:eastAsia="zh-CN"/>
                <w:rPrChange w:id="237" w:author="Qizhou Duan" w:date="2024-06-21T12:09:00Z">
                  <w:rPr>
                    <w:ins w:id="238" w:author="Qizhou Duan" w:date="2024-06-21T12:09:00Z"/>
                    <w:rFonts w:ascii="Cambria" w:eastAsia="Times New Roman" w:hAnsi="Cambria" w:cs="Times New Roman"/>
                    <w:color w:val="222222"/>
                    <w:sz w:val="23"/>
                    <w:szCs w:val="23"/>
                    <w:lang w:eastAsia="zh-CN"/>
                  </w:rPr>
                </w:rPrChange>
              </w:rPr>
              <w:pPrChange w:id="239" w:author="Qizhou Duan" w:date="2024-06-21T12:10:00Z">
                <w:pPr>
                  <w:suppressAutoHyphens w:val="0"/>
                  <w:spacing w:before="150" w:after="150" w:line="240" w:lineRule="auto"/>
                  <w:jc w:val="right"/>
                </w:pPr>
              </w:pPrChange>
            </w:pPr>
            <w:ins w:id="240" w:author="Qizhou Duan" w:date="2024-06-21T12:09:00Z">
              <w:r w:rsidRPr="003638E3">
                <w:rPr>
                  <w:rFonts w:ascii="Times New Roman" w:eastAsia="Times New Roman" w:hAnsi="Times New Roman" w:cs="Times New Roman"/>
                  <w:color w:val="222222"/>
                  <w:sz w:val="16"/>
                  <w:szCs w:val="16"/>
                  <w:lang w:eastAsia="zh-CN"/>
                  <w:rPrChange w:id="241" w:author="Qizhou Duan" w:date="2024-06-21T12:09:00Z">
                    <w:rPr>
                      <w:rFonts w:ascii="Cambria" w:eastAsia="Times New Roman" w:hAnsi="Cambria" w:cs="Times New Roman"/>
                      <w:color w:val="222222"/>
                      <w:sz w:val="23"/>
                      <w:szCs w:val="23"/>
                      <w:lang w:eastAsia="zh-CN"/>
                    </w:rPr>
                  </w:rPrChange>
                </w:rPr>
                <w:t>65.19</w:t>
              </w:r>
            </w:ins>
          </w:p>
        </w:tc>
        <w:tc>
          <w:tcPr>
            <w:tcW w:w="0" w:type="auto"/>
            <w:shd w:val="clear" w:color="auto" w:fill="auto"/>
            <w:tcMar>
              <w:top w:w="0" w:type="dxa"/>
              <w:left w:w="75" w:type="dxa"/>
              <w:bottom w:w="0" w:type="dxa"/>
              <w:right w:w="75" w:type="dxa"/>
            </w:tcMar>
            <w:vAlign w:val="center"/>
            <w:hideMark/>
          </w:tcPr>
          <w:p w14:paraId="0B08FB56" w14:textId="77777777" w:rsidR="003638E3" w:rsidRPr="003638E3" w:rsidRDefault="003638E3" w:rsidP="003638E3">
            <w:pPr>
              <w:suppressAutoHyphens w:val="0"/>
              <w:spacing w:before="150" w:after="150" w:line="240" w:lineRule="auto"/>
              <w:jc w:val="center"/>
              <w:rPr>
                <w:ins w:id="242" w:author="Qizhou Duan" w:date="2024-06-21T12:09:00Z"/>
                <w:rFonts w:ascii="Times New Roman" w:eastAsia="Times New Roman" w:hAnsi="Times New Roman" w:cs="Times New Roman"/>
                <w:color w:val="222222"/>
                <w:sz w:val="16"/>
                <w:szCs w:val="16"/>
                <w:lang w:eastAsia="zh-CN"/>
                <w:rPrChange w:id="243" w:author="Qizhou Duan" w:date="2024-06-21T12:09:00Z">
                  <w:rPr>
                    <w:ins w:id="244" w:author="Qizhou Duan" w:date="2024-06-21T12:09:00Z"/>
                    <w:rFonts w:ascii="Cambria" w:eastAsia="Times New Roman" w:hAnsi="Cambria" w:cs="Times New Roman"/>
                    <w:color w:val="222222"/>
                    <w:sz w:val="23"/>
                    <w:szCs w:val="23"/>
                    <w:lang w:eastAsia="zh-CN"/>
                  </w:rPr>
                </w:rPrChange>
              </w:rPr>
              <w:pPrChange w:id="245" w:author="Qizhou Duan" w:date="2024-06-21T12:10:00Z">
                <w:pPr>
                  <w:suppressAutoHyphens w:val="0"/>
                  <w:spacing w:before="150" w:after="150" w:line="240" w:lineRule="auto"/>
                  <w:jc w:val="right"/>
                </w:pPr>
              </w:pPrChange>
            </w:pPr>
            <w:ins w:id="246" w:author="Qizhou Duan" w:date="2024-06-21T12:09:00Z">
              <w:r w:rsidRPr="003638E3">
                <w:rPr>
                  <w:rFonts w:ascii="Times New Roman" w:eastAsia="Times New Roman" w:hAnsi="Times New Roman" w:cs="Times New Roman"/>
                  <w:color w:val="222222"/>
                  <w:sz w:val="16"/>
                  <w:szCs w:val="16"/>
                  <w:lang w:eastAsia="zh-CN"/>
                  <w:rPrChange w:id="247" w:author="Qizhou Duan" w:date="2024-06-21T12:09:00Z">
                    <w:rPr>
                      <w:rFonts w:ascii="Cambria" w:eastAsia="Times New Roman" w:hAnsi="Cambria" w:cs="Times New Roman"/>
                      <w:color w:val="222222"/>
                      <w:sz w:val="23"/>
                      <w:szCs w:val="23"/>
                      <w:lang w:eastAsia="zh-CN"/>
                    </w:rPr>
                  </w:rPrChange>
                </w:rPr>
                <w:t>17.94</w:t>
              </w:r>
            </w:ins>
          </w:p>
        </w:tc>
      </w:tr>
      <w:tr w:rsidR="003638E3" w:rsidRPr="003638E3" w14:paraId="7D1ECF6E" w14:textId="77777777" w:rsidTr="003638E3">
        <w:trPr>
          <w:ins w:id="248" w:author="Qizhou Duan" w:date="2024-06-21T12:09:00Z"/>
        </w:trPr>
        <w:tc>
          <w:tcPr>
            <w:tcW w:w="0" w:type="auto"/>
            <w:shd w:val="clear" w:color="auto" w:fill="auto"/>
            <w:tcMar>
              <w:top w:w="0" w:type="dxa"/>
              <w:left w:w="75" w:type="dxa"/>
              <w:bottom w:w="0" w:type="dxa"/>
              <w:right w:w="75" w:type="dxa"/>
            </w:tcMar>
            <w:vAlign w:val="center"/>
            <w:hideMark/>
          </w:tcPr>
          <w:p w14:paraId="4DC98FE6" w14:textId="77777777" w:rsidR="003638E3" w:rsidRPr="003638E3" w:rsidRDefault="003638E3" w:rsidP="003638E3">
            <w:pPr>
              <w:suppressAutoHyphens w:val="0"/>
              <w:spacing w:before="150" w:after="150" w:line="240" w:lineRule="auto"/>
              <w:jc w:val="center"/>
              <w:rPr>
                <w:ins w:id="249" w:author="Qizhou Duan" w:date="2024-06-21T12:09:00Z"/>
                <w:rFonts w:ascii="Times New Roman" w:eastAsia="Times New Roman" w:hAnsi="Times New Roman" w:cs="Times New Roman"/>
                <w:color w:val="222222"/>
                <w:sz w:val="16"/>
                <w:szCs w:val="16"/>
                <w:lang w:eastAsia="zh-CN"/>
                <w:rPrChange w:id="250" w:author="Qizhou Duan" w:date="2024-06-21T12:09:00Z">
                  <w:rPr>
                    <w:ins w:id="251" w:author="Qizhou Duan" w:date="2024-06-21T12:09:00Z"/>
                    <w:rFonts w:ascii="Cambria" w:eastAsia="Times New Roman" w:hAnsi="Cambria" w:cs="Times New Roman"/>
                    <w:color w:val="222222"/>
                    <w:sz w:val="23"/>
                    <w:szCs w:val="23"/>
                    <w:lang w:eastAsia="zh-CN"/>
                  </w:rPr>
                </w:rPrChange>
              </w:rPr>
              <w:pPrChange w:id="252" w:author="Qizhou Duan" w:date="2024-06-21T12:10:00Z">
                <w:pPr>
                  <w:suppressAutoHyphens w:val="0"/>
                  <w:spacing w:before="150" w:after="150" w:line="240" w:lineRule="auto"/>
                </w:pPr>
              </w:pPrChange>
            </w:pPr>
            <w:ins w:id="253" w:author="Qizhou Duan" w:date="2024-06-21T12:09:00Z">
              <w:r w:rsidRPr="003638E3">
                <w:rPr>
                  <w:rFonts w:ascii="Times New Roman" w:eastAsia="Times New Roman" w:hAnsi="Times New Roman" w:cs="Times New Roman"/>
                  <w:color w:val="222222"/>
                  <w:sz w:val="16"/>
                  <w:szCs w:val="16"/>
                  <w:lang w:eastAsia="zh-CN"/>
                  <w:rPrChange w:id="254" w:author="Qizhou Duan" w:date="2024-06-21T12:09:00Z">
                    <w:rPr>
                      <w:rFonts w:ascii="Cambria" w:eastAsia="Times New Roman" w:hAnsi="Cambria" w:cs="Times New Roman"/>
                      <w:color w:val="222222"/>
                      <w:sz w:val="23"/>
                      <w:szCs w:val="23"/>
                      <w:lang w:eastAsia="zh-CN"/>
                    </w:rPr>
                  </w:rPrChange>
                </w:rPr>
                <w:t>Chasson et al. (2022)</w:t>
              </w:r>
            </w:ins>
          </w:p>
        </w:tc>
        <w:tc>
          <w:tcPr>
            <w:tcW w:w="0" w:type="auto"/>
            <w:shd w:val="clear" w:color="auto" w:fill="auto"/>
            <w:tcMar>
              <w:top w:w="0" w:type="dxa"/>
              <w:left w:w="75" w:type="dxa"/>
              <w:bottom w:w="0" w:type="dxa"/>
              <w:right w:w="75" w:type="dxa"/>
            </w:tcMar>
            <w:vAlign w:val="center"/>
            <w:hideMark/>
          </w:tcPr>
          <w:p w14:paraId="48A240A6" w14:textId="77777777" w:rsidR="003638E3" w:rsidRPr="003638E3" w:rsidRDefault="003638E3" w:rsidP="003638E3">
            <w:pPr>
              <w:suppressAutoHyphens w:val="0"/>
              <w:spacing w:before="150" w:after="150" w:line="240" w:lineRule="auto"/>
              <w:jc w:val="center"/>
              <w:rPr>
                <w:ins w:id="255" w:author="Qizhou Duan" w:date="2024-06-21T12:09:00Z"/>
                <w:rFonts w:ascii="Times New Roman" w:eastAsia="Times New Roman" w:hAnsi="Times New Roman" w:cs="Times New Roman"/>
                <w:color w:val="222222"/>
                <w:sz w:val="16"/>
                <w:szCs w:val="16"/>
                <w:lang w:eastAsia="zh-CN"/>
                <w:rPrChange w:id="256" w:author="Qizhou Duan" w:date="2024-06-21T12:09:00Z">
                  <w:rPr>
                    <w:ins w:id="257" w:author="Qizhou Duan" w:date="2024-06-21T12:09:00Z"/>
                    <w:rFonts w:ascii="Cambria" w:eastAsia="Times New Roman" w:hAnsi="Cambria" w:cs="Times New Roman"/>
                    <w:color w:val="222222"/>
                    <w:sz w:val="23"/>
                    <w:szCs w:val="23"/>
                    <w:lang w:eastAsia="zh-CN"/>
                  </w:rPr>
                </w:rPrChange>
              </w:rPr>
              <w:pPrChange w:id="258" w:author="Qizhou Duan" w:date="2024-06-21T12:10:00Z">
                <w:pPr>
                  <w:suppressAutoHyphens w:val="0"/>
                  <w:spacing w:before="150" w:after="150" w:line="240" w:lineRule="auto"/>
                  <w:jc w:val="right"/>
                </w:pPr>
              </w:pPrChange>
            </w:pPr>
            <w:ins w:id="259" w:author="Qizhou Duan" w:date="2024-06-21T12:09:00Z">
              <w:r w:rsidRPr="003638E3">
                <w:rPr>
                  <w:rFonts w:ascii="Times New Roman" w:eastAsia="Times New Roman" w:hAnsi="Times New Roman" w:cs="Times New Roman"/>
                  <w:color w:val="222222"/>
                  <w:sz w:val="16"/>
                  <w:szCs w:val="16"/>
                  <w:lang w:eastAsia="zh-CN"/>
                  <w:rPrChange w:id="260" w:author="Qizhou Duan" w:date="2024-06-21T12:09:00Z">
                    <w:rPr>
                      <w:rFonts w:ascii="Cambria" w:eastAsia="Times New Roman" w:hAnsi="Cambria" w:cs="Times New Roman"/>
                      <w:color w:val="222222"/>
                      <w:sz w:val="23"/>
                      <w:szCs w:val="23"/>
                      <w:lang w:eastAsia="zh-CN"/>
                    </w:rPr>
                  </w:rPrChange>
                </w:rPr>
                <w:t>916</w:t>
              </w:r>
            </w:ins>
          </w:p>
        </w:tc>
        <w:tc>
          <w:tcPr>
            <w:tcW w:w="0" w:type="auto"/>
            <w:shd w:val="clear" w:color="auto" w:fill="auto"/>
            <w:tcMar>
              <w:top w:w="0" w:type="dxa"/>
              <w:left w:w="75" w:type="dxa"/>
              <w:bottom w:w="0" w:type="dxa"/>
              <w:right w:w="75" w:type="dxa"/>
            </w:tcMar>
            <w:vAlign w:val="center"/>
            <w:hideMark/>
          </w:tcPr>
          <w:p w14:paraId="1396EED5" w14:textId="77777777" w:rsidR="003638E3" w:rsidRPr="003638E3" w:rsidRDefault="003638E3" w:rsidP="003638E3">
            <w:pPr>
              <w:suppressAutoHyphens w:val="0"/>
              <w:spacing w:before="150" w:after="150" w:line="240" w:lineRule="auto"/>
              <w:jc w:val="center"/>
              <w:rPr>
                <w:ins w:id="261" w:author="Qizhou Duan" w:date="2024-06-21T12:09:00Z"/>
                <w:rFonts w:ascii="Times New Roman" w:eastAsia="Times New Roman" w:hAnsi="Times New Roman" w:cs="Times New Roman"/>
                <w:color w:val="222222"/>
                <w:sz w:val="16"/>
                <w:szCs w:val="16"/>
                <w:lang w:eastAsia="zh-CN"/>
                <w:rPrChange w:id="262" w:author="Qizhou Duan" w:date="2024-06-21T12:09:00Z">
                  <w:rPr>
                    <w:ins w:id="263" w:author="Qizhou Duan" w:date="2024-06-21T12:09:00Z"/>
                    <w:rFonts w:ascii="Cambria" w:eastAsia="Times New Roman" w:hAnsi="Cambria" w:cs="Times New Roman"/>
                    <w:color w:val="222222"/>
                    <w:sz w:val="23"/>
                    <w:szCs w:val="23"/>
                    <w:lang w:eastAsia="zh-CN"/>
                  </w:rPr>
                </w:rPrChange>
              </w:rPr>
              <w:pPrChange w:id="264" w:author="Qizhou Duan" w:date="2024-06-21T12:10:00Z">
                <w:pPr>
                  <w:suppressAutoHyphens w:val="0"/>
                  <w:spacing w:before="150" w:after="150" w:line="240" w:lineRule="auto"/>
                  <w:jc w:val="right"/>
                </w:pPr>
              </w:pPrChange>
            </w:pPr>
            <w:ins w:id="265" w:author="Qizhou Duan" w:date="2024-06-21T12:09:00Z">
              <w:r w:rsidRPr="003638E3">
                <w:rPr>
                  <w:rFonts w:ascii="Times New Roman" w:eastAsia="Times New Roman" w:hAnsi="Times New Roman" w:cs="Times New Roman"/>
                  <w:color w:val="222222"/>
                  <w:sz w:val="16"/>
                  <w:szCs w:val="16"/>
                  <w:lang w:eastAsia="zh-CN"/>
                  <w:rPrChange w:id="266" w:author="Qizhou Duan" w:date="2024-06-21T12:09:00Z">
                    <w:rPr>
                      <w:rFonts w:ascii="Cambria" w:eastAsia="Times New Roman" w:hAnsi="Cambria" w:cs="Times New Roman"/>
                      <w:color w:val="222222"/>
                      <w:sz w:val="23"/>
                      <w:szCs w:val="23"/>
                      <w:lang w:eastAsia="zh-CN"/>
                    </w:rPr>
                  </w:rPrChange>
                </w:rPr>
                <w:t>55.78</w:t>
              </w:r>
            </w:ins>
          </w:p>
        </w:tc>
        <w:tc>
          <w:tcPr>
            <w:tcW w:w="0" w:type="auto"/>
            <w:shd w:val="clear" w:color="auto" w:fill="auto"/>
            <w:tcMar>
              <w:top w:w="0" w:type="dxa"/>
              <w:left w:w="75" w:type="dxa"/>
              <w:bottom w:w="0" w:type="dxa"/>
              <w:right w:w="75" w:type="dxa"/>
            </w:tcMar>
            <w:vAlign w:val="center"/>
            <w:hideMark/>
          </w:tcPr>
          <w:p w14:paraId="205522A5" w14:textId="77777777" w:rsidR="003638E3" w:rsidRPr="003638E3" w:rsidRDefault="003638E3" w:rsidP="003638E3">
            <w:pPr>
              <w:suppressAutoHyphens w:val="0"/>
              <w:spacing w:before="150" w:after="150" w:line="240" w:lineRule="auto"/>
              <w:jc w:val="center"/>
              <w:rPr>
                <w:ins w:id="267" w:author="Qizhou Duan" w:date="2024-06-21T12:09:00Z"/>
                <w:rFonts w:ascii="Times New Roman" w:eastAsia="Times New Roman" w:hAnsi="Times New Roman" w:cs="Times New Roman"/>
                <w:color w:val="222222"/>
                <w:sz w:val="16"/>
                <w:szCs w:val="16"/>
                <w:lang w:eastAsia="zh-CN"/>
                <w:rPrChange w:id="268" w:author="Qizhou Duan" w:date="2024-06-21T12:09:00Z">
                  <w:rPr>
                    <w:ins w:id="269" w:author="Qizhou Duan" w:date="2024-06-21T12:09:00Z"/>
                    <w:rFonts w:ascii="Cambria" w:eastAsia="Times New Roman" w:hAnsi="Cambria" w:cs="Times New Roman"/>
                    <w:color w:val="222222"/>
                    <w:sz w:val="23"/>
                    <w:szCs w:val="23"/>
                    <w:lang w:eastAsia="zh-CN"/>
                  </w:rPr>
                </w:rPrChange>
              </w:rPr>
              <w:pPrChange w:id="270" w:author="Qizhou Duan" w:date="2024-06-21T12:10:00Z">
                <w:pPr>
                  <w:suppressAutoHyphens w:val="0"/>
                  <w:spacing w:before="150" w:after="150" w:line="240" w:lineRule="auto"/>
                  <w:jc w:val="right"/>
                </w:pPr>
              </w:pPrChange>
            </w:pPr>
            <w:ins w:id="271" w:author="Qizhou Duan" w:date="2024-06-21T12:09:00Z">
              <w:r w:rsidRPr="003638E3">
                <w:rPr>
                  <w:rFonts w:ascii="Times New Roman" w:eastAsia="Times New Roman" w:hAnsi="Times New Roman" w:cs="Times New Roman"/>
                  <w:color w:val="222222"/>
                  <w:sz w:val="16"/>
                  <w:szCs w:val="16"/>
                  <w:lang w:eastAsia="zh-CN"/>
                  <w:rPrChange w:id="272" w:author="Qizhou Duan" w:date="2024-06-21T12:09:00Z">
                    <w:rPr>
                      <w:rFonts w:ascii="Cambria" w:eastAsia="Times New Roman" w:hAnsi="Cambria" w:cs="Times New Roman"/>
                      <w:color w:val="222222"/>
                      <w:sz w:val="23"/>
                      <w:szCs w:val="23"/>
                      <w:lang w:eastAsia="zh-CN"/>
                    </w:rPr>
                  </w:rPrChange>
                </w:rPr>
                <w:t>19.10</w:t>
              </w:r>
            </w:ins>
          </w:p>
        </w:tc>
      </w:tr>
      <w:tr w:rsidR="003638E3" w:rsidRPr="003638E3" w14:paraId="49116E41" w14:textId="77777777" w:rsidTr="003638E3">
        <w:trPr>
          <w:ins w:id="273" w:author="Qizhou Duan" w:date="2024-06-21T12:09:00Z"/>
        </w:trPr>
        <w:tc>
          <w:tcPr>
            <w:tcW w:w="0" w:type="auto"/>
            <w:shd w:val="clear" w:color="auto" w:fill="auto"/>
            <w:tcMar>
              <w:top w:w="0" w:type="dxa"/>
              <w:left w:w="75" w:type="dxa"/>
              <w:bottom w:w="0" w:type="dxa"/>
              <w:right w:w="75" w:type="dxa"/>
            </w:tcMar>
            <w:vAlign w:val="center"/>
            <w:hideMark/>
          </w:tcPr>
          <w:p w14:paraId="2208B7B5" w14:textId="77777777" w:rsidR="003638E3" w:rsidRPr="003638E3" w:rsidRDefault="003638E3" w:rsidP="003638E3">
            <w:pPr>
              <w:suppressAutoHyphens w:val="0"/>
              <w:spacing w:before="150" w:after="150" w:line="240" w:lineRule="auto"/>
              <w:jc w:val="center"/>
              <w:rPr>
                <w:ins w:id="274" w:author="Qizhou Duan" w:date="2024-06-21T12:09:00Z"/>
                <w:rFonts w:ascii="Times New Roman" w:eastAsia="Times New Roman" w:hAnsi="Times New Roman" w:cs="Times New Roman"/>
                <w:color w:val="222222"/>
                <w:sz w:val="16"/>
                <w:szCs w:val="16"/>
                <w:lang w:eastAsia="zh-CN"/>
                <w:rPrChange w:id="275" w:author="Qizhou Duan" w:date="2024-06-21T12:09:00Z">
                  <w:rPr>
                    <w:ins w:id="276" w:author="Qizhou Duan" w:date="2024-06-21T12:09:00Z"/>
                    <w:rFonts w:ascii="Cambria" w:eastAsia="Times New Roman" w:hAnsi="Cambria" w:cs="Times New Roman"/>
                    <w:color w:val="222222"/>
                    <w:sz w:val="23"/>
                    <w:szCs w:val="23"/>
                    <w:lang w:eastAsia="zh-CN"/>
                  </w:rPr>
                </w:rPrChange>
              </w:rPr>
              <w:pPrChange w:id="277" w:author="Qizhou Duan" w:date="2024-06-21T12:10:00Z">
                <w:pPr>
                  <w:suppressAutoHyphens w:val="0"/>
                  <w:spacing w:before="150" w:after="150" w:line="240" w:lineRule="auto"/>
                </w:pPr>
              </w:pPrChange>
            </w:pPr>
            <w:ins w:id="278" w:author="Qizhou Duan" w:date="2024-06-21T12:09:00Z">
              <w:r w:rsidRPr="003638E3">
                <w:rPr>
                  <w:rFonts w:ascii="Times New Roman" w:eastAsia="Times New Roman" w:hAnsi="Times New Roman" w:cs="Times New Roman"/>
                  <w:color w:val="222222"/>
                  <w:sz w:val="16"/>
                  <w:szCs w:val="16"/>
                  <w:lang w:eastAsia="zh-CN"/>
                  <w:rPrChange w:id="279" w:author="Qizhou Duan" w:date="2024-06-21T12:09:00Z">
                    <w:rPr>
                      <w:rFonts w:ascii="Cambria" w:eastAsia="Times New Roman" w:hAnsi="Cambria" w:cs="Times New Roman"/>
                      <w:color w:val="222222"/>
                      <w:sz w:val="23"/>
                      <w:szCs w:val="23"/>
                      <w:lang w:eastAsia="zh-CN"/>
                    </w:rPr>
                  </w:rPrChange>
                </w:rPr>
                <w:t>Chen &amp; Tang (2021)</w:t>
              </w:r>
            </w:ins>
          </w:p>
        </w:tc>
        <w:tc>
          <w:tcPr>
            <w:tcW w:w="0" w:type="auto"/>
            <w:shd w:val="clear" w:color="auto" w:fill="auto"/>
            <w:tcMar>
              <w:top w:w="0" w:type="dxa"/>
              <w:left w:w="75" w:type="dxa"/>
              <w:bottom w:w="0" w:type="dxa"/>
              <w:right w:w="75" w:type="dxa"/>
            </w:tcMar>
            <w:vAlign w:val="center"/>
            <w:hideMark/>
          </w:tcPr>
          <w:p w14:paraId="437C6143" w14:textId="77777777" w:rsidR="003638E3" w:rsidRPr="003638E3" w:rsidRDefault="003638E3" w:rsidP="003638E3">
            <w:pPr>
              <w:suppressAutoHyphens w:val="0"/>
              <w:spacing w:before="150" w:after="150" w:line="240" w:lineRule="auto"/>
              <w:jc w:val="center"/>
              <w:rPr>
                <w:ins w:id="280" w:author="Qizhou Duan" w:date="2024-06-21T12:09:00Z"/>
                <w:rFonts w:ascii="Times New Roman" w:eastAsia="Times New Roman" w:hAnsi="Times New Roman" w:cs="Times New Roman"/>
                <w:color w:val="222222"/>
                <w:sz w:val="16"/>
                <w:szCs w:val="16"/>
                <w:lang w:eastAsia="zh-CN"/>
                <w:rPrChange w:id="281" w:author="Qizhou Duan" w:date="2024-06-21T12:09:00Z">
                  <w:rPr>
                    <w:ins w:id="282" w:author="Qizhou Duan" w:date="2024-06-21T12:09:00Z"/>
                    <w:rFonts w:ascii="Cambria" w:eastAsia="Times New Roman" w:hAnsi="Cambria" w:cs="Times New Roman"/>
                    <w:color w:val="222222"/>
                    <w:sz w:val="23"/>
                    <w:szCs w:val="23"/>
                    <w:lang w:eastAsia="zh-CN"/>
                  </w:rPr>
                </w:rPrChange>
              </w:rPr>
              <w:pPrChange w:id="283" w:author="Qizhou Duan" w:date="2024-06-21T12:10:00Z">
                <w:pPr>
                  <w:suppressAutoHyphens w:val="0"/>
                  <w:spacing w:before="150" w:after="150" w:line="240" w:lineRule="auto"/>
                  <w:jc w:val="right"/>
                </w:pPr>
              </w:pPrChange>
            </w:pPr>
            <w:ins w:id="284" w:author="Qizhou Duan" w:date="2024-06-21T12:09:00Z">
              <w:r w:rsidRPr="003638E3">
                <w:rPr>
                  <w:rFonts w:ascii="Times New Roman" w:eastAsia="Times New Roman" w:hAnsi="Times New Roman" w:cs="Times New Roman"/>
                  <w:color w:val="222222"/>
                  <w:sz w:val="16"/>
                  <w:szCs w:val="16"/>
                  <w:lang w:eastAsia="zh-CN"/>
                  <w:rPrChange w:id="285" w:author="Qizhou Duan" w:date="2024-06-21T12:09:00Z">
                    <w:rPr>
                      <w:rFonts w:ascii="Cambria" w:eastAsia="Times New Roman" w:hAnsi="Cambria" w:cs="Times New Roman"/>
                      <w:color w:val="222222"/>
                      <w:sz w:val="23"/>
                      <w:szCs w:val="23"/>
                      <w:lang w:eastAsia="zh-CN"/>
                    </w:rPr>
                  </w:rPrChange>
                </w:rPr>
                <w:t>422</w:t>
              </w:r>
            </w:ins>
          </w:p>
        </w:tc>
        <w:tc>
          <w:tcPr>
            <w:tcW w:w="0" w:type="auto"/>
            <w:shd w:val="clear" w:color="auto" w:fill="auto"/>
            <w:tcMar>
              <w:top w:w="0" w:type="dxa"/>
              <w:left w:w="75" w:type="dxa"/>
              <w:bottom w:w="0" w:type="dxa"/>
              <w:right w:w="75" w:type="dxa"/>
            </w:tcMar>
            <w:vAlign w:val="center"/>
            <w:hideMark/>
          </w:tcPr>
          <w:p w14:paraId="15AC1E42" w14:textId="77777777" w:rsidR="003638E3" w:rsidRPr="003638E3" w:rsidRDefault="003638E3" w:rsidP="003638E3">
            <w:pPr>
              <w:suppressAutoHyphens w:val="0"/>
              <w:spacing w:before="150" w:after="150" w:line="240" w:lineRule="auto"/>
              <w:jc w:val="center"/>
              <w:rPr>
                <w:ins w:id="286" w:author="Qizhou Duan" w:date="2024-06-21T12:09:00Z"/>
                <w:rFonts w:ascii="Times New Roman" w:eastAsia="Times New Roman" w:hAnsi="Times New Roman" w:cs="Times New Roman"/>
                <w:color w:val="222222"/>
                <w:sz w:val="16"/>
                <w:szCs w:val="16"/>
                <w:lang w:eastAsia="zh-CN"/>
                <w:rPrChange w:id="287" w:author="Qizhou Duan" w:date="2024-06-21T12:09:00Z">
                  <w:rPr>
                    <w:ins w:id="288" w:author="Qizhou Duan" w:date="2024-06-21T12:09:00Z"/>
                    <w:rFonts w:ascii="Cambria" w:eastAsia="Times New Roman" w:hAnsi="Cambria" w:cs="Times New Roman"/>
                    <w:color w:val="222222"/>
                    <w:sz w:val="23"/>
                    <w:szCs w:val="23"/>
                    <w:lang w:eastAsia="zh-CN"/>
                  </w:rPr>
                </w:rPrChange>
              </w:rPr>
              <w:pPrChange w:id="289" w:author="Qizhou Duan" w:date="2024-06-21T12:10:00Z">
                <w:pPr>
                  <w:suppressAutoHyphens w:val="0"/>
                  <w:spacing w:before="150" w:after="150" w:line="240" w:lineRule="auto"/>
                  <w:jc w:val="right"/>
                </w:pPr>
              </w:pPrChange>
            </w:pPr>
            <w:ins w:id="290" w:author="Qizhou Duan" w:date="2024-06-21T12:09:00Z">
              <w:r w:rsidRPr="003638E3">
                <w:rPr>
                  <w:rFonts w:ascii="Times New Roman" w:eastAsia="Times New Roman" w:hAnsi="Times New Roman" w:cs="Times New Roman"/>
                  <w:color w:val="222222"/>
                  <w:sz w:val="16"/>
                  <w:szCs w:val="16"/>
                  <w:lang w:eastAsia="zh-CN"/>
                  <w:rPrChange w:id="291" w:author="Qizhou Duan" w:date="2024-06-21T12:09:00Z">
                    <w:rPr>
                      <w:rFonts w:ascii="Cambria" w:eastAsia="Times New Roman" w:hAnsi="Cambria" w:cs="Times New Roman"/>
                      <w:color w:val="222222"/>
                      <w:sz w:val="23"/>
                      <w:szCs w:val="23"/>
                      <w:lang w:eastAsia="zh-CN"/>
                    </w:rPr>
                  </w:rPrChange>
                </w:rPr>
                <w:t>64.80</w:t>
              </w:r>
            </w:ins>
          </w:p>
        </w:tc>
        <w:tc>
          <w:tcPr>
            <w:tcW w:w="0" w:type="auto"/>
            <w:shd w:val="clear" w:color="auto" w:fill="auto"/>
            <w:tcMar>
              <w:top w:w="0" w:type="dxa"/>
              <w:left w:w="75" w:type="dxa"/>
              <w:bottom w:w="0" w:type="dxa"/>
              <w:right w:w="75" w:type="dxa"/>
            </w:tcMar>
            <w:vAlign w:val="center"/>
            <w:hideMark/>
          </w:tcPr>
          <w:p w14:paraId="0711986E" w14:textId="77777777" w:rsidR="003638E3" w:rsidRPr="003638E3" w:rsidRDefault="003638E3" w:rsidP="003638E3">
            <w:pPr>
              <w:suppressAutoHyphens w:val="0"/>
              <w:spacing w:before="150" w:after="150" w:line="240" w:lineRule="auto"/>
              <w:jc w:val="center"/>
              <w:rPr>
                <w:ins w:id="292" w:author="Qizhou Duan" w:date="2024-06-21T12:09:00Z"/>
                <w:rFonts w:ascii="Times New Roman" w:eastAsia="Times New Roman" w:hAnsi="Times New Roman" w:cs="Times New Roman"/>
                <w:color w:val="222222"/>
                <w:sz w:val="16"/>
                <w:szCs w:val="16"/>
                <w:lang w:eastAsia="zh-CN"/>
                <w:rPrChange w:id="293" w:author="Qizhou Duan" w:date="2024-06-21T12:09:00Z">
                  <w:rPr>
                    <w:ins w:id="294" w:author="Qizhou Duan" w:date="2024-06-21T12:09:00Z"/>
                    <w:rFonts w:ascii="Cambria" w:eastAsia="Times New Roman" w:hAnsi="Cambria" w:cs="Times New Roman"/>
                    <w:color w:val="222222"/>
                    <w:sz w:val="23"/>
                    <w:szCs w:val="23"/>
                    <w:lang w:eastAsia="zh-CN"/>
                  </w:rPr>
                </w:rPrChange>
              </w:rPr>
              <w:pPrChange w:id="295" w:author="Qizhou Duan" w:date="2024-06-21T12:10:00Z">
                <w:pPr>
                  <w:suppressAutoHyphens w:val="0"/>
                  <w:spacing w:before="150" w:after="150" w:line="240" w:lineRule="auto"/>
                  <w:jc w:val="right"/>
                </w:pPr>
              </w:pPrChange>
            </w:pPr>
            <w:ins w:id="296" w:author="Qizhou Duan" w:date="2024-06-21T12:09:00Z">
              <w:r w:rsidRPr="003638E3">
                <w:rPr>
                  <w:rFonts w:ascii="Times New Roman" w:eastAsia="Times New Roman" w:hAnsi="Times New Roman" w:cs="Times New Roman"/>
                  <w:color w:val="222222"/>
                  <w:sz w:val="16"/>
                  <w:szCs w:val="16"/>
                  <w:lang w:eastAsia="zh-CN"/>
                  <w:rPrChange w:id="297" w:author="Qizhou Duan" w:date="2024-06-21T12:09:00Z">
                    <w:rPr>
                      <w:rFonts w:ascii="Cambria" w:eastAsia="Times New Roman" w:hAnsi="Cambria" w:cs="Times New Roman"/>
                      <w:color w:val="222222"/>
                      <w:sz w:val="23"/>
                      <w:szCs w:val="23"/>
                      <w:lang w:eastAsia="zh-CN"/>
                    </w:rPr>
                  </w:rPrChange>
                </w:rPr>
                <w:t>10.44</w:t>
              </w:r>
            </w:ins>
          </w:p>
        </w:tc>
      </w:tr>
      <w:tr w:rsidR="003638E3" w:rsidRPr="003638E3" w14:paraId="44E8C02E" w14:textId="77777777" w:rsidTr="003638E3">
        <w:trPr>
          <w:ins w:id="298" w:author="Qizhou Duan" w:date="2024-06-21T12:09:00Z"/>
        </w:trPr>
        <w:tc>
          <w:tcPr>
            <w:tcW w:w="0" w:type="auto"/>
            <w:shd w:val="clear" w:color="auto" w:fill="auto"/>
            <w:tcMar>
              <w:top w:w="0" w:type="dxa"/>
              <w:left w:w="75" w:type="dxa"/>
              <w:bottom w:w="0" w:type="dxa"/>
              <w:right w:w="75" w:type="dxa"/>
            </w:tcMar>
            <w:vAlign w:val="center"/>
            <w:hideMark/>
          </w:tcPr>
          <w:p w14:paraId="3CBF9997" w14:textId="77777777" w:rsidR="003638E3" w:rsidRPr="003638E3" w:rsidRDefault="003638E3" w:rsidP="003638E3">
            <w:pPr>
              <w:suppressAutoHyphens w:val="0"/>
              <w:spacing w:before="150" w:after="150" w:line="240" w:lineRule="auto"/>
              <w:jc w:val="center"/>
              <w:rPr>
                <w:ins w:id="299" w:author="Qizhou Duan" w:date="2024-06-21T12:09:00Z"/>
                <w:rFonts w:ascii="Times New Roman" w:eastAsia="Times New Roman" w:hAnsi="Times New Roman" w:cs="Times New Roman"/>
                <w:color w:val="222222"/>
                <w:sz w:val="16"/>
                <w:szCs w:val="16"/>
                <w:lang w:eastAsia="zh-CN"/>
                <w:rPrChange w:id="300" w:author="Qizhou Duan" w:date="2024-06-21T12:09:00Z">
                  <w:rPr>
                    <w:ins w:id="301" w:author="Qizhou Duan" w:date="2024-06-21T12:09:00Z"/>
                    <w:rFonts w:ascii="Cambria" w:eastAsia="Times New Roman" w:hAnsi="Cambria" w:cs="Times New Roman"/>
                    <w:color w:val="222222"/>
                    <w:sz w:val="23"/>
                    <w:szCs w:val="23"/>
                    <w:lang w:eastAsia="zh-CN"/>
                  </w:rPr>
                </w:rPrChange>
              </w:rPr>
              <w:pPrChange w:id="302" w:author="Qizhou Duan" w:date="2024-06-21T12:10:00Z">
                <w:pPr>
                  <w:suppressAutoHyphens w:val="0"/>
                  <w:spacing w:before="150" w:after="150" w:line="240" w:lineRule="auto"/>
                </w:pPr>
              </w:pPrChange>
            </w:pPr>
            <w:ins w:id="303" w:author="Qizhou Duan" w:date="2024-06-21T12:09:00Z">
              <w:r w:rsidRPr="003638E3">
                <w:rPr>
                  <w:rFonts w:ascii="Times New Roman" w:eastAsia="Times New Roman" w:hAnsi="Times New Roman" w:cs="Times New Roman"/>
                  <w:color w:val="222222"/>
                  <w:sz w:val="16"/>
                  <w:szCs w:val="16"/>
                  <w:lang w:eastAsia="zh-CN"/>
                  <w:rPrChange w:id="304" w:author="Qizhou Duan" w:date="2024-06-21T12:09:00Z">
                    <w:rPr>
                      <w:rFonts w:ascii="Cambria" w:eastAsia="Times New Roman" w:hAnsi="Cambria" w:cs="Times New Roman"/>
                      <w:color w:val="222222"/>
                      <w:sz w:val="23"/>
                      <w:szCs w:val="23"/>
                      <w:lang w:eastAsia="zh-CN"/>
                    </w:rPr>
                  </w:rPrChange>
                </w:rPr>
                <w:t>Gul (2023)</w:t>
              </w:r>
            </w:ins>
          </w:p>
        </w:tc>
        <w:tc>
          <w:tcPr>
            <w:tcW w:w="0" w:type="auto"/>
            <w:shd w:val="clear" w:color="auto" w:fill="auto"/>
            <w:tcMar>
              <w:top w:w="0" w:type="dxa"/>
              <w:left w:w="75" w:type="dxa"/>
              <w:bottom w:w="0" w:type="dxa"/>
              <w:right w:w="75" w:type="dxa"/>
            </w:tcMar>
            <w:vAlign w:val="center"/>
            <w:hideMark/>
          </w:tcPr>
          <w:p w14:paraId="1D7417DD" w14:textId="77777777" w:rsidR="003638E3" w:rsidRPr="003638E3" w:rsidRDefault="003638E3" w:rsidP="003638E3">
            <w:pPr>
              <w:suppressAutoHyphens w:val="0"/>
              <w:spacing w:before="150" w:after="150" w:line="240" w:lineRule="auto"/>
              <w:jc w:val="center"/>
              <w:rPr>
                <w:ins w:id="305" w:author="Qizhou Duan" w:date="2024-06-21T12:09:00Z"/>
                <w:rFonts w:ascii="Times New Roman" w:eastAsia="Times New Roman" w:hAnsi="Times New Roman" w:cs="Times New Roman"/>
                <w:color w:val="222222"/>
                <w:sz w:val="16"/>
                <w:szCs w:val="16"/>
                <w:lang w:eastAsia="zh-CN"/>
                <w:rPrChange w:id="306" w:author="Qizhou Duan" w:date="2024-06-21T12:09:00Z">
                  <w:rPr>
                    <w:ins w:id="307" w:author="Qizhou Duan" w:date="2024-06-21T12:09:00Z"/>
                    <w:rFonts w:ascii="Cambria" w:eastAsia="Times New Roman" w:hAnsi="Cambria" w:cs="Times New Roman"/>
                    <w:color w:val="222222"/>
                    <w:sz w:val="23"/>
                    <w:szCs w:val="23"/>
                    <w:lang w:eastAsia="zh-CN"/>
                  </w:rPr>
                </w:rPrChange>
              </w:rPr>
              <w:pPrChange w:id="308" w:author="Qizhou Duan" w:date="2024-06-21T12:10:00Z">
                <w:pPr>
                  <w:suppressAutoHyphens w:val="0"/>
                  <w:spacing w:before="150" w:after="150" w:line="240" w:lineRule="auto"/>
                  <w:jc w:val="right"/>
                </w:pPr>
              </w:pPrChange>
            </w:pPr>
            <w:ins w:id="309" w:author="Qizhou Duan" w:date="2024-06-21T12:09:00Z">
              <w:r w:rsidRPr="003638E3">
                <w:rPr>
                  <w:rFonts w:ascii="Times New Roman" w:eastAsia="Times New Roman" w:hAnsi="Times New Roman" w:cs="Times New Roman"/>
                  <w:color w:val="222222"/>
                  <w:sz w:val="16"/>
                  <w:szCs w:val="16"/>
                  <w:lang w:eastAsia="zh-CN"/>
                  <w:rPrChange w:id="310" w:author="Qizhou Duan" w:date="2024-06-21T12:09:00Z">
                    <w:rPr>
                      <w:rFonts w:ascii="Cambria" w:eastAsia="Times New Roman" w:hAnsi="Cambria" w:cs="Times New Roman"/>
                      <w:color w:val="222222"/>
                      <w:sz w:val="23"/>
                      <w:szCs w:val="23"/>
                      <w:lang w:eastAsia="zh-CN"/>
                    </w:rPr>
                  </w:rPrChange>
                </w:rPr>
                <w:t>300</w:t>
              </w:r>
            </w:ins>
          </w:p>
        </w:tc>
        <w:tc>
          <w:tcPr>
            <w:tcW w:w="0" w:type="auto"/>
            <w:shd w:val="clear" w:color="auto" w:fill="auto"/>
            <w:tcMar>
              <w:top w:w="0" w:type="dxa"/>
              <w:left w:w="75" w:type="dxa"/>
              <w:bottom w:w="0" w:type="dxa"/>
              <w:right w:w="75" w:type="dxa"/>
            </w:tcMar>
            <w:vAlign w:val="center"/>
            <w:hideMark/>
          </w:tcPr>
          <w:p w14:paraId="09C4433E" w14:textId="77777777" w:rsidR="003638E3" w:rsidRPr="003638E3" w:rsidRDefault="003638E3" w:rsidP="003638E3">
            <w:pPr>
              <w:suppressAutoHyphens w:val="0"/>
              <w:spacing w:before="150" w:after="150" w:line="240" w:lineRule="auto"/>
              <w:jc w:val="center"/>
              <w:rPr>
                <w:ins w:id="311" w:author="Qizhou Duan" w:date="2024-06-21T12:09:00Z"/>
                <w:rFonts w:ascii="Times New Roman" w:eastAsia="Times New Roman" w:hAnsi="Times New Roman" w:cs="Times New Roman"/>
                <w:color w:val="222222"/>
                <w:sz w:val="16"/>
                <w:szCs w:val="16"/>
                <w:lang w:eastAsia="zh-CN"/>
                <w:rPrChange w:id="312" w:author="Qizhou Duan" w:date="2024-06-21T12:09:00Z">
                  <w:rPr>
                    <w:ins w:id="313" w:author="Qizhou Duan" w:date="2024-06-21T12:09:00Z"/>
                    <w:rFonts w:ascii="Cambria" w:eastAsia="Times New Roman" w:hAnsi="Cambria" w:cs="Times New Roman"/>
                    <w:color w:val="222222"/>
                    <w:sz w:val="23"/>
                    <w:szCs w:val="23"/>
                    <w:lang w:eastAsia="zh-CN"/>
                  </w:rPr>
                </w:rPrChange>
              </w:rPr>
              <w:pPrChange w:id="314" w:author="Qizhou Duan" w:date="2024-06-21T12:10:00Z">
                <w:pPr>
                  <w:suppressAutoHyphens w:val="0"/>
                  <w:spacing w:before="150" w:after="150" w:line="240" w:lineRule="auto"/>
                  <w:jc w:val="right"/>
                </w:pPr>
              </w:pPrChange>
            </w:pPr>
            <w:ins w:id="315" w:author="Qizhou Duan" w:date="2024-06-21T12:09:00Z">
              <w:r w:rsidRPr="003638E3">
                <w:rPr>
                  <w:rFonts w:ascii="Times New Roman" w:eastAsia="Times New Roman" w:hAnsi="Times New Roman" w:cs="Times New Roman"/>
                  <w:color w:val="222222"/>
                  <w:sz w:val="16"/>
                  <w:szCs w:val="16"/>
                  <w:lang w:eastAsia="zh-CN"/>
                  <w:rPrChange w:id="316" w:author="Qizhou Duan" w:date="2024-06-21T12:09:00Z">
                    <w:rPr>
                      <w:rFonts w:ascii="Cambria" w:eastAsia="Times New Roman" w:hAnsi="Cambria" w:cs="Times New Roman"/>
                      <w:color w:val="222222"/>
                      <w:sz w:val="23"/>
                      <w:szCs w:val="23"/>
                      <w:lang w:eastAsia="zh-CN"/>
                    </w:rPr>
                  </w:rPrChange>
                </w:rPr>
                <w:t>45.57</w:t>
              </w:r>
            </w:ins>
          </w:p>
        </w:tc>
        <w:tc>
          <w:tcPr>
            <w:tcW w:w="0" w:type="auto"/>
            <w:shd w:val="clear" w:color="auto" w:fill="auto"/>
            <w:tcMar>
              <w:top w:w="0" w:type="dxa"/>
              <w:left w:w="75" w:type="dxa"/>
              <w:bottom w:w="0" w:type="dxa"/>
              <w:right w:w="75" w:type="dxa"/>
            </w:tcMar>
            <w:vAlign w:val="center"/>
            <w:hideMark/>
          </w:tcPr>
          <w:p w14:paraId="49545FB7" w14:textId="77777777" w:rsidR="003638E3" w:rsidRPr="003638E3" w:rsidRDefault="003638E3" w:rsidP="003638E3">
            <w:pPr>
              <w:suppressAutoHyphens w:val="0"/>
              <w:spacing w:before="150" w:after="150" w:line="240" w:lineRule="auto"/>
              <w:jc w:val="center"/>
              <w:rPr>
                <w:ins w:id="317" w:author="Qizhou Duan" w:date="2024-06-21T12:09:00Z"/>
                <w:rFonts w:ascii="Times New Roman" w:eastAsia="Times New Roman" w:hAnsi="Times New Roman" w:cs="Times New Roman"/>
                <w:color w:val="222222"/>
                <w:sz w:val="16"/>
                <w:szCs w:val="16"/>
                <w:lang w:eastAsia="zh-CN"/>
                <w:rPrChange w:id="318" w:author="Qizhou Duan" w:date="2024-06-21T12:09:00Z">
                  <w:rPr>
                    <w:ins w:id="319" w:author="Qizhou Duan" w:date="2024-06-21T12:09:00Z"/>
                    <w:rFonts w:ascii="Cambria" w:eastAsia="Times New Roman" w:hAnsi="Cambria" w:cs="Times New Roman"/>
                    <w:color w:val="222222"/>
                    <w:sz w:val="23"/>
                    <w:szCs w:val="23"/>
                    <w:lang w:eastAsia="zh-CN"/>
                  </w:rPr>
                </w:rPrChange>
              </w:rPr>
              <w:pPrChange w:id="320" w:author="Qizhou Duan" w:date="2024-06-21T12:10:00Z">
                <w:pPr>
                  <w:suppressAutoHyphens w:val="0"/>
                  <w:spacing w:before="150" w:after="150" w:line="240" w:lineRule="auto"/>
                  <w:jc w:val="right"/>
                </w:pPr>
              </w:pPrChange>
            </w:pPr>
            <w:ins w:id="321" w:author="Qizhou Duan" w:date="2024-06-21T12:09:00Z">
              <w:r w:rsidRPr="003638E3">
                <w:rPr>
                  <w:rFonts w:ascii="Times New Roman" w:eastAsia="Times New Roman" w:hAnsi="Times New Roman" w:cs="Times New Roman"/>
                  <w:color w:val="222222"/>
                  <w:sz w:val="16"/>
                  <w:szCs w:val="16"/>
                  <w:lang w:eastAsia="zh-CN"/>
                  <w:rPrChange w:id="322" w:author="Qizhou Duan" w:date="2024-06-21T12:09:00Z">
                    <w:rPr>
                      <w:rFonts w:ascii="Cambria" w:eastAsia="Times New Roman" w:hAnsi="Cambria" w:cs="Times New Roman"/>
                      <w:color w:val="222222"/>
                      <w:sz w:val="23"/>
                      <w:szCs w:val="23"/>
                      <w:lang w:eastAsia="zh-CN"/>
                    </w:rPr>
                  </w:rPrChange>
                </w:rPr>
                <w:t>11.70</w:t>
              </w:r>
            </w:ins>
          </w:p>
        </w:tc>
      </w:tr>
      <w:tr w:rsidR="003638E3" w:rsidRPr="003638E3" w14:paraId="43B6AB55" w14:textId="77777777" w:rsidTr="003638E3">
        <w:trPr>
          <w:ins w:id="323" w:author="Qizhou Duan" w:date="2024-06-21T12:09:00Z"/>
        </w:trPr>
        <w:tc>
          <w:tcPr>
            <w:tcW w:w="0" w:type="auto"/>
            <w:shd w:val="clear" w:color="auto" w:fill="auto"/>
            <w:tcMar>
              <w:top w:w="0" w:type="dxa"/>
              <w:left w:w="75" w:type="dxa"/>
              <w:bottom w:w="0" w:type="dxa"/>
              <w:right w:w="75" w:type="dxa"/>
            </w:tcMar>
            <w:vAlign w:val="center"/>
            <w:hideMark/>
          </w:tcPr>
          <w:p w14:paraId="3021703D" w14:textId="77777777" w:rsidR="003638E3" w:rsidRPr="003638E3" w:rsidRDefault="003638E3" w:rsidP="003638E3">
            <w:pPr>
              <w:suppressAutoHyphens w:val="0"/>
              <w:spacing w:before="150" w:after="150" w:line="240" w:lineRule="auto"/>
              <w:jc w:val="center"/>
              <w:rPr>
                <w:ins w:id="324" w:author="Qizhou Duan" w:date="2024-06-21T12:09:00Z"/>
                <w:rFonts w:ascii="Times New Roman" w:eastAsia="Times New Roman" w:hAnsi="Times New Roman" w:cs="Times New Roman"/>
                <w:color w:val="222222"/>
                <w:sz w:val="16"/>
                <w:szCs w:val="16"/>
                <w:lang w:eastAsia="zh-CN"/>
                <w:rPrChange w:id="325" w:author="Qizhou Duan" w:date="2024-06-21T12:09:00Z">
                  <w:rPr>
                    <w:ins w:id="326" w:author="Qizhou Duan" w:date="2024-06-21T12:09:00Z"/>
                    <w:rFonts w:ascii="Cambria" w:eastAsia="Times New Roman" w:hAnsi="Cambria" w:cs="Times New Roman"/>
                    <w:color w:val="222222"/>
                    <w:sz w:val="23"/>
                    <w:szCs w:val="23"/>
                    <w:lang w:eastAsia="zh-CN"/>
                  </w:rPr>
                </w:rPrChange>
              </w:rPr>
              <w:pPrChange w:id="327" w:author="Qizhou Duan" w:date="2024-06-21T12:10:00Z">
                <w:pPr>
                  <w:suppressAutoHyphens w:val="0"/>
                  <w:spacing w:before="150" w:after="150" w:line="240" w:lineRule="auto"/>
                </w:pPr>
              </w:pPrChange>
            </w:pPr>
            <w:ins w:id="328" w:author="Qizhou Duan" w:date="2024-06-21T12:09:00Z">
              <w:r w:rsidRPr="003638E3">
                <w:rPr>
                  <w:rFonts w:ascii="Times New Roman" w:eastAsia="Times New Roman" w:hAnsi="Times New Roman" w:cs="Times New Roman"/>
                  <w:color w:val="222222"/>
                  <w:sz w:val="16"/>
                  <w:szCs w:val="16"/>
                  <w:lang w:eastAsia="zh-CN"/>
                  <w:rPrChange w:id="329" w:author="Qizhou Duan" w:date="2024-06-21T12:09:00Z">
                    <w:rPr>
                      <w:rFonts w:ascii="Cambria" w:eastAsia="Times New Roman" w:hAnsi="Cambria" w:cs="Times New Roman"/>
                      <w:color w:val="222222"/>
                      <w:sz w:val="23"/>
                      <w:szCs w:val="23"/>
                      <w:lang w:eastAsia="zh-CN"/>
                    </w:rPr>
                  </w:rPrChange>
                </w:rPr>
                <w:t>Kalaitzaki et al. (2022)</w:t>
              </w:r>
            </w:ins>
          </w:p>
        </w:tc>
        <w:tc>
          <w:tcPr>
            <w:tcW w:w="0" w:type="auto"/>
            <w:shd w:val="clear" w:color="auto" w:fill="auto"/>
            <w:tcMar>
              <w:top w:w="0" w:type="dxa"/>
              <w:left w:w="75" w:type="dxa"/>
              <w:bottom w:w="0" w:type="dxa"/>
              <w:right w:w="75" w:type="dxa"/>
            </w:tcMar>
            <w:vAlign w:val="center"/>
            <w:hideMark/>
          </w:tcPr>
          <w:p w14:paraId="0DDBB199" w14:textId="77777777" w:rsidR="003638E3" w:rsidRPr="003638E3" w:rsidRDefault="003638E3" w:rsidP="003638E3">
            <w:pPr>
              <w:suppressAutoHyphens w:val="0"/>
              <w:spacing w:before="150" w:after="150" w:line="240" w:lineRule="auto"/>
              <w:jc w:val="center"/>
              <w:rPr>
                <w:ins w:id="330" w:author="Qizhou Duan" w:date="2024-06-21T12:09:00Z"/>
                <w:rFonts w:ascii="Times New Roman" w:eastAsia="Times New Roman" w:hAnsi="Times New Roman" w:cs="Times New Roman"/>
                <w:color w:val="222222"/>
                <w:sz w:val="16"/>
                <w:szCs w:val="16"/>
                <w:lang w:eastAsia="zh-CN"/>
                <w:rPrChange w:id="331" w:author="Qizhou Duan" w:date="2024-06-21T12:09:00Z">
                  <w:rPr>
                    <w:ins w:id="332" w:author="Qizhou Duan" w:date="2024-06-21T12:09:00Z"/>
                    <w:rFonts w:ascii="Cambria" w:eastAsia="Times New Roman" w:hAnsi="Cambria" w:cs="Times New Roman"/>
                    <w:color w:val="222222"/>
                    <w:sz w:val="23"/>
                    <w:szCs w:val="23"/>
                    <w:lang w:eastAsia="zh-CN"/>
                  </w:rPr>
                </w:rPrChange>
              </w:rPr>
              <w:pPrChange w:id="333" w:author="Qizhou Duan" w:date="2024-06-21T12:10:00Z">
                <w:pPr>
                  <w:suppressAutoHyphens w:val="0"/>
                  <w:spacing w:before="150" w:after="150" w:line="240" w:lineRule="auto"/>
                  <w:jc w:val="right"/>
                </w:pPr>
              </w:pPrChange>
            </w:pPr>
            <w:ins w:id="334" w:author="Qizhou Duan" w:date="2024-06-21T12:09:00Z">
              <w:r w:rsidRPr="003638E3">
                <w:rPr>
                  <w:rFonts w:ascii="Times New Roman" w:eastAsia="Times New Roman" w:hAnsi="Times New Roman" w:cs="Times New Roman"/>
                  <w:color w:val="222222"/>
                  <w:sz w:val="16"/>
                  <w:szCs w:val="16"/>
                  <w:lang w:eastAsia="zh-CN"/>
                  <w:rPrChange w:id="335" w:author="Qizhou Duan" w:date="2024-06-21T12:09:00Z">
                    <w:rPr>
                      <w:rFonts w:ascii="Cambria" w:eastAsia="Times New Roman" w:hAnsi="Cambria" w:cs="Times New Roman"/>
                      <w:color w:val="222222"/>
                      <w:sz w:val="23"/>
                      <w:szCs w:val="23"/>
                      <w:lang w:eastAsia="zh-CN"/>
                    </w:rPr>
                  </w:rPrChange>
                </w:rPr>
                <w:t>352</w:t>
              </w:r>
            </w:ins>
          </w:p>
        </w:tc>
        <w:tc>
          <w:tcPr>
            <w:tcW w:w="0" w:type="auto"/>
            <w:shd w:val="clear" w:color="auto" w:fill="auto"/>
            <w:tcMar>
              <w:top w:w="0" w:type="dxa"/>
              <w:left w:w="75" w:type="dxa"/>
              <w:bottom w:w="0" w:type="dxa"/>
              <w:right w:w="75" w:type="dxa"/>
            </w:tcMar>
            <w:vAlign w:val="center"/>
            <w:hideMark/>
          </w:tcPr>
          <w:p w14:paraId="40390177" w14:textId="77777777" w:rsidR="003638E3" w:rsidRPr="003638E3" w:rsidRDefault="003638E3" w:rsidP="003638E3">
            <w:pPr>
              <w:suppressAutoHyphens w:val="0"/>
              <w:spacing w:before="150" w:after="150" w:line="240" w:lineRule="auto"/>
              <w:jc w:val="center"/>
              <w:rPr>
                <w:ins w:id="336" w:author="Qizhou Duan" w:date="2024-06-21T12:09:00Z"/>
                <w:rFonts w:ascii="Times New Roman" w:eastAsia="Times New Roman" w:hAnsi="Times New Roman" w:cs="Times New Roman"/>
                <w:color w:val="222222"/>
                <w:sz w:val="16"/>
                <w:szCs w:val="16"/>
                <w:lang w:eastAsia="zh-CN"/>
                <w:rPrChange w:id="337" w:author="Qizhou Duan" w:date="2024-06-21T12:09:00Z">
                  <w:rPr>
                    <w:ins w:id="338" w:author="Qizhou Duan" w:date="2024-06-21T12:09:00Z"/>
                    <w:rFonts w:ascii="Cambria" w:eastAsia="Times New Roman" w:hAnsi="Cambria" w:cs="Times New Roman"/>
                    <w:color w:val="222222"/>
                    <w:sz w:val="23"/>
                    <w:szCs w:val="23"/>
                    <w:lang w:eastAsia="zh-CN"/>
                  </w:rPr>
                </w:rPrChange>
              </w:rPr>
              <w:pPrChange w:id="339" w:author="Qizhou Duan" w:date="2024-06-21T12:10:00Z">
                <w:pPr>
                  <w:suppressAutoHyphens w:val="0"/>
                  <w:spacing w:before="150" w:after="150" w:line="240" w:lineRule="auto"/>
                  <w:jc w:val="right"/>
                </w:pPr>
              </w:pPrChange>
            </w:pPr>
            <w:ins w:id="340" w:author="Qizhou Duan" w:date="2024-06-21T12:09:00Z">
              <w:r w:rsidRPr="003638E3">
                <w:rPr>
                  <w:rFonts w:ascii="Times New Roman" w:eastAsia="Times New Roman" w:hAnsi="Times New Roman" w:cs="Times New Roman"/>
                  <w:color w:val="222222"/>
                  <w:sz w:val="16"/>
                  <w:szCs w:val="16"/>
                  <w:lang w:eastAsia="zh-CN"/>
                  <w:rPrChange w:id="341" w:author="Qizhou Duan" w:date="2024-06-21T12:09:00Z">
                    <w:rPr>
                      <w:rFonts w:ascii="Cambria" w:eastAsia="Times New Roman" w:hAnsi="Cambria" w:cs="Times New Roman"/>
                      <w:color w:val="222222"/>
                      <w:sz w:val="23"/>
                      <w:szCs w:val="23"/>
                      <w:lang w:eastAsia="zh-CN"/>
                    </w:rPr>
                  </w:rPrChange>
                </w:rPr>
                <w:t>47.73</w:t>
              </w:r>
            </w:ins>
          </w:p>
        </w:tc>
        <w:tc>
          <w:tcPr>
            <w:tcW w:w="0" w:type="auto"/>
            <w:shd w:val="clear" w:color="auto" w:fill="auto"/>
            <w:tcMar>
              <w:top w:w="0" w:type="dxa"/>
              <w:left w:w="75" w:type="dxa"/>
              <w:bottom w:w="0" w:type="dxa"/>
              <w:right w:w="75" w:type="dxa"/>
            </w:tcMar>
            <w:vAlign w:val="center"/>
            <w:hideMark/>
          </w:tcPr>
          <w:p w14:paraId="65FA05A0" w14:textId="77777777" w:rsidR="003638E3" w:rsidRPr="003638E3" w:rsidRDefault="003638E3" w:rsidP="003638E3">
            <w:pPr>
              <w:suppressAutoHyphens w:val="0"/>
              <w:spacing w:before="150" w:after="150" w:line="240" w:lineRule="auto"/>
              <w:jc w:val="center"/>
              <w:rPr>
                <w:ins w:id="342" w:author="Qizhou Duan" w:date="2024-06-21T12:09:00Z"/>
                <w:rFonts w:ascii="Times New Roman" w:eastAsia="Times New Roman" w:hAnsi="Times New Roman" w:cs="Times New Roman"/>
                <w:color w:val="222222"/>
                <w:sz w:val="16"/>
                <w:szCs w:val="16"/>
                <w:lang w:eastAsia="zh-CN"/>
                <w:rPrChange w:id="343" w:author="Qizhou Duan" w:date="2024-06-21T12:09:00Z">
                  <w:rPr>
                    <w:ins w:id="344" w:author="Qizhou Duan" w:date="2024-06-21T12:09:00Z"/>
                    <w:rFonts w:ascii="Cambria" w:eastAsia="Times New Roman" w:hAnsi="Cambria" w:cs="Times New Roman"/>
                    <w:color w:val="222222"/>
                    <w:sz w:val="23"/>
                    <w:szCs w:val="23"/>
                    <w:lang w:eastAsia="zh-CN"/>
                  </w:rPr>
                </w:rPrChange>
              </w:rPr>
              <w:pPrChange w:id="345" w:author="Qizhou Duan" w:date="2024-06-21T12:10:00Z">
                <w:pPr>
                  <w:suppressAutoHyphens w:val="0"/>
                  <w:spacing w:before="150" w:after="150" w:line="240" w:lineRule="auto"/>
                  <w:jc w:val="right"/>
                </w:pPr>
              </w:pPrChange>
            </w:pPr>
            <w:ins w:id="346" w:author="Qizhou Duan" w:date="2024-06-21T12:09:00Z">
              <w:r w:rsidRPr="003638E3">
                <w:rPr>
                  <w:rFonts w:ascii="Times New Roman" w:eastAsia="Times New Roman" w:hAnsi="Times New Roman" w:cs="Times New Roman"/>
                  <w:color w:val="222222"/>
                  <w:sz w:val="16"/>
                  <w:szCs w:val="16"/>
                  <w:lang w:eastAsia="zh-CN"/>
                  <w:rPrChange w:id="347" w:author="Qizhou Duan" w:date="2024-06-21T12:09:00Z">
                    <w:rPr>
                      <w:rFonts w:ascii="Cambria" w:eastAsia="Times New Roman" w:hAnsi="Cambria" w:cs="Times New Roman"/>
                      <w:color w:val="222222"/>
                      <w:sz w:val="23"/>
                      <w:szCs w:val="23"/>
                      <w:lang w:eastAsia="zh-CN"/>
                    </w:rPr>
                  </w:rPrChange>
                </w:rPr>
                <w:t>24.63</w:t>
              </w:r>
            </w:ins>
          </w:p>
        </w:tc>
      </w:tr>
      <w:tr w:rsidR="003638E3" w:rsidRPr="003638E3" w14:paraId="0F6E48B9" w14:textId="77777777" w:rsidTr="003638E3">
        <w:trPr>
          <w:ins w:id="348" w:author="Qizhou Duan" w:date="2024-06-21T12:09:00Z"/>
        </w:trPr>
        <w:tc>
          <w:tcPr>
            <w:tcW w:w="0" w:type="auto"/>
            <w:shd w:val="clear" w:color="auto" w:fill="auto"/>
            <w:tcMar>
              <w:top w:w="0" w:type="dxa"/>
              <w:left w:w="75" w:type="dxa"/>
              <w:bottom w:w="0" w:type="dxa"/>
              <w:right w:w="75" w:type="dxa"/>
            </w:tcMar>
            <w:vAlign w:val="center"/>
            <w:hideMark/>
          </w:tcPr>
          <w:p w14:paraId="51D7BE69" w14:textId="77777777" w:rsidR="003638E3" w:rsidRPr="003638E3" w:rsidRDefault="003638E3" w:rsidP="003638E3">
            <w:pPr>
              <w:suppressAutoHyphens w:val="0"/>
              <w:spacing w:before="150" w:after="150" w:line="240" w:lineRule="auto"/>
              <w:jc w:val="center"/>
              <w:rPr>
                <w:ins w:id="349" w:author="Qizhou Duan" w:date="2024-06-21T12:09:00Z"/>
                <w:rFonts w:ascii="Times New Roman" w:eastAsia="Times New Roman" w:hAnsi="Times New Roman" w:cs="Times New Roman"/>
                <w:color w:val="222222"/>
                <w:sz w:val="16"/>
                <w:szCs w:val="16"/>
                <w:lang w:eastAsia="zh-CN"/>
                <w:rPrChange w:id="350" w:author="Qizhou Duan" w:date="2024-06-21T12:09:00Z">
                  <w:rPr>
                    <w:ins w:id="351" w:author="Qizhou Duan" w:date="2024-06-21T12:09:00Z"/>
                    <w:rFonts w:ascii="Cambria" w:eastAsia="Times New Roman" w:hAnsi="Cambria" w:cs="Times New Roman"/>
                    <w:color w:val="222222"/>
                    <w:sz w:val="23"/>
                    <w:szCs w:val="23"/>
                    <w:lang w:eastAsia="zh-CN"/>
                  </w:rPr>
                </w:rPrChange>
              </w:rPr>
              <w:pPrChange w:id="352" w:author="Qizhou Duan" w:date="2024-06-21T12:10:00Z">
                <w:pPr>
                  <w:suppressAutoHyphens w:val="0"/>
                  <w:spacing w:before="150" w:after="150" w:line="240" w:lineRule="auto"/>
                </w:pPr>
              </w:pPrChange>
            </w:pPr>
            <w:ins w:id="353" w:author="Qizhou Duan" w:date="2024-06-21T12:09:00Z">
              <w:r w:rsidRPr="003638E3">
                <w:rPr>
                  <w:rFonts w:ascii="Times New Roman" w:eastAsia="Times New Roman" w:hAnsi="Times New Roman" w:cs="Times New Roman"/>
                  <w:color w:val="222222"/>
                  <w:sz w:val="16"/>
                  <w:szCs w:val="16"/>
                  <w:lang w:eastAsia="zh-CN"/>
                  <w:rPrChange w:id="354" w:author="Qizhou Duan" w:date="2024-06-21T12:09:00Z">
                    <w:rPr>
                      <w:rFonts w:ascii="Cambria" w:eastAsia="Times New Roman" w:hAnsi="Cambria" w:cs="Times New Roman"/>
                      <w:color w:val="222222"/>
                      <w:sz w:val="23"/>
                      <w:szCs w:val="23"/>
                      <w:lang w:eastAsia="zh-CN"/>
                    </w:rPr>
                  </w:rPrChange>
                </w:rPr>
                <w:t>Lau et al. (2021)</w:t>
              </w:r>
            </w:ins>
          </w:p>
        </w:tc>
        <w:tc>
          <w:tcPr>
            <w:tcW w:w="0" w:type="auto"/>
            <w:shd w:val="clear" w:color="auto" w:fill="auto"/>
            <w:tcMar>
              <w:top w:w="0" w:type="dxa"/>
              <w:left w:w="75" w:type="dxa"/>
              <w:bottom w:w="0" w:type="dxa"/>
              <w:right w:w="75" w:type="dxa"/>
            </w:tcMar>
            <w:vAlign w:val="center"/>
            <w:hideMark/>
          </w:tcPr>
          <w:p w14:paraId="5CB09683" w14:textId="77777777" w:rsidR="003638E3" w:rsidRPr="003638E3" w:rsidRDefault="003638E3" w:rsidP="003638E3">
            <w:pPr>
              <w:suppressAutoHyphens w:val="0"/>
              <w:spacing w:before="150" w:after="150" w:line="240" w:lineRule="auto"/>
              <w:jc w:val="center"/>
              <w:rPr>
                <w:ins w:id="355" w:author="Qizhou Duan" w:date="2024-06-21T12:09:00Z"/>
                <w:rFonts w:ascii="Times New Roman" w:eastAsia="Times New Roman" w:hAnsi="Times New Roman" w:cs="Times New Roman"/>
                <w:color w:val="222222"/>
                <w:sz w:val="16"/>
                <w:szCs w:val="16"/>
                <w:lang w:eastAsia="zh-CN"/>
                <w:rPrChange w:id="356" w:author="Qizhou Duan" w:date="2024-06-21T12:09:00Z">
                  <w:rPr>
                    <w:ins w:id="357" w:author="Qizhou Duan" w:date="2024-06-21T12:09:00Z"/>
                    <w:rFonts w:ascii="Cambria" w:eastAsia="Times New Roman" w:hAnsi="Cambria" w:cs="Times New Roman"/>
                    <w:color w:val="222222"/>
                    <w:sz w:val="23"/>
                    <w:szCs w:val="23"/>
                    <w:lang w:eastAsia="zh-CN"/>
                  </w:rPr>
                </w:rPrChange>
              </w:rPr>
              <w:pPrChange w:id="358" w:author="Qizhou Duan" w:date="2024-06-21T12:10:00Z">
                <w:pPr>
                  <w:suppressAutoHyphens w:val="0"/>
                  <w:spacing w:before="150" w:after="150" w:line="240" w:lineRule="auto"/>
                  <w:jc w:val="right"/>
                </w:pPr>
              </w:pPrChange>
            </w:pPr>
            <w:ins w:id="359" w:author="Qizhou Duan" w:date="2024-06-21T12:09:00Z">
              <w:r w:rsidRPr="003638E3">
                <w:rPr>
                  <w:rFonts w:ascii="Times New Roman" w:eastAsia="Times New Roman" w:hAnsi="Times New Roman" w:cs="Times New Roman"/>
                  <w:color w:val="222222"/>
                  <w:sz w:val="16"/>
                  <w:szCs w:val="16"/>
                  <w:lang w:eastAsia="zh-CN"/>
                  <w:rPrChange w:id="360" w:author="Qizhou Duan" w:date="2024-06-21T12:09:00Z">
                    <w:rPr>
                      <w:rFonts w:ascii="Cambria" w:eastAsia="Times New Roman" w:hAnsi="Cambria" w:cs="Times New Roman"/>
                      <w:color w:val="222222"/>
                      <w:sz w:val="23"/>
                      <w:szCs w:val="23"/>
                      <w:lang w:eastAsia="zh-CN"/>
                    </w:rPr>
                  </w:rPrChange>
                </w:rPr>
                <w:t>327</w:t>
              </w:r>
            </w:ins>
          </w:p>
        </w:tc>
        <w:tc>
          <w:tcPr>
            <w:tcW w:w="0" w:type="auto"/>
            <w:shd w:val="clear" w:color="auto" w:fill="auto"/>
            <w:tcMar>
              <w:top w:w="0" w:type="dxa"/>
              <w:left w:w="75" w:type="dxa"/>
              <w:bottom w:w="0" w:type="dxa"/>
              <w:right w:w="75" w:type="dxa"/>
            </w:tcMar>
            <w:vAlign w:val="center"/>
            <w:hideMark/>
          </w:tcPr>
          <w:p w14:paraId="7D8B0DA8" w14:textId="77777777" w:rsidR="003638E3" w:rsidRPr="003638E3" w:rsidRDefault="003638E3" w:rsidP="003638E3">
            <w:pPr>
              <w:suppressAutoHyphens w:val="0"/>
              <w:spacing w:before="150" w:after="150" w:line="240" w:lineRule="auto"/>
              <w:jc w:val="center"/>
              <w:rPr>
                <w:ins w:id="361" w:author="Qizhou Duan" w:date="2024-06-21T12:09:00Z"/>
                <w:rFonts w:ascii="Times New Roman" w:eastAsia="Times New Roman" w:hAnsi="Times New Roman" w:cs="Times New Roman"/>
                <w:color w:val="222222"/>
                <w:sz w:val="16"/>
                <w:szCs w:val="16"/>
                <w:lang w:eastAsia="zh-CN"/>
                <w:rPrChange w:id="362" w:author="Qizhou Duan" w:date="2024-06-21T12:09:00Z">
                  <w:rPr>
                    <w:ins w:id="363" w:author="Qizhou Duan" w:date="2024-06-21T12:09:00Z"/>
                    <w:rFonts w:ascii="Cambria" w:eastAsia="Times New Roman" w:hAnsi="Cambria" w:cs="Times New Roman"/>
                    <w:color w:val="222222"/>
                    <w:sz w:val="23"/>
                    <w:szCs w:val="23"/>
                    <w:lang w:eastAsia="zh-CN"/>
                  </w:rPr>
                </w:rPrChange>
              </w:rPr>
              <w:pPrChange w:id="364" w:author="Qizhou Duan" w:date="2024-06-21T12:10:00Z">
                <w:pPr>
                  <w:suppressAutoHyphens w:val="0"/>
                  <w:spacing w:before="150" w:after="150" w:line="240" w:lineRule="auto"/>
                  <w:jc w:val="right"/>
                </w:pPr>
              </w:pPrChange>
            </w:pPr>
            <w:ins w:id="365" w:author="Qizhou Duan" w:date="2024-06-21T12:09:00Z">
              <w:r w:rsidRPr="003638E3">
                <w:rPr>
                  <w:rFonts w:ascii="Times New Roman" w:eastAsia="Times New Roman" w:hAnsi="Times New Roman" w:cs="Times New Roman"/>
                  <w:color w:val="222222"/>
                  <w:sz w:val="16"/>
                  <w:szCs w:val="16"/>
                  <w:lang w:eastAsia="zh-CN"/>
                  <w:rPrChange w:id="366" w:author="Qizhou Duan" w:date="2024-06-21T12:09:00Z">
                    <w:rPr>
                      <w:rFonts w:ascii="Cambria" w:eastAsia="Times New Roman" w:hAnsi="Cambria" w:cs="Times New Roman"/>
                      <w:color w:val="222222"/>
                      <w:sz w:val="23"/>
                      <w:szCs w:val="23"/>
                      <w:lang w:eastAsia="zh-CN"/>
                    </w:rPr>
                  </w:rPrChange>
                </w:rPr>
                <w:t>53.13</w:t>
              </w:r>
            </w:ins>
          </w:p>
        </w:tc>
        <w:tc>
          <w:tcPr>
            <w:tcW w:w="0" w:type="auto"/>
            <w:shd w:val="clear" w:color="auto" w:fill="auto"/>
            <w:tcMar>
              <w:top w:w="0" w:type="dxa"/>
              <w:left w:w="75" w:type="dxa"/>
              <w:bottom w:w="0" w:type="dxa"/>
              <w:right w:w="75" w:type="dxa"/>
            </w:tcMar>
            <w:vAlign w:val="center"/>
            <w:hideMark/>
          </w:tcPr>
          <w:p w14:paraId="5A97DFB7" w14:textId="77777777" w:rsidR="003638E3" w:rsidRPr="003638E3" w:rsidRDefault="003638E3" w:rsidP="003638E3">
            <w:pPr>
              <w:suppressAutoHyphens w:val="0"/>
              <w:spacing w:before="150" w:after="150" w:line="240" w:lineRule="auto"/>
              <w:jc w:val="center"/>
              <w:rPr>
                <w:ins w:id="367" w:author="Qizhou Duan" w:date="2024-06-21T12:09:00Z"/>
                <w:rFonts w:ascii="Times New Roman" w:eastAsia="Times New Roman" w:hAnsi="Times New Roman" w:cs="Times New Roman"/>
                <w:color w:val="222222"/>
                <w:sz w:val="16"/>
                <w:szCs w:val="16"/>
                <w:lang w:eastAsia="zh-CN"/>
                <w:rPrChange w:id="368" w:author="Qizhou Duan" w:date="2024-06-21T12:09:00Z">
                  <w:rPr>
                    <w:ins w:id="369" w:author="Qizhou Duan" w:date="2024-06-21T12:09:00Z"/>
                    <w:rFonts w:ascii="Cambria" w:eastAsia="Times New Roman" w:hAnsi="Cambria" w:cs="Times New Roman"/>
                    <w:color w:val="222222"/>
                    <w:sz w:val="23"/>
                    <w:szCs w:val="23"/>
                    <w:lang w:eastAsia="zh-CN"/>
                  </w:rPr>
                </w:rPrChange>
              </w:rPr>
              <w:pPrChange w:id="370" w:author="Qizhou Duan" w:date="2024-06-21T12:10:00Z">
                <w:pPr>
                  <w:suppressAutoHyphens w:val="0"/>
                  <w:spacing w:before="150" w:after="150" w:line="240" w:lineRule="auto"/>
                  <w:jc w:val="right"/>
                </w:pPr>
              </w:pPrChange>
            </w:pPr>
            <w:ins w:id="371" w:author="Qizhou Duan" w:date="2024-06-21T12:09:00Z">
              <w:r w:rsidRPr="003638E3">
                <w:rPr>
                  <w:rFonts w:ascii="Times New Roman" w:eastAsia="Times New Roman" w:hAnsi="Times New Roman" w:cs="Times New Roman"/>
                  <w:color w:val="222222"/>
                  <w:sz w:val="16"/>
                  <w:szCs w:val="16"/>
                  <w:lang w:eastAsia="zh-CN"/>
                  <w:rPrChange w:id="372" w:author="Qizhou Duan" w:date="2024-06-21T12:09:00Z">
                    <w:rPr>
                      <w:rFonts w:ascii="Cambria" w:eastAsia="Times New Roman" w:hAnsi="Cambria" w:cs="Times New Roman"/>
                      <w:color w:val="222222"/>
                      <w:sz w:val="23"/>
                      <w:szCs w:val="23"/>
                      <w:lang w:eastAsia="zh-CN"/>
                    </w:rPr>
                  </w:rPrChange>
                </w:rPr>
                <w:t>17.22</w:t>
              </w:r>
            </w:ins>
          </w:p>
        </w:tc>
      </w:tr>
      <w:tr w:rsidR="003638E3" w:rsidRPr="003638E3" w14:paraId="08D7F6BF" w14:textId="77777777" w:rsidTr="003638E3">
        <w:trPr>
          <w:ins w:id="373" w:author="Qizhou Duan" w:date="2024-06-21T12:09:00Z"/>
        </w:trPr>
        <w:tc>
          <w:tcPr>
            <w:tcW w:w="0" w:type="auto"/>
            <w:shd w:val="clear" w:color="auto" w:fill="auto"/>
            <w:tcMar>
              <w:top w:w="0" w:type="dxa"/>
              <w:left w:w="75" w:type="dxa"/>
              <w:bottom w:w="0" w:type="dxa"/>
              <w:right w:w="75" w:type="dxa"/>
            </w:tcMar>
            <w:vAlign w:val="center"/>
            <w:hideMark/>
          </w:tcPr>
          <w:p w14:paraId="14E8A180" w14:textId="77777777" w:rsidR="003638E3" w:rsidRPr="003638E3" w:rsidRDefault="003638E3" w:rsidP="003638E3">
            <w:pPr>
              <w:suppressAutoHyphens w:val="0"/>
              <w:spacing w:before="150" w:after="150" w:line="240" w:lineRule="auto"/>
              <w:jc w:val="center"/>
              <w:rPr>
                <w:ins w:id="374" w:author="Qizhou Duan" w:date="2024-06-21T12:09:00Z"/>
                <w:rFonts w:ascii="Times New Roman" w:eastAsia="Times New Roman" w:hAnsi="Times New Roman" w:cs="Times New Roman"/>
                <w:color w:val="222222"/>
                <w:sz w:val="16"/>
                <w:szCs w:val="16"/>
                <w:lang w:eastAsia="zh-CN"/>
                <w:rPrChange w:id="375" w:author="Qizhou Duan" w:date="2024-06-21T12:09:00Z">
                  <w:rPr>
                    <w:ins w:id="376" w:author="Qizhou Duan" w:date="2024-06-21T12:09:00Z"/>
                    <w:rFonts w:ascii="Cambria" w:eastAsia="Times New Roman" w:hAnsi="Cambria" w:cs="Times New Roman"/>
                    <w:color w:val="222222"/>
                    <w:sz w:val="23"/>
                    <w:szCs w:val="23"/>
                    <w:lang w:eastAsia="zh-CN"/>
                  </w:rPr>
                </w:rPrChange>
              </w:rPr>
              <w:pPrChange w:id="377" w:author="Qizhou Duan" w:date="2024-06-21T12:10:00Z">
                <w:pPr>
                  <w:suppressAutoHyphens w:val="0"/>
                  <w:spacing w:before="150" w:after="150" w:line="240" w:lineRule="auto"/>
                </w:pPr>
              </w:pPrChange>
            </w:pPr>
            <w:ins w:id="378" w:author="Qizhou Duan" w:date="2024-06-21T12:09:00Z">
              <w:r w:rsidRPr="003638E3">
                <w:rPr>
                  <w:rFonts w:ascii="Times New Roman" w:eastAsia="Times New Roman" w:hAnsi="Times New Roman" w:cs="Times New Roman"/>
                  <w:color w:val="222222"/>
                  <w:sz w:val="16"/>
                  <w:szCs w:val="16"/>
                  <w:lang w:eastAsia="zh-CN"/>
                  <w:rPrChange w:id="379" w:author="Qizhou Duan" w:date="2024-06-21T12:09:00Z">
                    <w:rPr>
                      <w:rFonts w:ascii="Cambria" w:eastAsia="Times New Roman" w:hAnsi="Cambria" w:cs="Times New Roman"/>
                      <w:color w:val="222222"/>
                      <w:sz w:val="23"/>
                      <w:szCs w:val="23"/>
                      <w:lang w:eastAsia="zh-CN"/>
                    </w:rPr>
                  </w:rPrChange>
                </w:rPr>
                <w:t>Lyu et al. (2021)</w:t>
              </w:r>
            </w:ins>
          </w:p>
        </w:tc>
        <w:tc>
          <w:tcPr>
            <w:tcW w:w="0" w:type="auto"/>
            <w:shd w:val="clear" w:color="auto" w:fill="auto"/>
            <w:tcMar>
              <w:top w:w="0" w:type="dxa"/>
              <w:left w:w="75" w:type="dxa"/>
              <w:bottom w:w="0" w:type="dxa"/>
              <w:right w:w="75" w:type="dxa"/>
            </w:tcMar>
            <w:vAlign w:val="center"/>
            <w:hideMark/>
          </w:tcPr>
          <w:p w14:paraId="3B885922" w14:textId="77777777" w:rsidR="003638E3" w:rsidRPr="003638E3" w:rsidRDefault="003638E3" w:rsidP="003638E3">
            <w:pPr>
              <w:suppressAutoHyphens w:val="0"/>
              <w:spacing w:before="150" w:after="150" w:line="240" w:lineRule="auto"/>
              <w:jc w:val="center"/>
              <w:rPr>
                <w:ins w:id="380" w:author="Qizhou Duan" w:date="2024-06-21T12:09:00Z"/>
                <w:rFonts w:ascii="Times New Roman" w:eastAsia="Times New Roman" w:hAnsi="Times New Roman" w:cs="Times New Roman"/>
                <w:color w:val="222222"/>
                <w:sz w:val="16"/>
                <w:szCs w:val="16"/>
                <w:lang w:eastAsia="zh-CN"/>
                <w:rPrChange w:id="381" w:author="Qizhou Duan" w:date="2024-06-21T12:09:00Z">
                  <w:rPr>
                    <w:ins w:id="382" w:author="Qizhou Duan" w:date="2024-06-21T12:09:00Z"/>
                    <w:rFonts w:ascii="Cambria" w:eastAsia="Times New Roman" w:hAnsi="Cambria" w:cs="Times New Roman"/>
                    <w:color w:val="222222"/>
                    <w:sz w:val="23"/>
                    <w:szCs w:val="23"/>
                    <w:lang w:eastAsia="zh-CN"/>
                  </w:rPr>
                </w:rPrChange>
              </w:rPr>
              <w:pPrChange w:id="383" w:author="Qizhou Duan" w:date="2024-06-21T12:10:00Z">
                <w:pPr>
                  <w:suppressAutoHyphens w:val="0"/>
                  <w:spacing w:before="150" w:after="150" w:line="240" w:lineRule="auto"/>
                  <w:jc w:val="right"/>
                </w:pPr>
              </w:pPrChange>
            </w:pPr>
            <w:ins w:id="384" w:author="Qizhou Duan" w:date="2024-06-21T12:09:00Z">
              <w:r w:rsidRPr="003638E3">
                <w:rPr>
                  <w:rFonts w:ascii="Times New Roman" w:eastAsia="Times New Roman" w:hAnsi="Times New Roman" w:cs="Times New Roman"/>
                  <w:color w:val="222222"/>
                  <w:sz w:val="16"/>
                  <w:szCs w:val="16"/>
                  <w:lang w:eastAsia="zh-CN"/>
                  <w:rPrChange w:id="385" w:author="Qizhou Duan" w:date="2024-06-21T12:09:00Z">
                    <w:rPr>
                      <w:rFonts w:ascii="Cambria" w:eastAsia="Times New Roman" w:hAnsi="Cambria" w:cs="Times New Roman"/>
                      <w:color w:val="222222"/>
                      <w:sz w:val="23"/>
                      <w:szCs w:val="23"/>
                      <w:lang w:eastAsia="zh-CN"/>
                    </w:rPr>
                  </w:rPrChange>
                </w:rPr>
                <w:t>251</w:t>
              </w:r>
            </w:ins>
          </w:p>
        </w:tc>
        <w:tc>
          <w:tcPr>
            <w:tcW w:w="0" w:type="auto"/>
            <w:shd w:val="clear" w:color="auto" w:fill="auto"/>
            <w:tcMar>
              <w:top w:w="0" w:type="dxa"/>
              <w:left w:w="75" w:type="dxa"/>
              <w:bottom w:w="0" w:type="dxa"/>
              <w:right w:w="75" w:type="dxa"/>
            </w:tcMar>
            <w:vAlign w:val="center"/>
            <w:hideMark/>
          </w:tcPr>
          <w:p w14:paraId="78D03894" w14:textId="77777777" w:rsidR="003638E3" w:rsidRPr="003638E3" w:rsidRDefault="003638E3" w:rsidP="003638E3">
            <w:pPr>
              <w:suppressAutoHyphens w:val="0"/>
              <w:spacing w:before="150" w:after="150" w:line="240" w:lineRule="auto"/>
              <w:jc w:val="center"/>
              <w:rPr>
                <w:ins w:id="386" w:author="Qizhou Duan" w:date="2024-06-21T12:09:00Z"/>
                <w:rFonts w:ascii="Times New Roman" w:eastAsia="Times New Roman" w:hAnsi="Times New Roman" w:cs="Times New Roman"/>
                <w:color w:val="222222"/>
                <w:sz w:val="16"/>
                <w:szCs w:val="16"/>
                <w:lang w:eastAsia="zh-CN"/>
                <w:rPrChange w:id="387" w:author="Qizhou Duan" w:date="2024-06-21T12:09:00Z">
                  <w:rPr>
                    <w:ins w:id="388" w:author="Qizhou Duan" w:date="2024-06-21T12:09:00Z"/>
                    <w:rFonts w:ascii="Cambria" w:eastAsia="Times New Roman" w:hAnsi="Cambria" w:cs="Times New Roman"/>
                    <w:color w:val="222222"/>
                    <w:sz w:val="23"/>
                    <w:szCs w:val="23"/>
                    <w:lang w:eastAsia="zh-CN"/>
                  </w:rPr>
                </w:rPrChange>
              </w:rPr>
              <w:pPrChange w:id="389" w:author="Qizhou Duan" w:date="2024-06-21T12:10:00Z">
                <w:pPr>
                  <w:suppressAutoHyphens w:val="0"/>
                  <w:spacing w:before="150" w:after="150" w:line="240" w:lineRule="auto"/>
                  <w:jc w:val="right"/>
                </w:pPr>
              </w:pPrChange>
            </w:pPr>
            <w:ins w:id="390" w:author="Qizhou Duan" w:date="2024-06-21T12:09:00Z">
              <w:r w:rsidRPr="003638E3">
                <w:rPr>
                  <w:rFonts w:ascii="Times New Roman" w:eastAsia="Times New Roman" w:hAnsi="Times New Roman" w:cs="Times New Roman"/>
                  <w:color w:val="222222"/>
                  <w:sz w:val="16"/>
                  <w:szCs w:val="16"/>
                  <w:lang w:eastAsia="zh-CN"/>
                  <w:rPrChange w:id="391" w:author="Qizhou Duan" w:date="2024-06-21T12:09:00Z">
                    <w:rPr>
                      <w:rFonts w:ascii="Cambria" w:eastAsia="Times New Roman" w:hAnsi="Cambria" w:cs="Times New Roman"/>
                      <w:color w:val="222222"/>
                      <w:sz w:val="23"/>
                      <w:szCs w:val="23"/>
                      <w:lang w:eastAsia="zh-CN"/>
                    </w:rPr>
                  </w:rPrChange>
                </w:rPr>
                <w:t>78.40</w:t>
              </w:r>
            </w:ins>
          </w:p>
        </w:tc>
        <w:tc>
          <w:tcPr>
            <w:tcW w:w="0" w:type="auto"/>
            <w:shd w:val="clear" w:color="auto" w:fill="auto"/>
            <w:tcMar>
              <w:top w:w="0" w:type="dxa"/>
              <w:left w:w="75" w:type="dxa"/>
              <w:bottom w:w="0" w:type="dxa"/>
              <w:right w:w="75" w:type="dxa"/>
            </w:tcMar>
            <w:vAlign w:val="center"/>
            <w:hideMark/>
          </w:tcPr>
          <w:p w14:paraId="67176DB0" w14:textId="77777777" w:rsidR="003638E3" w:rsidRPr="003638E3" w:rsidRDefault="003638E3" w:rsidP="003638E3">
            <w:pPr>
              <w:suppressAutoHyphens w:val="0"/>
              <w:spacing w:before="150" w:after="150" w:line="240" w:lineRule="auto"/>
              <w:jc w:val="center"/>
              <w:rPr>
                <w:ins w:id="392" w:author="Qizhou Duan" w:date="2024-06-21T12:09:00Z"/>
                <w:rFonts w:ascii="Times New Roman" w:eastAsia="Times New Roman" w:hAnsi="Times New Roman" w:cs="Times New Roman"/>
                <w:color w:val="222222"/>
                <w:sz w:val="16"/>
                <w:szCs w:val="16"/>
                <w:lang w:eastAsia="zh-CN"/>
                <w:rPrChange w:id="393" w:author="Qizhou Duan" w:date="2024-06-21T12:09:00Z">
                  <w:rPr>
                    <w:ins w:id="394" w:author="Qizhou Duan" w:date="2024-06-21T12:09:00Z"/>
                    <w:rFonts w:ascii="Cambria" w:eastAsia="Times New Roman" w:hAnsi="Cambria" w:cs="Times New Roman"/>
                    <w:color w:val="222222"/>
                    <w:sz w:val="23"/>
                    <w:szCs w:val="23"/>
                    <w:lang w:eastAsia="zh-CN"/>
                  </w:rPr>
                </w:rPrChange>
              </w:rPr>
              <w:pPrChange w:id="395" w:author="Qizhou Duan" w:date="2024-06-21T12:10:00Z">
                <w:pPr>
                  <w:suppressAutoHyphens w:val="0"/>
                  <w:spacing w:before="150" w:after="150" w:line="240" w:lineRule="auto"/>
                  <w:jc w:val="right"/>
                </w:pPr>
              </w:pPrChange>
            </w:pPr>
            <w:ins w:id="396" w:author="Qizhou Duan" w:date="2024-06-21T12:09:00Z">
              <w:r w:rsidRPr="003638E3">
                <w:rPr>
                  <w:rFonts w:ascii="Times New Roman" w:eastAsia="Times New Roman" w:hAnsi="Times New Roman" w:cs="Times New Roman"/>
                  <w:color w:val="222222"/>
                  <w:sz w:val="16"/>
                  <w:szCs w:val="16"/>
                  <w:lang w:eastAsia="zh-CN"/>
                  <w:rPrChange w:id="397" w:author="Qizhou Duan" w:date="2024-06-21T12:09:00Z">
                    <w:rPr>
                      <w:rFonts w:ascii="Cambria" w:eastAsia="Times New Roman" w:hAnsi="Cambria" w:cs="Times New Roman"/>
                      <w:color w:val="222222"/>
                      <w:sz w:val="23"/>
                      <w:szCs w:val="23"/>
                      <w:lang w:eastAsia="zh-CN"/>
                    </w:rPr>
                  </w:rPrChange>
                </w:rPr>
                <w:t>14.00</w:t>
              </w:r>
            </w:ins>
          </w:p>
        </w:tc>
      </w:tr>
      <w:tr w:rsidR="003638E3" w:rsidRPr="003638E3" w14:paraId="15F3AE54" w14:textId="77777777" w:rsidTr="003638E3">
        <w:trPr>
          <w:ins w:id="398" w:author="Qizhou Duan" w:date="2024-06-21T12:09:00Z"/>
        </w:trPr>
        <w:tc>
          <w:tcPr>
            <w:tcW w:w="0" w:type="auto"/>
            <w:shd w:val="clear" w:color="auto" w:fill="auto"/>
            <w:tcMar>
              <w:top w:w="0" w:type="dxa"/>
              <w:left w:w="75" w:type="dxa"/>
              <w:bottom w:w="0" w:type="dxa"/>
              <w:right w:w="75" w:type="dxa"/>
            </w:tcMar>
            <w:vAlign w:val="center"/>
            <w:hideMark/>
          </w:tcPr>
          <w:p w14:paraId="6021AFE3" w14:textId="77777777" w:rsidR="003638E3" w:rsidRPr="003638E3" w:rsidRDefault="003638E3" w:rsidP="003638E3">
            <w:pPr>
              <w:suppressAutoHyphens w:val="0"/>
              <w:spacing w:before="150" w:after="150" w:line="240" w:lineRule="auto"/>
              <w:jc w:val="center"/>
              <w:rPr>
                <w:ins w:id="399" w:author="Qizhou Duan" w:date="2024-06-21T12:09:00Z"/>
                <w:rFonts w:ascii="Times New Roman" w:eastAsia="Times New Roman" w:hAnsi="Times New Roman" w:cs="Times New Roman"/>
                <w:color w:val="222222"/>
                <w:sz w:val="16"/>
                <w:szCs w:val="16"/>
                <w:lang w:eastAsia="zh-CN"/>
                <w:rPrChange w:id="400" w:author="Qizhou Duan" w:date="2024-06-21T12:09:00Z">
                  <w:rPr>
                    <w:ins w:id="401" w:author="Qizhou Duan" w:date="2024-06-21T12:09:00Z"/>
                    <w:rFonts w:ascii="Cambria" w:eastAsia="Times New Roman" w:hAnsi="Cambria" w:cs="Times New Roman"/>
                    <w:color w:val="222222"/>
                    <w:sz w:val="23"/>
                    <w:szCs w:val="23"/>
                    <w:lang w:eastAsia="zh-CN"/>
                  </w:rPr>
                </w:rPrChange>
              </w:rPr>
              <w:pPrChange w:id="402" w:author="Qizhou Duan" w:date="2024-06-21T12:10:00Z">
                <w:pPr>
                  <w:suppressAutoHyphens w:val="0"/>
                  <w:spacing w:before="150" w:after="150" w:line="240" w:lineRule="auto"/>
                </w:pPr>
              </w:pPrChange>
            </w:pPr>
            <w:ins w:id="403" w:author="Qizhou Duan" w:date="2024-06-21T12:09:00Z">
              <w:r w:rsidRPr="003638E3">
                <w:rPr>
                  <w:rFonts w:ascii="Times New Roman" w:eastAsia="Times New Roman" w:hAnsi="Times New Roman" w:cs="Times New Roman"/>
                  <w:color w:val="222222"/>
                  <w:sz w:val="16"/>
                  <w:szCs w:val="16"/>
                  <w:lang w:eastAsia="zh-CN"/>
                  <w:rPrChange w:id="404" w:author="Qizhou Duan" w:date="2024-06-21T12:09:00Z">
                    <w:rPr>
                      <w:rFonts w:ascii="Cambria" w:eastAsia="Times New Roman" w:hAnsi="Cambria" w:cs="Times New Roman"/>
                      <w:color w:val="222222"/>
                      <w:sz w:val="23"/>
                      <w:szCs w:val="23"/>
                      <w:lang w:eastAsia="zh-CN"/>
                    </w:rPr>
                  </w:rPrChange>
                </w:rPr>
                <w:t>Mo (2022)</w:t>
              </w:r>
            </w:ins>
          </w:p>
        </w:tc>
        <w:tc>
          <w:tcPr>
            <w:tcW w:w="0" w:type="auto"/>
            <w:shd w:val="clear" w:color="auto" w:fill="auto"/>
            <w:tcMar>
              <w:top w:w="0" w:type="dxa"/>
              <w:left w:w="75" w:type="dxa"/>
              <w:bottom w:w="0" w:type="dxa"/>
              <w:right w:w="75" w:type="dxa"/>
            </w:tcMar>
            <w:vAlign w:val="center"/>
            <w:hideMark/>
          </w:tcPr>
          <w:p w14:paraId="076581A4" w14:textId="77777777" w:rsidR="003638E3" w:rsidRPr="003638E3" w:rsidRDefault="003638E3" w:rsidP="003638E3">
            <w:pPr>
              <w:suppressAutoHyphens w:val="0"/>
              <w:spacing w:before="150" w:after="150" w:line="240" w:lineRule="auto"/>
              <w:jc w:val="center"/>
              <w:rPr>
                <w:ins w:id="405" w:author="Qizhou Duan" w:date="2024-06-21T12:09:00Z"/>
                <w:rFonts w:ascii="Times New Roman" w:eastAsia="Times New Roman" w:hAnsi="Times New Roman" w:cs="Times New Roman"/>
                <w:color w:val="222222"/>
                <w:sz w:val="16"/>
                <w:szCs w:val="16"/>
                <w:lang w:eastAsia="zh-CN"/>
                <w:rPrChange w:id="406" w:author="Qizhou Duan" w:date="2024-06-21T12:09:00Z">
                  <w:rPr>
                    <w:ins w:id="407" w:author="Qizhou Duan" w:date="2024-06-21T12:09:00Z"/>
                    <w:rFonts w:ascii="Cambria" w:eastAsia="Times New Roman" w:hAnsi="Cambria" w:cs="Times New Roman"/>
                    <w:color w:val="222222"/>
                    <w:sz w:val="23"/>
                    <w:szCs w:val="23"/>
                    <w:lang w:eastAsia="zh-CN"/>
                  </w:rPr>
                </w:rPrChange>
              </w:rPr>
              <w:pPrChange w:id="408" w:author="Qizhou Duan" w:date="2024-06-21T12:10:00Z">
                <w:pPr>
                  <w:suppressAutoHyphens w:val="0"/>
                  <w:spacing w:before="150" w:after="150" w:line="240" w:lineRule="auto"/>
                  <w:jc w:val="right"/>
                </w:pPr>
              </w:pPrChange>
            </w:pPr>
            <w:ins w:id="409" w:author="Qizhou Duan" w:date="2024-06-21T12:09:00Z">
              <w:r w:rsidRPr="003638E3">
                <w:rPr>
                  <w:rFonts w:ascii="Times New Roman" w:eastAsia="Times New Roman" w:hAnsi="Times New Roman" w:cs="Times New Roman"/>
                  <w:color w:val="222222"/>
                  <w:sz w:val="16"/>
                  <w:szCs w:val="16"/>
                  <w:lang w:eastAsia="zh-CN"/>
                  <w:rPrChange w:id="410" w:author="Qizhou Duan" w:date="2024-06-21T12:09:00Z">
                    <w:rPr>
                      <w:rFonts w:ascii="Cambria" w:eastAsia="Times New Roman" w:hAnsi="Cambria" w:cs="Times New Roman"/>
                      <w:color w:val="222222"/>
                      <w:sz w:val="23"/>
                      <w:szCs w:val="23"/>
                      <w:lang w:eastAsia="zh-CN"/>
                    </w:rPr>
                  </w:rPrChange>
                </w:rPr>
                <w:t>266</w:t>
              </w:r>
            </w:ins>
          </w:p>
        </w:tc>
        <w:tc>
          <w:tcPr>
            <w:tcW w:w="0" w:type="auto"/>
            <w:shd w:val="clear" w:color="auto" w:fill="auto"/>
            <w:tcMar>
              <w:top w:w="0" w:type="dxa"/>
              <w:left w:w="75" w:type="dxa"/>
              <w:bottom w:w="0" w:type="dxa"/>
              <w:right w:w="75" w:type="dxa"/>
            </w:tcMar>
            <w:vAlign w:val="center"/>
            <w:hideMark/>
          </w:tcPr>
          <w:p w14:paraId="5C2B32D0" w14:textId="77777777" w:rsidR="003638E3" w:rsidRPr="003638E3" w:rsidRDefault="003638E3" w:rsidP="003638E3">
            <w:pPr>
              <w:suppressAutoHyphens w:val="0"/>
              <w:spacing w:before="150" w:after="150" w:line="240" w:lineRule="auto"/>
              <w:jc w:val="center"/>
              <w:rPr>
                <w:ins w:id="411" w:author="Qizhou Duan" w:date="2024-06-21T12:09:00Z"/>
                <w:rFonts w:ascii="Times New Roman" w:eastAsia="Times New Roman" w:hAnsi="Times New Roman" w:cs="Times New Roman"/>
                <w:color w:val="222222"/>
                <w:sz w:val="16"/>
                <w:szCs w:val="16"/>
                <w:lang w:eastAsia="zh-CN"/>
                <w:rPrChange w:id="412" w:author="Qizhou Duan" w:date="2024-06-21T12:09:00Z">
                  <w:rPr>
                    <w:ins w:id="413" w:author="Qizhou Duan" w:date="2024-06-21T12:09:00Z"/>
                    <w:rFonts w:ascii="Cambria" w:eastAsia="Times New Roman" w:hAnsi="Cambria" w:cs="Times New Roman"/>
                    <w:color w:val="222222"/>
                    <w:sz w:val="23"/>
                    <w:szCs w:val="23"/>
                    <w:lang w:eastAsia="zh-CN"/>
                  </w:rPr>
                </w:rPrChange>
              </w:rPr>
              <w:pPrChange w:id="414" w:author="Qizhou Duan" w:date="2024-06-21T12:10:00Z">
                <w:pPr>
                  <w:suppressAutoHyphens w:val="0"/>
                  <w:spacing w:before="150" w:after="150" w:line="240" w:lineRule="auto"/>
                  <w:jc w:val="right"/>
                </w:pPr>
              </w:pPrChange>
            </w:pPr>
            <w:ins w:id="415" w:author="Qizhou Duan" w:date="2024-06-21T12:09:00Z">
              <w:r w:rsidRPr="003638E3">
                <w:rPr>
                  <w:rFonts w:ascii="Times New Roman" w:eastAsia="Times New Roman" w:hAnsi="Times New Roman" w:cs="Times New Roman"/>
                  <w:color w:val="222222"/>
                  <w:sz w:val="16"/>
                  <w:szCs w:val="16"/>
                  <w:lang w:eastAsia="zh-CN"/>
                  <w:rPrChange w:id="416" w:author="Qizhou Duan" w:date="2024-06-21T12:09:00Z">
                    <w:rPr>
                      <w:rFonts w:ascii="Cambria" w:eastAsia="Times New Roman" w:hAnsi="Cambria" w:cs="Times New Roman"/>
                      <w:color w:val="222222"/>
                      <w:sz w:val="23"/>
                      <w:szCs w:val="23"/>
                      <w:lang w:eastAsia="zh-CN"/>
                    </w:rPr>
                  </w:rPrChange>
                </w:rPr>
                <w:t>96.26</w:t>
              </w:r>
            </w:ins>
          </w:p>
        </w:tc>
        <w:tc>
          <w:tcPr>
            <w:tcW w:w="0" w:type="auto"/>
            <w:shd w:val="clear" w:color="auto" w:fill="auto"/>
            <w:tcMar>
              <w:top w:w="0" w:type="dxa"/>
              <w:left w:w="75" w:type="dxa"/>
              <w:bottom w:w="0" w:type="dxa"/>
              <w:right w:w="75" w:type="dxa"/>
            </w:tcMar>
            <w:vAlign w:val="center"/>
            <w:hideMark/>
          </w:tcPr>
          <w:p w14:paraId="00494549" w14:textId="77777777" w:rsidR="003638E3" w:rsidRPr="003638E3" w:rsidRDefault="003638E3" w:rsidP="003638E3">
            <w:pPr>
              <w:suppressAutoHyphens w:val="0"/>
              <w:spacing w:before="150" w:after="150" w:line="240" w:lineRule="auto"/>
              <w:jc w:val="center"/>
              <w:rPr>
                <w:ins w:id="417" w:author="Qizhou Duan" w:date="2024-06-21T12:09:00Z"/>
                <w:rFonts w:ascii="Times New Roman" w:eastAsia="Times New Roman" w:hAnsi="Times New Roman" w:cs="Times New Roman"/>
                <w:color w:val="222222"/>
                <w:sz w:val="16"/>
                <w:szCs w:val="16"/>
                <w:lang w:eastAsia="zh-CN"/>
                <w:rPrChange w:id="418" w:author="Qizhou Duan" w:date="2024-06-21T12:09:00Z">
                  <w:rPr>
                    <w:ins w:id="419" w:author="Qizhou Duan" w:date="2024-06-21T12:09:00Z"/>
                    <w:rFonts w:ascii="Cambria" w:eastAsia="Times New Roman" w:hAnsi="Cambria" w:cs="Times New Roman"/>
                    <w:color w:val="222222"/>
                    <w:sz w:val="23"/>
                    <w:szCs w:val="23"/>
                    <w:lang w:eastAsia="zh-CN"/>
                  </w:rPr>
                </w:rPrChange>
              </w:rPr>
              <w:pPrChange w:id="420" w:author="Qizhou Duan" w:date="2024-06-21T12:10:00Z">
                <w:pPr>
                  <w:suppressAutoHyphens w:val="0"/>
                  <w:spacing w:before="150" w:after="150" w:line="240" w:lineRule="auto"/>
                  <w:jc w:val="right"/>
                </w:pPr>
              </w:pPrChange>
            </w:pPr>
            <w:ins w:id="421" w:author="Qizhou Duan" w:date="2024-06-21T12:09:00Z">
              <w:r w:rsidRPr="003638E3">
                <w:rPr>
                  <w:rFonts w:ascii="Times New Roman" w:eastAsia="Times New Roman" w:hAnsi="Times New Roman" w:cs="Times New Roman"/>
                  <w:color w:val="222222"/>
                  <w:sz w:val="16"/>
                  <w:szCs w:val="16"/>
                  <w:lang w:eastAsia="zh-CN"/>
                  <w:rPrChange w:id="422" w:author="Qizhou Duan" w:date="2024-06-21T12:09:00Z">
                    <w:rPr>
                      <w:rFonts w:ascii="Cambria" w:eastAsia="Times New Roman" w:hAnsi="Cambria" w:cs="Times New Roman"/>
                      <w:color w:val="222222"/>
                      <w:sz w:val="23"/>
                      <w:szCs w:val="23"/>
                      <w:lang w:eastAsia="zh-CN"/>
                    </w:rPr>
                  </w:rPrChange>
                </w:rPr>
                <w:t>21.57</w:t>
              </w:r>
            </w:ins>
          </w:p>
        </w:tc>
      </w:tr>
      <w:tr w:rsidR="003638E3" w:rsidRPr="003638E3" w14:paraId="35A533C2" w14:textId="77777777" w:rsidTr="003638E3">
        <w:trPr>
          <w:ins w:id="423" w:author="Qizhou Duan" w:date="2024-06-21T12:09:00Z"/>
        </w:trPr>
        <w:tc>
          <w:tcPr>
            <w:tcW w:w="0" w:type="auto"/>
            <w:shd w:val="clear" w:color="auto" w:fill="auto"/>
            <w:tcMar>
              <w:top w:w="0" w:type="dxa"/>
              <w:left w:w="75" w:type="dxa"/>
              <w:bottom w:w="0" w:type="dxa"/>
              <w:right w:w="75" w:type="dxa"/>
            </w:tcMar>
            <w:vAlign w:val="center"/>
            <w:hideMark/>
          </w:tcPr>
          <w:p w14:paraId="407397D2" w14:textId="77777777" w:rsidR="003638E3" w:rsidRPr="003638E3" w:rsidRDefault="003638E3" w:rsidP="003638E3">
            <w:pPr>
              <w:suppressAutoHyphens w:val="0"/>
              <w:spacing w:before="150" w:after="150" w:line="240" w:lineRule="auto"/>
              <w:jc w:val="center"/>
              <w:rPr>
                <w:ins w:id="424" w:author="Qizhou Duan" w:date="2024-06-21T12:09:00Z"/>
                <w:rFonts w:ascii="Times New Roman" w:eastAsia="Times New Roman" w:hAnsi="Times New Roman" w:cs="Times New Roman"/>
                <w:color w:val="222222"/>
                <w:sz w:val="16"/>
                <w:szCs w:val="16"/>
                <w:lang w:eastAsia="zh-CN"/>
                <w:rPrChange w:id="425" w:author="Qizhou Duan" w:date="2024-06-21T12:09:00Z">
                  <w:rPr>
                    <w:ins w:id="426" w:author="Qizhou Duan" w:date="2024-06-21T12:09:00Z"/>
                    <w:rFonts w:ascii="Cambria" w:eastAsia="Times New Roman" w:hAnsi="Cambria" w:cs="Times New Roman"/>
                    <w:color w:val="222222"/>
                    <w:sz w:val="23"/>
                    <w:szCs w:val="23"/>
                    <w:lang w:eastAsia="zh-CN"/>
                  </w:rPr>
                </w:rPrChange>
              </w:rPr>
              <w:pPrChange w:id="427" w:author="Qizhou Duan" w:date="2024-06-21T12:10:00Z">
                <w:pPr>
                  <w:suppressAutoHyphens w:val="0"/>
                  <w:spacing w:before="150" w:after="150" w:line="240" w:lineRule="auto"/>
                </w:pPr>
              </w:pPrChange>
            </w:pPr>
            <w:ins w:id="428" w:author="Qizhou Duan" w:date="2024-06-21T12:09:00Z">
              <w:r w:rsidRPr="003638E3">
                <w:rPr>
                  <w:rFonts w:ascii="Times New Roman" w:eastAsia="Times New Roman" w:hAnsi="Times New Roman" w:cs="Times New Roman"/>
                  <w:color w:val="222222"/>
                  <w:sz w:val="16"/>
                  <w:szCs w:val="16"/>
                  <w:lang w:eastAsia="zh-CN"/>
                  <w:rPrChange w:id="429" w:author="Qizhou Duan" w:date="2024-06-21T12:09:00Z">
                    <w:rPr>
                      <w:rFonts w:ascii="Cambria" w:eastAsia="Times New Roman" w:hAnsi="Cambria" w:cs="Times New Roman"/>
                      <w:color w:val="222222"/>
                      <w:sz w:val="23"/>
                      <w:szCs w:val="23"/>
                      <w:lang w:eastAsia="zh-CN"/>
                    </w:rPr>
                  </w:rPrChange>
                </w:rPr>
                <w:t>Northfield &amp; Johnston (2021)</w:t>
              </w:r>
            </w:ins>
          </w:p>
        </w:tc>
        <w:tc>
          <w:tcPr>
            <w:tcW w:w="0" w:type="auto"/>
            <w:shd w:val="clear" w:color="auto" w:fill="auto"/>
            <w:tcMar>
              <w:top w:w="0" w:type="dxa"/>
              <w:left w:w="75" w:type="dxa"/>
              <w:bottom w:w="0" w:type="dxa"/>
              <w:right w:w="75" w:type="dxa"/>
            </w:tcMar>
            <w:vAlign w:val="center"/>
            <w:hideMark/>
          </w:tcPr>
          <w:p w14:paraId="2D942A30" w14:textId="77777777" w:rsidR="003638E3" w:rsidRPr="003638E3" w:rsidRDefault="003638E3" w:rsidP="003638E3">
            <w:pPr>
              <w:suppressAutoHyphens w:val="0"/>
              <w:spacing w:before="150" w:after="150" w:line="240" w:lineRule="auto"/>
              <w:jc w:val="center"/>
              <w:rPr>
                <w:ins w:id="430" w:author="Qizhou Duan" w:date="2024-06-21T12:09:00Z"/>
                <w:rFonts w:ascii="Times New Roman" w:eastAsia="Times New Roman" w:hAnsi="Times New Roman" w:cs="Times New Roman"/>
                <w:color w:val="222222"/>
                <w:sz w:val="16"/>
                <w:szCs w:val="16"/>
                <w:lang w:eastAsia="zh-CN"/>
                <w:rPrChange w:id="431" w:author="Qizhou Duan" w:date="2024-06-21T12:09:00Z">
                  <w:rPr>
                    <w:ins w:id="432" w:author="Qizhou Duan" w:date="2024-06-21T12:09:00Z"/>
                    <w:rFonts w:ascii="Cambria" w:eastAsia="Times New Roman" w:hAnsi="Cambria" w:cs="Times New Roman"/>
                    <w:color w:val="222222"/>
                    <w:sz w:val="23"/>
                    <w:szCs w:val="23"/>
                    <w:lang w:eastAsia="zh-CN"/>
                  </w:rPr>
                </w:rPrChange>
              </w:rPr>
              <w:pPrChange w:id="433" w:author="Qizhou Duan" w:date="2024-06-21T12:10:00Z">
                <w:pPr>
                  <w:suppressAutoHyphens w:val="0"/>
                  <w:spacing w:before="150" w:after="150" w:line="240" w:lineRule="auto"/>
                  <w:jc w:val="right"/>
                </w:pPr>
              </w:pPrChange>
            </w:pPr>
            <w:ins w:id="434" w:author="Qizhou Duan" w:date="2024-06-21T12:09:00Z">
              <w:r w:rsidRPr="003638E3">
                <w:rPr>
                  <w:rFonts w:ascii="Times New Roman" w:eastAsia="Times New Roman" w:hAnsi="Times New Roman" w:cs="Times New Roman"/>
                  <w:color w:val="222222"/>
                  <w:sz w:val="16"/>
                  <w:szCs w:val="16"/>
                  <w:lang w:eastAsia="zh-CN"/>
                  <w:rPrChange w:id="435" w:author="Qizhou Duan" w:date="2024-06-21T12:09:00Z">
                    <w:rPr>
                      <w:rFonts w:ascii="Cambria" w:eastAsia="Times New Roman" w:hAnsi="Cambria" w:cs="Times New Roman"/>
                      <w:color w:val="222222"/>
                      <w:sz w:val="23"/>
                      <w:szCs w:val="23"/>
                      <w:lang w:eastAsia="zh-CN"/>
                    </w:rPr>
                  </w:rPrChange>
                </w:rPr>
                <w:t>296</w:t>
              </w:r>
            </w:ins>
          </w:p>
        </w:tc>
        <w:tc>
          <w:tcPr>
            <w:tcW w:w="0" w:type="auto"/>
            <w:shd w:val="clear" w:color="auto" w:fill="auto"/>
            <w:tcMar>
              <w:top w:w="0" w:type="dxa"/>
              <w:left w:w="75" w:type="dxa"/>
              <w:bottom w:w="0" w:type="dxa"/>
              <w:right w:w="75" w:type="dxa"/>
            </w:tcMar>
            <w:vAlign w:val="center"/>
            <w:hideMark/>
          </w:tcPr>
          <w:p w14:paraId="282349C2" w14:textId="77777777" w:rsidR="003638E3" w:rsidRPr="003638E3" w:rsidRDefault="003638E3" w:rsidP="003638E3">
            <w:pPr>
              <w:suppressAutoHyphens w:val="0"/>
              <w:spacing w:before="150" w:after="150" w:line="240" w:lineRule="auto"/>
              <w:jc w:val="center"/>
              <w:rPr>
                <w:ins w:id="436" w:author="Qizhou Duan" w:date="2024-06-21T12:09:00Z"/>
                <w:rFonts w:ascii="Times New Roman" w:eastAsia="Times New Roman" w:hAnsi="Times New Roman" w:cs="Times New Roman"/>
                <w:color w:val="222222"/>
                <w:sz w:val="16"/>
                <w:szCs w:val="16"/>
                <w:lang w:eastAsia="zh-CN"/>
                <w:rPrChange w:id="437" w:author="Qizhou Duan" w:date="2024-06-21T12:09:00Z">
                  <w:rPr>
                    <w:ins w:id="438" w:author="Qizhou Duan" w:date="2024-06-21T12:09:00Z"/>
                    <w:rFonts w:ascii="Cambria" w:eastAsia="Times New Roman" w:hAnsi="Cambria" w:cs="Times New Roman"/>
                    <w:color w:val="222222"/>
                    <w:sz w:val="23"/>
                    <w:szCs w:val="23"/>
                    <w:lang w:eastAsia="zh-CN"/>
                  </w:rPr>
                </w:rPrChange>
              </w:rPr>
              <w:pPrChange w:id="439" w:author="Qizhou Duan" w:date="2024-06-21T12:10:00Z">
                <w:pPr>
                  <w:suppressAutoHyphens w:val="0"/>
                  <w:spacing w:before="150" w:after="150" w:line="240" w:lineRule="auto"/>
                  <w:jc w:val="right"/>
                </w:pPr>
              </w:pPrChange>
            </w:pPr>
            <w:ins w:id="440" w:author="Qizhou Duan" w:date="2024-06-21T12:09:00Z">
              <w:r w:rsidRPr="003638E3">
                <w:rPr>
                  <w:rFonts w:ascii="Times New Roman" w:eastAsia="Times New Roman" w:hAnsi="Times New Roman" w:cs="Times New Roman"/>
                  <w:color w:val="222222"/>
                  <w:sz w:val="16"/>
                  <w:szCs w:val="16"/>
                  <w:lang w:eastAsia="zh-CN"/>
                  <w:rPrChange w:id="441" w:author="Qizhou Duan" w:date="2024-06-21T12:09:00Z">
                    <w:rPr>
                      <w:rFonts w:ascii="Cambria" w:eastAsia="Times New Roman" w:hAnsi="Cambria" w:cs="Times New Roman"/>
                      <w:color w:val="222222"/>
                      <w:sz w:val="23"/>
                      <w:szCs w:val="23"/>
                      <w:lang w:eastAsia="zh-CN"/>
                    </w:rPr>
                  </w:rPrChange>
                </w:rPr>
                <w:t>47.00</w:t>
              </w:r>
            </w:ins>
          </w:p>
        </w:tc>
        <w:tc>
          <w:tcPr>
            <w:tcW w:w="0" w:type="auto"/>
            <w:shd w:val="clear" w:color="auto" w:fill="auto"/>
            <w:tcMar>
              <w:top w:w="0" w:type="dxa"/>
              <w:left w:w="75" w:type="dxa"/>
              <w:bottom w:w="0" w:type="dxa"/>
              <w:right w:w="75" w:type="dxa"/>
            </w:tcMar>
            <w:vAlign w:val="center"/>
            <w:hideMark/>
          </w:tcPr>
          <w:p w14:paraId="6CD1548A" w14:textId="77777777" w:rsidR="003638E3" w:rsidRPr="003638E3" w:rsidRDefault="003638E3" w:rsidP="003638E3">
            <w:pPr>
              <w:suppressAutoHyphens w:val="0"/>
              <w:spacing w:before="150" w:after="150" w:line="240" w:lineRule="auto"/>
              <w:jc w:val="center"/>
              <w:rPr>
                <w:ins w:id="442" w:author="Qizhou Duan" w:date="2024-06-21T12:09:00Z"/>
                <w:rFonts w:ascii="Times New Roman" w:eastAsia="Times New Roman" w:hAnsi="Times New Roman" w:cs="Times New Roman"/>
                <w:color w:val="222222"/>
                <w:sz w:val="16"/>
                <w:szCs w:val="16"/>
                <w:lang w:eastAsia="zh-CN"/>
                <w:rPrChange w:id="443" w:author="Qizhou Duan" w:date="2024-06-21T12:09:00Z">
                  <w:rPr>
                    <w:ins w:id="444" w:author="Qizhou Duan" w:date="2024-06-21T12:09:00Z"/>
                    <w:rFonts w:ascii="Cambria" w:eastAsia="Times New Roman" w:hAnsi="Cambria" w:cs="Times New Roman"/>
                    <w:color w:val="222222"/>
                    <w:sz w:val="23"/>
                    <w:szCs w:val="23"/>
                    <w:lang w:eastAsia="zh-CN"/>
                  </w:rPr>
                </w:rPrChange>
              </w:rPr>
              <w:pPrChange w:id="445" w:author="Qizhou Duan" w:date="2024-06-21T12:10:00Z">
                <w:pPr>
                  <w:suppressAutoHyphens w:val="0"/>
                  <w:spacing w:before="150" w:after="150" w:line="240" w:lineRule="auto"/>
                  <w:jc w:val="right"/>
                </w:pPr>
              </w:pPrChange>
            </w:pPr>
            <w:ins w:id="446" w:author="Qizhou Duan" w:date="2024-06-21T12:09:00Z">
              <w:r w:rsidRPr="003638E3">
                <w:rPr>
                  <w:rFonts w:ascii="Times New Roman" w:eastAsia="Times New Roman" w:hAnsi="Times New Roman" w:cs="Times New Roman"/>
                  <w:color w:val="222222"/>
                  <w:sz w:val="16"/>
                  <w:szCs w:val="16"/>
                  <w:lang w:eastAsia="zh-CN"/>
                  <w:rPrChange w:id="447" w:author="Qizhou Duan" w:date="2024-06-21T12:09:00Z">
                    <w:rPr>
                      <w:rFonts w:ascii="Cambria" w:eastAsia="Times New Roman" w:hAnsi="Cambria" w:cs="Times New Roman"/>
                      <w:color w:val="222222"/>
                      <w:sz w:val="23"/>
                      <w:szCs w:val="23"/>
                      <w:lang w:eastAsia="zh-CN"/>
                    </w:rPr>
                  </w:rPrChange>
                </w:rPr>
                <w:t>28.20</w:t>
              </w:r>
            </w:ins>
          </w:p>
        </w:tc>
      </w:tr>
      <w:tr w:rsidR="003638E3" w:rsidRPr="003638E3" w14:paraId="444DADD8" w14:textId="77777777" w:rsidTr="003638E3">
        <w:trPr>
          <w:ins w:id="448" w:author="Qizhou Duan" w:date="2024-06-21T12:09:00Z"/>
        </w:trPr>
        <w:tc>
          <w:tcPr>
            <w:tcW w:w="0" w:type="auto"/>
            <w:shd w:val="clear" w:color="auto" w:fill="auto"/>
            <w:tcMar>
              <w:top w:w="0" w:type="dxa"/>
              <w:left w:w="75" w:type="dxa"/>
              <w:bottom w:w="0" w:type="dxa"/>
              <w:right w:w="75" w:type="dxa"/>
            </w:tcMar>
            <w:vAlign w:val="center"/>
            <w:hideMark/>
          </w:tcPr>
          <w:p w14:paraId="1DBF7C76" w14:textId="77777777" w:rsidR="003638E3" w:rsidRPr="003638E3" w:rsidRDefault="003638E3" w:rsidP="003638E3">
            <w:pPr>
              <w:suppressAutoHyphens w:val="0"/>
              <w:spacing w:before="150" w:after="150" w:line="240" w:lineRule="auto"/>
              <w:jc w:val="center"/>
              <w:rPr>
                <w:ins w:id="449" w:author="Qizhou Duan" w:date="2024-06-21T12:09:00Z"/>
                <w:rFonts w:ascii="Times New Roman" w:eastAsia="Times New Roman" w:hAnsi="Times New Roman" w:cs="Times New Roman"/>
                <w:color w:val="222222"/>
                <w:sz w:val="16"/>
                <w:szCs w:val="16"/>
                <w:lang w:eastAsia="zh-CN"/>
                <w:rPrChange w:id="450" w:author="Qizhou Duan" w:date="2024-06-21T12:09:00Z">
                  <w:rPr>
                    <w:ins w:id="451" w:author="Qizhou Duan" w:date="2024-06-21T12:09:00Z"/>
                    <w:rFonts w:ascii="Cambria" w:eastAsia="Times New Roman" w:hAnsi="Cambria" w:cs="Times New Roman"/>
                    <w:color w:val="222222"/>
                    <w:sz w:val="23"/>
                    <w:szCs w:val="23"/>
                    <w:lang w:eastAsia="zh-CN"/>
                  </w:rPr>
                </w:rPrChange>
              </w:rPr>
              <w:pPrChange w:id="452" w:author="Qizhou Duan" w:date="2024-06-21T12:10:00Z">
                <w:pPr>
                  <w:suppressAutoHyphens w:val="0"/>
                  <w:spacing w:before="150" w:after="150" w:line="240" w:lineRule="auto"/>
                </w:pPr>
              </w:pPrChange>
            </w:pPr>
            <w:ins w:id="453" w:author="Qizhou Duan" w:date="2024-06-21T12:09:00Z">
              <w:r w:rsidRPr="003638E3">
                <w:rPr>
                  <w:rFonts w:ascii="Times New Roman" w:eastAsia="Times New Roman" w:hAnsi="Times New Roman" w:cs="Times New Roman"/>
                  <w:color w:val="222222"/>
                  <w:sz w:val="16"/>
                  <w:szCs w:val="16"/>
                  <w:lang w:eastAsia="zh-CN"/>
                  <w:rPrChange w:id="454" w:author="Qizhou Duan" w:date="2024-06-21T12:09:00Z">
                    <w:rPr>
                      <w:rFonts w:ascii="Cambria" w:eastAsia="Times New Roman" w:hAnsi="Cambria" w:cs="Times New Roman"/>
                      <w:color w:val="222222"/>
                      <w:sz w:val="23"/>
                      <w:szCs w:val="23"/>
                      <w:lang w:eastAsia="zh-CN"/>
                    </w:rPr>
                  </w:rPrChange>
                </w:rPr>
                <w:t>Willey et al.(2022)</w:t>
              </w:r>
            </w:ins>
          </w:p>
        </w:tc>
        <w:tc>
          <w:tcPr>
            <w:tcW w:w="0" w:type="auto"/>
            <w:shd w:val="clear" w:color="auto" w:fill="auto"/>
            <w:tcMar>
              <w:top w:w="0" w:type="dxa"/>
              <w:left w:w="75" w:type="dxa"/>
              <w:bottom w:w="0" w:type="dxa"/>
              <w:right w:w="75" w:type="dxa"/>
            </w:tcMar>
            <w:vAlign w:val="center"/>
            <w:hideMark/>
          </w:tcPr>
          <w:p w14:paraId="56166C52" w14:textId="77777777" w:rsidR="003638E3" w:rsidRPr="003638E3" w:rsidRDefault="003638E3" w:rsidP="003638E3">
            <w:pPr>
              <w:suppressAutoHyphens w:val="0"/>
              <w:spacing w:before="150" w:after="150" w:line="240" w:lineRule="auto"/>
              <w:jc w:val="center"/>
              <w:rPr>
                <w:ins w:id="455" w:author="Qizhou Duan" w:date="2024-06-21T12:09:00Z"/>
                <w:rFonts w:ascii="Times New Roman" w:eastAsia="Times New Roman" w:hAnsi="Times New Roman" w:cs="Times New Roman"/>
                <w:color w:val="222222"/>
                <w:sz w:val="16"/>
                <w:szCs w:val="16"/>
                <w:lang w:eastAsia="zh-CN"/>
                <w:rPrChange w:id="456" w:author="Qizhou Duan" w:date="2024-06-21T12:09:00Z">
                  <w:rPr>
                    <w:ins w:id="457" w:author="Qizhou Duan" w:date="2024-06-21T12:09:00Z"/>
                    <w:rFonts w:ascii="Cambria" w:eastAsia="Times New Roman" w:hAnsi="Cambria" w:cs="Times New Roman"/>
                    <w:color w:val="222222"/>
                    <w:sz w:val="23"/>
                    <w:szCs w:val="23"/>
                    <w:lang w:eastAsia="zh-CN"/>
                  </w:rPr>
                </w:rPrChange>
              </w:rPr>
              <w:pPrChange w:id="458" w:author="Qizhou Duan" w:date="2024-06-21T12:10:00Z">
                <w:pPr>
                  <w:suppressAutoHyphens w:val="0"/>
                  <w:spacing w:before="150" w:after="150" w:line="240" w:lineRule="auto"/>
                  <w:jc w:val="right"/>
                </w:pPr>
              </w:pPrChange>
            </w:pPr>
            <w:ins w:id="459" w:author="Qizhou Duan" w:date="2024-06-21T12:09:00Z">
              <w:r w:rsidRPr="003638E3">
                <w:rPr>
                  <w:rFonts w:ascii="Times New Roman" w:eastAsia="Times New Roman" w:hAnsi="Times New Roman" w:cs="Times New Roman"/>
                  <w:color w:val="222222"/>
                  <w:sz w:val="16"/>
                  <w:szCs w:val="16"/>
                  <w:lang w:eastAsia="zh-CN"/>
                  <w:rPrChange w:id="460" w:author="Qizhou Duan" w:date="2024-06-21T12:09:00Z">
                    <w:rPr>
                      <w:rFonts w:ascii="Cambria" w:eastAsia="Times New Roman" w:hAnsi="Cambria" w:cs="Times New Roman"/>
                      <w:color w:val="222222"/>
                      <w:sz w:val="23"/>
                      <w:szCs w:val="23"/>
                      <w:lang w:eastAsia="zh-CN"/>
                    </w:rPr>
                  </w:rPrChange>
                </w:rPr>
                <w:t>176</w:t>
              </w:r>
            </w:ins>
          </w:p>
        </w:tc>
        <w:tc>
          <w:tcPr>
            <w:tcW w:w="0" w:type="auto"/>
            <w:shd w:val="clear" w:color="auto" w:fill="auto"/>
            <w:tcMar>
              <w:top w:w="0" w:type="dxa"/>
              <w:left w:w="75" w:type="dxa"/>
              <w:bottom w:w="0" w:type="dxa"/>
              <w:right w:w="75" w:type="dxa"/>
            </w:tcMar>
            <w:vAlign w:val="center"/>
            <w:hideMark/>
          </w:tcPr>
          <w:p w14:paraId="35465B22" w14:textId="77777777" w:rsidR="003638E3" w:rsidRPr="003638E3" w:rsidRDefault="003638E3" w:rsidP="003638E3">
            <w:pPr>
              <w:suppressAutoHyphens w:val="0"/>
              <w:spacing w:before="150" w:after="150" w:line="240" w:lineRule="auto"/>
              <w:jc w:val="center"/>
              <w:rPr>
                <w:ins w:id="461" w:author="Qizhou Duan" w:date="2024-06-21T12:09:00Z"/>
                <w:rFonts w:ascii="Times New Roman" w:eastAsia="Times New Roman" w:hAnsi="Times New Roman" w:cs="Times New Roman"/>
                <w:color w:val="222222"/>
                <w:sz w:val="16"/>
                <w:szCs w:val="16"/>
                <w:lang w:eastAsia="zh-CN"/>
                <w:rPrChange w:id="462" w:author="Qizhou Duan" w:date="2024-06-21T12:09:00Z">
                  <w:rPr>
                    <w:ins w:id="463" w:author="Qizhou Duan" w:date="2024-06-21T12:09:00Z"/>
                    <w:rFonts w:ascii="Cambria" w:eastAsia="Times New Roman" w:hAnsi="Cambria" w:cs="Times New Roman"/>
                    <w:color w:val="222222"/>
                    <w:sz w:val="23"/>
                    <w:szCs w:val="23"/>
                    <w:lang w:eastAsia="zh-CN"/>
                  </w:rPr>
                </w:rPrChange>
              </w:rPr>
              <w:pPrChange w:id="464" w:author="Qizhou Duan" w:date="2024-06-21T12:10:00Z">
                <w:pPr>
                  <w:suppressAutoHyphens w:val="0"/>
                  <w:spacing w:before="150" w:after="150" w:line="240" w:lineRule="auto"/>
                  <w:jc w:val="right"/>
                </w:pPr>
              </w:pPrChange>
            </w:pPr>
            <w:ins w:id="465" w:author="Qizhou Duan" w:date="2024-06-21T12:09:00Z">
              <w:r w:rsidRPr="003638E3">
                <w:rPr>
                  <w:rFonts w:ascii="Times New Roman" w:eastAsia="Times New Roman" w:hAnsi="Times New Roman" w:cs="Times New Roman"/>
                  <w:color w:val="222222"/>
                  <w:sz w:val="16"/>
                  <w:szCs w:val="16"/>
                  <w:lang w:eastAsia="zh-CN"/>
                  <w:rPrChange w:id="466" w:author="Qizhou Duan" w:date="2024-06-21T12:09:00Z">
                    <w:rPr>
                      <w:rFonts w:ascii="Cambria" w:eastAsia="Times New Roman" w:hAnsi="Cambria" w:cs="Times New Roman"/>
                      <w:color w:val="222222"/>
                      <w:sz w:val="23"/>
                      <w:szCs w:val="23"/>
                      <w:lang w:eastAsia="zh-CN"/>
                    </w:rPr>
                  </w:rPrChange>
                </w:rPr>
                <w:t>47.95</w:t>
              </w:r>
            </w:ins>
          </w:p>
        </w:tc>
        <w:tc>
          <w:tcPr>
            <w:tcW w:w="0" w:type="auto"/>
            <w:shd w:val="clear" w:color="auto" w:fill="auto"/>
            <w:tcMar>
              <w:top w:w="0" w:type="dxa"/>
              <w:left w:w="75" w:type="dxa"/>
              <w:bottom w:w="0" w:type="dxa"/>
              <w:right w:w="75" w:type="dxa"/>
            </w:tcMar>
            <w:vAlign w:val="center"/>
            <w:hideMark/>
          </w:tcPr>
          <w:p w14:paraId="6722FCEB" w14:textId="77777777" w:rsidR="003638E3" w:rsidRPr="003638E3" w:rsidRDefault="003638E3" w:rsidP="003638E3">
            <w:pPr>
              <w:suppressAutoHyphens w:val="0"/>
              <w:spacing w:before="150" w:after="150" w:line="240" w:lineRule="auto"/>
              <w:jc w:val="center"/>
              <w:rPr>
                <w:ins w:id="467" w:author="Qizhou Duan" w:date="2024-06-21T12:09:00Z"/>
                <w:rFonts w:ascii="Times New Roman" w:eastAsia="Times New Roman" w:hAnsi="Times New Roman" w:cs="Times New Roman"/>
                <w:color w:val="222222"/>
                <w:sz w:val="16"/>
                <w:szCs w:val="16"/>
                <w:lang w:eastAsia="zh-CN"/>
                <w:rPrChange w:id="468" w:author="Qizhou Duan" w:date="2024-06-21T12:09:00Z">
                  <w:rPr>
                    <w:ins w:id="469" w:author="Qizhou Duan" w:date="2024-06-21T12:09:00Z"/>
                    <w:rFonts w:ascii="Cambria" w:eastAsia="Times New Roman" w:hAnsi="Cambria" w:cs="Times New Roman"/>
                    <w:color w:val="222222"/>
                    <w:sz w:val="23"/>
                    <w:szCs w:val="23"/>
                    <w:lang w:eastAsia="zh-CN"/>
                  </w:rPr>
                </w:rPrChange>
              </w:rPr>
              <w:pPrChange w:id="470" w:author="Qizhou Duan" w:date="2024-06-21T12:10:00Z">
                <w:pPr>
                  <w:suppressAutoHyphens w:val="0"/>
                  <w:spacing w:before="150" w:after="150" w:line="240" w:lineRule="auto"/>
                  <w:jc w:val="right"/>
                </w:pPr>
              </w:pPrChange>
            </w:pPr>
            <w:ins w:id="471" w:author="Qizhou Duan" w:date="2024-06-21T12:09:00Z">
              <w:r w:rsidRPr="003638E3">
                <w:rPr>
                  <w:rFonts w:ascii="Times New Roman" w:eastAsia="Times New Roman" w:hAnsi="Times New Roman" w:cs="Times New Roman"/>
                  <w:color w:val="222222"/>
                  <w:sz w:val="16"/>
                  <w:szCs w:val="16"/>
                  <w:lang w:eastAsia="zh-CN"/>
                  <w:rPrChange w:id="472" w:author="Qizhou Duan" w:date="2024-06-21T12:09:00Z">
                    <w:rPr>
                      <w:rFonts w:ascii="Cambria" w:eastAsia="Times New Roman" w:hAnsi="Cambria" w:cs="Times New Roman"/>
                      <w:color w:val="222222"/>
                      <w:sz w:val="23"/>
                      <w:szCs w:val="23"/>
                      <w:lang w:eastAsia="zh-CN"/>
                    </w:rPr>
                  </w:rPrChange>
                </w:rPr>
                <w:t>24.48</w:t>
              </w:r>
            </w:ins>
          </w:p>
        </w:tc>
      </w:tr>
      <w:tr w:rsidR="003638E3" w:rsidRPr="003638E3" w14:paraId="6052971E" w14:textId="77777777" w:rsidTr="003638E3">
        <w:trPr>
          <w:ins w:id="473" w:author="Qizhou Duan" w:date="2024-06-21T12:09:00Z"/>
        </w:trPr>
        <w:tc>
          <w:tcPr>
            <w:tcW w:w="0" w:type="auto"/>
            <w:shd w:val="clear" w:color="auto" w:fill="auto"/>
            <w:tcMar>
              <w:top w:w="0" w:type="dxa"/>
              <w:left w:w="75" w:type="dxa"/>
              <w:bottom w:w="0" w:type="dxa"/>
              <w:right w:w="75" w:type="dxa"/>
            </w:tcMar>
            <w:vAlign w:val="center"/>
            <w:hideMark/>
          </w:tcPr>
          <w:p w14:paraId="73131593" w14:textId="77777777" w:rsidR="003638E3" w:rsidRPr="003638E3" w:rsidRDefault="003638E3" w:rsidP="003638E3">
            <w:pPr>
              <w:suppressAutoHyphens w:val="0"/>
              <w:spacing w:before="150" w:after="150" w:line="240" w:lineRule="auto"/>
              <w:jc w:val="center"/>
              <w:rPr>
                <w:ins w:id="474" w:author="Qizhou Duan" w:date="2024-06-21T12:09:00Z"/>
                <w:rFonts w:ascii="Times New Roman" w:eastAsia="Times New Roman" w:hAnsi="Times New Roman" w:cs="Times New Roman"/>
                <w:color w:val="222222"/>
                <w:sz w:val="16"/>
                <w:szCs w:val="16"/>
                <w:lang w:eastAsia="zh-CN"/>
                <w:rPrChange w:id="475" w:author="Qizhou Duan" w:date="2024-06-21T12:09:00Z">
                  <w:rPr>
                    <w:ins w:id="476" w:author="Qizhou Duan" w:date="2024-06-21T12:09:00Z"/>
                    <w:rFonts w:ascii="Cambria" w:eastAsia="Times New Roman" w:hAnsi="Cambria" w:cs="Times New Roman"/>
                    <w:color w:val="222222"/>
                    <w:sz w:val="23"/>
                    <w:szCs w:val="23"/>
                    <w:lang w:eastAsia="zh-CN"/>
                  </w:rPr>
                </w:rPrChange>
              </w:rPr>
              <w:pPrChange w:id="477" w:author="Qizhou Duan" w:date="2024-06-21T12:10:00Z">
                <w:pPr>
                  <w:suppressAutoHyphens w:val="0"/>
                  <w:spacing w:before="150" w:after="150" w:line="240" w:lineRule="auto"/>
                </w:pPr>
              </w:pPrChange>
            </w:pPr>
            <w:ins w:id="478" w:author="Qizhou Duan" w:date="2024-06-21T12:09:00Z">
              <w:r w:rsidRPr="003638E3">
                <w:rPr>
                  <w:rFonts w:ascii="Times New Roman" w:eastAsia="Times New Roman" w:hAnsi="Times New Roman" w:cs="Times New Roman"/>
                  <w:color w:val="222222"/>
                  <w:sz w:val="16"/>
                  <w:szCs w:val="16"/>
                  <w:lang w:eastAsia="zh-CN"/>
                  <w:rPrChange w:id="479" w:author="Qizhou Duan" w:date="2024-06-21T12:09:00Z">
                    <w:rPr>
                      <w:rFonts w:ascii="Cambria" w:eastAsia="Times New Roman" w:hAnsi="Cambria" w:cs="Times New Roman"/>
                      <w:color w:val="222222"/>
                      <w:sz w:val="23"/>
                      <w:szCs w:val="23"/>
                      <w:lang w:eastAsia="zh-CN"/>
                    </w:rPr>
                  </w:rPrChange>
                </w:rPr>
                <w:t>Yıldız (2021)</w:t>
              </w:r>
            </w:ins>
          </w:p>
        </w:tc>
        <w:tc>
          <w:tcPr>
            <w:tcW w:w="0" w:type="auto"/>
            <w:shd w:val="clear" w:color="auto" w:fill="auto"/>
            <w:tcMar>
              <w:top w:w="0" w:type="dxa"/>
              <w:left w:w="75" w:type="dxa"/>
              <w:bottom w:w="0" w:type="dxa"/>
              <w:right w:w="75" w:type="dxa"/>
            </w:tcMar>
            <w:vAlign w:val="center"/>
            <w:hideMark/>
          </w:tcPr>
          <w:p w14:paraId="3E2FAE00" w14:textId="77777777" w:rsidR="003638E3" w:rsidRPr="003638E3" w:rsidRDefault="003638E3" w:rsidP="003638E3">
            <w:pPr>
              <w:suppressAutoHyphens w:val="0"/>
              <w:spacing w:before="150" w:after="150" w:line="240" w:lineRule="auto"/>
              <w:jc w:val="center"/>
              <w:rPr>
                <w:ins w:id="480" w:author="Qizhou Duan" w:date="2024-06-21T12:09:00Z"/>
                <w:rFonts w:ascii="Times New Roman" w:eastAsia="Times New Roman" w:hAnsi="Times New Roman" w:cs="Times New Roman"/>
                <w:color w:val="222222"/>
                <w:sz w:val="16"/>
                <w:szCs w:val="16"/>
                <w:lang w:eastAsia="zh-CN"/>
                <w:rPrChange w:id="481" w:author="Qizhou Duan" w:date="2024-06-21T12:09:00Z">
                  <w:rPr>
                    <w:ins w:id="482" w:author="Qizhou Duan" w:date="2024-06-21T12:09:00Z"/>
                    <w:rFonts w:ascii="Cambria" w:eastAsia="Times New Roman" w:hAnsi="Cambria" w:cs="Times New Roman"/>
                    <w:color w:val="222222"/>
                    <w:sz w:val="23"/>
                    <w:szCs w:val="23"/>
                    <w:lang w:eastAsia="zh-CN"/>
                  </w:rPr>
                </w:rPrChange>
              </w:rPr>
              <w:pPrChange w:id="483" w:author="Qizhou Duan" w:date="2024-06-21T12:10:00Z">
                <w:pPr>
                  <w:suppressAutoHyphens w:val="0"/>
                  <w:spacing w:before="150" w:after="150" w:line="240" w:lineRule="auto"/>
                  <w:jc w:val="right"/>
                </w:pPr>
              </w:pPrChange>
            </w:pPr>
            <w:ins w:id="484" w:author="Qizhou Duan" w:date="2024-06-21T12:09:00Z">
              <w:r w:rsidRPr="003638E3">
                <w:rPr>
                  <w:rFonts w:ascii="Times New Roman" w:eastAsia="Times New Roman" w:hAnsi="Times New Roman" w:cs="Times New Roman"/>
                  <w:color w:val="222222"/>
                  <w:sz w:val="16"/>
                  <w:szCs w:val="16"/>
                  <w:lang w:eastAsia="zh-CN"/>
                  <w:rPrChange w:id="485" w:author="Qizhou Duan" w:date="2024-06-21T12:09:00Z">
                    <w:rPr>
                      <w:rFonts w:ascii="Cambria" w:eastAsia="Times New Roman" w:hAnsi="Cambria" w:cs="Times New Roman"/>
                      <w:color w:val="222222"/>
                      <w:sz w:val="23"/>
                      <w:szCs w:val="23"/>
                      <w:lang w:eastAsia="zh-CN"/>
                    </w:rPr>
                  </w:rPrChange>
                </w:rPr>
                <w:t>292</w:t>
              </w:r>
            </w:ins>
          </w:p>
        </w:tc>
        <w:tc>
          <w:tcPr>
            <w:tcW w:w="0" w:type="auto"/>
            <w:shd w:val="clear" w:color="auto" w:fill="auto"/>
            <w:tcMar>
              <w:top w:w="0" w:type="dxa"/>
              <w:left w:w="75" w:type="dxa"/>
              <w:bottom w:w="0" w:type="dxa"/>
              <w:right w:w="75" w:type="dxa"/>
            </w:tcMar>
            <w:vAlign w:val="center"/>
            <w:hideMark/>
          </w:tcPr>
          <w:p w14:paraId="46330ABE" w14:textId="77777777" w:rsidR="003638E3" w:rsidRPr="003638E3" w:rsidRDefault="003638E3" w:rsidP="003638E3">
            <w:pPr>
              <w:suppressAutoHyphens w:val="0"/>
              <w:spacing w:before="150" w:after="150" w:line="240" w:lineRule="auto"/>
              <w:jc w:val="center"/>
              <w:rPr>
                <w:ins w:id="486" w:author="Qizhou Duan" w:date="2024-06-21T12:09:00Z"/>
                <w:rFonts w:ascii="Times New Roman" w:eastAsia="Times New Roman" w:hAnsi="Times New Roman" w:cs="Times New Roman"/>
                <w:color w:val="222222"/>
                <w:sz w:val="16"/>
                <w:szCs w:val="16"/>
                <w:lang w:eastAsia="zh-CN"/>
                <w:rPrChange w:id="487" w:author="Qizhou Duan" w:date="2024-06-21T12:09:00Z">
                  <w:rPr>
                    <w:ins w:id="488" w:author="Qizhou Duan" w:date="2024-06-21T12:09:00Z"/>
                    <w:rFonts w:ascii="Cambria" w:eastAsia="Times New Roman" w:hAnsi="Cambria" w:cs="Times New Roman"/>
                    <w:color w:val="222222"/>
                    <w:sz w:val="23"/>
                    <w:szCs w:val="23"/>
                    <w:lang w:eastAsia="zh-CN"/>
                  </w:rPr>
                </w:rPrChange>
              </w:rPr>
              <w:pPrChange w:id="489" w:author="Qizhou Duan" w:date="2024-06-21T12:10:00Z">
                <w:pPr>
                  <w:suppressAutoHyphens w:val="0"/>
                  <w:spacing w:before="150" w:after="150" w:line="240" w:lineRule="auto"/>
                  <w:jc w:val="right"/>
                </w:pPr>
              </w:pPrChange>
            </w:pPr>
            <w:ins w:id="490" w:author="Qizhou Duan" w:date="2024-06-21T12:09:00Z">
              <w:r w:rsidRPr="003638E3">
                <w:rPr>
                  <w:rFonts w:ascii="Times New Roman" w:eastAsia="Times New Roman" w:hAnsi="Times New Roman" w:cs="Times New Roman"/>
                  <w:color w:val="222222"/>
                  <w:sz w:val="16"/>
                  <w:szCs w:val="16"/>
                  <w:lang w:eastAsia="zh-CN"/>
                  <w:rPrChange w:id="491" w:author="Qizhou Duan" w:date="2024-06-21T12:09:00Z">
                    <w:rPr>
                      <w:rFonts w:ascii="Cambria" w:eastAsia="Times New Roman" w:hAnsi="Cambria" w:cs="Times New Roman"/>
                      <w:color w:val="222222"/>
                      <w:sz w:val="23"/>
                      <w:szCs w:val="23"/>
                      <w:lang w:eastAsia="zh-CN"/>
                    </w:rPr>
                  </w:rPrChange>
                </w:rPr>
                <w:t>63.49</w:t>
              </w:r>
            </w:ins>
          </w:p>
        </w:tc>
        <w:tc>
          <w:tcPr>
            <w:tcW w:w="0" w:type="auto"/>
            <w:shd w:val="clear" w:color="auto" w:fill="auto"/>
            <w:tcMar>
              <w:top w:w="0" w:type="dxa"/>
              <w:left w:w="75" w:type="dxa"/>
              <w:bottom w:w="0" w:type="dxa"/>
              <w:right w:w="75" w:type="dxa"/>
            </w:tcMar>
            <w:vAlign w:val="center"/>
            <w:hideMark/>
          </w:tcPr>
          <w:p w14:paraId="2F300593" w14:textId="77777777" w:rsidR="003638E3" w:rsidRPr="003638E3" w:rsidRDefault="003638E3" w:rsidP="003638E3">
            <w:pPr>
              <w:suppressAutoHyphens w:val="0"/>
              <w:spacing w:before="150" w:after="150" w:line="240" w:lineRule="auto"/>
              <w:jc w:val="center"/>
              <w:rPr>
                <w:ins w:id="492" w:author="Qizhou Duan" w:date="2024-06-21T12:09:00Z"/>
                <w:rFonts w:ascii="Times New Roman" w:eastAsia="Times New Roman" w:hAnsi="Times New Roman" w:cs="Times New Roman"/>
                <w:color w:val="222222"/>
                <w:sz w:val="16"/>
                <w:szCs w:val="16"/>
                <w:lang w:eastAsia="zh-CN"/>
                <w:rPrChange w:id="493" w:author="Qizhou Duan" w:date="2024-06-21T12:09:00Z">
                  <w:rPr>
                    <w:ins w:id="494" w:author="Qizhou Duan" w:date="2024-06-21T12:09:00Z"/>
                    <w:rFonts w:ascii="Cambria" w:eastAsia="Times New Roman" w:hAnsi="Cambria" w:cs="Times New Roman"/>
                    <w:color w:val="222222"/>
                    <w:sz w:val="23"/>
                    <w:szCs w:val="23"/>
                    <w:lang w:eastAsia="zh-CN"/>
                  </w:rPr>
                </w:rPrChange>
              </w:rPr>
              <w:pPrChange w:id="495" w:author="Qizhou Duan" w:date="2024-06-21T12:10:00Z">
                <w:pPr>
                  <w:suppressAutoHyphens w:val="0"/>
                  <w:spacing w:before="150" w:after="150" w:line="240" w:lineRule="auto"/>
                  <w:jc w:val="right"/>
                </w:pPr>
              </w:pPrChange>
            </w:pPr>
            <w:ins w:id="496" w:author="Qizhou Duan" w:date="2024-06-21T12:09:00Z">
              <w:r w:rsidRPr="003638E3">
                <w:rPr>
                  <w:rFonts w:ascii="Times New Roman" w:eastAsia="Times New Roman" w:hAnsi="Times New Roman" w:cs="Times New Roman"/>
                  <w:color w:val="222222"/>
                  <w:sz w:val="16"/>
                  <w:szCs w:val="16"/>
                  <w:lang w:eastAsia="zh-CN"/>
                  <w:rPrChange w:id="497" w:author="Qizhou Duan" w:date="2024-06-21T12:09:00Z">
                    <w:rPr>
                      <w:rFonts w:ascii="Cambria" w:eastAsia="Times New Roman" w:hAnsi="Cambria" w:cs="Times New Roman"/>
                      <w:color w:val="222222"/>
                      <w:sz w:val="23"/>
                      <w:szCs w:val="23"/>
                      <w:lang w:eastAsia="zh-CN"/>
                    </w:rPr>
                  </w:rPrChange>
                </w:rPr>
                <w:t>20.64</w:t>
              </w:r>
            </w:ins>
          </w:p>
        </w:tc>
      </w:tr>
      <w:tr w:rsidR="003638E3" w:rsidRPr="003638E3" w14:paraId="4859E459" w14:textId="77777777" w:rsidTr="003638E3">
        <w:trPr>
          <w:ins w:id="498" w:author="Qizhou Duan" w:date="2024-06-21T12:09:00Z"/>
        </w:trPr>
        <w:tc>
          <w:tcPr>
            <w:tcW w:w="0" w:type="auto"/>
            <w:shd w:val="clear" w:color="auto" w:fill="auto"/>
            <w:tcMar>
              <w:top w:w="0" w:type="dxa"/>
              <w:left w:w="75" w:type="dxa"/>
              <w:bottom w:w="0" w:type="dxa"/>
              <w:right w:w="75" w:type="dxa"/>
            </w:tcMar>
            <w:vAlign w:val="center"/>
            <w:hideMark/>
          </w:tcPr>
          <w:p w14:paraId="5B7C3503" w14:textId="77777777" w:rsidR="003638E3" w:rsidRPr="003638E3" w:rsidRDefault="003638E3" w:rsidP="003638E3">
            <w:pPr>
              <w:suppressAutoHyphens w:val="0"/>
              <w:spacing w:before="150" w:after="150" w:line="240" w:lineRule="auto"/>
              <w:jc w:val="center"/>
              <w:rPr>
                <w:ins w:id="499" w:author="Qizhou Duan" w:date="2024-06-21T12:09:00Z"/>
                <w:rFonts w:ascii="Times New Roman" w:eastAsia="Times New Roman" w:hAnsi="Times New Roman" w:cs="Times New Roman"/>
                <w:color w:val="222222"/>
                <w:sz w:val="16"/>
                <w:szCs w:val="16"/>
                <w:lang w:eastAsia="zh-CN"/>
                <w:rPrChange w:id="500" w:author="Qizhou Duan" w:date="2024-06-21T12:09:00Z">
                  <w:rPr>
                    <w:ins w:id="501" w:author="Qizhou Duan" w:date="2024-06-21T12:09:00Z"/>
                    <w:rFonts w:ascii="Cambria" w:eastAsia="Times New Roman" w:hAnsi="Cambria" w:cs="Times New Roman"/>
                    <w:color w:val="222222"/>
                    <w:sz w:val="23"/>
                    <w:szCs w:val="23"/>
                    <w:lang w:eastAsia="zh-CN"/>
                  </w:rPr>
                </w:rPrChange>
              </w:rPr>
              <w:pPrChange w:id="502" w:author="Qizhou Duan" w:date="2024-06-21T12:10:00Z">
                <w:pPr>
                  <w:suppressAutoHyphens w:val="0"/>
                  <w:spacing w:before="150" w:after="150" w:line="240" w:lineRule="auto"/>
                </w:pPr>
              </w:pPrChange>
            </w:pPr>
            <w:ins w:id="503" w:author="Qizhou Duan" w:date="2024-06-21T12:09:00Z">
              <w:r w:rsidRPr="003638E3">
                <w:rPr>
                  <w:rFonts w:ascii="Times New Roman" w:eastAsia="Times New Roman" w:hAnsi="Times New Roman" w:cs="Times New Roman"/>
                  <w:color w:val="222222"/>
                  <w:sz w:val="16"/>
                  <w:szCs w:val="16"/>
                  <w:lang w:eastAsia="zh-CN"/>
                  <w:rPrChange w:id="504" w:author="Qizhou Duan" w:date="2024-06-21T12:09:00Z">
                    <w:rPr>
                      <w:rFonts w:ascii="Cambria" w:eastAsia="Times New Roman" w:hAnsi="Cambria" w:cs="Times New Roman"/>
                      <w:color w:val="222222"/>
                      <w:sz w:val="23"/>
                      <w:szCs w:val="23"/>
                      <w:lang w:eastAsia="zh-CN"/>
                    </w:rPr>
                  </w:rPrChange>
                </w:rPr>
                <w:t>Zhang et al. (2021)</w:t>
              </w:r>
            </w:ins>
          </w:p>
        </w:tc>
        <w:tc>
          <w:tcPr>
            <w:tcW w:w="0" w:type="auto"/>
            <w:shd w:val="clear" w:color="auto" w:fill="auto"/>
            <w:tcMar>
              <w:top w:w="0" w:type="dxa"/>
              <w:left w:w="75" w:type="dxa"/>
              <w:bottom w:w="0" w:type="dxa"/>
              <w:right w:w="75" w:type="dxa"/>
            </w:tcMar>
            <w:vAlign w:val="center"/>
            <w:hideMark/>
          </w:tcPr>
          <w:p w14:paraId="470A8922" w14:textId="77777777" w:rsidR="003638E3" w:rsidRPr="003638E3" w:rsidRDefault="003638E3" w:rsidP="003638E3">
            <w:pPr>
              <w:suppressAutoHyphens w:val="0"/>
              <w:spacing w:before="150" w:after="150" w:line="240" w:lineRule="auto"/>
              <w:jc w:val="center"/>
              <w:rPr>
                <w:ins w:id="505" w:author="Qizhou Duan" w:date="2024-06-21T12:09:00Z"/>
                <w:rFonts w:ascii="Times New Roman" w:eastAsia="Times New Roman" w:hAnsi="Times New Roman" w:cs="Times New Roman"/>
                <w:color w:val="222222"/>
                <w:sz w:val="16"/>
                <w:szCs w:val="16"/>
                <w:lang w:eastAsia="zh-CN"/>
                <w:rPrChange w:id="506" w:author="Qizhou Duan" w:date="2024-06-21T12:09:00Z">
                  <w:rPr>
                    <w:ins w:id="507" w:author="Qizhou Duan" w:date="2024-06-21T12:09:00Z"/>
                    <w:rFonts w:ascii="Cambria" w:eastAsia="Times New Roman" w:hAnsi="Cambria" w:cs="Times New Roman"/>
                    <w:color w:val="222222"/>
                    <w:sz w:val="23"/>
                    <w:szCs w:val="23"/>
                    <w:lang w:eastAsia="zh-CN"/>
                  </w:rPr>
                </w:rPrChange>
              </w:rPr>
              <w:pPrChange w:id="508" w:author="Qizhou Duan" w:date="2024-06-21T12:10:00Z">
                <w:pPr>
                  <w:suppressAutoHyphens w:val="0"/>
                  <w:spacing w:before="150" w:after="150" w:line="240" w:lineRule="auto"/>
                  <w:jc w:val="right"/>
                </w:pPr>
              </w:pPrChange>
            </w:pPr>
            <w:ins w:id="509" w:author="Qizhou Duan" w:date="2024-06-21T12:09:00Z">
              <w:r w:rsidRPr="003638E3">
                <w:rPr>
                  <w:rFonts w:ascii="Times New Roman" w:eastAsia="Times New Roman" w:hAnsi="Times New Roman" w:cs="Times New Roman"/>
                  <w:color w:val="222222"/>
                  <w:sz w:val="16"/>
                  <w:szCs w:val="16"/>
                  <w:lang w:eastAsia="zh-CN"/>
                  <w:rPrChange w:id="510" w:author="Qizhou Duan" w:date="2024-06-21T12:09:00Z">
                    <w:rPr>
                      <w:rFonts w:ascii="Cambria" w:eastAsia="Times New Roman" w:hAnsi="Cambria" w:cs="Times New Roman"/>
                      <w:color w:val="222222"/>
                      <w:sz w:val="23"/>
                      <w:szCs w:val="23"/>
                      <w:lang w:eastAsia="zh-CN"/>
                    </w:rPr>
                  </w:rPrChange>
                </w:rPr>
                <w:t>1790</w:t>
              </w:r>
            </w:ins>
          </w:p>
        </w:tc>
        <w:tc>
          <w:tcPr>
            <w:tcW w:w="0" w:type="auto"/>
            <w:shd w:val="clear" w:color="auto" w:fill="auto"/>
            <w:tcMar>
              <w:top w:w="0" w:type="dxa"/>
              <w:left w:w="75" w:type="dxa"/>
              <w:bottom w:w="0" w:type="dxa"/>
              <w:right w:w="75" w:type="dxa"/>
            </w:tcMar>
            <w:vAlign w:val="center"/>
            <w:hideMark/>
          </w:tcPr>
          <w:p w14:paraId="7A3BBD68" w14:textId="77777777" w:rsidR="003638E3" w:rsidRPr="003638E3" w:rsidRDefault="003638E3" w:rsidP="003638E3">
            <w:pPr>
              <w:suppressAutoHyphens w:val="0"/>
              <w:spacing w:before="150" w:after="150" w:line="240" w:lineRule="auto"/>
              <w:jc w:val="center"/>
              <w:rPr>
                <w:ins w:id="511" w:author="Qizhou Duan" w:date="2024-06-21T12:09:00Z"/>
                <w:rFonts w:ascii="Times New Roman" w:eastAsia="Times New Roman" w:hAnsi="Times New Roman" w:cs="Times New Roman"/>
                <w:color w:val="222222"/>
                <w:sz w:val="16"/>
                <w:szCs w:val="16"/>
                <w:lang w:eastAsia="zh-CN"/>
                <w:rPrChange w:id="512" w:author="Qizhou Duan" w:date="2024-06-21T12:09:00Z">
                  <w:rPr>
                    <w:ins w:id="513" w:author="Qizhou Duan" w:date="2024-06-21T12:09:00Z"/>
                    <w:rFonts w:ascii="Cambria" w:eastAsia="Times New Roman" w:hAnsi="Cambria" w:cs="Times New Roman"/>
                    <w:color w:val="222222"/>
                    <w:sz w:val="23"/>
                    <w:szCs w:val="23"/>
                    <w:lang w:eastAsia="zh-CN"/>
                  </w:rPr>
                </w:rPrChange>
              </w:rPr>
              <w:pPrChange w:id="514" w:author="Qizhou Duan" w:date="2024-06-21T12:10:00Z">
                <w:pPr>
                  <w:suppressAutoHyphens w:val="0"/>
                  <w:spacing w:before="150" w:after="150" w:line="240" w:lineRule="auto"/>
                  <w:jc w:val="right"/>
                </w:pPr>
              </w:pPrChange>
            </w:pPr>
            <w:ins w:id="515" w:author="Qizhou Duan" w:date="2024-06-21T12:09:00Z">
              <w:r w:rsidRPr="003638E3">
                <w:rPr>
                  <w:rFonts w:ascii="Times New Roman" w:eastAsia="Times New Roman" w:hAnsi="Times New Roman" w:cs="Times New Roman"/>
                  <w:color w:val="222222"/>
                  <w:sz w:val="16"/>
                  <w:szCs w:val="16"/>
                  <w:lang w:eastAsia="zh-CN"/>
                  <w:rPrChange w:id="516" w:author="Qizhou Duan" w:date="2024-06-21T12:09:00Z">
                    <w:rPr>
                      <w:rFonts w:ascii="Cambria" w:eastAsia="Times New Roman" w:hAnsi="Cambria" w:cs="Times New Roman"/>
                      <w:color w:val="222222"/>
                      <w:sz w:val="23"/>
                      <w:szCs w:val="23"/>
                      <w:lang w:eastAsia="zh-CN"/>
                    </w:rPr>
                  </w:rPrChange>
                </w:rPr>
                <w:t>67.17</w:t>
              </w:r>
            </w:ins>
          </w:p>
        </w:tc>
        <w:tc>
          <w:tcPr>
            <w:tcW w:w="0" w:type="auto"/>
            <w:shd w:val="clear" w:color="auto" w:fill="auto"/>
            <w:tcMar>
              <w:top w:w="0" w:type="dxa"/>
              <w:left w:w="75" w:type="dxa"/>
              <w:bottom w:w="0" w:type="dxa"/>
              <w:right w:w="75" w:type="dxa"/>
            </w:tcMar>
            <w:vAlign w:val="center"/>
            <w:hideMark/>
          </w:tcPr>
          <w:p w14:paraId="60DE39BD" w14:textId="77777777" w:rsidR="003638E3" w:rsidRPr="003638E3" w:rsidRDefault="003638E3" w:rsidP="003638E3">
            <w:pPr>
              <w:suppressAutoHyphens w:val="0"/>
              <w:spacing w:before="150" w:after="150" w:line="240" w:lineRule="auto"/>
              <w:jc w:val="center"/>
              <w:rPr>
                <w:ins w:id="517" w:author="Qizhou Duan" w:date="2024-06-21T12:09:00Z"/>
                <w:rFonts w:ascii="Times New Roman" w:eastAsia="Times New Roman" w:hAnsi="Times New Roman" w:cs="Times New Roman"/>
                <w:color w:val="222222"/>
                <w:sz w:val="16"/>
                <w:szCs w:val="16"/>
                <w:lang w:eastAsia="zh-CN"/>
                <w:rPrChange w:id="518" w:author="Qizhou Duan" w:date="2024-06-21T12:09:00Z">
                  <w:rPr>
                    <w:ins w:id="519" w:author="Qizhou Duan" w:date="2024-06-21T12:09:00Z"/>
                    <w:rFonts w:ascii="Cambria" w:eastAsia="Times New Roman" w:hAnsi="Cambria" w:cs="Times New Roman"/>
                    <w:color w:val="222222"/>
                    <w:sz w:val="23"/>
                    <w:szCs w:val="23"/>
                    <w:lang w:eastAsia="zh-CN"/>
                  </w:rPr>
                </w:rPrChange>
              </w:rPr>
              <w:pPrChange w:id="520" w:author="Qizhou Duan" w:date="2024-06-21T12:10:00Z">
                <w:pPr>
                  <w:suppressAutoHyphens w:val="0"/>
                  <w:spacing w:before="150" w:after="150" w:line="240" w:lineRule="auto"/>
                  <w:jc w:val="right"/>
                </w:pPr>
              </w:pPrChange>
            </w:pPr>
            <w:ins w:id="521" w:author="Qizhou Duan" w:date="2024-06-21T12:09:00Z">
              <w:r w:rsidRPr="003638E3">
                <w:rPr>
                  <w:rFonts w:ascii="Times New Roman" w:eastAsia="Times New Roman" w:hAnsi="Times New Roman" w:cs="Times New Roman"/>
                  <w:color w:val="222222"/>
                  <w:sz w:val="16"/>
                  <w:szCs w:val="16"/>
                  <w:lang w:eastAsia="zh-CN"/>
                  <w:rPrChange w:id="522" w:author="Qizhou Duan" w:date="2024-06-21T12:09:00Z">
                    <w:rPr>
                      <w:rFonts w:ascii="Cambria" w:eastAsia="Times New Roman" w:hAnsi="Cambria" w:cs="Times New Roman"/>
                      <w:color w:val="222222"/>
                      <w:sz w:val="23"/>
                      <w:szCs w:val="23"/>
                      <w:lang w:eastAsia="zh-CN"/>
                    </w:rPr>
                  </w:rPrChange>
                </w:rPr>
                <w:t>14.79</w:t>
              </w:r>
            </w:ins>
          </w:p>
        </w:tc>
      </w:tr>
      <w:tr w:rsidR="003638E3" w:rsidRPr="003638E3" w14:paraId="5E59A6F3" w14:textId="77777777" w:rsidTr="003638E3">
        <w:trPr>
          <w:ins w:id="523" w:author="Qizhou Duan" w:date="2024-06-21T12:09:00Z"/>
        </w:trPr>
        <w:tc>
          <w:tcPr>
            <w:tcW w:w="0" w:type="auto"/>
            <w:shd w:val="clear" w:color="auto" w:fill="auto"/>
            <w:tcMar>
              <w:top w:w="0" w:type="dxa"/>
              <w:left w:w="75" w:type="dxa"/>
              <w:bottom w:w="0" w:type="dxa"/>
              <w:right w:w="75" w:type="dxa"/>
            </w:tcMar>
            <w:vAlign w:val="center"/>
            <w:hideMark/>
          </w:tcPr>
          <w:p w14:paraId="3B99F842" w14:textId="77777777" w:rsidR="003638E3" w:rsidRPr="003638E3" w:rsidRDefault="003638E3" w:rsidP="003638E3">
            <w:pPr>
              <w:suppressAutoHyphens w:val="0"/>
              <w:spacing w:before="150" w:after="150" w:line="240" w:lineRule="auto"/>
              <w:jc w:val="center"/>
              <w:rPr>
                <w:ins w:id="524" w:author="Qizhou Duan" w:date="2024-06-21T12:09:00Z"/>
                <w:rFonts w:ascii="Times New Roman" w:eastAsia="Times New Roman" w:hAnsi="Times New Roman" w:cs="Times New Roman"/>
                <w:color w:val="222222"/>
                <w:sz w:val="16"/>
                <w:szCs w:val="16"/>
                <w:lang w:eastAsia="zh-CN"/>
                <w:rPrChange w:id="525" w:author="Qizhou Duan" w:date="2024-06-21T12:09:00Z">
                  <w:rPr>
                    <w:ins w:id="526" w:author="Qizhou Duan" w:date="2024-06-21T12:09:00Z"/>
                    <w:rFonts w:ascii="Cambria" w:eastAsia="Times New Roman" w:hAnsi="Cambria" w:cs="Times New Roman"/>
                    <w:color w:val="222222"/>
                    <w:sz w:val="23"/>
                    <w:szCs w:val="23"/>
                    <w:lang w:eastAsia="zh-CN"/>
                  </w:rPr>
                </w:rPrChange>
              </w:rPr>
              <w:pPrChange w:id="527" w:author="Qizhou Duan" w:date="2024-06-21T12:10:00Z">
                <w:pPr>
                  <w:suppressAutoHyphens w:val="0"/>
                  <w:spacing w:before="150" w:after="150" w:line="240" w:lineRule="auto"/>
                </w:pPr>
              </w:pPrChange>
            </w:pPr>
            <w:ins w:id="528" w:author="Qizhou Duan" w:date="2024-06-21T12:09:00Z">
              <w:r w:rsidRPr="003638E3">
                <w:rPr>
                  <w:rFonts w:ascii="Times New Roman" w:eastAsia="Times New Roman" w:hAnsi="Times New Roman" w:cs="Times New Roman"/>
                  <w:color w:val="222222"/>
                  <w:sz w:val="16"/>
                  <w:szCs w:val="16"/>
                  <w:lang w:eastAsia="zh-CN"/>
                  <w:rPrChange w:id="529" w:author="Qizhou Duan" w:date="2024-06-21T12:09:00Z">
                    <w:rPr>
                      <w:rFonts w:ascii="Cambria" w:eastAsia="Times New Roman" w:hAnsi="Cambria" w:cs="Times New Roman"/>
                      <w:color w:val="222222"/>
                      <w:sz w:val="23"/>
                      <w:szCs w:val="23"/>
                      <w:lang w:eastAsia="zh-CN"/>
                    </w:rPr>
                  </w:rPrChange>
                </w:rPr>
                <w:t>Zhou et al.(2020)</w:t>
              </w:r>
            </w:ins>
          </w:p>
        </w:tc>
        <w:tc>
          <w:tcPr>
            <w:tcW w:w="0" w:type="auto"/>
            <w:shd w:val="clear" w:color="auto" w:fill="auto"/>
            <w:tcMar>
              <w:top w:w="0" w:type="dxa"/>
              <w:left w:w="75" w:type="dxa"/>
              <w:bottom w:w="0" w:type="dxa"/>
              <w:right w:w="75" w:type="dxa"/>
            </w:tcMar>
            <w:vAlign w:val="center"/>
            <w:hideMark/>
          </w:tcPr>
          <w:p w14:paraId="1CD5D239" w14:textId="77777777" w:rsidR="003638E3" w:rsidRPr="003638E3" w:rsidRDefault="003638E3" w:rsidP="003638E3">
            <w:pPr>
              <w:suppressAutoHyphens w:val="0"/>
              <w:spacing w:before="150" w:after="150" w:line="240" w:lineRule="auto"/>
              <w:jc w:val="center"/>
              <w:rPr>
                <w:ins w:id="530" w:author="Qizhou Duan" w:date="2024-06-21T12:09:00Z"/>
                <w:rFonts w:ascii="Times New Roman" w:eastAsia="Times New Roman" w:hAnsi="Times New Roman" w:cs="Times New Roman"/>
                <w:color w:val="222222"/>
                <w:sz w:val="16"/>
                <w:szCs w:val="16"/>
                <w:lang w:eastAsia="zh-CN"/>
                <w:rPrChange w:id="531" w:author="Qizhou Duan" w:date="2024-06-21T12:09:00Z">
                  <w:rPr>
                    <w:ins w:id="532" w:author="Qizhou Duan" w:date="2024-06-21T12:09:00Z"/>
                    <w:rFonts w:ascii="Cambria" w:eastAsia="Times New Roman" w:hAnsi="Cambria" w:cs="Times New Roman"/>
                    <w:color w:val="222222"/>
                    <w:sz w:val="23"/>
                    <w:szCs w:val="23"/>
                    <w:lang w:eastAsia="zh-CN"/>
                  </w:rPr>
                </w:rPrChange>
              </w:rPr>
              <w:pPrChange w:id="533" w:author="Qizhou Duan" w:date="2024-06-21T12:10:00Z">
                <w:pPr>
                  <w:suppressAutoHyphens w:val="0"/>
                  <w:spacing w:before="150" w:after="150" w:line="240" w:lineRule="auto"/>
                  <w:jc w:val="right"/>
                </w:pPr>
              </w:pPrChange>
            </w:pPr>
            <w:ins w:id="534" w:author="Qizhou Duan" w:date="2024-06-21T12:09:00Z">
              <w:r w:rsidRPr="003638E3">
                <w:rPr>
                  <w:rFonts w:ascii="Times New Roman" w:eastAsia="Times New Roman" w:hAnsi="Times New Roman" w:cs="Times New Roman"/>
                  <w:color w:val="222222"/>
                  <w:sz w:val="16"/>
                  <w:szCs w:val="16"/>
                  <w:lang w:eastAsia="zh-CN"/>
                  <w:rPrChange w:id="535" w:author="Qizhou Duan" w:date="2024-06-21T12:09:00Z">
                    <w:rPr>
                      <w:rFonts w:ascii="Cambria" w:eastAsia="Times New Roman" w:hAnsi="Cambria" w:cs="Times New Roman"/>
                      <w:color w:val="222222"/>
                      <w:sz w:val="23"/>
                      <w:szCs w:val="23"/>
                      <w:lang w:eastAsia="zh-CN"/>
                    </w:rPr>
                  </w:rPrChange>
                </w:rPr>
                <w:t>442</w:t>
              </w:r>
            </w:ins>
          </w:p>
        </w:tc>
        <w:tc>
          <w:tcPr>
            <w:tcW w:w="0" w:type="auto"/>
            <w:shd w:val="clear" w:color="auto" w:fill="auto"/>
            <w:tcMar>
              <w:top w:w="0" w:type="dxa"/>
              <w:left w:w="75" w:type="dxa"/>
              <w:bottom w:w="0" w:type="dxa"/>
              <w:right w:w="75" w:type="dxa"/>
            </w:tcMar>
            <w:vAlign w:val="center"/>
            <w:hideMark/>
          </w:tcPr>
          <w:p w14:paraId="51EE8ACE" w14:textId="77777777" w:rsidR="003638E3" w:rsidRPr="003638E3" w:rsidRDefault="003638E3" w:rsidP="003638E3">
            <w:pPr>
              <w:suppressAutoHyphens w:val="0"/>
              <w:spacing w:before="150" w:after="150" w:line="240" w:lineRule="auto"/>
              <w:jc w:val="center"/>
              <w:rPr>
                <w:ins w:id="536" w:author="Qizhou Duan" w:date="2024-06-21T12:09:00Z"/>
                <w:rFonts w:ascii="Times New Roman" w:eastAsia="Times New Roman" w:hAnsi="Times New Roman" w:cs="Times New Roman"/>
                <w:color w:val="222222"/>
                <w:sz w:val="16"/>
                <w:szCs w:val="16"/>
                <w:lang w:eastAsia="zh-CN"/>
                <w:rPrChange w:id="537" w:author="Qizhou Duan" w:date="2024-06-21T12:09:00Z">
                  <w:rPr>
                    <w:ins w:id="538" w:author="Qizhou Duan" w:date="2024-06-21T12:09:00Z"/>
                    <w:rFonts w:ascii="Cambria" w:eastAsia="Times New Roman" w:hAnsi="Cambria" w:cs="Times New Roman"/>
                    <w:color w:val="222222"/>
                    <w:sz w:val="23"/>
                    <w:szCs w:val="23"/>
                    <w:lang w:eastAsia="zh-CN"/>
                  </w:rPr>
                </w:rPrChange>
              </w:rPr>
              <w:pPrChange w:id="539" w:author="Qizhou Duan" w:date="2024-06-21T12:10:00Z">
                <w:pPr>
                  <w:suppressAutoHyphens w:val="0"/>
                  <w:spacing w:before="150" w:after="150" w:line="240" w:lineRule="auto"/>
                  <w:jc w:val="right"/>
                </w:pPr>
              </w:pPrChange>
            </w:pPr>
            <w:ins w:id="540" w:author="Qizhou Duan" w:date="2024-06-21T12:09:00Z">
              <w:r w:rsidRPr="003638E3">
                <w:rPr>
                  <w:rFonts w:ascii="Times New Roman" w:eastAsia="Times New Roman" w:hAnsi="Times New Roman" w:cs="Times New Roman"/>
                  <w:color w:val="222222"/>
                  <w:sz w:val="16"/>
                  <w:szCs w:val="16"/>
                  <w:lang w:eastAsia="zh-CN"/>
                  <w:rPrChange w:id="541" w:author="Qizhou Duan" w:date="2024-06-21T12:09:00Z">
                    <w:rPr>
                      <w:rFonts w:ascii="Cambria" w:eastAsia="Times New Roman" w:hAnsi="Cambria" w:cs="Times New Roman"/>
                      <w:color w:val="222222"/>
                      <w:sz w:val="23"/>
                      <w:szCs w:val="23"/>
                      <w:lang w:eastAsia="zh-CN"/>
                    </w:rPr>
                  </w:rPrChange>
                </w:rPr>
                <w:t>58.34</w:t>
              </w:r>
            </w:ins>
          </w:p>
        </w:tc>
        <w:tc>
          <w:tcPr>
            <w:tcW w:w="0" w:type="auto"/>
            <w:shd w:val="clear" w:color="auto" w:fill="auto"/>
            <w:tcMar>
              <w:top w:w="0" w:type="dxa"/>
              <w:left w:w="75" w:type="dxa"/>
              <w:bottom w:w="0" w:type="dxa"/>
              <w:right w:w="75" w:type="dxa"/>
            </w:tcMar>
            <w:vAlign w:val="center"/>
            <w:hideMark/>
          </w:tcPr>
          <w:p w14:paraId="474FE038" w14:textId="77777777" w:rsidR="003638E3" w:rsidRPr="003638E3" w:rsidRDefault="003638E3" w:rsidP="003638E3">
            <w:pPr>
              <w:suppressAutoHyphens w:val="0"/>
              <w:spacing w:before="150" w:after="150" w:line="240" w:lineRule="auto"/>
              <w:jc w:val="center"/>
              <w:rPr>
                <w:ins w:id="542" w:author="Qizhou Duan" w:date="2024-06-21T12:09:00Z"/>
                <w:rFonts w:ascii="Times New Roman" w:eastAsia="Times New Roman" w:hAnsi="Times New Roman" w:cs="Times New Roman"/>
                <w:color w:val="222222"/>
                <w:sz w:val="16"/>
                <w:szCs w:val="16"/>
                <w:lang w:eastAsia="zh-CN"/>
                <w:rPrChange w:id="543" w:author="Qizhou Duan" w:date="2024-06-21T12:09:00Z">
                  <w:rPr>
                    <w:ins w:id="544" w:author="Qizhou Duan" w:date="2024-06-21T12:09:00Z"/>
                    <w:rFonts w:ascii="Cambria" w:eastAsia="Times New Roman" w:hAnsi="Cambria" w:cs="Times New Roman"/>
                    <w:color w:val="222222"/>
                    <w:sz w:val="23"/>
                    <w:szCs w:val="23"/>
                    <w:lang w:eastAsia="zh-CN"/>
                  </w:rPr>
                </w:rPrChange>
              </w:rPr>
              <w:pPrChange w:id="545" w:author="Qizhou Duan" w:date="2024-06-21T12:10:00Z">
                <w:pPr>
                  <w:suppressAutoHyphens w:val="0"/>
                  <w:spacing w:before="150" w:after="150" w:line="240" w:lineRule="auto"/>
                  <w:jc w:val="right"/>
                </w:pPr>
              </w:pPrChange>
            </w:pPr>
            <w:ins w:id="546" w:author="Qizhou Duan" w:date="2024-06-21T12:09:00Z">
              <w:r w:rsidRPr="003638E3">
                <w:rPr>
                  <w:rFonts w:ascii="Times New Roman" w:eastAsia="Times New Roman" w:hAnsi="Times New Roman" w:cs="Times New Roman"/>
                  <w:color w:val="222222"/>
                  <w:sz w:val="16"/>
                  <w:szCs w:val="16"/>
                  <w:lang w:eastAsia="zh-CN"/>
                  <w:rPrChange w:id="547" w:author="Qizhou Duan" w:date="2024-06-21T12:09:00Z">
                    <w:rPr>
                      <w:rFonts w:ascii="Cambria" w:eastAsia="Times New Roman" w:hAnsi="Cambria" w:cs="Times New Roman"/>
                      <w:color w:val="222222"/>
                      <w:sz w:val="23"/>
                      <w:szCs w:val="23"/>
                      <w:lang w:eastAsia="zh-CN"/>
                    </w:rPr>
                  </w:rPrChange>
                </w:rPr>
                <w:t>26.76</w:t>
              </w:r>
            </w:ins>
          </w:p>
        </w:tc>
      </w:tr>
      <w:tr w:rsidR="003638E3" w:rsidRPr="003638E3" w14:paraId="102C7E93" w14:textId="77777777" w:rsidTr="003638E3">
        <w:trPr>
          <w:ins w:id="548" w:author="Qizhou Duan" w:date="2024-06-21T12:09:00Z"/>
        </w:trPr>
        <w:tc>
          <w:tcPr>
            <w:tcW w:w="0" w:type="auto"/>
            <w:shd w:val="clear" w:color="auto" w:fill="auto"/>
            <w:tcMar>
              <w:top w:w="0" w:type="dxa"/>
              <w:left w:w="75" w:type="dxa"/>
              <w:bottom w:w="0" w:type="dxa"/>
              <w:right w:w="75" w:type="dxa"/>
            </w:tcMar>
            <w:vAlign w:val="center"/>
            <w:hideMark/>
          </w:tcPr>
          <w:p w14:paraId="3066939E" w14:textId="77777777" w:rsidR="003638E3" w:rsidRPr="003638E3" w:rsidRDefault="003638E3" w:rsidP="003638E3">
            <w:pPr>
              <w:suppressAutoHyphens w:val="0"/>
              <w:spacing w:before="150" w:after="150" w:line="240" w:lineRule="auto"/>
              <w:jc w:val="center"/>
              <w:rPr>
                <w:ins w:id="549" w:author="Qizhou Duan" w:date="2024-06-21T12:09:00Z"/>
                <w:rFonts w:ascii="Times New Roman" w:eastAsia="Times New Roman" w:hAnsi="Times New Roman" w:cs="Times New Roman"/>
                <w:color w:val="222222"/>
                <w:sz w:val="16"/>
                <w:szCs w:val="16"/>
                <w:lang w:eastAsia="zh-CN"/>
                <w:rPrChange w:id="550" w:author="Qizhou Duan" w:date="2024-06-21T12:09:00Z">
                  <w:rPr>
                    <w:ins w:id="551" w:author="Qizhou Duan" w:date="2024-06-21T12:09:00Z"/>
                    <w:rFonts w:ascii="Cambria" w:eastAsia="Times New Roman" w:hAnsi="Cambria" w:cs="Times New Roman"/>
                    <w:color w:val="222222"/>
                    <w:sz w:val="23"/>
                    <w:szCs w:val="23"/>
                    <w:lang w:eastAsia="zh-CN"/>
                  </w:rPr>
                </w:rPrChange>
              </w:rPr>
              <w:pPrChange w:id="552" w:author="Qizhou Duan" w:date="2024-06-21T12:10:00Z">
                <w:pPr>
                  <w:suppressAutoHyphens w:val="0"/>
                  <w:spacing w:before="150" w:after="150" w:line="240" w:lineRule="auto"/>
                </w:pPr>
              </w:pPrChange>
            </w:pPr>
            <w:ins w:id="553" w:author="Qizhou Duan" w:date="2024-06-21T12:09:00Z">
              <w:r w:rsidRPr="003638E3">
                <w:rPr>
                  <w:rFonts w:ascii="Times New Roman" w:eastAsia="Times New Roman" w:hAnsi="Times New Roman" w:cs="Times New Roman"/>
                  <w:color w:val="222222"/>
                  <w:sz w:val="16"/>
                  <w:szCs w:val="16"/>
                  <w:lang w:eastAsia="zh-CN"/>
                  <w:rPrChange w:id="554" w:author="Qizhou Duan" w:date="2024-06-21T12:09:00Z">
                    <w:rPr>
                      <w:rFonts w:ascii="Cambria" w:eastAsia="Times New Roman" w:hAnsi="Cambria" w:cs="Times New Roman"/>
                      <w:color w:val="222222"/>
                      <w:sz w:val="23"/>
                      <w:szCs w:val="23"/>
                      <w:lang w:eastAsia="zh-CN"/>
                    </w:rPr>
                  </w:rPrChange>
                </w:rPr>
                <w:t>Yao et al. (2023)</w:t>
              </w:r>
            </w:ins>
          </w:p>
        </w:tc>
        <w:tc>
          <w:tcPr>
            <w:tcW w:w="0" w:type="auto"/>
            <w:shd w:val="clear" w:color="auto" w:fill="auto"/>
            <w:tcMar>
              <w:top w:w="0" w:type="dxa"/>
              <w:left w:w="75" w:type="dxa"/>
              <w:bottom w:w="0" w:type="dxa"/>
              <w:right w:w="75" w:type="dxa"/>
            </w:tcMar>
            <w:vAlign w:val="center"/>
            <w:hideMark/>
          </w:tcPr>
          <w:p w14:paraId="6A39D7FB" w14:textId="77777777" w:rsidR="003638E3" w:rsidRPr="003638E3" w:rsidRDefault="003638E3" w:rsidP="003638E3">
            <w:pPr>
              <w:suppressAutoHyphens w:val="0"/>
              <w:spacing w:before="150" w:after="150" w:line="240" w:lineRule="auto"/>
              <w:jc w:val="center"/>
              <w:rPr>
                <w:ins w:id="555" w:author="Qizhou Duan" w:date="2024-06-21T12:09:00Z"/>
                <w:rFonts w:ascii="Times New Roman" w:eastAsia="Times New Roman" w:hAnsi="Times New Roman" w:cs="Times New Roman"/>
                <w:color w:val="222222"/>
                <w:sz w:val="16"/>
                <w:szCs w:val="16"/>
                <w:lang w:eastAsia="zh-CN"/>
                <w:rPrChange w:id="556" w:author="Qizhou Duan" w:date="2024-06-21T12:09:00Z">
                  <w:rPr>
                    <w:ins w:id="557" w:author="Qizhou Duan" w:date="2024-06-21T12:09:00Z"/>
                    <w:rFonts w:ascii="Cambria" w:eastAsia="Times New Roman" w:hAnsi="Cambria" w:cs="Times New Roman"/>
                    <w:color w:val="222222"/>
                    <w:sz w:val="23"/>
                    <w:szCs w:val="23"/>
                    <w:lang w:eastAsia="zh-CN"/>
                  </w:rPr>
                </w:rPrChange>
              </w:rPr>
              <w:pPrChange w:id="558" w:author="Qizhou Duan" w:date="2024-06-21T12:10:00Z">
                <w:pPr>
                  <w:suppressAutoHyphens w:val="0"/>
                  <w:spacing w:before="150" w:after="150" w:line="240" w:lineRule="auto"/>
                  <w:jc w:val="right"/>
                </w:pPr>
              </w:pPrChange>
            </w:pPr>
            <w:ins w:id="559" w:author="Qizhou Duan" w:date="2024-06-21T12:09:00Z">
              <w:r w:rsidRPr="003638E3">
                <w:rPr>
                  <w:rFonts w:ascii="Times New Roman" w:eastAsia="Times New Roman" w:hAnsi="Times New Roman" w:cs="Times New Roman"/>
                  <w:color w:val="222222"/>
                  <w:sz w:val="16"/>
                  <w:szCs w:val="16"/>
                  <w:lang w:eastAsia="zh-CN"/>
                  <w:rPrChange w:id="560" w:author="Qizhou Duan" w:date="2024-06-21T12:09:00Z">
                    <w:rPr>
                      <w:rFonts w:ascii="Cambria" w:eastAsia="Times New Roman" w:hAnsi="Cambria" w:cs="Times New Roman"/>
                      <w:color w:val="222222"/>
                      <w:sz w:val="23"/>
                      <w:szCs w:val="23"/>
                      <w:lang w:eastAsia="zh-CN"/>
                    </w:rPr>
                  </w:rPrChange>
                </w:rPr>
                <w:t>1512</w:t>
              </w:r>
            </w:ins>
          </w:p>
        </w:tc>
        <w:tc>
          <w:tcPr>
            <w:tcW w:w="0" w:type="auto"/>
            <w:shd w:val="clear" w:color="auto" w:fill="auto"/>
            <w:tcMar>
              <w:top w:w="0" w:type="dxa"/>
              <w:left w:w="75" w:type="dxa"/>
              <w:bottom w:w="0" w:type="dxa"/>
              <w:right w:w="75" w:type="dxa"/>
            </w:tcMar>
            <w:vAlign w:val="center"/>
            <w:hideMark/>
          </w:tcPr>
          <w:p w14:paraId="481FB23E" w14:textId="77777777" w:rsidR="003638E3" w:rsidRPr="003638E3" w:rsidRDefault="003638E3" w:rsidP="003638E3">
            <w:pPr>
              <w:suppressAutoHyphens w:val="0"/>
              <w:spacing w:before="150" w:after="150" w:line="240" w:lineRule="auto"/>
              <w:jc w:val="center"/>
              <w:rPr>
                <w:ins w:id="561" w:author="Qizhou Duan" w:date="2024-06-21T12:09:00Z"/>
                <w:rFonts w:ascii="Times New Roman" w:eastAsia="Times New Roman" w:hAnsi="Times New Roman" w:cs="Times New Roman"/>
                <w:color w:val="222222"/>
                <w:sz w:val="16"/>
                <w:szCs w:val="16"/>
                <w:lang w:eastAsia="zh-CN"/>
                <w:rPrChange w:id="562" w:author="Qizhou Duan" w:date="2024-06-21T12:09:00Z">
                  <w:rPr>
                    <w:ins w:id="563" w:author="Qizhou Duan" w:date="2024-06-21T12:09:00Z"/>
                    <w:rFonts w:ascii="Cambria" w:eastAsia="Times New Roman" w:hAnsi="Cambria" w:cs="Times New Roman"/>
                    <w:color w:val="222222"/>
                    <w:sz w:val="23"/>
                    <w:szCs w:val="23"/>
                    <w:lang w:eastAsia="zh-CN"/>
                  </w:rPr>
                </w:rPrChange>
              </w:rPr>
              <w:pPrChange w:id="564" w:author="Qizhou Duan" w:date="2024-06-21T12:10:00Z">
                <w:pPr>
                  <w:suppressAutoHyphens w:val="0"/>
                  <w:spacing w:before="150" w:after="150" w:line="240" w:lineRule="auto"/>
                  <w:jc w:val="right"/>
                </w:pPr>
              </w:pPrChange>
            </w:pPr>
            <w:ins w:id="565" w:author="Qizhou Duan" w:date="2024-06-21T12:09:00Z">
              <w:r w:rsidRPr="003638E3">
                <w:rPr>
                  <w:rFonts w:ascii="Times New Roman" w:eastAsia="Times New Roman" w:hAnsi="Times New Roman" w:cs="Times New Roman"/>
                  <w:color w:val="222222"/>
                  <w:sz w:val="16"/>
                  <w:szCs w:val="16"/>
                  <w:lang w:eastAsia="zh-CN"/>
                  <w:rPrChange w:id="566" w:author="Qizhou Duan" w:date="2024-06-21T12:09:00Z">
                    <w:rPr>
                      <w:rFonts w:ascii="Cambria" w:eastAsia="Times New Roman" w:hAnsi="Cambria" w:cs="Times New Roman"/>
                      <w:color w:val="222222"/>
                      <w:sz w:val="23"/>
                      <w:szCs w:val="23"/>
                      <w:lang w:eastAsia="zh-CN"/>
                    </w:rPr>
                  </w:rPrChange>
                </w:rPr>
                <w:t>71.75</w:t>
              </w:r>
            </w:ins>
          </w:p>
        </w:tc>
        <w:tc>
          <w:tcPr>
            <w:tcW w:w="0" w:type="auto"/>
            <w:shd w:val="clear" w:color="auto" w:fill="auto"/>
            <w:tcMar>
              <w:top w:w="0" w:type="dxa"/>
              <w:left w:w="75" w:type="dxa"/>
              <w:bottom w:w="0" w:type="dxa"/>
              <w:right w:w="75" w:type="dxa"/>
            </w:tcMar>
            <w:vAlign w:val="center"/>
            <w:hideMark/>
          </w:tcPr>
          <w:p w14:paraId="0305CA3F" w14:textId="77777777" w:rsidR="003638E3" w:rsidRPr="003638E3" w:rsidRDefault="003638E3" w:rsidP="003638E3">
            <w:pPr>
              <w:suppressAutoHyphens w:val="0"/>
              <w:spacing w:before="150" w:after="150" w:line="240" w:lineRule="auto"/>
              <w:jc w:val="center"/>
              <w:rPr>
                <w:ins w:id="567" w:author="Qizhou Duan" w:date="2024-06-21T12:09:00Z"/>
                <w:rFonts w:ascii="Times New Roman" w:eastAsia="Times New Roman" w:hAnsi="Times New Roman" w:cs="Times New Roman"/>
                <w:color w:val="222222"/>
                <w:sz w:val="16"/>
                <w:szCs w:val="16"/>
                <w:lang w:eastAsia="zh-CN"/>
                <w:rPrChange w:id="568" w:author="Qizhou Duan" w:date="2024-06-21T12:09:00Z">
                  <w:rPr>
                    <w:ins w:id="569" w:author="Qizhou Duan" w:date="2024-06-21T12:09:00Z"/>
                    <w:rFonts w:ascii="Cambria" w:eastAsia="Times New Roman" w:hAnsi="Cambria" w:cs="Times New Roman"/>
                    <w:color w:val="222222"/>
                    <w:sz w:val="23"/>
                    <w:szCs w:val="23"/>
                    <w:lang w:eastAsia="zh-CN"/>
                  </w:rPr>
                </w:rPrChange>
              </w:rPr>
              <w:pPrChange w:id="570" w:author="Qizhou Duan" w:date="2024-06-21T12:10:00Z">
                <w:pPr>
                  <w:suppressAutoHyphens w:val="0"/>
                  <w:spacing w:before="150" w:after="150" w:line="240" w:lineRule="auto"/>
                  <w:jc w:val="right"/>
                </w:pPr>
              </w:pPrChange>
            </w:pPr>
            <w:ins w:id="571" w:author="Qizhou Duan" w:date="2024-06-21T12:09:00Z">
              <w:r w:rsidRPr="003638E3">
                <w:rPr>
                  <w:rFonts w:ascii="Times New Roman" w:eastAsia="Times New Roman" w:hAnsi="Times New Roman" w:cs="Times New Roman"/>
                  <w:color w:val="222222"/>
                  <w:sz w:val="16"/>
                  <w:szCs w:val="16"/>
                  <w:lang w:eastAsia="zh-CN"/>
                  <w:rPrChange w:id="572" w:author="Qizhou Duan" w:date="2024-06-21T12:09:00Z">
                    <w:rPr>
                      <w:rFonts w:ascii="Cambria" w:eastAsia="Times New Roman" w:hAnsi="Cambria" w:cs="Times New Roman"/>
                      <w:color w:val="222222"/>
                      <w:sz w:val="23"/>
                      <w:szCs w:val="23"/>
                      <w:lang w:eastAsia="zh-CN"/>
                    </w:rPr>
                  </w:rPrChange>
                </w:rPr>
                <w:t>18.53</w:t>
              </w:r>
            </w:ins>
          </w:p>
        </w:tc>
      </w:tr>
      <w:tr w:rsidR="003638E3" w:rsidRPr="003638E3" w14:paraId="046FA516" w14:textId="77777777" w:rsidTr="003638E3">
        <w:trPr>
          <w:ins w:id="573" w:author="Qizhou Duan" w:date="2024-06-21T12:09:00Z"/>
        </w:trPr>
        <w:tc>
          <w:tcPr>
            <w:tcW w:w="0" w:type="auto"/>
            <w:shd w:val="clear" w:color="auto" w:fill="auto"/>
            <w:tcMar>
              <w:top w:w="0" w:type="dxa"/>
              <w:left w:w="75" w:type="dxa"/>
              <w:bottom w:w="0" w:type="dxa"/>
              <w:right w:w="75" w:type="dxa"/>
            </w:tcMar>
            <w:vAlign w:val="center"/>
            <w:hideMark/>
          </w:tcPr>
          <w:p w14:paraId="16007CEA" w14:textId="77777777" w:rsidR="003638E3" w:rsidRPr="003638E3" w:rsidRDefault="003638E3" w:rsidP="003638E3">
            <w:pPr>
              <w:suppressAutoHyphens w:val="0"/>
              <w:spacing w:before="150" w:after="150" w:line="240" w:lineRule="auto"/>
              <w:jc w:val="center"/>
              <w:rPr>
                <w:ins w:id="574" w:author="Qizhou Duan" w:date="2024-06-21T12:09:00Z"/>
                <w:rFonts w:ascii="Times New Roman" w:eastAsia="Times New Roman" w:hAnsi="Times New Roman" w:cs="Times New Roman"/>
                <w:color w:val="222222"/>
                <w:sz w:val="16"/>
                <w:szCs w:val="16"/>
                <w:lang w:eastAsia="zh-CN"/>
                <w:rPrChange w:id="575" w:author="Qizhou Duan" w:date="2024-06-21T12:09:00Z">
                  <w:rPr>
                    <w:ins w:id="576" w:author="Qizhou Duan" w:date="2024-06-21T12:09:00Z"/>
                    <w:rFonts w:ascii="Cambria" w:eastAsia="Times New Roman" w:hAnsi="Cambria" w:cs="Times New Roman"/>
                    <w:color w:val="222222"/>
                    <w:sz w:val="23"/>
                    <w:szCs w:val="23"/>
                    <w:lang w:eastAsia="zh-CN"/>
                  </w:rPr>
                </w:rPrChange>
              </w:rPr>
              <w:pPrChange w:id="577" w:author="Qizhou Duan" w:date="2024-06-21T12:10:00Z">
                <w:pPr>
                  <w:suppressAutoHyphens w:val="0"/>
                  <w:spacing w:before="150" w:after="150" w:line="240" w:lineRule="auto"/>
                </w:pPr>
              </w:pPrChange>
            </w:pPr>
            <w:ins w:id="578" w:author="Qizhou Duan" w:date="2024-06-21T12:09:00Z">
              <w:r w:rsidRPr="003638E3">
                <w:rPr>
                  <w:rFonts w:ascii="Times New Roman" w:eastAsia="Times New Roman" w:hAnsi="Times New Roman" w:cs="Times New Roman"/>
                  <w:color w:val="222222"/>
                  <w:sz w:val="16"/>
                  <w:szCs w:val="16"/>
                  <w:lang w:eastAsia="zh-CN"/>
                  <w:rPrChange w:id="579" w:author="Qizhou Duan" w:date="2024-06-21T12:09:00Z">
                    <w:rPr>
                      <w:rFonts w:ascii="Cambria" w:eastAsia="Times New Roman" w:hAnsi="Cambria" w:cs="Times New Roman"/>
                      <w:color w:val="222222"/>
                      <w:sz w:val="23"/>
                      <w:szCs w:val="23"/>
                      <w:lang w:eastAsia="zh-CN"/>
                    </w:rPr>
                  </w:rPrChange>
                </w:rPr>
                <w:t>Das et al. (2023)</w:t>
              </w:r>
            </w:ins>
          </w:p>
        </w:tc>
        <w:tc>
          <w:tcPr>
            <w:tcW w:w="0" w:type="auto"/>
            <w:shd w:val="clear" w:color="auto" w:fill="auto"/>
            <w:tcMar>
              <w:top w:w="0" w:type="dxa"/>
              <w:left w:w="75" w:type="dxa"/>
              <w:bottom w:w="0" w:type="dxa"/>
              <w:right w:w="75" w:type="dxa"/>
            </w:tcMar>
            <w:vAlign w:val="center"/>
            <w:hideMark/>
          </w:tcPr>
          <w:p w14:paraId="2BC4C745" w14:textId="77777777" w:rsidR="003638E3" w:rsidRPr="003638E3" w:rsidRDefault="003638E3" w:rsidP="003638E3">
            <w:pPr>
              <w:suppressAutoHyphens w:val="0"/>
              <w:spacing w:before="150" w:after="150" w:line="240" w:lineRule="auto"/>
              <w:jc w:val="center"/>
              <w:rPr>
                <w:ins w:id="580" w:author="Qizhou Duan" w:date="2024-06-21T12:09:00Z"/>
                <w:rFonts w:ascii="Times New Roman" w:eastAsia="Times New Roman" w:hAnsi="Times New Roman" w:cs="Times New Roman"/>
                <w:color w:val="222222"/>
                <w:sz w:val="16"/>
                <w:szCs w:val="16"/>
                <w:lang w:eastAsia="zh-CN"/>
                <w:rPrChange w:id="581" w:author="Qizhou Duan" w:date="2024-06-21T12:09:00Z">
                  <w:rPr>
                    <w:ins w:id="582" w:author="Qizhou Duan" w:date="2024-06-21T12:09:00Z"/>
                    <w:rFonts w:ascii="Cambria" w:eastAsia="Times New Roman" w:hAnsi="Cambria" w:cs="Times New Roman"/>
                    <w:color w:val="222222"/>
                    <w:sz w:val="23"/>
                    <w:szCs w:val="23"/>
                    <w:lang w:eastAsia="zh-CN"/>
                  </w:rPr>
                </w:rPrChange>
              </w:rPr>
              <w:pPrChange w:id="583" w:author="Qizhou Duan" w:date="2024-06-21T12:10:00Z">
                <w:pPr>
                  <w:suppressAutoHyphens w:val="0"/>
                  <w:spacing w:before="150" w:after="150" w:line="240" w:lineRule="auto"/>
                  <w:jc w:val="right"/>
                </w:pPr>
              </w:pPrChange>
            </w:pPr>
            <w:ins w:id="584" w:author="Qizhou Duan" w:date="2024-06-21T12:09:00Z">
              <w:r w:rsidRPr="003638E3">
                <w:rPr>
                  <w:rFonts w:ascii="Times New Roman" w:eastAsia="Times New Roman" w:hAnsi="Times New Roman" w:cs="Times New Roman"/>
                  <w:color w:val="222222"/>
                  <w:sz w:val="16"/>
                  <w:szCs w:val="16"/>
                  <w:lang w:eastAsia="zh-CN"/>
                  <w:rPrChange w:id="585" w:author="Qizhou Duan" w:date="2024-06-21T12:09:00Z">
                    <w:rPr>
                      <w:rFonts w:ascii="Cambria" w:eastAsia="Times New Roman" w:hAnsi="Cambria" w:cs="Times New Roman"/>
                      <w:color w:val="222222"/>
                      <w:sz w:val="23"/>
                      <w:szCs w:val="23"/>
                      <w:lang w:eastAsia="zh-CN"/>
                    </w:rPr>
                  </w:rPrChange>
                </w:rPr>
                <w:t>166</w:t>
              </w:r>
            </w:ins>
          </w:p>
        </w:tc>
        <w:tc>
          <w:tcPr>
            <w:tcW w:w="0" w:type="auto"/>
            <w:shd w:val="clear" w:color="auto" w:fill="auto"/>
            <w:tcMar>
              <w:top w:w="0" w:type="dxa"/>
              <w:left w:w="75" w:type="dxa"/>
              <w:bottom w:w="0" w:type="dxa"/>
              <w:right w:w="75" w:type="dxa"/>
            </w:tcMar>
            <w:vAlign w:val="center"/>
            <w:hideMark/>
          </w:tcPr>
          <w:p w14:paraId="371D66A0" w14:textId="77777777" w:rsidR="003638E3" w:rsidRPr="003638E3" w:rsidRDefault="003638E3" w:rsidP="003638E3">
            <w:pPr>
              <w:suppressAutoHyphens w:val="0"/>
              <w:spacing w:before="150" w:after="150" w:line="240" w:lineRule="auto"/>
              <w:jc w:val="center"/>
              <w:rPr>
                <w:ins w:id="586" w:author="Qizhou Duan" w:date="2024-06-21T12:09:00Z"/>
                <w:rFonts w:ascii="Times New Roman" w:eastAsia="Times New Roman" w:hAnsi="Times New Roman" w:cs="Times New Roman"/>
                <w:color w:val="222222"/>
                <w:sz w:val="16"/>
                <w:szCs w:val="16"/>
                <w:lang w:eastAsia="zh-CN"/>
                <w:rPrChange w:id="587" w:author="Qizhou Duan" w:date="2024-06-21T12:09:00Z">
                  <w:rPr>
                    <w:ins w:id="588" w:author="Qizhou Duan" w:date="2024-06-21T12:09:00Z"/>
                    <w:rFonts w:ascii="Cambria" w:eastAsia="Times New Roman" w:hAnsi="Cambria" w:cs="Times New Roman"/>
                    <w:color w:val="222222"/>
                    <w:sz w:val="23"/>
                    <w:szCs w:val="23"/>
                    <w:lang w:eastAsia="zh-CN"/>
                  </w:rPr>
                </w:rPrChange>
              </w:rPr>
              <w:pPrChange w:id="589" w:author="Qizhou Duan" w:date="2024-06-21T12:10:00Z">
                <w:pPr>
                  <w:suppressAutoHyphens w:val="0"/>
                  <w:spacing w:before="150" w:after="150" w:line="240" w:lineRule="auto"/>
                  <w:jc w:val="right"/>
                </w:pPr>
              </w:pPrChange>
            </w:pPr>
            <w:ins w:id="590" w:author="Qizhou Duan" w:date="2024-06-21T12:09:00Z">
              <w:r w:rsidRPr="003638E3">
                <w:rPr>
                  <w:rFonts w:ascii="Times New Roman" w:eastAsia="Times New Roman" w:hAnsi="Times New Roman" w:cs="Times New Roman"/>
                  <w:color w:val="222222"/>
                  <w:sz w:val="16"/>
                  <w:szCs w:val="16"/>
                  <w:lang w:eastAsia="zh-CN"/>
                  <w:rPrChange w:id="591" w:author="Qizhou Duan" w:date="2024-06-21T12:09:00Z">
                    <w:rPr>
                      <w:rFonts w:ascii="Cambria" w:eastAsia="Times New Roman" w:hAnsi="Cambria" w:cs="Times New Roman"/>
                      <w:color w:val="222222"/>
                      <w:sz w:val="23"/>
                      <w:szCs w:val="23"/>
                      <w:lang w:eastAsia="zh-CN"/>
                    </w:rPr>
                  </w:rPrChange>
                </w:rPr>
                <w:t>64.81</w:t>
              </w:r>
            </w:ins>
          </w:p>
        </w:tc>
        <w:tc>
          <w:tcPr>
            <w:tcW w:w="0" w:type="auto"/>
            <w:shd w:val="clear" w:color="auto" w:fill="auto"/>
            <w:tcMar>
              <w:top w:w="0" w:type="dxa"/>
              <w:left w:w="75" w:type="dxa"/>
              <w:bottom w:w="0" w:type="dxa"/>
              <w:right w:w="75" w:type="dxa"/>
            </w:tcMar>
            <w:vAlign w:val="center"/>
            <w:hideMark/>
          </w:tcPr>
          <w:p w14:paraId="7DF6E9AE" w14:textId="77777777" w:rsidR="003638E3" w:rsidRPr="003638E3" w:rsidRDefault="003638E3" w:rsidP="003638E3">
            <w:pPr>
              <w:suppressAutoHyphens w:val="0"/>
              <w:spacing w:before="150" w:after="150" w:line="240" w:lineRule="auto"/>
              <w:jc w:val="center"/>
              <w:rPr>
                <w:ins w:id="592" w:author="Qizhou Duan" w:date="2024-06-21T12:09:00Z"/>
                <w:rFonts w:ascii="Times New Roman" w:eastAsia="Times New Roman" w:hAnsi="Times New Roman" w:cs="Times New Roman"/>
                <w:color w:val="222222"/>
                <w:sz w:val="16"/>
                <w:szCs w:val="16"/>
                <w:lang w:eastAsia="zh-CN"/>
                <w:rPrChange w:id="593" w:author="Qizhou Duan" w:date="2024-06-21T12:09:00Z">
                  <w:rPr>
                    <w:ins w:id="594" w:author="Qizhou Duan" w:date="2024-06-21T12:09:00Z"/>
                    <w:rFonts w:ascii="Cambria" w:eastAsia="Times New Roman" w:hAnsi="Cambria" w:cs="Times New Roman"/>
                    <w:color w:val="222222"/>
                    <w:sz w:val="23"/>
                    <w:szCs w:val="23"/>
                    <w:lang w:eastAsia="zh-CN"/>
                  </w:rPr>
                </w:rPrChange>
              </w:rPr>
              <w:pPrChange w:id="595" w:author="Qizhou Duan" w:date="2024-06-21T12:10:00Z">
                <w:pPr>
                  <w:suppressAutoHyphens w:val="0"/>
                  <w:spacing w:before="150" w:after="150" w:line="240" w:lineRule="auto"/>
                  <w:jc w:val="right"/>
                </w:pPr>
              </w:pPrChange>
            </w:pPr>
            <w:ins w:id="596" w:author="Qizhou Duan" w:date="2024-06-21T12:09:00Z">
              <w:r w:rsidRPr="003638E3">
                <w:rPr>
                  <w:rFonts w:ascii="Times New Roman" w:eastAsia="Times New Roman" w:hAnsi="Times New Roman" w:cs="Times New Roman"/>
                  <w:color w:val="222222"/>
                  <w:sz w:val="16"/>
                  <w:szCs w:val="16"/>
                  <w:lang w:eastAsia="zh-CN"/>
                  <w:rPrChange w:id="597" w:author="Qizhou Duan" w:date="2024-06-21T12:09:00Z">
                    <w:rPr>
                      <w:rFonts w:ascii="Cambria" w:eastAsia="Times New Roman" w:hAnsi="Cambria" w:cs="Times New Roman"/>
                      <w:color w:val="222222"/>
                      <w:sz w:val="23"/>
                      <w:szCs w:val="23"/>
                      <w:lang w:eastAsia="zh-CN"/>
                    </w:rPr>
                  </w:rPrChange>
                </w:rPr>
                <w:t>20.27</w:t>
              </w:r>
            </w:ins>
          </w:p>
        </w:tc>
      </w:tr>
      <w:tr w:rsidR="003638E3" w:rsidRPr="003638E3" w14:paraId="55D4F0A5" w14:textId="77777777" w:rsidTr="003638E3">
        <w:trPr>
          <w:ins w:id="598" w:author="Qizhou Duan" w:date="2024-06-21T12:09:00Z"/>
        </w:trPr>
        <w:tc>
          <w:tcPr>
            <w:tcW w:w="0" w:type="auto"/>
            <w:shd w:val="clear" w:color="auto" w:fill="auto"/>
            <w:tcMar>
              <w:top w:w="0" w:type="dxa"/>
              <w:left w:w="75" w:type="dxa"/>
              <w:bottom w:w="0" w:type="dxa"/>
              <w:right w:w="75" w:type="dxa"/>
            </w:tcMar>
            <w:vAlign w:val="center"/>
            <w:hideMark/>
          </w:tcPr>
          <w:p w14:paraId="4A1CED9F" w14:textId="77777777" w:rsidR="003638E3" w:rsidRPr="003638E3" w:rsidRDefault="003638E3" w:rsidP="003638E3">
            <w:pPr>
              <w:suppressAutoHyphens w:val="0"/>
              <w:spacing w:before="150" w:after="150" w:line="240" w:lineRule="auto"/>
              <w:jc w:val="center"/>
              <w:rPr>
                <w:ins w:id="599" w:author="Qizhou Duan" w:date="2024-06-21T12:09:00Z"/>
                <w:rFonts w:ascii="Times New Roman" w:eastAsia="Times New Roman" w:hAnsi="Times New Roman" w:cs="Times New Roman"/>
                <w:color w:val="222222"/>
                <w:sz w:val="16"/>
                <w:szCs w:val="16"/>
                <w:lang w:eastAsia="zh-CN"/>
                <w:rPrChange w:id="600" w:author="Qizhou Duan" w:date="2024-06-21T12:09:00Z">
                  <w:rPr>
                    <w:ins w:id="601" w:author="Qizhou Duan" w:date="2024-06-21T12:09:00Z"/>
                    <w:rFonts w:ascii="Cambria" w:eastAsia="Times New Roman" w:hAnsi="Cambria" w:cs="Times New Roman"/>
                    <w:color w:val="222222"/>
                    <w:sz w:val="23"/>
                    <w:szCs w:val="23"/>
                    <w:lang w:eastAsia="zh-CN"/>
                  </w:rPr>
                </w:rPrChange>
              </w:rPr>
              <w:pPrChange w:id="602" w:author="Qizhou Duan" w:date="2024-06-21T12:10:00Z">
                <w:pPr>
                  <w:suppressAutoHyphens w:val="0"/>
                  <w:spacing w:before="150" w:after="150" w:line="240" w:lineRule="auto"/>
                </w:pPr>
              </w:pPrChange>
            </w:pPr>
            <w:ins w:id="603" w:author="Qizhou Duan" w:date="2024-06-21T12:09:00Z">
              <w:r w:rsidRPr="003638E3">
                <w:rPr>
                  <w:rFonts w:ascii="Times New Roman" w:eastAsia="Times New Roman" w:hAnsi="Times New Roman" w:cs="Times New Roman"/>
                  <w:color w:val="222222"/>
                  <w:sz w:val="16"/>
                  <w:szCs w:val="16"/>
                  <w:lang w:eastAsia="zh-CN"/>
                  <w:rPrChange w:id="604" w:author="Qizhou Duan" w:date="2024-06-21T12:09:00Z">
                    <w:rPr>
                      <w:rFonts w:ascii="Cambria" w:eastAsia="Times New Roman" w:hAnsi="Cambria" w:cs="Times New Roman"/>
                      <w:color w:val="222222"/>
                      <w:sz w:val="23"/>
                      <w:szCs w:val="23"/>
                      <w:lang w:eastAsia="zh-CN"/>
                    </w:rPr>
                  </w:rPrChange>
                </w:rPr>
                <w:t>Wang et. al (2023)</w:t>
              </w:r>
            </w:ins>
          </w:p>
        </w:tc>
        <w:tc>
          <w:tcPr>
            <w:tcW w:w="0" w:type="auto"/>
            <w:shd w:val="clear" w:color="auto" w:fill="auto"/>
            <w:tcMar>
              <w:top w:w="0" w:type="dxa"/>
              <w:left w:w="75" w:type="dxa"/>
              <w:bottom w:w="0" w:type="dxa"/>
              <w:right w:w="75" w:type="dxa"/>
            </w:tcMar>
            <w:vAlign w:val="center"/>
            <w:hideMark/>
          </w:tcPr>
          <w:p w14:paraId="52D4C22E" w14:textId="77777777" w:rsidR="003638E3" w:rsidRPr="003638E3" w:rsidRDefault="003638E3" w:rsidP="003638E3">
            <w:pPr>
              <w:suppressAutoHyphens w:val="0"/>
              <w:spacing w:before="150" w:after="150" w:line="240" w:lineRule="auto"/>
              <w:jc w:val="center"/>
              <w:rPr>
                <w:ins w:id="605" w:author="Qizhou Duan" w:date="2024-06-21T12:09:00Z"/>
                <w:rFonts w:ascii="Times New Roman" w:eastAsia="Times New Roman" w:hAnsi="Times New Roman" w:cs="Times New Roman"/>
                <w:color w:val="222222"/>
                <w:sz w:val="16"/>
                <w:szCs w:val="16"/>
                <w:lang w:eastAsia="zh-CN"/>
                <w:rPrChange w:id="606" w:author="Qizhou Duan" w:date="2024-06-21T12:09:00Z">
                  <w:rPr>
                    <w:ins w:id="607" w:author="Qizhou Duan" w:date="2024-06-21T12:09:00Z"/>
                    <w:rFonts w:ascii="Cambria" w:eastAsia="Times New Roman" w:hAnsi="Cambria" w:cs="Times New Roman"/>
                    <w:color w:val="222222"/>
                    <w:sz w:val="23"/>
                    <w:szCs w:val="23"/>
                    <w:lang w:eastAsia="zh-CN"/>
                  </w:rPr>
                </w:rPrChange>
              </w:rPr>
              <w:pPrChange w:id="608" w:author="Qizhou Duan" w:date="2024-06-21T12:10:00Z">
                <w:pPr>
                  <w:suppressAutoHyphens w:val="0"/>
                  <w:spacing w:before="150" w:after="150" w:line="240" w:lineRule="auto"/>
                  <w:jc w:val="right"/>
                </w:pPr>
              </w:pPrChange>
            </w:pPr>
            <w:ins w:id="609" w:author="Qizhou Duan" w:date="2024-06-21T12:09:00Z">
              <w:r w:rsidRPr="003638E3">
                <w:rPr>
                  <w:rFonts w:ascii="Times New Roman" w:eastAsia="Times New Roman" w:hAnsi="Times New Roman" w:cs="Times New Roman"/>
                  <w:color w:val="222222"/>
                  <w:sz w:val="16"/>
                  <w:szCs w:val="16"/>
                  <w:lang w:eastAsia="zh-CN"/>
                  <w:rPrChange w:id="610" w:author="Qizhou Duan" w:date="2024-06-21T12:09:00Z">
                    <w:rPr>
                      <w:rFonts w:ascii="Cambria" w:eastAsia="Times New Roman" w:hAnsi="Cambria" w:cs="Times New Roman"/>
                      <w:color w:val="222222"/>
                      <w:sz w:val="23"/>
                      <w:szCs w:val="23"/>
                      <w:lang w:eastAsia="zh-CN"/>
                    </w:rPr>
                  </w:rPrChange>
                </w:rPr>
                <w:t>100</w:t>
              </w:r>
            </w:ins>
          </w:p>
        </w:tc>
        <w:tc>
          <w:tcPr>
            <w:tcW w:w="0" w:type="auto"/>
            <w:shd w:val="clear" w:color="auto" w:fill="auto"/>
            <w:tcMar>
              <w:top w:w="0" w:type="dxa"/>
              <w:left w:w="75" w:type="dxa"/>
              <w:bottom w:w="0" w:type="dxa"/>
              <w:right w:w="75" w:type="dxa"/>
            </w:tcMar>
            <w:vAlign w:val="center"/>
            <w:hideMark/>
          </w:tcPr>
          <w:p w14:paraId="472A3B3F" w14:textId="77777777" w:rsidR="003638E3" w:rsidRPr="003638E3" w:rsidRDefault="003638E3" w:rsidP="003638E3">
            <w:pPr>
              <w:suppressAutoHyphens w:val="0"/>
              <w:spacing w:before="150" w:after="150" w:line="240" w:lineRule="auto"/>
              <w:jc w:val="center"/>
              <w:rPr>
                <w:ins w:id="611" w:author="Qizhou Duan" w:date="2024-06-21T12:09:00Z"/>
                <w:rFonts w:ascii="Times New Roman" w:eastAsia="Times New Roman" w:hAnsi="Times New Roman" w:cs="Times New Roman"/>
                <w:color w:val="222222"/>
                <w:sz w:val="16"/>
                <w:szCs w:val="16"/>
                <w:lang w:eastAsia="zh-CN"/>
                <w:rPrChange w:id="612" w:author="Qizhou Duan" w:date="2024-06-21T12:09:00Z">
                  <w:rPr>
                    <w:ins w:id="613" w:author="Qizhou Duan" w:date="2024-06-21T12:09:00Z"/>
                    <w:rFonts w:ascii="Cambria" w:eastAsia="Times New Roman" w:hAnsi="Cambria" w:cs="Times New Roman"/>
                    <w:color w:val="222222"/>
                    <w:sz w:val="23"/>
                    <w:szCs w:val="23"/>
                    <w:lang w:eastAsia="zh-CN"/>
                  </w:rPr>
                </w:rPrChange>
              </w:rPr>
              <w:pPrChange w:id="614" w:author="Qizhou Duan" w:date="2024-06-21T12:10:00Z">
                <w:pPr>
                  <w:suppressAutoHyphens w:val="0"/>
                  <w:spacing w:before="150" w:after="150" w:line="240" w:lineRule="auto"/>
                  <w:jc w:val="right"/>
                </w:pPr>
              </w:pPrChange>
            </w:pPr>
            <w:ins w:id="615" w:author="Qizhou Duan" w:date="2024-06-21T12:09:00Z">
              <w:r w:rsidRPr="003638E3">
                <w:rPr>
                  <w:rFonts w:ascii="Times New Roman" w:eastAsia="Times New Roman" w:hAnsi="Times New Roman" w:cs="Times New Roman"/>
                  <w:color w:val="222222"/>
                  <w:sz w:val="16"/>
                  <w:szCs w:val="16"/>
                  <w:lang w:eastAsia="zh-CN"/>
                  <w:rPrChange w:id="616" w:author="Qizhou Duan" w:date="2024-06-21T12:09:00Z">
                    <w:rPr>
                      <w:rFonts w:ascii="Cambria" w:eastAsia="Times New Roman" w:hAnsi="Cambria" w:cs="Times New Roman"/>
                      <w:color w:val="222222"/>
                      <w:sz w:val="23"/>
                      <w:szCs w:val="23"/>
                      <w:lang w:eastAsia="zh-CN"/>
                    </w:rPr>
                  </w:rPrChange>
                </w:rPr>
                <w:t>63.36</w:t>
              </w:r>
            </w:ins>
          </w:p>
        </w:tc>
        <w:tc>
          <w:tcPr>
            <w:tcW w:w="0" w:type="auto"/>
            <w:shd w:val="clear" w:color="auto" w:fill="auto"/>
            <w:tcMar>
              <w:top w:w="0" w:type="dxa"/>
              <w:left w:w="75" w:type="dxa"/>
              <w:bottom w:w="0" w:type="dxa"/>
              <w:right w:w="75" w:type="dxa"/>
            </w:tcMar>
            <w:vAlign w:val="center"/>
            <w:hideMark/>
          </w:tcPr>
          <w:p w14:paraId="3A2FC63D" w14:textId="77777777" w:rsidR="003638E3" w:rsidRPr="003638E3" w:rsidRDefault="003638E3" w:rsidP="003638E3">
            <w:pPr>
              <w:suppressAutoHyphens w:val="0"/>
              <w:spacing w:before="150" w:after="150" w:line="240" w:lineRule="auto"/>
              <w:jc w:val="center"/>
              <w:rPr>
                <w:ins w:id="617" w:author="Qizhou Duan" w:date="2024-06-21T12:09:00Z"/>
                <w:rFonts w:ascii="Times New Roman" w:eastAsia="Times New Roman" w:hAnsi="Times New Roman" w:cs="Times New Roman"/>
                <w:color w:val="222222"/>
                <w:sz w:val="16"/>
                <w:szCs w:val="16"/>
                <w:lang w:eastAsia="zh-CN"/>
                <w:rPrChange w:id="618" w:author="Qizhou Duan" w:date="2024-06-21T12:09:00Z">
                  <w:rPr>
                    <w:ins w:id="619" w:author="Qizhou Duan" w:date="2024-06-21T12:09:00Z"/>
                    <w:rFonts w:ascii="Cambria" w:eastAsia="Times New Roman" w:hAnsi="Cambria" w:cs="Times New Roman"/>
                    <w:color w:val="222222"/>
                    <w:sz w:val="23"/>
                    <w:szCs w:val="23"/>
                    <w:lang w:eastAsia="zh-CN"/>
                  </w:rPr>
                </w:rPrChange>
              </w:rPr>
              <w:pPrChange w:id="620" w:author="Qizhou Duan" w:date="2024-06-21T12:10:00Z">
                <w:pPr>
                  <w:suppressAutoHyphens w:val="0"/>
                  <w:spacing w:before="150" w:after="150" w:line="240" w:lineRule="auto"/>
                  <w:jc w:val="right"/>
                </w:pPr>
              </w:pPrChange>
            </w:pPr>
            <w:ins w:id="621" w:author="Qizhou Duan" w:date="2024-06-21T12:09:00Z">
              <w:r w:rsidRPr="003638E3">
                <w:rPr>
                  <w:rFonts w:ascii="Times New Roman" w:eastAsia="Times New Roman" w:hAnsi="Times New Roman" w:cs="Times New Roman"/>
                  <w:color w:val="222222"/>
                  <w:sz w:val="16"/>
                  <w:szCs w:val="16"/>
                  <w:lang w:eastAsia="zh-CN"/>
                  <w:rPrChange w:id="622" w:author="Qizhou Duan" w:date="2024-06-21T12:09:00Z">
                    <w:rPr>
                      <w:rFonts w:ascii="Cambria" w:eastAsia="Times New Roman" w:hAnsi="Cambria" w:cs="Times New Roman"/>
                      <w:color w:val="222222"/>
                      <w:sz w:val="23"/>
                      <w:szCs w:val="23"/>
                      <w:lang w:eastAsia="zh-CN"/>
                    </w:rPr>
                  </w:rPrChange>
                </w:rPr>
                <w:t>20.91</w:t>
              </w:r>
            </w:ins>
          </w:p>
        </w:tc>
      </w:tr>
      <w:tr w:rsidR="003638E3" w:rsidRPr="003638E3" w14:paraId="218EA535" w14:textId="77777777" w:rsidTr="003638E3">
        <w:trPr>
          <w:ins w:id="623" w:author="Qizhou Duan" w:date="2024-06-21T12:09:00Z"/>
        </w:trPr>
        <w:tc>
          <w:tcPr>
            <w:tcW w:w="0" w:type="auto"/>
            <w:shd w:val="clear" w:color="auto" w:fill="auto"/>
            <w:tcMar>
              <w:top w:w="0" w:type="dxa"/>
              <w:left w:w="75" w:type="dxa"/>
              <w:bottom w:w="0" w:type="dxa"/>
              <w:right w:w="75" w:type="dxa"/>
            </w:tcMar>
            <w:vAlign w:val="center"/>
            <w:hideMark/>
          </w:tcPr>
          <w:p w14:paraId="6520C5A7" w14:textId="77777777" w:rsidR="003638E3" w:rsidRPr="003638E3" w:rsidRDefault="003638E3" w:rsidP="003638E3">
            <w:pPr>
              <w:suppressAutoHyphens w:val="0"/>
              <w:spacing w:before="150" w:after="150" w:line="240" w:lineRule="auto"/>
              <w:jc w:val="center"/>
              <w:rPr>
                <w:ins w:id="624" w:author="Qizhou Duan" w:date="2024-06-21T12:09:00Z"/>
                <w:rFonts w:ascii="Times New Roman" w:eastAsia="Times New Roman" w:hAnsi="Times New Roman" w:cs="Times New Roman"/>
                <w:color w:val="222222"/>
                <w:sz w:val="16"/>
                <w:szCs w:val="16"/>
                <w:lang w:eastAsia="zh-CN"/>
                <w:rPrChange w:id="625" w:author="Qizhou Duan" w:date="2024-06-21T12:09:00Z">
                  <w:rPr>
                    <w:ins w:id="626" w:author="Qizhou Duan" w:date="2024-06-21T12:09:00Z"/>
                    <w:rFonts w:ascii="Cambria" w:eastAsia="Times New Roman" w:hAnsi="Cambria" w:cs="Times New Roman"/>
                    <w:color w:val="222222"/>
                    <w:sz w:val="23"/>
                    <w:szCs w:val="23"/>
                    <w:lang w:eastAsia="zh-CN"/>
                  </w:rPr>
                </w:rPrChange>
              </w:rPr>
              <w:pPrChange w:id="627" w:author="Qizhou Duan" w:date="2024-06-21T12:10:00Z">
                <w:pPr>
                  <w:suppressAutoHyphens w:val="0"/>
                  <w:spacing w:before="150" w:after="150" w:line="240" w:lineRule="auto"/>
                </w:pPr>
              </w:pPrChange>
            </w:pPr>
            <w:ins w:id="628" w:author="Qizhou Duan" w:date="2024-06-21T12:09:00Z">
              <w:r w:rsidRPr="003638E3">
                <w:rPr>
                  <w:rFonts w:ascii="Times New Roman" w:eastAsia="Times New Roman" w:hAnsi="Times New Roman" w:cs="Times New Roman"/>
                  <w:color w:val="222222"/>
                  <w:sz w:val="16"/>
                  <w:szCs w:val="16"/>
                  <w:lang w:eastAsia="zh-CN"/>
                  <w:rPrChange w:id="629" w:author="Qizhou Duan" w:date="2024-06-21T12:09:00Z">
                    <w:rPr>
                      <w:rFonts w:ascii="Cambria" w:eastAsia="Times New Roman" w:hAnsi="Cambria" w:cs="Times New Roman"/>
                      <w:color w:val="222222"/>
                      <w:sz w:val="23"/>
                      <w:szCs w:val="23"/>
                      <w:lang w:eastAsia="zh-CN"/>
                    </w:rPr>
                  </w:rPrChange>
                </w:rPr>
                <w:t>Castiglioni et. al (2023)</w:t>
              </w:r>
            </w:ins>
          </w:p>
        </w:tc>
        <w:tc>
          <w:tcPr>
            <w:tcW w:w="0" w:type="auto"/>
            <w:shd w:val="clear" w:color="auto" w:fill="auto"/>
            <w:tcMar>
              <w:top w:w="0" w:type="dxa"/>
              <w:left w:w="75" w:type="dxa"/>
              <w:bottom w:w="0" w:type="dxa"/>
              <w:right w:w="75" w:type="dxa"/>
            </w:tcMar>
            <w:vAlign w:val="center"/>
            <w:hideMark/>
          </w:tcPr>
          <w:p w14:paraId="354B7E19" w14:textId="77777777" w:rsidR="003638E3" w:rsidRPr="003638E3" w:rsidRDefault="003638E3" w:rsidP="003638E3">
            <w:pPr>
              <w:suppressAutoHyphens w:val="0"/>
              <w:spacing w:before="150" w:after="150" w:line="240" w:lineRule="auto"/>
              <w:jc w:val="center"/>
              <w:rPr>
                <w:ins w:id="630" w:author="Qizhou Duan" w:date="2024-06-21T12:09:00Z"/>
                <w:rFonts w:ascii="Times New Roman" w:eastAsia="Times New Roman" w:hAnsi="Times New Roman" w:cs="Times New Roman"/>
                <w:color w:val="222222"/>
                <w:sz w:val="16"/>
                <w:szCs w:val="16"/>
                <w:lang w:eastAsia="zh-CN"/>
                <w:rPrChange w:id="631" w:author="Qizhou Duan" w:date="2024-06-21T12:09:00Z">
                  <w:rPr>
                    <w:ins w:id="632" w:author="Qizhou Duan" w:date="2024-06-21T12:09:00Z"/>
                    <w:rFonts w:ascii="Cambria" w:eastAsia="Times New Roman" w:hAnsi="Cambria" w:cs="Times New Roman"/>
                    <w:color w:val="222222"/>
                    <w:sz w:val="23"/>
                    <w:szCs w:val="23"/>
                    <w:lang w:eastAsia="zh-CN"/>
                  </w:rPr>
                </w:rPrChange>
              </w:rPr>
              <w:pPrChange w:id="633" w:author="Qizhou Duan" w:date="2024-06-21T12:10:00Z">
                <w:pPr>
                  <w:suppressAutoHyphens w:val="0"/>
                  <w:spacing w:before="150" w:after="150" w:line="240" w:lineRule="auto"/>
                  <w:jc w:val="right"/>
                </w:pPr>
              </w:pPrChange>
            </w:pPr>
            <w:ins w:id="634" w:author="Qizhou Duan" w:date="2024-06-21T12:09:00Z">
              <w:r w:rsidRPr="003638E3">
                <w:rPr>
                  <w:rFonts w:ascii="Times New Roman" w:eastAsia="Times New Roman" w:hAnsi="Times New Roman" w:cs="Times New Roman"/>
                  <w:color w:val="222222"/>
                  <w:sz w:val="16"/>
                  <w:szCs w:val="16"/>
                  <w:lang w:eastAsia="zh-CN"/>
                  <w:rPrChange w:id="635" w:author="Qizhou Duan" w:date="2024-06-21T12:09:00Z">
                    <w:rPr>
                      <w:rFonts w:ascii="Cambria" w:eastAsia="Times New Roman" w:hAnsi="Cambria" w:cs="Times New Roman"/>
                      <w:color w:val="222222"/>
                      <w:sz w:val="23"/>
                      <w:szCs w:val="23"/>
                      <w:lang w:eastAsia="zh-CN"/>
                    </w:rPr>
                  </w:rPrChange>
                </w:rPr>
                <w:t>733</w:t>
              </w:r>
            </w:ins>
          </w:p>
        </w:tc>
        <w:tc>
          <w:tcPr>
            <w:tcW w:w="0" w:type="auto"/>
            <w:shd w:val="clear" w:color="auto" w:fill="auto"/>
            <w:tcMar>
              <w:top w:w="0" w:type="dxa"/>
              <w:left w:w="75" w:type="dxa"/>
              <w:bottom w:w="0" w:type="dxa"/>
              <w:right w:w="75" w:type="dxa"/>
            </w:tcMar>
            <w:vAlign w:val="center"/>
            <w:hideMark/>
          </w:tcPr>
          <w:p w14:paraId="2C31442C" w14:textId="77777777" w:rsidR="003638E3" w:rsidRPr="003638E3" w:rsidRDefault="003638E3" w:rsidP="003638E3">
            <w:pPr>
              <w:suppressAutoHyphens w:val="0"/>
              <w:spacing w:before="150" w:after="150" w:line="240" w:lineRule="auto"/>
              <w:jc w:val="center"/>
              <w:rPr>
                <w:ins w:id="636" w:author="Qizhou Duan" w:date="2024-06-21T12:09:00Z"/>
                <w:rFonts w:ascii="Times New Roman" w:eastAsia="Times New Roman" w:hAnsi="Times New Roman" w:cs="Times New Roman"/>
                <w:color w:val="222222"/>
                <w:sz w:val="16"/>
                <w:szCs w:val="16"/>
                <w:lang w:eastAsia="zh-CN"/>
                <w:rPrChange w:id="637" w:author="Qizhou Duan" w:date="2024-06-21T12:09:00Z">
                  <w:rPr>
                    <w:ins w:id="638" w:author="Qizhou Duan" w:date="2024-06-21T12:09:00Z"/>
                    <w:rFonts w:ascii="Cambria" w:eastAsia="Times New Roman" w:hAnsi="Cambria" w:cs="Times New Roman"/>
                    <w:color w:val="222222"/>
                    <w:sz w:val="23"/>
                    <w:szCs w:val="23"/>
                    <w:lang w:eastAsia="zh-CN"/>
                  </w:rPr>
                </w:rPrChange>
              </w:rPr>
              <w:pPrChange w:id="639" w:author="Qizhou Duan" w:date="2024-06-21T12:10:00Z">
                <w:pPr>
                  <w:suppressAutoHyphens w:val="0"/>
                  <w:spacing w:before="150" w:after="150" w:line="240" w:lineRule="auto"/>
                  <w:jc w:val="right"/>
                </w:pPr>
              </w:pPrChange>
            </w:pPr>
            <w:ins w:id="640" w:author="Qizhou Duan" w:date="2024-06-21T12:09:00Z">
              <w:r w:rsidRPr="003638E3">
                <w:rPr>
                  <w:rFonts w:ascii="Times New Roman" w:eastAsia="Times New Roman" w:hAnsi="Times New Roman" w:cs="Times New Roman"/>
                  <w:color w:val="222222"/>
                  <w:sz w:val="16"/>
                  <w:szCs w:val="16"/>
                  <w:lang w:eastAsia="zh-CN"/>
                  <w:rPrChange w:id="641" w:author="Qizhou Duan" w:date="2024-06-21T12:09:00Z">
                    <w:rPr>
                      <w:rFonts w:ascii="Cambria" w:eastAsia="Times New Roman" w:hAnsi="Cambria" w:cs="Times New Roman"/>
                      <w:color w:val="222222"/>
                      <w:sz w:val="23"/>
                      <w:szCs w:val="23"/>
                      <w:lang w:eastAsia="zh-CN"/>
                    </w:rPr>
                  </w:rPrChange>
                </w:rPr>
                <w:t>31.82</w:t>
              </w:r>
            </w:ins>
          </w:p>
        </w:tc>
        <w:tc>
          <w:tcPr>
            <w:tcW w:w="0" w:type="auto"/>
            <w:shd w:val="clear" w:color="auto" w:fill="auto"/>
            <w:tcMar>
              <w:top w:w="0" w:type="dxa"/>
              <w:left w:w="75" w:type="dxa"/>
              <w:bottom w:w="0" w:type="dxa"/>
              <w:right w:w="75" w:type="dxa"/>
            </w:tcMar>
            <w:vAlign w:val="center"/>
            <w:hideMark/>
          </w:tcPr>
          <w:p w14:paraId="79112393" w14:textId="77777777" w:rsidR="003638E3" w:rsidRPr="003638E3" w:rsidRDefault="003638E3" w:rsidP="003638E3">
            <w:pPr>
              <w:suppressAutoHyphens w:val="0"/>
              <w:spacing w:before="150" w:after="150" w:line="240" w:lineRule="auto"/>
              <w:jc w:val="center"/>
              <w:rPr>
                <w:ins w:id="642" w:author="Qizhou Duan" w:date="2024-06-21T12:09:00Z"/>
                <w:rFonts w:ascii="Times New Roman" w:eastAsia="Times New Roman" w:hAnsi="Times New Roman" w:cs="Times New Roman"/>
                <w:color w:val="222222"/>
                <w:sz w:val="16"/>
                <w:szCs w:val="16"/>
                <w:lang w:eastAsia="zh-CN"/>
                <w:rPrChange w:id="643" w:author="Qizhou Duan" w:date="2024-06-21T12:09:00Z">
                  <w:rPr>
                    <w:ins w:id="644" w:author="Qizhou Duan" w:date="2024-06-21T12:09:00Z"/>
                    <w:rFonts w:ascii="Cambria" w:eastAsia="Times New Roman" w:hAnsi="Cambria" w:cs="Times New Roman"/>
                    <w:color w:val="222222"/>
                    <w:sz w:val="23"/>
                    <w:szCs w:val="23"/>
                    <w:lang w:eastAsia="zh-CN"/>
                  </w:rPr>
                </w:rPrChange>
              </w:rPr>
              <w:pPrChange w:id="645" w:author="Qizhou Duan" w:date="2024-06-21T12:10:00Z">
                <w:pPr>
                  <w:suppressAutoHyphens w:val="0"/>
                  <w:spacing w:before="150" w:after="150" w:line="240" w:lineRule="auto"/>
                  <w:jc w:val="right"/>
                </w:pPr>
              </w:pPrChange>
            </w:pPr>
            <w:ins w:id="646" w:author="Qizhou Duan" w:date="2024-06-21T12:09:00Z">
              <w:r w:rsidRPr="003638E3">
                <w:rPr>
                  <w:rFonts w:ascii="Times New Roman" w:eastAsia="Times New Roman" w:hAnsi="Times New Roman" w:cs="Times New Roman"/>
                  <w:color w:val="222222"/>
                  <w:sz w:val="16"/>
                  <w:szCs w:val="16"/>
                  <w:lang w:eastAsia="zh-CN"/>
                  <w:rPrChange w:id="647" w:author="Qizhou Duan" w:date="2024-06-21T12:09:00Z">
                    <w:rPr>
                      <w:rFonts w:ascii="Cambria" w:eastAsia="Times New Roman" w:hAnsi="Cambria" w:cs="Times New Roman"/>
                      <w:color w:val="222222"/>
                      <w:sz w:val="23"/>
                      <w:szCs w:val="23"/>
                      <w:lang w:eastAsia="zh-CN"/>
                    </w:rPr>
                  </w:rPrChange>
                </w:rPr>
                <w:t>23.10</w:t>
              </w:r>
            </w:ins>
          </w:p>
        </w:tc>
      </w:tr>
      <w:tr w:rsidR="003638E3" w:rsidRPr="003638E3" w14:paraId="4B6BA538" w14:textId="77777777" w:rsidTr="003638E3">
        <w:trPr>
          <w:ins w:id="648" w:author="Qizhou Duan" w:date="2024-06-21T12:09:00Z"/>
        </w:trPr>
        <w:tc>
          <w:tcPr>
            <w:tcW w:w="0" w:type="auto"/>
            <w:shd w:val="clear" w:color="auto" w:fill="auto"/>
            <w:tcMar>
              <w:top w:w="0" w:type="dxa"/>
              <w:left w:w="75" w:type="dxa"/>
              <w:bottom w:w="0" w:type="dxa"/>
              <w:right w:w="75" w:type="dxa"/>
            </w:tcMar>
            <w:vAlign w:val="center"/>
            <w:hideMark/>
          </w:tcPr>
          <w:p w14:paraId="78649DD2" w14:textId="77777777" w:rsidR="003638E3" w:rsidRPr="003638E3" w:rsidRDefault="003638E3" w:rsidP="003638E3">
            <w:pPr>
              <w:suppressAutoHyphens w:val="0"/>
              <w:spacing w:before="150" w:after="150" w:line="240" w:lineRule="auto"/>
              <w:jc w:val="center"/>
              <w:rPr>
                <w:ins w:id="649" w:author="Qizhou Duan" w:date="2024-06-21T12:09:00Z"/>
                <w:rFonts w:ascii="Times New Roman" w:eastAsia="Times New Roman" w:hAnsi="Times New Roman" w:cs="Times New Roman"/>
                <w:color w:val="222222"/>
                <w:sz w:val="16"/>
                <w:szCs w:val="16"/>
                <w:lang w:eastAsia="zh-CN"/>
                <w:rPrChange w:id="650" w:author="Qizhou Duan" w:date="2024-06-21T12:09:00Z">
                  <w:rPr>
                    <w:ins w:id="651" w:author="Qizhou Duan" w:date="2024-06-21T12:09:00Z"/>
                    <w:rFonts w:ascii="Cambria" w:eastAsia="Times New Roman" w:hAnsi="Cambria" w:cs="Times New Roman"/>
                    <w:color w:val="222222"/>
                    <w:sz w:val="23"/>
                    <w:szCs w:val="23"/>
                    <w:lang w:eastAsia="zh-CN"/>
                  </w:rPr>
                </w:rPrChange>
              </w:rPr>
              <w:pPrChange w:id="652" w:author="Qizhou Duan" w:date="2024-06-21T12:10:00Z">
                <w:pPr>
                  <w:suppressAutoHyphens w:val="0"/>
                  <w:spacing w:before="150" w:after="150" w:line="240" w:lineRule="auto"/>
                </w:pPr>
              </w:pPrChange>
            </w:pPr>
            <w:ins w:id="653" w:author="Qizhou Duan" w:date="2024-06-21T12:09:00Z">
              <w:r w:rsidRPr="003638E3">
                <w:rPr>
                  <w:rFonts w:ascii="Times New Roman" w:eastAsia="Times New Roman" w:hAnsi="Times New Roman" w:cs="Times New Roman"/>
                  <w:color w:val="222222"/>
                  <w:sz w:val="16"/>
                  <w:szCs w:val="16"/>
                  <w:lang w:eastAsia="zh-CN"/>
                  <w:rPrChange w:id="654" w:author="Qizhou Duan" w:date="2024-06-21T12:09:00Z">
                    <w:rPr>
                      <w:rFonts w:ascii="Cambria" w:eastAsia="Times New Roman" w:hAnsi="Cambria" w:cs="Times New Roman"/>
                      <w:color w:val="222222"/>
                      <w:sz w:val="23"/>
                      <w:szCs w:val="23"/>
                      <w:lang w:eastAsia="zh-CN"/>
                    </w:rPr>
                  </w:rPrChange>
                </w:rPr>
                <w:t>Morales et al (2023)</w:t>
              </w:r>
            </w:ins>
          </w:p>
        </w:tc>
        <w:tc>
          <w:tcPr>
            <w:tcW w:w="0" w:type="auto"/>
            <w:shd w:val="clear" w:color="auto" w:fill="auto"/>
            <w:tcMar>
              <w:top w:w="0" w:type="dxa"/>
              <w:left w:w="75" w:type="dxa"/>
              <w:bottom w:w="0" w:type="dxa"/>
              <w:right w:w="75" w:type="dxa"/>
            </w:tcMar>
            <w:vAlign w:val="center"/>
            <w:hideMark/>
          </w:tcPr>
          <w:p w14:paraId="47076AA3" w14:textId="77777777" w:rsidR="003638E3" w:rsidRPr="003638E3" w:rsidRDefault="003638E3" w:rsidP="003638E3">
            <w:pPr>
              <w:suppressAutoHyphens w:val="0"/>
              <w:spacing w:before="150" w:after="150" w:line="240" w:lineRule="auto"/>
              <w:jc w:val="center"/>
              <w:rPr>
                <w:ins w:id="655" w:author="Qizhou Duan" w:date="2024-06-21T12:09:00Z"/>
                <w:rFonts w:ascii="Times New Roman" w:eastAsia="Times New Roman" w:hAnsi="Times New Roman" w:cs="Times New Roman"/>
                <w:color w:val="222222"/>
                <w:sz w:val="16"/>
                <w:szCs w:val="16"/>
                <w:lang w:eastAsia="zh-CN"/>
                <w:rPrChange w:id="656" w:author="Qizhou Duan" w:date="2024-06-21T12:09:00Z">
                  <w:rPr>
                    <w:ins w:id="657" w:author="Qizhou Duan" w:date="2024-06-21T12:09:00Z"/>
                    <w:rFonts w:ascii="Cambria" w:eastAsia="Times New Roman" w:hAnsi="Cambria" w:cs="Times New Roman"/>
                    <w:color w:val="222222"/>
                    <w:sz w:val="23"/>
                    <w:szCs w:val="23"/>
                    <w:lang w:eastAsia="zh-CN"/>
                  </w:rPr>
                </w:rPrChange>
              </w:rPr>
              <w:pPrChange w:id="658" w:author="Qizhou Duan" w:date="2024-06-21T12:10:00Z">
                <w:pPr>
                  <w:suppressAutoHyphens w:val="0"/>
                  <w:spacing w:before="150" w:after="150" w:line="240" w:lineRule="auto"/>
                  <w:jc w:val="right"/>
                </w:pPr>
              </w:pPrChange>
            </w:pPr>
            <w:ins w:id="659" w:author="Qizhou Duan" w:date="2024-06-21T12:09:00Z">
              <w:r w:rsidRPr="003638E3">
                <w:rPr>
                  <w:rFonts w:ascii="Times New Roman" w:eastAsia="Times New Roman" w:hAnsi="Times New Roman" w:cs="Times New Roman"/>
                  <w:color w:val="222222"/>
                  <w:sz w:val="16"/>
                  <w:szCs w:val="16"/>
                  <w:lang w:eastAsia="zh-CN"/>
                  <w:rPrChange w:id="660" w:author="Qizhou Duan" w:date="2024-06-21T12:09:00Z">
                    <w:rPr>
                      <w:rFonts w:ascii="Cambria" w:eastAsia="Times New Roman" w:hAnsi="Cambria" w:cs="Times New Roman"/>
                      <w:color w:val="222222"/>
                      <w:sz w:val="23"/>
                      <w:szCs w:val="23"/>
                      <w:lang w:eastAsia="zh-CN"/>
                    </w:rPr>
                  </w:rPrChange>
                </w:rPr>
                <w:t>785</w:t>
              </w:r>
            </w:ins>
          </w:p>
        </w:tc>
        <w:tc>
          <w:tcPr>
            <w:tcW w:w="0" w:type="auto"/>
            <w:shd w:val="clear" w:color="auto" w:fill="auto"/>
            <w:tcMar>
              <w:top w:w="0" w:type="dxa"/>
              <w:left w:w="75" w:type="dxa"/>
              <w:bottom w:w="0" w:type="dxa"/>
              <w:right w:w="75" w:type="dxa"/>
            </w:tcMar>
            <w:vAlign w:val="center"/>
            <w:hideMark/>
          </w:tcPr>
          <w:p w14:paraId="0292D7E5" w14:textId="77777777" w:rsidR="003638E3" w:rsidRPr="003638E3" w:rsidRDefault="003638E3" w:rsidP="003638E3">
            <w:pPr>
              <w:suppressAutoHyphens w:val="0"/>
              <w:spacing w:before="150" w:after="150" w:line="240" w:lineRule="auto"/>
              <w:jc w:val="center"/>
              <w:rPr>
                <w:ins w:id="661" w:author="Qizhou Duan" w:date="2024-06-21T12:09:00Z"/>
                <w:rFonts w:ascii="Times New Roman" w:eastAsia="Times New Roman" w:hAnsi="Times New Roman" w:cs="Times New Roman"/>
                <w:color w:val="222222"/>
                <w:sz w:val="16"/>
                <w:szCs w:val="16"/>
                <w:lang w:eastAsia="zh-CN"/>
                <w:rPrChange w:id="662" w:author="Qizhou Duan" w:date="2024-06-21T12:09:00Z">
                  <w:rPr>
                    <w:ins w:id="663" w:author="Qizhou Duan" w:date="2024-06-21T12:09:00Z"/>
                    <w:rFonts w:ascii="Cambria" w:eastAsia="Times New Roman" w:hAnsi="Cambria" w:cs="Times New Roman"/>
                    <w:color w:val="222222"/>
                    <w:sz w:val="23"/>
                    <w:szCs w:val="23"/>
                    <w:lang w:eastAsia="zh-CN"/>
                  </w:rPr>
                </w:rPrChange>
              </w:rPr>
              <w:pPrChange w:id="664" w:author="Qizhou Duan" w:date="2024-06-21T12:10:00Z">
                <w:pPr>
                  <w:suppressAutoHyphens w:val="0"/>
                  <w:spacing w:before="150" w:after="150" w:line="240" w:lineRule="auto"/>
                  <w:jc w:val="right"/>
                </w:pPr>
              </w:pPrChange>
            </w:pPr>
            <w:ins w:id="665" w:author="Qizhou Duan" w:date="2024-06-21T12:09:00Z">
              <w:r w:rsidRPr="003638E3">
                <w:rPr>
                  <w:rFonts w:ascii="Times New Roman" w:eastAsia="Times New Roman" w:hAnsi="Times New Roman" w:cs="Times New Roman"/>
                  <w:color w:val="222222"/>
                  <w:sz w:val="16"/>
                  <w:szCs w:val="16"/>
                  <w:lang w:eastAsia="zh-CN"/>
                  <w:rPrChange w:id="666" w:author="Qizhou Duan" w:date="2024-06-21T12:09:00Z">
                    <w:rPr>
                      <w:rFonts w:ascii="Cambria" w:eastAsia="Times New Roman" w:hAnsi="Cambria" w:cs="Times New Roman"/>
                      <w:color w:val="222222"/>
                      <w:sz w:val="23"/>
                      <w:szCs w:val="23"/>
                      <w:lang w:eastAsia="zh-CN"/>
                    </w:rPr>
                  </w:rPrChange>
                </w:rPr>
                <w:t>51.44</w:t>
              </w:r>
            </w:ins>
          </w:p>
        </w:tc>
        <w:tc>
          <w:tcPr>
            <w:tcW w:w="0" w:type="auto"/>
            <w:shd w:val="clear" w:color="auto" w:fill="auto"/>
            <w:tcMar>
              <w:top w:w="0" w:type="dxa"/>
              <w:left w:w="75" w:type="dxa"/>
              <w:bottom w:w="0" w:type="dxa"/>
              <w:right w:w="75" w:type="dxa"/>
            </w:tcMar>
            <w:vAlign w:val="center"/>
            <w:hideMark/>
          </w:tcPr>
          <w:p w14:paraId="56711626" w14:textId="77777777" w:rsidR="003638E3" w:rsidRPr="003638E3" w:rsidRDefault="003638E3" w:rsidP="003638E3">
            <w:pPr>
              <w:suppressAutoHyphens w:val="0"/>
              <w:spacing w:before="150" w:after="150" w:line="240" w:lineRule="auto"/>
              <w:jc w:val="center"/>
              <w:rPr>
                <w:ins w:id="667" w:author="Qizhou Duan" w:date="2024-06-21T12:09:00Z"/>
                <w:rFonts w:ascii="Times New Roman" w:eastAsia="Times New Roman" w:hAnsi="Times New Roman" w:cs="Times New Roman"/>
                <w:color w:val="222222"/>
                <w:sz w:val="16"/>
                <w:szCs w:val="16"/>
                <w:lang w:eastAsia="zh-CN"/>
                <w:rPrChange w:id="668" w:author="Qizhou Duan" w:date="2024-06-21T12:09:00Z">
                  <w:rPr>
                    <w:ins w:id="669" w:author="Qizhou Duan" w:date="2024-06-21T12:09:00Z"/>
                    <w:rFonts w:ascii="Cambria" w:eastAsia="Times New Roman" w:hAnsi="Cambria" w:cs="Times New Roman"/>
                    <w:color w:val="222222"/>
                    <w:sz w:val="23"/>
                    <w:szCs w:val="23"/>
                    <w:lang w:eastAsia="zh-CN"/>
                  </w:rPr>
                </w:rPrChange>
              </w:rPr>
              <w:pPrChange w:id="670" w:author="Qizhou Duan" w:date="2024-06-21T12:10:00Z">
                <w:pPr>
                  <w:suppressAutoHyphens w:val="0"/>
                  <w:spacing w:before="150" w:after="150" w:line="240" w:lineRule="auto"/>
                  <w:jc w:val="right"/>
                </w:pPr>
              </w:pPrChange>
            </w:pPr>
            <w:ins w:id="671" w:author="Qizhou Duan" w:date="2024-06-21T12:09:00Z">
              <w:r w:rsidRPr="003638E3">
                <w:rPr>
                  <w:rFonts w:ascii="Times New Roman" w:eastAsia="Times New Roman" w:hAnsi="Times New Roman" w:cs="Times New Roman"/>
                  <w:color w:val="222222"/>
                  <w:sz w:val="16"/>
                  <w:szCs w:val="16"/>
                  <w:lang w:eastAsia="zh-CN"/>
                  <w:rPrChange w:id="672" w:author="Qizhou Duan" w:date="2024-06-21T12:09:00Z">
                    <w:rPr>
                      <w:rFonts w:ascii="Cambria" w:eastAsia="Times New Roman" w:hAnsi="Cambria" w:cs="Times New Roman"/>
                      <w:color w:val="222222"/>
                      <w:sz w:val="23"/>
                      <w:szCs w:val="23"/>
                      <w:lang w:eastAsia="zh-CN"/>
                    </w:rPr>
                  </w:rPrChange>
                </w:rPr>
                <w:t>12.50</w:t>
              </w:r>
            </w:ins>
          </w:p>
        </w:tc>
      </w:tr>
      <w:tr w:rsidR="003638E3" w:rsidRPr="003638E3" w14:paraId="2208029D" w14:textId="77777777" w:rsidTr="003638E3">
        <w:trPr>
          <w:ins w:id="673" w:author="Qizhou Duan" w:date="2024-06-21T12:09:00Z"/>
        </w:trPr>
        <w:tc>
          <w:tcPr>
            <w:tcW w:w="0" w:type="auto"/>
            <w:shd w:val="clear" w:color="auto" w:fill="auto"/>
            <w:tcMar>
              <w:top w:w="0" w:type="dxa"/>
              <w:left w:w="75" w:type="dxa"/>
              <w:bottom w:w="0" w:type="dxa"/>
              <w:right w:w="75" w:type="dxa"/>
            </w:tcMar>
            <w:vAlign w:val="center"/>
            <w:hideMark/>
          </w:tcPr>
          <w:p w14:paraId="7BAE3805" w14:textId="77777777" w:rsidR="003638E3" w:rsidRPr="003638E3" w:rsidRDefault="003638E3" w:rsidP="003638E3">
            <w:pPr>
              <w:suppressAutoHyphens w:val="0"/>
              <w:spacing w:before="150" w:after="150" w:line="240" w:lineRule="auto"/>
              <w:jc w:val="center"/>
              <w:rPr>
                <w:ins w:id="674" w:author="Qizhou Duan" w:date="2024-06-21T12:09:00Z"/>
                <w:rFonts w:ascii="Times New Roman" w:eastAsia="Times New Roman" w:hAnsi="Times New Roman" w:cs="Times New Roman"/>
                <w:color w:val="222222"/>
                <w:sz w:val="16"/>
                <w:szCs w:val="16"/>
                <w:lang w:eastAsia="zh-CN"/>
                <w:rPrChange w:id="675" w:author="Qizhou Duan" w:date="2024-06-21T12:09:00Z">
                  <w:rPr>
                    <w:ins w:id="676" w:author="Qizhou Duan" w:date="2024-06-21T12:09:00Z"/>
                    <w:rFonts w:ascii="Cambria" w:eastAsia="Times New Roman" w:hAnsi="Cambria" w:cs="Times New Roman"/>
                    <w:color w:val="222222"/>
                    <w:sz w:val="23"/>
                    <w:szCs w:val="23"/>
                    <w:lang w:eastAsia="zh-CN"/>
                  </w:rPr>
                </w:rPrChange>
              </w:rPr>
              <w:pPrChange w:id="677" w:author="Qizhou Duan" w:date="2024-06-21T12:10:00Z">
                <w:pPr>
                  <w:suppressAutoHyphens w:val="0"/>
                  <w:spacing w:before="150" w:after="150" w:line="240" w:lineRule="auto"/>
                </w:pPr>
              </w:pPrChange>
            </w:pPr>
            <w:ins w:id="678" w:author="Qizhou Duan" w:date="2024-06-21T12:09:00Z">
              <w:r w:rsidRPr="003638E3">
                <w:rPr>
                  <w:rFonts w:ascii="Times New Roman" w:eastAsia="Times New Roman" w:hAnsi="Times New Roman" w:cs="Times New Roman"/>
                  <w:color w:val="222222"/>
                  <w:sz w:val="16"/>
                  <w:szCs w:val="16"/>
                  <w:lang w:eastAsia="zh-CN"/>
                  <w:rPrChange w:id="679" w:author="Qizhou Duan" w:date="2024-06-21T12:09:00Z">
                    <w:rPr>
                      <w:rFonts w:ascii="Cambria" w:eastAsia="Times New Roman" w:hAnsi="Cambria" w:cs="Times New Roman"/>
                      <w:color w:val="222222"/>
                      <w:sz w:val="23"/>
                      <w:szCs w:val="23"/>
                      <w:lang w:eastAsia="zh-CN"/>
                    </w:rPr>
                  </w:rPrChange>
                </w:rPr>
                <w:t>Lan et al (2023)</w:t>
              </w:r>
            </w:ins>
          </w:p>
        </w:tc>
        <w:tc>
          <w:tcPr>
            <w:tcW w:w="0" w:type="auto"/>
            <w:shd w:val="clear" w:color="auto" w:fill="auto"/>
            <w:tcMar>
              <w:top w:w="0" w:type="dxa"/>
              <w:left w:w="75" w:type="dxa"/>
              <w:bottom w:w="0" w:type="dxa"/>
              <w:right w:w="75" w:type="dxa"/>
            </w:tcMar>
            <w:vAlign w:val="center"/>
            <w:hideMark/>
          </w:tcPr>
          <w:p w14:paraId="65A8207C" w14:textId="77777777" w:rsidR="003638E3" w:rsidRPr="003638E3" w:rsidRDefault="003638E3" w:rsidP="003638E3">
            <w:pPr>
              <w:suppressAutoHyphens w:val="0"/>
              <w:spacing w:before="150" w:after="150" w:line="240" w:lineRule="auto"/>
              <w:jc w:val="center"/>
              <w:rPr>
                <w:ins w:id="680" w:author="Qizhou Duan" w:date="2024-06-21T12:09:00Z"/>
                <w:rFonts w:ascii="Times New Roman" w:eastAsia="Times New Roman" w:hAnsi="Times New Roman" w:cs="Times New Roman"/>
                <w:color w:val="222222"/>
                <w:sz w:val="16"/>
                <w:szCs w:val="16"/>
                <w:lang w:eastAsia="zh-CN"/>
                <w:rPrChange w:id="681" w:author="Qizhou Duan" w:date="2024-06-21T12:09:00Z">
                  <w:rPr>
                    <w:ins w:id="682" w:author="Qizhou Duan" w:date="2024-06-21T12:09:00Z"/>
                    <w:rFonts w:ascii="Cambria" w:eastAsia="Times New Roman" w:hAnsi="Cambria" w:cs="Times New Roman"/>
                    <w:color w:val="222222"/>
                    <w:sz w:val="23"/>
                    <w:szCs w:val="23"/>
                    <w:lang w:eastAsia="zh-CN"/>
                  </w:rPr>
                </w:rPrChange>
              </w:rPr>
              <w:pPrChange w:id="683" w:author="Qizhou Duan" w:date="2024-06-21T12:10:00Z">
                <w:pPr>
                  <w:suppressAutoHyphens w:val="0"/>
                  <w:spacing w:before="150" w:after="150" w:line="240" w:lineRule="auto"/>
                  <w:jc w:val="right"/>
                </w:pPr>
              </w:pPrChange>
            </w:pPr>
            <w:ins w:id="684" w:author="Qizhou Duan" w:date="2024-06-21T12:09:00Z">
              <w:r w:rsidRPr="003638E3">
                <w:rPr>
                  <w:rFonts w:ascii="Times New Roman" w:eastAsia="Times New Roman" w:hAnsi="Times New Roman" w:cs="Times New Roman"/>
                  <w:color w:val="222222"/>
                  <w:sz w:val="16"/>
                  <w:szCs w:val="16"/>
                  <w:lang w:eastAsia="zh-CN"/>
                  <w:rPrChange w:id="685" w:author="Qizhou Duan" w:date="2024-06-21T12:09:00Z">
                    <w:rPr>
                      <w:rFonts w:ascii="Cambria" w:eastAsia="Times New Roman" w:hAnsi="Cambria" w:cs="Times New Roman"/>
                      <w:color w:val="222222"/>
                      <w:sz w:val="23"/>
                      <w:szCs w:val="23"/>
                      <w:lang w:eastAsia="zh-CN"/>
                    </w:rPr>
                  </w:rPrChange>
                </w:rPr>
                <w:t>115</w:t>
              </w:r>
            </w:ins>
          </w:p>
        </w:tc>
        <w:tc>
          <w:tcPr>
            <w:tcW w:w="0" w:type="auto"/>
            <w:shd w:val="clear" w:color="auto" w:fill="auto"/>
            <w:tcMar>
              <w:top w:w="0" w:type="dxa"/>
              <w:left w:w="75" w:type="dxa"/>
              <w:bottom w:w="0" w:type="dxa"/>
              <w:right w:w="75" w:type="dxa"/>
            </w:tcMar>
            <w:vAlign w:val="center"/>
            <w:hideMark/>
          </w:tcPr>
          <w:p w14:paraId="7DF31ADF" w14:textId="77777777" w:rsidR="003638E3" w:rsidRPr="003638E3" w:rsidRDefault="003638E3" w:rsidP="003638E3">
            <w:pPr>
              <w:suppressAutoHyphens w:val="0"/>
              <w:spacing w:before="150" w:after="150" w:line="240" w:lineRule="auto"/>
              <w:jc w:val="center"/>
              <w:rPr>
                <w:ins w:id="686" w:author="Qizhou Duan" w:date="2024-06-21T12:09:00Z"/>
                <w:rFonts w:ascii="Times New Roman" w:eastAsia="Times New Roman" w:hAnsi="Times New Roman" w:cs="Times New Roman"/>
                <w:color w:val="222222"/>
                <w:sz w:val="16"/>
                <w:szCs w:val="16"/>
                <w:lang w:eastAsia="zh-CN"/>
                <w:rPrChange w:id="687" w:author="Qizhou Duan" w:date="2024-06-21T12:09:00Z">
                  <w:rPr>
                    <w:ins w:id="688" w:author="Qizhou Duan" w:date="2024-06-21T12:09:00Z"/>
                    <w:rFonts w:ascii="Cambria" w:eastAsia="Times New Roman" w:hAnsi="Cambria" w:cs="Times New Roman"/>
                    <w:color w:val="222222"/>
                    <w:sz w:val="23"/>
                    <w:szCs w:val="23"/>
                    <w:lang w:eastAsia="zh-CN"/>
                  </w:rPr>
                </w:rPrChange>
              </w:rPr>
              <w:pPrChange w:id="689" w:author="Qizhou Duan" w:date="2024-06-21T12:10:00Z">
                <w:pPr>
                  <w:suppressAutoHyphens w:val="0"/>
                  <w:spacing w:before="150" w:after="150" w:line="240" w:lineRule="auto"/>
                  <w:jc w:val="right"/>
                </w:pPr>
              </w:pPrChange>
            </w:pPr>
            <w:ins w:id="690" w:author="Qizhou Duan" w:date="2024-06-21T12:09:00Z">
              <w:r w:rsidRPr="003638E3">
                <w:rPr>
                  <w:rFonts w:ascii="Times New Roman" w:eastAsia="Times New Roman" w:hAnsi="Times New Roman" w:cs="Times New Roman"/>
                  <w:color w:val="222222"/>
                  <w:sz w:val="16"/>
                  <w:szCs w:val="16"/>
                  <w:lang w:eastAsia="zh-CN"/>
                  <w:rPrChange w:id="691" w:author="Qizhou Duan" w:date="2024-06-21T12:09:00Z">
                    <w:rPr>
                      <w:rFonts w:ascii="Cambria" w:eastAsia="Times New Roman" w:hAnsi="Cambria" w:cs="Times New Roman"/>
                      <w:color w:val="222222"/>
                      <w:sz w:val="23"/>
                      <w:szCs w:val="23"/>
                      <w:lang w:eastAsia="zh-CN"/>
                    </w:rPr>
                  </w:rPrChange>
                </w:rPr>
                <w:t>62.83</w:t>
              </w:r>
            </w:ins>
          </w:p>
        </w:tc>
        <w:tc>
          <w:tcPr>
            <w:tcW w:w="0" w:type="auto"/>
            <w:shd w:val="clear" w:color="auto" w:fill="auto"/>
            <w:tcMar>
              <w:top w:w="0" w:type="dxa"/>
              <w:left w:w="75" w:type="dxa"/>
              <w:bottom w:w="0" w:type="dxa"/>
              <w:right w:w="75" w:type="dxa"/>
            </w:tcMar>
            <w:vAlign w:val="center"/>
            <w:hideMark/>
          </w:tcPr>
          <w:p w14:paraId="725AD771" w14:textId="77777777" w:rsidR="003638E3" w:rsidRPr="003638E3" w:rsidRDefault="003638E3" w:rsidP="003638E3">
            <w:pPr>
              <w:suppressAutoHyphens w:val="0"/>
              <w:spacing w:before="150" w:after="150" w:line="240" w:lineRule="auto"/>
              <w:jc w:val="center"/>
              <w:rPr>
                <w:ins w:id="692" w:author="Qizhou Duan" w:date="2024-06-21T12:09:00Z"/>
                <w:rFonts w:ascii="Times New Roman" w:eastAsia="Times New Roman" w:hAnsi="Times New Roman" w:cs="Times New Roman"/>
                <w:color w:val="222222"/>
                <w:sz w:val="16"/>
                <w:szCs w:val="16"/>
                <w:lang w:eastAsia="zh-CN"/>
                <w:rPrChange w:id="693" w:author="Qizhou Duan" w:date="2024-06-21T12:09:00Z">
                  <w:rPr>
                    <w:ins w:id="694" w:author="Qizhou Duan" w:date="2024-06-21T12:09:00Z"/>
                    <w:rFonts w:ascii="Cambria" w:eastAsia="Times New Roman" w:hAnsi="Cambria" w:cs="Times New Roman"/>
                    <w:color w:val="222222"/>
                    <w:sz w:val="23"/>
                    <w:szCs w:val="23"/>
                    <w:lang w:eastAsia="zh-CN"/>
                  </w:rPr>
                </w:rPrChange>
              </w:rPr>
              <w:pPrChange w:id="695" w:author="Qizhou Duan" w:date="2024-06-21T12:10:00Z">
                <w:pPr>
                  <w:suppressAutoHyphens w:val="0"/>
                  <w:spacing w:before="150" w:after="150" w:line="240" w:lineRule="auto"/>
                  <w:jc w:val="right"/>
                </w:pPr>
              </w:pPrChange>
            </w:pPr>
            <w:ins w:id="696" w:author="Qizhou Duan" w:date="2024-06-21T12:09:00Z">
              <w:r w:rsidRPr="003638E3">
                <w:rPr>
                  <w:rFonts w:ascii="Times New Roman" w:eastAsia="Times New Roman" w:hAnsi="Times New Roman" w:cs="Times New Roman"/>
                  <w:color w:val="222222"/>
                  <w:sz w:val="16"/>
                  <w:szCs w:val="16"/>
                  <w:lang w:eastAsia="zh-CN"/>
                  <w:rPrChange w:id="697" w:author="Qizhou Duan" w:date="2024-06-21T12:09:00Z">
                    <w:rPr>
                      <w:rFonts w:ascii="Cambria" w:eastAsia="Times New Roman" w:hAnsi="Cambria" w:cs="Times New Roman"/>
                      <w:color w:val="222222"/>
                      <w:sz w:val="23"/>
                      <w:szCs w:val="23"/>
                      <w:lang w:eastAsia="zh-CN"/>
                    </w:rPr>
                  </w:rPrChange>
                </w:rPr>
                <w:t>23.19</w:t>
              </w:r>
            </w:ins>
          </w:p>
        </w:tc>
      </w:tr>
      <w:tr w:rsidR="003638E3" w:rsidRPr="003638E3" w14:paraId="6D683DF6" w14:textId="77777777" w:rsidTr="003638E3">
        <w:trPr>
          <w:ins w:id="698" w:author="Qizhou Duan" w:date="2024-06-21T12:09:00Z"/>
        </w:trPr>
        <w:tc>
          <w:tcPr>
            <w:tcW w:w="0" w:type="auto"/>
            <w:shd w:val="clear" w:color="auto" w:fill="auto"/>
            <w:tcMar>
              <w:top w:w="0" w:type="dxa"/>
              <w:left w:w="75" w:type="dxa"/>
              <w:bottom w:w="0" w:type="dxa"/>
              <w:right w:w="75" w:type="dxa"/>
            </w:tcMar>
            <w:vAlign w:val="center"/>
            <w:hideMark/>
          </w:tcPr>
          <w:p w14:paraId="2858FE8E" w14:textId="77777777" w:rsidR="003638E3" w:rsidRPr="003638E3" w:rsidRDefault="003638E3" w:rsidP="003638E3">
            <w:pPr>
              <w:suppressAutoHyphens w:val="0"/>
              <w:spacing w:before="150" w:after="150" w:line="240" w:lineRule="auto"/>
              <w:jc w:val="center"/>
              <w:rPr>
                <w:ins w:id="699" w:author="Qizhou Duan" w:date="2024-06-21T12:09:00Z"/>
                <w:rFonts w:ascii="Times New Roman" w:eastAsia="Times New Roman" w:hAnsi="Times New Roman" w:cs="Times New Roman"/>
                <w:color w:val="222222"/>
                <w:sz w:val="16"/>
                <w:szCs w:val="16"/>
                <w:lang w:eastAsia="zh-CN"/>
                <w:rPrChange w:id="700" w:author="Qizhou Duan" w:date="2024-06-21T12:09:00Z">
                  <w:rPr>
                    <w:ins w:id="701" w:author="Qizhou Duan" w:date="2024-06-21T12:09:00Z"/>
                    <w:rFonts w:ascii="Cambria" w:eastAsia="Times New Roman" w:hAnsi="Cambria" w:cs="Times New Roman"/>
                    <w:color w:val="222222"/>
                    <w:sz w:val="23"/>
                    <w:szCs w:val="23"/>
                    <w:lang w:eastAsia="zh-CN"/>
                  </w:rPr>
                </w:rPrChange>
              </w:rPr>
              <w:pPrChange w:id="702" w:author="Qizhou Duan" w:date="2024-06-21T12:10:00Z">
                <w:pPr>
                  <w:suppressAutoHyphens w:val="0"/>
                  <w:spacing w:before="150" w:after="150" w:line="240" w:lineRule="auto"/>
                </w:pPr>
              </w:pPrChange>
            </w:pPr>
            <w:ins w:id="703" w:author="Qizhou Duan" w:date="2024-06-21T12:09:00Z">
              <w:r w:rsidRPr="003638E3">
                <w:rPr>
                  <w:rFonts w:ascii="Times New Roman" w:eastAsia="Times New Roman" w:hAnsi="Times New Roman" w:cs="Times New Roman"/>
                  <w:color w:val="222222"/>
                  <w:sz w:val="16"/>
                  <w:szCs w:val="16"/>
                  <w:lang w:eastAsia="zh-CN"/>
                  <w:rPrChange w:id="704" w:author="Qizhou Duan" w:date="2024-06-21T12:09:00Z">
                    <w:rPr>
                      <w:rFonts w:ascii="Cambria" w:eastAsia="Times New Roman" w:hAnsi="Cambria" w:cs="Times New Roman"/>
                      <w:color w:val="222222"/>
                      <w:sz w:val="23"/>
                      <w:szCs w:val="23"/>
                      <w:lang w:eastAsia="zh-CN"/>
                    </w:rPr>
                  </w:rPrChange>
                </w:rPr>
                <w:t>Kalaitzaki et al. (2023)</w:t>
              </w:r>
            </w:ins>
          </w:p>
        </w:tc>
        <w:tc>
          <w:tcPr>
            <w:tcW w:w="0" w:type="auto"/>
            <w:shd w:val="clear" w:color="auto" w:fill="auto"/>
            <w:tcMar>
              <w:top w:w="0" w:type="dxa"/>
              <w:left w:w="75" w:type="dxa"/>
              <w:bottom w:w="0" w:type="dxa"/>
              <w:right w:w="75" w:type="dxa"/>
            </w:tcMar>
            <w:vAlign w:val="center"/>
            <w:hideMark/>
          </w:tcPr>
          <w:p w14:paraId="792A45EE" w14:textId="77777777" w:rsidR="003638E3" w:rsidRPr="003638E3" w:rsidRDefault="003638E3" w:rsidP="003638E3">
            <w:pPr>
              <w:suppressAutoHyphens w:val="0"/>
              <w:spacing w:before="150" w:after="150" w:line="240" w:lineRule="auto"/>
              <w:jc w:val="center"/>
              <w:rPr>
                <w:ins w:id="705" w:author="Qizhou Duan" w:date="2024-06-21T12:09:00Z"/>
                <w:rFonts w:ascii="Times New Roman" w:eastAsia="Times New Roman" w:hAnsi="Times New Roman" w:cs="Times New Roman"/>
                <w:color w:val="222222"/>
                <w:sz w:val="16"/>
                <w:szCs w:val="16"/>
                <w:lang w:eastAsia="zh-CN"/>
                <w:rPrChange w:id="706" w:author="Qizhou Duan" w:date="2024-06-21T12:09:00Z">
                  <w:rPr>
                    <w:ins w:id="707" w:author="Qizhou Duan" w:date="2024-06-21T12:09:00Z"/>
                    <w:rFonts w:ascii="Cambria" w:eastAsia="Times New Roman" w:hAnsi="Cambria" w:cs="Times New Roman"/>
                    <w:color w:val="222222"/>
                    <w:sz w:val="23"/>
                    <w:szCs w:val="23"/>
                    <w:lang w:eastAsia="zh-CN"/>
                  </w:rPr>
                </w:rPrChange>
              </w:rPr>
              <w:pPrChange w:id="708" w:author="Qizhou Duan" w:date="2024-06-21T12:10:00Z">
                <w:pPr>
                  <w:suppressAutoHyphens w:val="0"/>
                  <w:spacing w:before="150" w:after="150" w:line="240" w:lineRule="auto"/>
                  <w:jc w:val="right"/>
                </w:pPr>
              </w:pPrChange>
            </w:pPr>
            <w:ins w:id="709" w:author="Qizhou Duan" w:date="2024-06-21T12:09:00Z">
              <w:r w:rsidRPr="003638E3">
                <w:rPr>
                  <w:rFonts w:ascii="Times New Roman" w:eastAsia="Times New Roman" w:hAnsi="Times New Roman" w:cs="Times New Roman"/>
                  <w:color w:val="222222"/>
                  <w:sz w:val="16"/>
                  <w:szCs w:val="16"/>
                  <w:lang w:eastAsia="zh-CN"/>
                  <w:rPrChange w:id="710" w:author="Qizhou Duan" w:date="2024-06-21T12:09:00Z">
                    <w:rPr>
                      <w:rFonts w:ascii="Cambria" w:eastAsia="Times New Roman" w:hAnsi="Cambria" w:cs="Times New Roman"/>
                      <w:color w:val="222222"/>
                      <w:sz w:val="23"/>
                      <w:szCs w:val="23"/>
                      <w:lang w:eastAsia="zh-CN"/>
                    </w:rPr>
                  </w:rPrChange>
                </w:rPr>
                <w:t>429</w:t>
              </w:r>
            </w:ins>
          </w:p>
        </w:tc>
        <w:tc>
          <w:tcPr>
            <w:tcW w:w="0" w:type="auto"/>
            <w:shd w:val="clear" w:color="auto" w:fill="auto"/>
            <w:tcMar>
              <w:top w:w="0" w:type="dxa"/>
              <w:left w:w="75" w:type="dxa"/>
              <w:bottom w:w="0" w:type="dxa"/>
              <w:right w:w="75" w:type="dxa"/>
            </w:tcMar>
            <w:vAlign w:val="center"/>
            <w:hideMark/>
          </w:tcPr>
          <w:p w14:paraId="65C9AC14" w14:textId="77777777" w:rsidR="003638E3" w:rsidRPr="003638E3" w:rsidRDefault="003638E3" w:rsidP="003638E3">
            <w:pPr>
              <w:suppressAutoHyphens w:val="0"/>
              <w:spacing w:before="150" w:after="150" w:line="240" w:lineRule="auto"/>
              <w:jc w:val="center"/>
              <w:rPr>
                <w:ins w:id="711" w:author="Qizhou Duan" w:date="2024-06-21T12:09:00Z"/>
                <w:rFonts w:ascii="Times New Roman" w:eastAsia="Times New Roman" w:hAnsi="Times New Roman" w:cs="Times New Roman"/>
                <w:color w:val="222222"/>
                <w:sz w:val="16"/>
                <w:szCs w:val="16"/>
                <w:lang w:eastAsia="zh-CN"/>
                <w:rPrChange w:id="712" w:author="Qizhou Duan" w:date="2024-06-21T12:09:00Z">
                  <w:rPr>
                    <w:ins w:id="713" w:author="Qizhou Duan" w:date="2024-06-21T12:09:00Z"/>
                    <w:rFonts w:ascii="Cambria" w:eastAsia="Times New Roman" w:hAnsi="Cambria" w:cs="Times New Roman"/>
                    <w:color w:val="222222"/>
                    <w:sz w:val="23"/>
                    <w:szCs w:val="23"/>
                    <w:lang w:eastAsia="zh-CN"/>
                  </w:rPr>
                </w:rPrChange>
              </w:rPr>
              <w:pPrChange w:id="714" w:author="Qizhou Duan" w:date="2024-06-21T12:10:00Z">
                <w:pPr>
                  <w:suppressAutoHyphens w:val="0"/>
                  <w:spacing w:before="150" w:after="150" w:line="240" w:lineRule="auto"/>
                  <w:jc w:val="right"/>
                </w:pPr>
              </w:pPrChange>
            </w:pPr>
            <w:ins w:id="715" w:author="Qizhou Duan" w:date="2024-06-21T12:09:00Z">
              <w:r w:rsidRPr="003638E3">
                <w:rPr>
                  <w:rFonts w:ascii="Times New Roman" w:eastAsia="Times New Roman" w:hAnsi="Times New Roman" w:cs="Times New Roman"/>
                  <w:color w:val="222222"/>
                  <w:sz w:val="16"/>
                  <w:szCs w:val="16"/>
                  <w:lang w:eastAsia="zh-CN"/>
                  <w:rPrChange w:id="716" w:author="Qizhou Duan" w:date="2024-06-21T12:09:00Z">
                    <w:rPr>
                      <w:rFonts w:ascii="Cambria" w:eastAsia="Times New Roman" w:hAnsi="Cambria" w:cs="Times New Roman"/>
                      <w:color w:val="222222"/>
                      <w:sz w:val="23"/>
                      <w:szCs w:val="23"/>
                      <w:lang w:eastAsia="zh-CN"/>
                    </w:rPr>
                  </w:rPrChange>
                </w:rPr>
                <w:t>50.52</w:t>
              </w:r>
            </w:ins>
          </w:p>
        </w:tc>
        <w:tc>
          <w:tcPr>
            <w:tcW w:w="0" w:type="auto"/>
            <w:shd w:val="clear" w:color="auto" w:fill="auto"/>
            <w:tcMar>
              <w:top w:w="0" w:type="dxa"/>
              <w:left w:w="75" w:type="dxa"/>
              <w:bottom w:w="0" w:type="dxa"/>
              <w:right w:w="75" w:type="dxa"/>
            </w:tcMar>
            <w:vAlign w:val="center"/>
            <w:hideMark/>
          </w:tcPr>
          <w:p w14:paraId="04DB5569" w14:textId="77777777" w:rsidR="003638E3" w:rsidRPr="003638E3" w:rsidRDefault="003638E3" w:rsidP="003638E3">
            <w:pPr>
              <w:suppressAutoHyphens w:val="0"/>
              <w:spacing w:before="150" w:after="150" w:line="240" w:lineRule="auto"/>
              <w:jc w:val="center"/>
              <w:rPr>
                <w:ins w:id="717" w:author="Qizhou Duan" w:date="2024-06-21T12:09:00Z"/>
                <w:rFonts w:ascii="Times New Roman" w:eastAsia="Times New Roman" w:hAnsi="Times New Roman" w:cs="Times New Roman"/>
                <w:color w:val="222222"/>
                <w:sz w:val="16"/>
                <w:szCs w:val="16"/>
                <w:lang w:eastAsia="zh-CN"/>
                <w:rPrChange w:id="718" w:author="Qizhou Duan" w:date="2024-06-21T12:09:00Z">
                  <w:rPr>
                    <w:ins w:id="719" w:author="Qizhou Duan" w:date="2024-06-21T12:09:00Z"/>
                    <w:rFonts w:ascii="Cambria" w:eastAsia="Times New Roman" w:hAnsi="Cambria" w:cs="Times New Roman"/>
                    <w:color w:val="222222"/>
                    <w:sz w:val="23"/>
                    <w:szCs w:val="23"/>
                    <w:lang w:eastAsia="zh-CN"/>
                  </w:rPr>
                </w:rPrChange>
              </w:rPr>
              <w:pPrChange w:id="720" w:author="Qizhou Duan" w:date="2024-06-21T12:10:00Z">
                <w:pPr>
                  <w:suppressAutoHyphens w:val="0"/>
                  <w:spacing w:before="150" w:after="150" w:line="240" w:lineRule="auto"/>
                  <w:jc w:val="right"/>
                </w:pPr>
              </w:pPrChange>
            </w:pPr>
            <w:ins w:id="721" w:author="Qizhou Duan" w:date="2024-06-21T12:09:00Z">
              <w:r w:rsidRPr="003638E3">
                <w:rPr>
                  <w:rFonts w:ascii="Times New Roman" w:eastAsia="Times New Roman" w:hAnsi="Times New Roman" w:cs="Times New Roman"/>
                  <w:color w:val="222222"/>
                  <w:sz w:val="16"/>
                  <w:szCs w:val="16"/>
                  <w:lang w:eastAsia="zh-CN"/>
                  <w:rPrChange w:id="722" w:author="Qizhou Duan" w:date="2024-06-21T12:09:00Z">
                    <w:rPr>
                      <w:rFonts w:ascii="Cambria" w:eastAsia="Times New Roman" w:hAnsi="Cambria" w:cs="Times New Roman"/>
                      <w:color w:val="222222"/>
                      <w:sz w:val="23"/>
                      <w:szCs w:val="23"/>
                      <w:lang w:eastAsia="zh-CN"/>
                    </w:rPr>
                  </w:rPrChange>
                </w:rPr>
                <w:t>20.00</w:t>
              </w:r>
            </w:ins>
          </w:p>
        </w:tc>
      </w:tr>
      <w:tr w:rsidR="003638E3" w:rsidRPr="003638E3" w14:paraId="050A98B5" w14:textId="77777777" w:rsidTr="003638E3">
        <w:trPr>
          <w:ins w:id="723" w:author="Qizhou Duan" w:date="2024-06-21T12:09:00Z"/>
        </w:trPr>
        <w:tc>
          <w:tcPr>
            <w:tcW w:w="0" w:type="auto"/>
            <w:shd w:val="clear" w:color="auto" w:fill="auto"/>
            <w:tcMar>
              <w:top w:w="0" w:type="dxa"/>
              <w:left w:w="75" w:type="dxa"/>
              <w:bottom w:w="0" w:type="dxa"/>
              <w:right w:w="75" w:type="dxa"/>
            </w:tcMar>
            <w:vAlign w:val="center"/>
            <w:hideMark/>
          </w:tcPr>
          <w:p w14:paraId="531DF5A3" w14:textId="77777777" w:rsidR="003638E3" w:rsidRPr="003638E3" w:rsidRDefault="003638E3" w:rsidP="003638E3">
            <w:pPr>
              <w:suppressAutoHyphens w:val="0"/>
              <w:spacing w:before="150" w:after="150" w:line="240" w:lineRule="auto"/>
              <w:jc w:val="center"/>
              <w:rPr>
                <w:ins w:id="724" w:author="Qizhou Duan" w:date="2024-06-21T12:09:00Z"/>
                <w:rFonts w:ascii="Times New Roman" w:eastAsia="Times New Roman" w:hAnsi="Times New Roman" w:cs="Times New Roman"/>
                <w:color w:val="222222"/>
                <w:sz w:val="16"/>
                <w:szCs w:val="16"/>
                <w:lang w:eastAsia="zh-CN"/>
                <w:rPrChange w:id="725" w:author="Qizhou Duan" w:date="2024-06-21T12:09:00Z">
                  <w:rPr>
                    <w:ins w:id="726" w:author="Qizhou Duan" w:date="2024-06-21T12:09:00Z"/>
                    <w:rFonts w:ascii="Cambria" w:eastAsia="Times New Roman" w:hAnsi="Cambria" w:cs="Times New Roman"/>
                    <w:color w:val="222222"/>
                    <w:sz w:val="23"/>
                    <w:szCs w:val="23"/>
                    <w:lang w:eastAsia="zh-CN"/>
                  </w:rPr>
                </w:rPrChange>
              </w:rPr>
              <w:pPrChange w:id="727" w:author="Qizhou Duan" w:date="2024-06-21T12:10:00Z">
                <w:pPr>
                  <w:suppressAutoHyphens w:val="0"/>
                  <w:spacing w:before="150" w:after="150" w:line="240" w:lineRule="auto"/>
                </w:pPr>
              </w:pPrChange>
            </w:pPr>
            <w:ins w:id="728" w:author="Qizhou Duan" w:date="2024-06-21T12:09:00Z">
              <w:r w:rsidRPr="003638E3">
                <w:rPr>
                  <w:rFonts w:ascii="Times New Roman" w:eastAsia="Times New Roman" w:hAnsi="Times New Roman" w:cs="Times New Roman"/>
                  <w:color w:val="222222"/>
                  <w:sz w:val="16"/>
                  <w:szCs w:val="16"/>
                  <w:lang w:eastAsia="zh-CN"/>
                  <w:rPrChange w:id="729" w:author="Qizhou Duan" w:date="2024-06-21T12:09:00Z">
                    <w:rPr>
                      <w:rFonts w:ascii="Cambria" w:eastAsia="Times New Roman" w:hAnsi="Cambria" w:cs="Times New Roman"/>
                      <w:color w:val="222222"/>
                      <w:sz w:val="23"/>
                      <w:szCs w:val="23"/>
                      <w:lang w:eastAsia="zh-CN"/>
                    </w:rPr>
                  </w:rPrChange>
                </w:rPr>
                <w:t>Bai et al. (2023)</w:t>
              </w:r>
            </w:ins>
          </w:p>
        </w:tc>
        <w:tc>
          <w:tcPr>
            <w:tcW w:w="0" w:type="auto"/>
            <w:shd w:val="clear" w:color="auto" w:fill="auto"/>
            <w:tcMar>
              <w:top w:w="0" w:type="dxa"/>
              <w:left w:w="75" w:type="dxa"/>
              <w:bottom w:w="0" w:type="dxa"/>
              <w:right w:w="75" w:type="dxa"/>
            </w:tcMar>
            <w:vAlign w:val="center"/>
            <w:hideMark/>
          </w:tcPr>
          <w:p w14:paraId="3F653E04" w14:textId="77777777" w:rsidR="003638E3" w:rsidRPr="003638E3" w:rsidRDefault="003638E3" w:rsidP="003638E3">
            <w:pPr>
              <w:suppressAutoHyphens w:val="0"/>
              <w:spacing w:before="150" w:after="150" w:line="240" w:lineRule="auto"/>
              <w:jc w:val="center"/>
              <w:rPr>
                <w:ins w:id="730" w:author="Qizhou Duan" w:date="2024-06-21T12:09:00Z"/>
                <w:rFonts w:ascii="Times New Roman" w:eastAsia="Times New Roman" w:hAnsi="Times New Roman" w:cs="Times New Roman"/>
                <w:color w:val="222222"/>
                <w:sz w:val="16"/>
                <w:szCs w:val="16"/>
                <w:lang w:eastAsia="zh-CN"/>
                <w:rPrChange w:id="731" w:author="Qizhou Duan" w:date="2024-06-21T12:09:00Z">
                  <w:rPr>
                    <w:ins w:id="732" w:author="Qizhou Duan" w:date="2024-06-21T12:09:00Z"/>
                    <w:rFonts w:ascii="Cambria" w:eastAsia="Times New Roman" w:hAnsi="Cambria" w:cs="Times New Roman"/>
                    <w:color w:val="222222"/>
                    <w:sz w:val="23"/>
                    <w:szCs w:val="23"/>
                    <w:lang w:eastAsia="zh-CN"/>
                  </w:rPr>
                </w:rPrChange>
              </w:rPr>
              <w:pPrChange w:id="733" w:author="Qizhou Duan" w:date="2024-06-21T12:10:00Z">
                <w:pPr>
                  <w:suppressAutoHyphens w:val="0"/>
                  <w:spacing w:before="150" w:after="150" w:line="240" w:lineRule="auto"/>
                  <w:jc w:val="right"/>
                </w:pPr>
              </w:pPrChange>
            </w:pPr>
            <w:ins w:id="734" w:author="Qizhou Duan" w:date="2024-06-21T12:09:00Z">
              <w:r w:rsidRPr="003638E3">
                <w:rPr>
                  <w:rFonts w:ascii="Times New Roman" w:eastAsia="Times New Roman" w:hAnsi="Times New Roman" w:cs="Times New Roman"/>
                  <w:color w:val="222222"/>
                  <w:sz w:val="16"/>
                  <w:szCs w:val="16"/>
                  <w:lang w:eastAsia="zh-CN"/>
                  <w:rPrChange w:id="735" w:author="Qizhou Duan" w:date="2024-06-21T12:09:00Z">
                    <w:rPr>
                      <w:rFonts w:ascii="Cambria" w:eastAsia="Times New Roman" w:hAnsi="Cambria" w:cs="Times New Roman"/>
                      <w:color w:val="222222"/>
                      <w:sz w:val="23"/>
                      <w:szCs w:val="23"/>
                      <w:lang w:eastAsia="zh-CN"/>
                    </w:rPr>
                  </w:rPrChange>
                </w:rPr>
                <w:t>407</w:t>
              </w:r>
            </w:ins>
          </w:p>
        </w:tc>
        <w:tc>
          <w:tcPr>
            <w:tcW w:w="0" w:type="auto"/>
            <w:shd w:val="clear" w:color="auto" w:fill="auto"/>
            <w:tcMar>
              <w:top w:w="0" w:type="dxa"/>
              <w:left w:w="75" w:type="dxa"/>
              <w:bottom w:w="0" w:type="dxa"/>
              <w:right w:w="75" w:type="dxa"/>
            </w:tcMar>
            <w:vAlign w:val="center"/>
            <w:hideMark/>
          </w:tcPr>
          <w:p w14:paraId="2A08E417" w14:textId="77777777" w:rsidR="003638E3" w:rsidRPr="003638E3" w:rsidRDefault="003638E3" w:rsidP="003638E3">
            <w:pPr>
              <w:suppressAutoHyphens w:val="0"/>
              <w:spacing w:before="150" w:after="150" w:line="240" w:lineRule="auto"/>
              <w:jc w:val="center"/>
              <w:rPr>
                <w:ins w:id="736" w:author="Qizhou Duan" w:date="2024-06-21T12:09:00Z"/>
                <w:rFonts w:ascii="Times New Roman" w:eastAsia="Times New Roman" w:hAnsi="Times New Roman" w:cs="Times New Roman"/>
                <w:color w:val="222222"/>
                <w:sz w:val="16"/>
                <w:szCs w:val="16"/>
                <w:lang w:eastAsia="zh-CN"/>
                <w:rPrChange w:id="737" w:author="Qizhou Duan" w:date="2024-06-21T12:09:00Z">
                  <w:rPr>
                    <w:ins w:id="738" w:author="Qizhou Duan" w:date="2024-06-21T12:09:00Z"/>
                    <w:rFonts w:ascii="Cambria" w:eastAsia="Times New Roman" w:hAnsi="Cambria" w:cs="Times New Roman"/>
                    <w:color w:val="222222"/>
                    <w:sz w:val="23"/>
                    <w:szCs w:val="23"/>
                    <w:lang w:eastAsia="zh-CN"/>
                  </w:rPr>
                </w:rPrChange>
              </w:rPr>
              <w:pPrChange w:id="739" w:author="Qizhou Duan" w:date="2024-06-21T12:10:00Z">
                <w:pPr>
                  <w:suppressAutoHyphens w:val="0"/>
                  <w:spacing w:before="150" w:after="150" w:line="240" w:lineRule="auto"/>
                  <w:jc w:val="right"/>
                </w:pPr>
              </w:pPrChange>
            </w:pPr>
            <w:ins w:id="740" w:author="Qizhou Duan" w:date="2024-06-21T12:09:00Z">
              <w:r w:rsidRPr="003638E3">
                <w:rPr>
                  <w:rFonts w:ascii="Times New Roman" w:eastAsia="Times New Roman" w:hAnsi="Times New Roman" w:cs="Times New Roman"/>
                  <w:color w:val="222222"/>
                  <w:sz w:val="16"/>
                  <w:szCs w:val="16"/>
                  <w:lang w:eastAsia="zh-CN"/>
                  <w:rPrChange w:id="741" w:author="Qizhou Duan" w:date="2024-06-21T12:09:00Z">
                    <w:rPr>
                      <w:rFonts w:ascii="Cambria" w:eastAsia="Times New Roman" w:hAnsi="Cambria" w:cs="Times New Roman"/>
                      <w:color w:val="222222"/>
                      <w:sz w:val="23"/>
                      <w:szCs w:val="23"/>
                      <w:lang w:eastAsia="zh-CN"/>
                    </w:rPr>
                  </w:rPrChange>
                </w:rPr>
                <w:t>75.47</w:t>
              </w:r>
            </w:ins>
          </w:p>
        </w:tc>
        <w:tc>
          <w:tcPr>
            <w:tcW w:w="0" w:type="auto"/>
            <w:shd w:val="clear" w:color="auto" w:fill="auto"/>
            <w:tcMar>
              <w:top w:w="0" w:type="dxa"/>
              <w:left w:w="75" w:type="dxa"/>
              <w:bottom w:w="0" w:type="dxa"/>
              <w:right w:w="75" w:type="dxa"/>
            </w:tcMar>
            <w:vAlign w:val="center"/>
            <w:hideMark/>
          </w:tcPr>
          <w:p w14:paraId="32230885" w14:textId="77777777" w:rsidR="003638E3" w:rsidRPr="003638E3" w:rsidRDefault="003638E3" w:rsidP="003638E3">
            <w:pPr>
              <w:suppressAutoHyphens w:val="0"/>
              <w:spacing w:before="150" w:after="150" w:line="240" w:lineRule="auto"/>
              <w:jc w:val="center"/>
              <w:rPr>
                <w:ins w:id="742" w:author="Qizhou Duan" w:date="2024-06-21T12:09:00Z"/>
                <w:rFonts w:ascii="Times New Roman" w:eastAsia="Times New Roman" w:hAnsi="Times New Roman" w:cs="Times New Roman"/>
                <w:color w:val="222222"/>
                <w:sz w:val="16"/>
                <w:szCs w:val="16"/>
                <w:lang w:eastAsia="zh-CN"/>
                <w:rPrChange w:id="743" w:author="Qizhou Duan" w:date="2024-06-21T12:09:00Z">
                  <w:rPr>
                    <w:ins w:id="744" w:author="Qizhou Duan" w:date="2024-06-21T12:09:00Z"/>
                    <w:rFonts w:ascii="Cambria" w:eastAsia="Times New Roman" w:hAnsi="Cambria" w:cs="Times New Roman"/>
                    <w:color w:val="222222"/>
                    <w:sz w:val="23"/>
                    <w:szCs w:val="23"/>
                    <w:lang w:eastAsia="zh-CN"/>
                  </w:rPr>
                </w:rPrChange>
              </w:rPr>
              <w:pPrChange w:id="745" w:author="Qizhou Duan" w:date="2024-06-21T12:10:00Z">
                <w:pPr>
                  <w:suppressAutoHyphens w:val="0"/>
                  <w:spacing w:before="150" w:after="150" w:line="240" w:lineRule="auto"/>
                  <w:jc w:val="right"/>
                </w:pPr>
              </w:pPrChange>
            </w:pPr>
            <w:ins w:id="746" w:author="Qizhou Duan" w:date="2024-06-21T12:09:00Z">
              <w:r w:rsidRPr="003638E3">
                <w:rPr>
                  <w:rFonts w:ascii="Times New Roman" w:eastAsia="Times New Roman" w:hAnsi="Times New Roman" w:cs="Times New Roman"/>
                  <w:color w:val="222222"/>
                  <w:sz w:val="16"/>
                  <w:szCs w:val="16"/>
                  <w:lang w:eastAsia="zh-CN"/>
                  <w:rPrChange w:id="747" w:author="Qizhou Duan" w:date="2024-06-21T12:09:00Z">
                    <w:rPr>
                      <w:rFonts w:ascii="Cambria" w:eastAsia="Times New Roman" w:hAnsi="Cambria" w:cs="Times New Roman"/>
                      <w:color w:val="222222"/>
                      <w:sz w:val="23"/>
                      <w:szCs w:val="23"/>
                      <w:lang w:eastAsia="zh-CN"/>
                    </w:rPr>
                  </w:rPrChange>
                </w:rPr>
                <w:t>21.80</w:t>
              </w:r>
            </w:ins>
          </w:p>
        </w:tc>
      </w:tr>
      <w:tr w:rsidR="003638E3" w:rsidRPr="003638E3" w14:paraId="4339149E" w14:textId="77777777" w:rsidTr="003638E3">
        <w:trPr>
          <w:ins w:id="748" w:author="Qizhou Duan" w:date="2024-06-21T12:09:00Z"/>
        </w:trPr>
        <w:tc>
          <w:tcPr>
            <w:tcW w:w="0" w:type="auto"/>
            <w:shd w:val="clear" w:color="auto" w:fill="auto"/>
            <w:tcMar>
              <w:top w:w="0" w:type="dxa"/>
              <w:left w:w="75" w:type="dxa"/>
              <w:bottom w:w="0" w:type="dxa"/>
              <w:right w:w="75" w:type="dxa"/>
            </w:tcMar>
            <w:vAlign w:val="center"/>
            <w:hideMark/>
          </w:tcPr>
          <w:p w14:paraId="029108B0" w14:textId="77777777" w:rsidR="003638E3" w:rsidRPr="003638E3" w:rsidRDefault="003638E3" w:rsidP="003638E3">
            <w:pPr>
              <w:suppressAutoHyphens w:val="0"/>
              <w:spacing w:before="150" w:after="150" w:line="240" w:lineRule="auto"/>
              <w:jc w:val="center"/>
              <w:rPr>
                <w:ins w:id="749" w:author="Qizhou Duan" w:date="2024-06-21T12:09:00Z"/>
                <w:rFonts w:ascii="Times New Roman" w:eastAsia="Times New Roman" w:hAnsi="Times New Roman" w:cs="Times New Roman"/>
                <w:color w:val="222222"/>
                <w:sz w:val="16"/>
                <w:szCs w:val="16"/>
                <w:lang w:eastAsia="zh-CN"/>
                <w:rPrChange w:id="750" w:author="Qizhou Duan" w:date="2024-06-21T12:09:00Z">
                  <w:rPr>
                    <w:ins w:id="751" w:author="Qizhou Duan" w:date="2024-06-21T12:09:00Z"/>
                    <w:rFonts w:ascii="Cambria" w:eastAsia="Times New Roman" w:hAnsi="Cambria" w:cs="Times New Roman"/>
                    <w:color w:val="222222"/>
                    <w:sz w:val="23"/>
                    <w:szCs w:val="23"/>
                    <w:lang w:eastAsia="zh-CN"/>
                  </w:rPr>
                </w:rPrChange>
              </w:rPr>
              <w:pPrChange w:id="752" w:author="Qizhou Duan" w:date="2024-06-21T12:10:00Z">
                <w:pPr>
                  <w:suppressAutoHyphens w:val="0"/>
                  <w:spacing w:before="150" w:after="150" w:line="240" w:lineRule="auto"/>
                </w:pPr>
              </w:pPrChange>
            </w:pPr>
            <w:ins w:id="753" w:author="Qizhou Duan" w:date="2024-06-21T12:09:00Z">
              <w:r w:rsidRPr="003638E3">
                <w:rPr>
                  <w:rFonts w:ascii="Times New Roman" w:eastAsia="Times New Roman" w:hAnsi="Times New Roman" w:cs="Times New Roman"/>
                  <w:color w:val="222222"/>
                  <w:sz w:val="16"/>
                  <w:szCs w:val="16"/>
                  <w:lang w:eastAsia="zh-CN"/>
                  <w:rPrChange w:id="754" w:author="Qizhou Duan" w:date="2024-06-21T12:09:00Z">
                    <w:rPr>
                      <w:rFonts w:ascii="Cambria" w:eastAsia="Times New Roman" w:hAnsi="Cambria" w:cs="Times New Roman"/>
                      <w:color w:val="222222"/>
                      <w:sz w:val="23"/>
                      <w:szCs w:val="23"/>
                      <w:lang w:eastAsia="zh-CN"/>
                    </w:rPr>
                  </w:rPrChange>
                </w:rPr>
                <w:t>Akdag et al. (2023)</w:t>
              </w:r>
            </w:ins>
          </w:p>
        </w:tc>
        <w:tc>
          <w:tcPr>
            <w:tcW w:w="0" w:type="auto"/>
            <w:shd w:val="clear" w:color="auto" w:fill="auto"/>
            <w:tcMar>
              <w:top w:w="0" w:type="dxa"/>
              <w:left w:w="75" w:type="dxa"/>
              <w:bottom w:w="0" w:type="dxa"/>
              <w:right w:w="75" w:type="dxa"/>
            </w:tcMar>
            <w:vAlign w:val="center"/>
            <w:hideMark/>
          </w:tcPr>
          <w:p w14:paraId="1106EC81" w14:textId="77777777" w:rsidR="003638E3" w:rsidRPr="003638E3" w:rsidRDefault="003638E3" w:rsidP="003638E3">
            <w:pPr>
              <w:suppressAutoHyphens w:val="0"/>
              <w:spacing w:before="150" w:after="150" w:line="240" w:lineRule="auto"/>
              <w:jc w:val="center"/>
              <w:rPr>
                <w:ins w:id="755" w:author="Qizhou Duan" w:date="2024-06-21T12:09:00Z"/>
                <w:rFonts w:ascii="Times New Roman" w:eastAsia="Times New Roman" w:hAnsi="Times New Roman" w:cs="Times New Roman"/>
                <w:color w:val="222222"/>
                <w:sz w:val="16"/>
                <w:szCs w:val="16"/>
                <w:lang w:eastAsia="zh-CN"/>
                <w:rPrChange w:id="756" w:author="Qizhou Duan" w:date="2024-06-21T12:09:00Z">
                  <w:rPr>
                    <w:ins w:id="757" w:author="Qizhou Duan" w:date="2024-06-21T12:09:00Z"/>
                    <w:rFonts w:ascii="Cambria" w:eastAsia="Times New Roman" w:hAnsi="Cambria" w:cs="Times New Roman"/>
                    <w:color w:val="222222"/>
                    <w:sz w:val="23"/>
                    <w:szCs w:val="23"/>
                    <w:lang w:eastAsia="zh-CN"/>
                  </w:rPr>
                </w:rPrChange>
              </w:rPr>
              <w:pPrChange w:id="758" w:author="Qizhou Duan" w:date="2024-06-21T12:10:00Z">
                <w:pPr>
                  <w:suppressAutoHyphens w:val="0"/>
                  <w:spacing w:before="150" w:after="150" w:line="240" w:lineRule="auto"/>
                  <w:jc w:val="right"/>
                </w:pPr>
              </w:pPrChange>
            </w:pPr>
            <w:ins w:id="759" w:author="Qizhou Duan" w:date="2024-06-21T12:09:00Z">
              <w:r w:rsidRPr="003638E3">
                <w:rPr>
                  <w:rFonts w:ascii="Times New Roman" w:eastAsia="Times New Roman" w:hAnsi="Times New Roman" w:cs="Times New Roman"/>
                  <w:color w:val="222222"/>
                  <w:sz w:val="16"/>
                  <w:szCs w:val="16"/>
                  <w:lang w:eastAsia="zh-CN"/>
                  <w:rPrChange w:id="760" w:author="Qizhou Duan" w:date="2024-06-21T12:09:00Z">
                    <w:rPr>
                      <w:rFonts w:ascii="Cambria" w:eastAsia="Times New Roman" w:hAnsi="Cambria" w:cs="Times New Roman"/>
                      <w:color w:val="222222"/>
                      <w:sz w:val="23"/>
                      <w:szCs w:val="23"/>
                      <w:lang w:eastAsia="zh-CN"/>
                    </w:rPr>
                  </w:rPrChange>
                </w:rPr>
                <w:t>184</w:t>
              </w:r>
            </w:ins>
          </w:p>
        </w:tc>
        <w:tc>
          <w:tcPr>
            <w:tcW w:w="0" w:type="auto"/>
            <w:shd w:val="clear" w:color="auto" w:fill="auto"/>
            <w:tcMar>
              <w:top w:w="0" w:type="dxa"/>
              <w:left w:w="75" w:type="dxa"/>
              <w:bottom w:w="0" w:type="dxa"/>
              <w:right w:w="75" w:type="dxa"/>
            </w:tcMar>
            <w:vAlign w:val="center"/>
            <w:hideMark/>
          </w:tcPr>
          <w:p w14:paraId="51ABDCEB" w14:textId="77777777" w:rsidR="003638E3" w:rsidRPr="003638E3" w:rsidRDefault="003638E3" w:rsidP="003638E3">
            <w:pPr>
              <w:suppressAutoHyphens w:val="0"/>
              <w:spacing w:before="150" w:after="150" w:line="240" w:lineRule="auto"/>
              <w:jc w:val="center"/>
              <w:rPr>
                <w:ins w:id="761" w:author="Qizhou Duan" w:date="2024-06-21T12:09:00Z"/>
                <w:rFonts w:ascii="Times New Roman" w:eastAsia="Times New Roman" w:hAnsi="Times New Roman" w:cs="Times New Roman"/>
                <w:color w:val="222222"/>
                <w:sz w:val="16"/>
                <w:szCs w:val="16"/>
                <w:lang w:eastAsia="zh-CN"/>
                <w:rPrChange w:id="762" w:author="Qizhou Duan" w:date="2024-06-21T12:09:00Z">
                  <w:rPr>
                    <w:ins w:id="763" w:author="Qizhou Duan" w:date="2024-06-21T12:09:00Z"/>
                    <w:rFonts w:ascii="Cambria" w:eastAsia="Times New Roman" w:hAnsi="Cambria" w:cs="Times New Roman"/>
                    <w:color w:val="222222"/>
                    <w:sz w:val="23"/>
                    <w:szCs w:val="23"/>
                    <w:lang w:eastAsia="zh-CN"/>
                  </w:rPr>
                </w:rPrChange>
              </w:rPr>
              <w:pPrChange w:id="764" w:author="Qizhou Duan" w:date="2024-06-21T12:10:00Z">
                <w:pPr>
                  <w:suppressAutoHyphens w:val="0"/>
                  <w:spacing w:before="150" w:after="150" w:line="240" w:lineRule="auto"/>
                  <w:jc w:val="right"/>
                </w:pPr>
              </w:pPrChange>
            </w:pPr>
            <w:ins w:id="765" w:author="Qizhou Duan" w:date="2024-06-21T12:09:00Z">
              <w:r w:rsidRPr="003638E3">
                <w:rPr>
                  <w:rFonts w:ascii="Times New Roman" w:eastAsia="Times New Roman" w:hAnsi="Times New Roman" w:cs="Times New Roman"/>
                  <w:color w:val="222222"/>
                  <w:sz w:val="16"/>
                  <w:szCs w:val="16"/>
                  <w:lang w:eastAsia="zh-CN"/>
                  <w:rPrChange w:id="766" w:author="Qizhou Duan" w:date="2024-06-21T12:09:00Z">
                    <w:rPr>
                      <w:rFonts w:ascii="Cambria" w:eastAsia="Times New Roman" w:hAnsi="Cambria" w:cs="Times New Roman"/>
                      <w:color w:val="222222"/>
                      <w:sz w:val="23"/>
                      <w:szCs w:val="23"/>
                      <w:lang w:eastAsia="zh-CN"/>
                    </w:rPr>
                  </w:rPrChange>
                </w:rPr>
                <w:t>70.91</w:t>
              </w:r>
            </w:ins>
          </w:p>
        </w:tc>
        <w:tc>
          <w:tcPr>
            <w:tcW w:w="0" w:type="auto"/>
            <w:shd w:val="clear" w:color="auto" w:fill="auto"/>
            <w:tcMar>
              <w:top w:w="0" w:type="dxa"/>
              <w:left w:w="75" w:type="dxa"/>
              <w:bottom w:w="0" w:type="dxa"/>
              <w:right w:w="75" w:type="dxa"/>
            </w:tcMar>
            <w:vAlign w:val="center"/>
            <w:hideMark/>
          </w:tcPr>
          <w:p w14:paraId="4946FBDC" w14:textId="77777777" w:rsidR="003638E3" w:rsidRPr="003638E3" w:rsidRDefault="003638E3" w:rsidP="003638E3">
            <w:pPr>
              <w:suppressAutoHyphens w:val="0"/>
              <w:spacing w:before="150" w:after="150" w:line="240" w:lineRule="auto"/>
              <w:jc w:val="center"/>
              <w:rPr>
                <w:ins w:id="767" w:author="Qizhou Duan" w:date="2024-06-21T12:09:00Z"/>
                <w:rFonts w:ascii="Times New Roman" w:eastAsia="Times New Roman" w:hAnsi="Times New Roman" w:cs="Times New Roman"/>
                <w:color w:val="222222"/>
                <w:sz w:val="16"/>
                <w:szCs w:val="16"/>
                <w:lang w:eastAsia="zh-CN"/>
                <w:rPrChange w:id="768" w:author="Qizhou Duan" w:date="2024-06-21T12:09:00Z">
                  <w:rPr>
                    <w:ins w:id="769" w:author="Qizhou Duan" w:date="2024-06-21T12:09:00Z"/>
                    <w:rFonts w:ascii="Cambria" w:eastAsia="Times New Roman" w:hAnsi="Cambria" w:cs="Times New Roman"/>
                    <w:color w:val="222222"/>
                    <w:sz w:val="23"/>
                    <w:szCs w:val="23"/>
                    <w:lang w:eastAsia="zh-CN"/>
                  </w:rPr>
                </w:rPrChange>
              </w:rPr>
              <w:pPrChange w:id="770" w:author="Qizhou Duan" w:date="2024-06-21T12:10:00Z">
                <w:pPr>
                  <w:suppressAutoHyphens w:val="0"/>
                  <w:spacing w:before="150" w:after="150" w:line="240" w:lineRule="auto"/>
                  <w:jc w:val="right"/>
                </w:pPr>
              </w:pPrChange>
            </w:pPr>
            <w:ins w:id="771" w:author="Qizhou Duan" w:date="2024-06-21T12:09:00Z">
              <w:r w:rsidRPr="003638E3">
                <w:rPr>
                  <w:rFonts w:ascii="Times New Roman" w:eastAsia="Times New Roman" w:hAnsi="Times New Roman" w:cs="Times New Roman"/>
                  <w:color w:val="222222"/>
                  <w:sz w:val="16"/>
                  <w:szCs w:val="16"/>
                  <w:lang w:eastAsia="zh-CN"/>
                  <w:rPrChange w:id="772" w:author="Qizhou Duan" w:date="2024-06-21T12:09:00Z">
                    <w:rPr>
                      <w:rFonts w:ascii="Cambria" w:eastAsia="Times New Roman" w:hAnsi="Cambria" w:cs="Times New Roman"/>
                      <w:color w:val="222222"/>
                      <w:sz w:val="23"/>
                      <w:szCs w:val="23"/>
                      <w:lang w:eastAsia="zh-CN"/>
                    </w:rPr>
                  </w:rPrChange>
                </w:rPr>
                <w:t>22.54</w:t>
              </w:r>
            </w:ins>
          </w:p>
        </w:tc>
      </w:tr>
      <w:tr w:rsidR="003638E3" w:rsidRPr="003638E3" w14:paraId="6F161FBC" w14:textId="77777777" w:rsidTr="003638E3">
        <w:trPr>
          <w:ins w:id="773" w:author="Qizhou Duan" w:date="2024-06-21T12:09:00Z"/>
        </w:trPr>
        <w:tc>
          <w:tcPr>
            <w:tcW w:w="0" w:type="auto"/>
            <w:shd w:val="clear" w:color="auto" w:fill="auto"/>
            <w:tcMar>
              <w:top w:w="0" w:type="dxa"/>
              <w:left w:w="75" w:type="dxa"/>
              <w:bottom w:w="0" w:type="dxa"/>
              <w:right w:w="75" w:type="dxa"/>
            </w:tcMar>
            <w:vAlign w:val="center"/>
            <w:hideMark/>
          </w:tcPr>
          <w:p w14:paraId="7FD8C83D" w14:textId="77777777" w:rsidR="003638E3" w:rsidRPr="003638E3" w:rsidRDefault="003638E3" w:rsidP="003638E3">
            <w:pPr>
              <w:suppressAutoHyphens w:val="0"/>
              <w:spacing w:before="150" w:after="150" w:line="240" w:lineRule="auto"/>
              <w:jc w:val="center"/>
              <w:rPr>
                <w:ins w:id="774" w:author="Qizhou Duan" w:date="2024-06-21T12:09:00Z"/>
                <w:rFonts w:ascii="Times New Roman" w:eastAsia="Times New Roman" w:hAnsi="Times New Roman" w:cs="Times New Roman"/>
                <w:color w:val="222222"/>
                <w:sz w:val="16"/>
                <w:szCs w:val="16"/>
                <w:lang w:eastAsia="zh-CN"/>
                <w:rPrChange w:id="775" w:author="Qizhou Duan" w:date="2024-06-21T12:09:00Z">
                  <w:rPr>
                    <w:ins w:id="776" w:author="Qizhou Duan" w:date="2024-06-21T12:09:00Z"/>
                    <w:rFonts w:ascii="Cambria" w:eastAsia="Times New Roman" w:hAnsi="Cambria" w:cs="Times New Roman"/>
                    <w:color w:val="222222"/>
                    <w:sz w:val="23"/>
                    <w:szCs w:val="23"/>
                    <w:lang w:eastAsia="zh-CN"/>
                  </w:rPr>
                </w:rPrChange>
              </w:rPr>
              <w:pPrChange w:id="777" w:author="Qizhou Duan" w:date="2024-06-21T12:10:00Z">
                <w:pPr>
                  <w:suppressAutoHyphens w:val="0"/>
                  <w:spacing w:before="150" w:after="150" w:line="240" w:lineRule="auto"/>
                </w:pPr>
              </w:pPrChange>
            </w:pPr>
            <w:ins w:id="778" w:author="Qizhou Duan" w:date="2024-06-21T12:09:00Z">
              <w:r w:rsidRPr="003638E3">
                <w:rPr>
                  <w:rFonts w:ascii="Times New Roman" w:eastAsia="Times New Roman" w:hAnsi="Times New Roman" w:cs="Times New Roman"/>
                  <w:color w:val="222222"/>
                  <w:sz w:val="16"/>
                  <w:szCs w:val="16"/>
                  <w:lang w:eastAsia="zh-CN"/>
                  <w:rPrChange w:id="779" w:author="Qizhou Duan" w:date="2024-06-21T12:09:00Z">
                    <w:rPr>
                      <w:rFonts w:ascii="Cambria" w:eastAsia="Times New Roman" w:hAnsi="Cambria" w:cs="Times New Roman"/>
                      <w:color w:val="222222"/>
                      <w:sz w:val="23"/>
                      <w:szCs w:val="23"/>
                      <w:lang w:eastAsia="zh-CN"/>
                    </w:rPr>
                  </w:rPrChange>
                </w:rPr>
                <w:t>Atay et al. (2023)</w:t>
              </w:r>
            </w:ins>
          </w:p>
        </w:tc>
        <w:tc>
          <w:tcPr>
            <w:tcW w:w="0" w:type="auto"/>
            <w:shd w:val="clear" w:color="auto" w:fill="auto"/>
            <w:tcMar>
              <w:top w:w="0" w:type="dxa"/>
              <w:left w:w="75" w:type="dxa"/>
              <w:bottom w:w="0" w:type="dxa"/>
              <w:right w:w="75" w:type="dxa"/>
            </w:tcMar>
            <w:vAlign w:val="center"/>
            <w:hideMark/>
          </w:tcPr>
          <w:p w14:paraId="3A86BA01" w14:textId="77777777" w:rsidR="003638E3" w:rsidRPr="003638E3" w:rsidRDefault="003638E3" w:rsidP="003638E3">
            <w:pPr>
              <w:suppressAutoHyphens w:val="0"/>
              <w:spacing w:before="150" w:after="150" w:line="240" w:lineRule="auto"/>
              <w:jc w:val="center"/>
              <w:rPr>
                <w:ins w:id="780" w:author="Qizhou Duan" w:date="2024-06-21T12:09:00Z"/>
                <w:rFonts w:ascii="Times New Roman" w:eastAsia="Times New Roman" w:hAnsi="Times New Roman" w:cs="Times New Roman"/>
                <w:color w:val="222222"/>
                <w:sz w:val="16"/>
                <w:szCs w:val="16"/>
                <w:lang w:eastAsia="zh-CN"/>
                <w:rPrChange w:id="781" w:author="Qizhou Duan" w:date="2024-06-21T12:09:00Z">
                  <w:rPr>
                    <w:ins w:id="782" w:author="Qizhou Duan" w:date="2024-06-21T12:09:00Z"/>
                    <w:rFonts w:ascii="Cambria" w:eastAsia="Times New Roman" w:hAnsi="Cambria" w:cs="Times New Roman"/>
                    <w:color w:val="222222"/>
                    <w:sz w:val="23"/>
                    <w:szCs w:val="23"/>
                    <w:lang w:eastAsia="zh-CN"/>
                  </w:rPr>
                </w:rPrChange>
              </w:rPr>
              <w:pPrChange w:id="783" w:author="Qizhou Duan" w:date="2024-06-21T12:10:00Z">
                <w:pPr>
                  <w:suppressAutoHyphens w:val="0"/>
                  <w:spacing w:before="150" w:after="150" w:line="240" w:lineRule="auto"/>
                  <w:jc w:val="right"/>
                </w:pPr>
              </w:pPrChange>
            </w:pPr>
            <w:ins w:id="784" w:author="Qizhou Duan" w:date="2024-06-21T12:09:00Z">
              <w:r w:rsidRPr="003638E3">
                <w:rPr>
                  <w:rFonts w:ascii="Times New Roman" w:eastAsia="Times New Roman" w:hAnsi="Times New Roman" w:cs="Times New Roman"/>
                  <w:color w:val="222222"/>
                  <w:sz w:val="16"/>
                  <w:szCs w:val="16"/>
                  <w:lang w:eastAsia="zh-CN"/>
                  <w:rPrChange w:id="785" w:author="Qizhou Duan" w:date="2024-06-21T12:09:00Z">
                    <w:rPr>
                      <w:rFonts w:ascii="Cambria" w:eastAsia="Times New Roman" w:hAnsi="Cambria" w:cs="Times New Roman"/>
                      <w:color w:val="222222"/>
                      <w:sz w:val="23"/>
                      <w:szCs w:val="23"/>
                      <w:lang w:eastAsia="zh-CN"/>
                    </w:rPr>
                  </w:rPrChange>
                </w:rPr>
                <w:t>263</w:t>
              </w:r>
            </w:ins>
          </w:p>
        </w:tc>
        <w:tc>
          <w:tcPr>
            <w:tcW w:w="0" w:type="auto"/>
            <w:shd w:val="clear" w:color="auto" w:fill="auto"/>
            <w:tcMar>
              <w:top w:w="0" w:type="dxa"/>
              <w:left w:w="75" w:type="dxa"/>
              <w:bottom w:w="0" w:type="dxa"/>
              <w:right w:w="75" w:type="dxa"/>
            </w:tcMar>
            <w:vAlign w:val="center"/>
            <w:hideMark/>
          </w:tcPr>
          <w:p w14:paraId="5D9A9D24" w14:textId="77777777" w:rsidR="003638E3" w:rsidRPr="003638E3" w:rsidRDefault="003638E3" w:rsidP="003638E3">
            <w:pPr>
              <w:suppressAutoHyphens w:val="0"/>
              <w:spacing w:before="150" w:after="150" w:line="240" w:lineRule="auto"/>
              <w:jc w:val="center"/>
              <w:rPr>
                <w:ins w:id="786" w:author="Qizhou Duan" w:date="2024-06-21T12:09:00Z"/>
                <w:rFonts w:ascii="Times New Roman" w:eastAsia="Times New Roman" w:hAnsi="Times New Roman" w:cs="Times New Roman"/>
                <w:color w:val="222222"/>
                <w:sz w:val="16"/>
                <w:szCs w:val="16"/>
                <w:lang w:eastAsia="zh-CN"/>
                <w:rPrChange w:id="787" w:author="Qizhou Duan" w:date="2024-06-21T12:09:00Z">
                  <w:rPr>
                    <w:ins w:id="788" w:author="Qizhou Duan" w:date="2024-06-21T12:09:00Z"/>
                    <w:rFonts w:ascii="Cambria" w:eastAsia="Times New Roman" w:hAnsi="Cambria" w:cs="Times New Roman"/>
                    <w:color w:val="222222"/>
                    <w:sz w:val="23"/>
                    <w:szCs w:val="23"/>
                    <w:lang w:eastAsia="zh-CN"/>
                  </w:rPr>
                </w:rPrChange>
              </w:rPr>
              <w:pPrChange w:id="789" w:author="Qizhou Duan" w:date="2024-06-21T12:10:00Z">
                <w:pPr>
                  <w:suppressAutoHyphens w:val="0"/>
                  <w:spacing w:before="150" w:after="150" w:line="240" w:lineRule="auto"/>
                  <w:jc w:val="right"/>
                </w:pPr>
              </w:pPrChange>
            </w:pPr>
            <w:ins w:id="790" w:author="Qizhou Duan" w:date="2024-06-21T12:09:00Z">
              <w:r w:rsidRPr="003638E3">
                <w:rPr>
                  <w:rFonts w:ascii="Times New Roman" w:eastAsia="Times New Roman" w:hAnsi="Times New Roman" w:cs="Times New Roman"/>
                  <w:color w:val="222222"/>
                  <w:sz w:val="16"/>
                  <w:szCs w:val="16"/>
                  <w:lang w:eastAsia="zh-CN"/>
                  <w:rPrChange w:id="791" w:author="Qizhou Duan" w:date="2024-06-21T12:09:00Z">
                    <w:rPr>
                      <w:rFonts w:ascii="Cambria" w:eastAsia="Times New Roman" w:hAnsi="Cambria" w:cs="Times New Roman"/>
                      <w:color w:val="222222"/>
                      <w:sz w:val="23"/>
                      <w:szCs w:val="23"/>
                      <w:lang w:eastAsia="zh-CN"/>
                    </w:rPr>
                  </w:rPrChange>
                </w:rPr>
                <w:t>69.95</w:t>
              </w:r>
            </w:ins>
          </w:p>
        </w:tc>
        <w:tc>
          <w:tcPr>
            <w:tcW w:w="0" w:type="auto"/>
            <w:shd w:val="clear" w:color="auto" w:fill="auto"/>
            <w:tcMar>
              <w:top w:w="0" w:type="dxa"/>
              <w:left w:w="75" w:type="dxa"/>
              <w:bottom w:w="0" w:type="dxa"/>
              <w:right w:w="75" w:type="dxa"/>
            </w:tcMar>
            <w:vAlign w:val="center"/>
            <w:hideMark/>
          </w:tcPr>
          <w:p w14:paraId="0F8B53AF" w14:textId="77777777" w:rsidR="003638E3" w:rsidRPr="003638E3" w:rsidRDefault="003638E3" w:rsidP="003638E3">
            <w:pPr>
              <w:suppressAutoHyphens w:val="0"/>
              <w:spacing w:before="150" w:after="150" w:line="240" w:lineRule="auto"/>
              <w:jc w:val="center"/>
              <w:rPr>
                <w:ins w:id="792" w:author="Qizhou Duan" w:date="2024-06-21T12:09:00Z"/>
                <w:rFonts w:ascii="Times New Roman" w:eastAsia="Times New Roman" w:hAnsi="Times New Roman" w:cs="Times New Roman"/>
                <w:color w:val="222222"/>
                <w:sz w:val="16"/>
                <w:szCs w:val="16"/>
                <w:lang w:eastAsia="zh-CN"/>
                <w:rPrChange w:id="793" w:author="Qizhou Duan" w:date="2024-06-21T12:09:00Z">
                  <w:rPr>
                    <w:ins w:id="794" w:author="Qizhou Duan" w:date="2024-06-21T12:09:00Z"/>
                    <w:rFonts w:ascii="Cambria" w:eastAsia="Times New Roman" w:hAnsi="Cambria" w:cs="Times New Roman"/>
                    <w:color w:val="222222"/>
                    <w:sz w:val="23"/>
                    <w:szCs w:val="23"/>
                    <w:lang w:eastAsia="zh-CN"/>
                  </w:rPr>
                </w:rPrChange>
              </w:rPr>
              <w:pPrChange w:id="795" w:author="Qizhou Duan" w:date="2024-06-21T12:10:00Z">
                <w:pPr>
                  <w:suppressAutoHyphens w:val="0"/>
                  <w:spacing w:before="150" w:after="150" w:line="240" w:lineRule="auto"/>
                  <w:jc w:val="right"/>
                </w:pPr>
              </w:pPrChange>
            </w:pPr>
            <w:ins w:id="796" w:author="Qizhou Duan" w:date="2024-06-21T12:09:00Z">
              <w:r w:rsidRPr="003638E3">
                <w:rPr>
                  <w:rFonts w:ascii="Times New Roman" w:eastAsia="Times New Roman" w:hAnsi="Times New Roman" w:cs="Times New Roman"/>
                  <w:color w:val="222222"/>
                  <w:sz w:val="16"/>
                  <w:szCs w:val="16"/>
                  <w:lang w:eastAsia="zh-CN"/>
                  <w:rPrChange w:id="797" w:author="Qizhou Duan" w:date="2024-06-21T12:09:00Z">
                    <w:rPr>
                      <w:rFonts w:ascii="Cambria" w:eastAsia="Times New Roman" w:hAnsi="Cambria" w:cs="Times New Roman"/>
                      <w:color w:val="222222"/>
                      <w:sz w:val="23"/>
                      <w:szCs w:val="23"/>
                      <w:lang w:eastAsia="zh-CN"/>
                    </w:rPr>
                  </w:rPrChange>
                </w:rPr>
                <w:t>15.73</w:t>
              </w:r>
            </w:ins>
          </w:p>
        </w:tc>
      </w:tr>
      <w:tr w:rsidR="003638E3" w:rsidRPr="003638E3" w14:paraId="77ACD671" w14:textId="77777777" w:rsidTr="003638E3">
        <w:trPr>
          <w:ins w:id="798" w:author="Qizhou Duan" w:date="2024-06-21T12:09:00Z"/>
        </w:trPr>
        <w:tc>
          <w:tcPr>
            <w:tcW w:w="0" w:type="auto"/>
            <w:shd w:val="clear" w:color="auto" w:fill="auto"/>
            <w:tcMar>
              <w:top w:w="0" w:type="dxa"/>
              <w:left w:w="75" w:type="dxa"/>
              <w:bottom w:w="0" w:type="dxa"/>
              <w:right w:w="75" w:type="dxa"/>
            </w:tcMar>
            <w:vAlign w:val="center"/>
            <w:hideMark/>
          </w:tcPr>
          <w:p w14:paraId="3ECC7438" w14:textId="77777777" w:rsidR="003638E3" w:rsidRPr="003638E3" w:rsidRDefault="003638E3" w:rsidP="003638E3">
            <w:pPr>
              <w:suppressAutoHyphens w:val="0"/>
              <w:spacing w:before="150" w:after="150" w:line="240" w:lineRule="auto"/>
              <w:jc w:val="center"/>
              <w:rPr>
                <w:ins w:id="799" w:author="Qizhou Duan" w:date="2024-06-21T12:09:00Z"/>
                <w:rFonts w:ascii="Times New Roman" w:eastAsia="Times New Roman" w:hAnsi="Times New Roman" w:cs="Times New Roman"/>
                <w:color w:val="222222"/>
                <w:sz w:val="16"/>
                <w:szCs w:val="16"/>
                <w:lang w:eastAsia="zh-CN"/>
                <w:rPrChange w:id="800" w:author="Qizhou Duan" w:date="2024-06-21T12:09:00Z">
                  <w:rPr>
                    <w:ins w:id="801" w:author="Qizhou Duan" w:date="2024-06-21T12:09:00Z"/>
                    <w:rFonts w:ascii="Cambria" w:eastAsia="Times New Roman" w:hAnsi="Cambria" w:cs="Times New Roman"/>
                    <w:color w:val="222222"/>
                    <w:sz w:val="23"/>
                    <w:szCs w:val="23"/>
                    <w:lang w:eastAsia="zh-CN"/>
                  </w:rPr>
                </w:rPrChange>
              </w:rPr>
              <w:pPrChange w:id="802" w:author="Qizhou Duan" w:date="2024-06-21T12:10:00Z">
                <w:pPr>
                  <w:suppressAutoHyphens w:val="0"/>
                  <w:spacing w:before="150" w:after="150" w:line="240" w:lineRule="auto"/>
                </w:pPr>
              </w:pPrChange>
            </w:pPr>
            <w:ins w:id="803" w:author="Qizhou Duan" w:date="2024-06-21T12:09:00Z">
              <w:r w:rsidRPr="003638E3">
                <w:rPr>
                  <w:rFonts w:ascii="Times New Roman" w:eastAsia="Times New Roman" w:hAnsi="Times New Roman" w:cs="Times New Roman"/>
                  <w:color w:val="222222"/>
                  <w:sz w:val="16"/>
                  <w:szCs w:val="16"/>
                  <w:lang w:eastAsia="zh-CN"/>
                  <w:rPrChange w:id="804" w:author="Qizhou Duan" w:date="2024-06-21T12:09:00Z">
                    <w:rPr>
                      <w:rFonts w:ascii="Cambria" w:eastAsia="Times New Roman" w:hAnsi="Cambria" w:cs="Times New Roman"/>
                      <w:color w:val="222222"/>
                      <w:sz w:val="23"/>
                      <w:szCs w:val="23"/>
                      <w:lang w:eastAsia="zh-CN"/>
                    </w:rPr>
                  </w:rPrChange>
                </w:rPr>
                <w:lastRenderedPageBreak/>
                <w:t>Bai et al. (2024)</w:t>
              </w:r>
            </w:ins>
          </w:p>
        </w:tc>
        <w:tc>
          <w:tcPr>
            <w:tcW w:w="0" w:type="auto"/>
            <w:shd w:val="clear" w:color="auto" w:fill="auto"/>
            <w:tcMar>
              <w:top w:w="0" w:type="dxa"/>
              <w:left w:w="75" w:type="dxa"/>
              <w:bottom w:w="0" w:type="dxa"/>
              <w:right w:w="75" w:type="dxa"/>
            </w:tcMar>
            <w:vAlign w:val="center"/>
            <w:hideMark/>
          </w:tcPr>
          <w:p w14:paraId="44936B06" w14:textId="77777777" w:rsidR="003638E3" w:rsidRPr="003638E3" w:rsidRDefault="003638E3" w:rsidP="003638E3">
            <w:pPr>
              <w:suppressAutoHyphens w:val="0"/>
              <w:spacing w:before="150" w:after="150" w:line="240" w:lineRule="auto"/>
              <w:jc w:val="center"/>
              <w:rPr>
                <w:ins w:id="805" w:author="Qizhou Duan" w:date="2024-06-21T12:09:00Z"/>
                <w:rFonts w:ascii="Times New Roman" w:eastAsia="Times New Roman" w:hAnsi="Times New Roman" w:cs="Times New Roman"/>
                <w:color w:val="222222"/>
                <w:sz w:val="16"/>
                <w:szCs w:val="16"/>
                <w:lang w:eastAsia="zh-CN"/>
                <w:rPrChange w:id="806" w:author="Qizhou Duan" w:date="2024-06-21T12:09:00Z">
                  <w:rPr>
                    <w:ins w:id="807" w:author="Qizhou Duan" w:date="2024-06-21T12:09:00Z"/>
                    <w:rFonts w:ascii="Cambria" w:eastAsia="Times New Roman" w:hAnsi="Cambria" w:cs="Times New Roman"/>
                    <w:color w:val="222222"/>
                    <w:sz w:val="23"/>
                    <w:szCs w:val="23"/>
                    <w:lang w:eastAsia="zh-CN"/>
                  </w:rPr>
                </w:rPrChange>
              </w:rPr>
              <w:pPrChange w:id="808" w:author="Qizhou Duan" w:date="2024-06-21T12:10:00Z">
                <w:pPr>
                  <w:suppressAutoHyphens w:val="0"/>
                  <w:spacing w:before="150" w:after="150" w:line="240" w:lineRule="auto"/>
                  <w:jc w:val="right"/>
                </w:pPr>
              </w:pPrChange>
            </w:pPr>
            <w:ins w:id="809" w:author="Qizhou Duan" w:date="2024-06-21T12:09:00Z">
              <w:r w:rsidRPr="003638E3">
                <w:rPr>
                  <w:rFonts w:ascii="Times New Roman" w:eastAsia="Times New Roman" w:hAnsi="Times New Roman" w:cs="Times New Roman"/>
                  <w:color w:val="222222"/>
                  <w:sz w:val="16"/>
                  <w:szCs w:val="16"/>
                  <w:lang w:eastAsia="zh-CN"/>
                  <w:rPrChange w:id="810" w:author="Qizhou Duan" w:date="2024-06-21T12:09:00Z">
                    <w:rPr>
                      <w:rFonts w:ascii="Cambria" w:eastAsia="Times New Roman" w:hAnsi="Cambria" w:cs="Times New Roman"/>
                      <w:color w:val="222222"/>
                      <w:sz w:val="23"/>
                      <w:szCs w:val="23"/>
                      <w:lang w:eastAsia="zh-CN"/>
                    </w:rPr>
                  </w:rPrChange>
                </w:rPr>
                <w:t>692</w:t>
              </w:r>
            </w:ins>
          </w:p>
        </w:tc>
        <w:tc>
          <w:tcPr>
            <w:tcW w:w="0" w:type="auto"/>
            <w:shd w:val="clear" w:color="auto" w:fill="auto"/>
            <w:tcMar>
              <w:top w:w="0" w:type="dxa"/>
              <w:left w:w="75" w:type="dxa"/>
              <w:bottom w:w="0" w:type="dxa"/>
              <w:right w:w="75" w:type="dxa"/>
            </w:tcMar>
            <w:vAlign w:val="center"/>
            <w:hideMark/>
          </w:tcPr>
          <w:p w14:paraId="667DA77C" w14:textId="77777777" w:rsidR="003638E3" w:rsidRPr="003638E3" w:rsidRDefault="003638E3" w:rsidP="003638E3">
            <w:pPr>
              <w:suppressAutoHyphens w:val="0"/>
              <w:spacing w:before="150" w:after="150" w:line="240" w:lineRule="auto"/>
              <w:jc w:val="center"/>
              <w:rPr>
                <w:ins w:id="811" w:author="Qizhou Duan" w:date="2024-06-21T12:09:00Z"/>
                <w:rFonts w:ascii="Times New Roman" w:eastAsia="Times New Roman" w:hAnsi="Times New Roman" w:cs="Times New Roman"/>
                <w:color w:val="222222"/>
                <w:sz w:val="16"/>
                <w:szCs w:val="16"/>
                <w:lang w:eastAsia="zh-CN"/>
                <w:rPrChange w:id="812" w:author="Qizhou Duan" w:date="2024-06-21T12:09:00Z">
                  <w:rPr>
                    <w:ins w:id="813" w:author="Qizhou Duan" w:date="2024-06-21T12:09:00Z"/>
                    <w:rFonts w:ascii="Cambria" w:eastAsia="Times New Roman" w:hAnsi="Cambria" w:cs="Times New Roman"/>
                    <w:color w:val="222222"/>
                    <w:sz w:val="23"/>
                    <w:szCs w:val="23"/>
                    <w:lang w:eastAsia="zh-CN"/>
                  </w:rPr>
                </w:rPrChange>
              </w:rPr>
              <w:pPrChange w:id="814" w:author="Qizhou Duan" w:date="2024-06-21T12:10:00Z">
                <w:pPr>
                  <w:suppressAutoHyphens w:val="0"/>
                  <w:spacing w:before="150" w:after="150" w:line="240" w:lineRule="auto"/>
                  <w:jc w:val="right"/>
                </w:pPr>
              </w:pPrChange>
            </w:pPr>
            <w:ins w:id="815" w:author="Qizhou Duan" w:date="2024-06-21T12:09:00Z">
              <w:r w:rsidRPr="003638E3">
                <w:rPr>
                  <w:rFonts w:ascii="Times New Roman" w:eastAsia="Times New Roman" w:hAnsi="Times New Roman" w:cs="Times New Roman"/>
                  <w:color w:val="222222"/>
                  <w:sz w:val="16"/>
                  <w:szCs w:val="16"/>
                  <w:lang w:eastAsia="zh-CN"/>
                  <w:rPrChange w:id="816" w:author="Qizhou Duan" w:date="2024-06-21T12:09:00Z">
                    <w:rPr>
                      <w:rFonts w:ascii="Cambria" w:eastAsia="Times New Roman" w:hAnsi="Cambria" w:cs="Times New Roman"/>
                      <w:color w:val="222222"/>
                      <w:sz w:val="23"/>
                      <w:szCs w:val="23"/>
                      <w:lang w:eastAsia="zh-CN"/>
                    </w:rPr>
                  </w:rPrChange>
                </w:rPr>
                <w:t>62.09</w:t>
              </w:r>
            </w:ins>
          </w:p>
        </w:tc>
        <w:tc>
          <w:tcPr>
            <w:tcW w:w="0" w:type="auto"/>
            <w:shd w:val="clear" w:color="auto" w:fill="auto"/>
            <w:tcMar>
              <w:top w:w="0" w:type="dxa"/>
              <w:left w:w="75" w:type="dxa"/>
              <w:bottom w:w="0" w:type="dxa"/>
              <w:right w:w="75" w:type="dxa"/>
            </w:tcMar>
            <w:vAlign w:val="center"/>
            <w:hideMark/>
          </w:tcPr>
          <w:p w14:paraId="7D8F25DF" w14:textId="77777777" w:rsidR="003638E3" w:rsidRPr="003638E3" w:rsidRDefault="003638E3" w:rsidP="003638E3">
            <w:pPr>
              <w:suppressAutoHyphens w:val="0"/>
              <w:spacing w:before="150" w:after="150" w:line="240" w:lineRule="auto"/>
              <w:jc w:val="center"/>
              <w:rPr>
                <w:ins w:id="817" w:author="Qizhou Duan" w:date="2024-06-21T12:09:00Z"/>
                <w:rFonts w:ascii="Times New Roman" w:eastAsia="Times New Roman" w:hAnsi="Times New Roman" w:cs="Times New Roman"/>
                <w:color w:val="222222"/>
                <w:sz w:val="16"/>
                <w:szCs w:val="16"/>
                <w:lang w:eastAsia="zh-CN"/>
                <w:rPrChange w:id="818" w:author="Qizhou Duan" w:date="2024-06-21T12:09:00Z">
                  <w:rPr>
                    <w:ins w:id="819" w:author="Qizhou Duan" w:date="2024-06-21T12:09:00Z"/>
                    <w:rFonts w:ascii="Cambria" w:eastAsia="Times New Roman" w:hAnsi="Cambria" w:cs="Times New Roman"/>
                    <w:color w:val="222222"/>
                    <w:sz w:val="23"/>
                    <w:szCs w:val="23"/>
                    <w:lang w:eastAsia="zh-CN"/>
                  </w:rPr>
                </w:rPrChange>
              </w:rPr>
              <w:pPrChange w:id="820" w:author="Qizhou Duan" w:date="2024-06-21T12:10:00Z">
                <w:pPr>
                  <w:suppressAutoHyphens w:val="0"/>
                  <w:spacing w:before="150" w:after="150" w:line="240" w:lineRule="auto"/>
                  <w:jc w:val="right"/>
                </w:pPr>
              </w:pPrChange>
            </w:pPr>
            <w:ins w:id="821" w:author="Qizhou Duan" w:date="2024-06-21T12:09:00Z">
              <w:r w:rsidRPr="003638E3">
                <w:rPr>
                  <w:rFonts w:ascii="Times New Roman" w:eastAsia="Times New Roman" w:hAnsi="Times New Roman" w:cs="Times New Roman"/>
                  <w:color w:val="222222"/>
                  <w:sz w:val="16"/>
                  <w:szCs w:val="16"/>
                  <w:lang w:eastAsia="zh-CN"/>
                  <w:rPrChange w:id="822" w:author="Qizhou Duan" w:date="2024-06-21T12:09:00Z">
                    <w:rPr>
                      <w:rFonts w:ascii="Cambria" w:eastAsia="Times New Roman" w:hAnsi="Cambria" w:cs="Times New Roman"/>
                      <w:color w:val="222222"/>
                      <w:sz w:val="23"/>
                      <w:szCs w:val="23"/>
                      <w:lang w:eastAsia="zh-CN"/>
                    </w:rPr>
                  </w:rPrChange>
                </w:rPr>
                <w:t>18.56</w:t>
              </w:r>
            </w:ins>
          </w:p>
        </w:tc>
      </w:tr>
      <w:tr w:rsidR="003638E3" w:rsidRPr="003638E3" w14:paraId="7B086853" w14:textId="77777777" w:rsidTr="003638E3">
        <w:trPr>
          <w:ins w:id="823" w:author="Qizhou Duan" w:date="2024-06-21T12:09:00Z"/>
        </w:trPr>
        <w:tc>
          <w:tcPr>
            <w:tcW w:w="0" w:type="auto"/>
            <w:shd w:val="clear" w:color="auto" w:fill="auto"/>
            <w:tcMar>
              <w:top w:w="0" w:type="dxa"/>
              <w:left w:w="75" w:type="dxa"/>
              <w:bottom w:w="0" w:type="dxa"/>
              <w:right w:w="75" w:type="dxa"/>
            </w:tcMar>
            <w:vAlign w:val="center"/>
            <w:hideMark/>
          </w:tcPr>
          <w:p w14:paraId="3CABA59C" w14:textId="77777777" w:rsidR="003638E3" w:rsidRPr="003638E3" w:rsidRDefault="003638E3" w:rsidP="003638E3">
            <w:pPr>
              <w:suppressAutoHyphens w:val="0"/>
              <w:spacing w:before="150" w:after="150" w:line="240" w:lineRule="auto"/>
              <w:jc w:val="center"/>
              <w:rPr>
                <w:ins w:id="824" w:author="Qizhou Duan" w:date="2024-06-21T12:09:00Z"/>
                <w:rFonts w:ascii="Times New Roman" w:eastAsia="Times New Roman" w:hAnsi="Times New Roman" w:cs="Times New Roman"/>
                <w:color w:val="222222"/>
                <w:sz w:val="16"/>
                <w:szCs w:val="16"/>
                <w:lang w:eastAsia="zh-CN"/>
                <w:rPrChange w:id="825" w:author="Qizhou Duan" w:date="2024-06-21T12:09:00Z">
                  <w:rPr>
                    <w:ins w:id="826" w:author="Qizhou Duan" w:date="2024-06-21T12:09:00Z"/>
                    <w:rFonts w:ascii="Cambria" w:eastAsia="Times New Roman" w:hAnsi="Cambria" w:cs="Times New Roman"/>
                    <w:color w:val="222222"/>
                    <w:sz w:val="23"/>
                    <w:szCs w:val="23"/>
                    <w:lang w:eastAsia="zh-CN"/>
                  </w:rPr>
                </w:rPrChange>
              </w:rPr>
              <w:pPrChange w:id="827" w:author="Qizhou Duan" w:date="2024-06-21T12:10:00Z">
                <w:pPr>
                  <w:suppressAutoHyphens w:val="0"/>
                  <w:spacing w:before="150" w:after="150" w:line="240" w:lineRule="auto"/>
                </w:pPr>
              </w:pPrChange>
            </w:pPr>
            <w:ins w:id="828" w:author="Qizhou Duan" w:date="2024-06-21T12:09:00Z">
              <w:r w:rsidRPr="003638E3">
                <w:rPr>
                  <w:rFonts w:ascii="Times New Roman" w:eastAsia="Times New Roman" w:hAnsi="Times New Roman" w:cs="Times New Roman"/>
                  <w:color w:val="222222"/>
                  <w:sz w:val="16"/>
                  <w:szCs w:val="16"/>
                  <w:lang w:eastAsia="zh-CN"/>
                  <w:rPrChange w:id="829" w:author="Qizhou Duan" w:date="2024-06-21T12:09:00Z">
                    <w:rPr>
                      <w:rFonts w:ascii="Cambria" w:eastAsia="Times New Roman" w:hAnsi="Cambria" w:cs="Times New Roman"/>
                      <w:color w:val="222222"/>
                      <w:sz w:val="23"/>
                      <w:szCs w:val="23"/>
                      <w:lang w:eastAsia="zh-CN"/>
                    </w:rPr>
                  </w:rPrChange>
                </w:rPr>
                <w:t>Cardinali et al. (2023)</w:t>
              </w:r>
            </w:ins>
          </w:p>
        </w:tc>
        <w:tc>
          <w:tcPr>
            <w:tcW w:w="0" w:type="auto"/>
            <w:shd w:val="clear" w:color="auto" w:fill="auto"/>
            <w:tcMar>
              <w:top w:w="0" w:type="dxa"/>
              <w:left w:w="75" w:type="dxa"/>
              <w:bottom w:w="0" w:type="dxa"/>
              <w:right w:w="75" w:type="dxa"/>
            </w:tcMar>
            <w:vAlign w:val="center"/>
            <w:hideMark/>
          </w:tcPr>
          <w:p w14:paraId="1FFD358E" w14:textId="77777777" w:rsidR="003638E3" w:rsidRPr="003638E3" w:rsidRDefault="003638E3" w:rsidP="003638E3">
            <w:pPr>
              <w:suppressAutoHyphens w:val="0"/>
              <w:spacing w:before="150" w:after="150" w:line="240" w:lineRule="auto"/>
              <w:jc w:val="center"/>
              <w:rPr>
                <w:ins w:id="830" w:author="Qizhou Duan" w:date="2024-06-21T12:09:00Z"/>
                <w:rFonts w:ascii="Times New Roman" w:eastAsia="Times New Roman" w:hAnsi="Times New Roman" w:cs="Times New Roman"/>
                <w:color w:val="222222"/>
                <w:sz w:val="16"/>
                <w:szCs w:val="16"/>
                <w:lang w:eastAsia="zh-CN"/>
                <w:rPrChange w:id="831" w:author="Qizhou Duan" w:date="2024-06-21T12:09:00Z">
                  <w:rPr>
                    <w:ins w:id="832" w:author="Qizhou Duan" w:date="2024-06-21T12:09:00Z"/>
                    <w:rFonts w:ascii="Cambria" w:eastAsia="Times New Roman" w:hAnsi="Cambria" w:cs="Times New Roman"/>
                    <w:color w:val="222222"/>
                    <w:sz w:val="23"/>
                    <w:szCs w:val="23"/>
                    <w:lang w:eastAsia="zh-CN"/>
                  </w:rPr>
                </w:rPrChange>
              </w:rPr>
              <w:pPrChange w:id="833" w:author="Qizhou Duan" w:date="2024-06-21T12:10:00Z">
                <w:pPr>
                  <w:suppressAutoHyphens w:val="0"/>
                  <w:spacing w:before="150" w:after="150" w:line="240" w:lineRule="auto"/>
                  <w:jc w:val="right"/>
                </w:pPr>
              </w:pPrChange>
            </w:pPr>
            <w:ins w:id="834" w:author="Qizhou Duan" w:date="2024-06-21T12:09:00Z">
              <w:r w:rsidRPr="003638E3">
                <w:rPr>
                  <w:rFonts w:ascii="Times New Roman" w:eastAsia="Times New Roman" w:hAnsi="Times New Roman" w:cs="Times New Roman"/>
                  <w:color w:val="222222"/>
                  <w:sz w:val="16"/>
                  <w:szCs w:val="16"/>
                  <w:lang w:eastAsia="zh-CN"/>
                  <w:rPrChange w:id="835" w:author="Qizhou Duan" w:date="2024-06-21T12:09:00Z">
                    <w:rPr>
                      <w:rFonts w:ascii="Cambria" w:eastAsia="Times New Roman" w:hAnsi="Cambria" w:cs="Times New Roman"/>
                      <w:color w:val="222222"/>
                      <w:sz w:val="23"/>
                      <w:szCs w:val="23"/>
                      <w:lang w:eastAsia="zh-CN"/>
                    </w:rPr>
                  </w:rPrChange>
                </w:rPr>
                <w:t>118</w:t>
              </w:r>
            </w:ins>
          </w:p>
        </w:tc>
        <w:tc>
          <w:tcPr>
            <w:tcW w:w="0" w:type="auto"/>
            <w:shd w:val="clear" w:color="auto" w:fill="auto"/>
            <w:tcMar>
              <w:top w:w="0" w:type="dxa"/>
              <w:left w:w="75" w:type="dxa"/>
              <w:bottom w:w="0" w:type="dxa"/>
              <w:right w:w="75" w:type="dxa"/>
            </w:tcMar>
            <w:vAlign w:val="center"/>
            <w:hideMark/>
          </w:tcPr>
          <w:p w14:paraId="4FFC40EE" w14:textId="77777777" w:rsidR="003638E3" w:rsidRPr="003638E3" w:rsidRDefault="003638E3" w:rsidP="003638E3">
            <w:pPr>
              <w:suppressAutoHyphens w:val="0"/>
              <w:spacing w:before="150" w:after="150" w:line="240" w:lineRule="auto"/>
              <w:jc w:val="center"/>
              <w:rPr>
                <w:ins w:id="836" w:author="Qizhou Duan" w:date="2024-06-21T12:09:00Z"/>
                <w:rFonts w:ascii="Times New Roman" w:eastAsia="Times New Roman" w:hAnsi="Times New Roman" w:cs="Times New Roman"/>
                <w:color w:val="222222"/>
                <w:sz w:val="16"/>
                <w:szCs w:val="16"/>
                <w:lang w:eastAsia="zh-CN"/>
                <w:rPrChange w:id="837" w:author="Qizhou Duan" w:date="2024-06-21T12:09:00Z">
                  <w:rPr>
                    <w:ins w:id="838" w:author="Qizhou Duan" w:date="2024-06-21T12:09:00Z"/>
                    <w:rFonts w:ascii="Cambria" w:eastAsia="Times New Roman" w:hAnsi="Cambria" w:cs="Times New Roman"/>
                    <w:color w:val="222222"/>
                    <w:sz w:val="23"/>
                    <w:szCs w:val="23"/>
                    <w:lang w:eastAsia="zh-CN"/>
                  </w:rPr>
                </w:rPrChange>
              </w:rPr>
              <w:pPrChange w:id="839" w:author="Qizhou Duan" w:date="2024-06-21T12:10:00Z">
                <w:pPr>
                  <w:suppressAutoHyphens w:val="0"/>
                  <w:spacing w:before="150" w:after="150" w:line="240" w:lineRule="auto"/>
                  <w:jc w:val="right"/>
                </w:pPr>
              </w:pPrChange>
            </w:pPr>
            <w:ins w:id="840" w:author="Qizhou Duan" w:date="2024-06-21T12:09:00Z">
              <w:r w:rsidRPr="003638E3">
                <w:rPr>
                  <w:rFonts w:ascii="Times New Roman" w:eastAsia="Times New Roman" w:hAnsi="Times New Roman" w:cs="Times New Roman"/>
                  <w:color w:val="222222"/>
                  <w:sz w:val="16"/>
                  <w:szCs w:val="16"/>
                  <w:lang w:eastAsia="zh-CN"/>
                  <w:rPrChange w:id="841" w:author="Qizhou Duan" w:date="2024-06-21T12:09:00Z">
                    <w:rPr>
                      <w:rFonts w:ascii="Cambria" w:eastAsia="Times New Roman" w:hAnsi="Cambria" w:cs="Times New Roman"/>
                      <w:color w:val="222222"/>
                      <w:sz w:val="23"/>
                      <w:szCs w:val="23"/>
                      <w:lang w:eastAsia="zh-CN"/>
                    </w:rPr>
                  </w:rPrChange>
                </w:rPr>
                <w:t>43.05</w:t>
              </w:r>
            </w:ins>
          </w:p>
        </w:tc>
        <w:tc>
          <w:tcPr>
            <w:tcW w:w="0" w:type="auto"/>
            <w:shd w:val="clear" w:color="auto" w:fill="auto"/>
            <w:tcMar>
              <w:top w:w="0" w:type="dxa"/>
              <w:left w:w="75" w:type="dxa"/>
              <w:bottom w:w="0" w:type="dxa"/>
              <w:right w:w="75" w:type="dxa"/>
            </w:tcMar>
            <w:vAlign w:val="center"/>
            <w:hideMark/>
          </w:tcPr>
          <w:p w14:paraId="1B53DB15" w14:textId="77777777" w:rsidR="003638E3" w:rsidRPr="003638E3" w:rsidRDefault="003638E3" w:rsidP="003638E3">
            <w:pPr>
              <w:suppressAutoHyphens w:val="0"/>
              <w:spacing w:before="150" w:after="150" w:line="240" w:lineRule="auto"/>
              <w:jc w:val="center"/>
              <w:rPr>
                <w:ins w:id="842" w:author="Qizhou Duan" w:date="2024-06-21T12:09:00Z"/>
                <w:rFonts w:ascii="Times New Roman" w:eastAsia="Times New Roman" w:hAnsi="Times New Roman" w:cs="Times New Roman"/>
                <w:color w:val="222222"/>
                <w:sz w:val="16"/>
                <w:szCs w:val="16"/>
                <w:lang w:eastAsia="zh-CN"/>
                <w:rPrChange w:id="843" w:author="Qizhou Duan" w:date="2024-06-21T12:09:00Z">
                  <w:rPr>
                    <w:ins w:id="844" w:author="Qizhou Duan" w:date="2024-06-21T12:09:00Z"/>
                    <w:rFonts w:ascii="Cambria" w:eastAsia="Times New Roman" w:hAnsi="Cambria" w:cs="Times New Roman"/>
                    <w:color w:val="222222"/>
                    <w:sz w:val="23"/>
                    <w:szCs w:val="23"/>
                    <w:lang w:eastAsia="zh-CN"/>
                  </w:rPr>
                </w:rPrChange>
              </w:rPr>
              <w:pPrChange w:id="845" w:author="Qizhou Duan" w:date="2024-06-21T12:10:00Z">
                <w:pPr>
                  <w:suppressAutoHyphens w:val="0"/>
                  <w:spacing w:before="150" w:after="150" w:line="240" w:lineRule="auto"/>
                  <w:jc w:val="right"/>
                </w:pPr>
              </w:pPrChange>
            </w:pPr>
            <w:ins w:id="846" w:author="Qizhou Duan" w:date="2024-06-21T12:09:00Z">
              <w:r w:rsidRPr="003638E3">
                <w:rPr>
                  <w:rFonts w:ascii="Times New Roman" w:eastAsia="Times New Roman" w:hAnsi="Times New Roman" w:cs="Times New Roman"/>
                  <w:color w:val="222222"/>
                  <w:sz w:val="16"/>
                  <w:szCs w:val="16"/>
                  <w:lang w:eastAsia="zh-CN"/>
                  <w:rPrChange w:id="847" w:author="Qizhou Duan" w:date="2024-06-21T12:09:00Z">
                    <w:rPr>
                      <w:rFonts w:ascii="Cambria" w:eastAsia="Times New Roman" w:hAnsi="Cambria" w:cs="Times New Roman"/>
                      <w:color w:val="222222"/>
                      <w:sz w:val="23"/>
                      <w:szCs w:val="23"/>
                      <w:lang w:eastAsia="zh-CN"/>
                    </w:rPr>
                  </w:rPrChange>
                </w:rPr>
                <w:t>26.59</w:t>
              </w:r>
            </w:ins>
          </w:p>
        </w:tc>
      </w:tr>
      <w:tr w:rsidR="003638E3" w:rsidRPr="003638E3" w14:paraId="6A7142FF" w14:textId="77777777" w:rsidTr="003638E3">
        <w:trPr>
          <w:ins w:id="848" w:author="Qizhou Duan" w:date="2024-06-21T12:09:00Z"/>
        </w:trPr>
        <w:tc>
          <w:tcPr>
            <w:tcW w:w="0" w:type="auto"/>
            <w:shd w:val="clear" w:color="auto" w:fill="auto"/>
            <w:tcMar>
              <w:top w:w="0" w:type="dxa"/>
              <w:left w:w="75" w:type="dxa"/>
              <w:bottom w:w="0" w:type="dxa"/>
              <w:right w:w="75" w:type="dxa"/>
            </w:tcMar>
            <w:vAlign w:val="center"/>
            <w:hideMark/>
          </w:tcPr>
          <w:p w14:paraId="0C974519" w14:textId="77777777" w:rsidR="003638E3" w:rsidRPr="003638E3" w:rsidRDefault="003638E3" w:rsidP="003638E3">
            <w:pPr>
              <w:suppressAutoHyphens w:val="0"/>
              <w:spacing w:before="150" w:after="150" w:line="240" w:lineRule="auto"/>
              <w:jc w:val="center"/>
              <w:rPr>
                <w:ins w:id="849" w:author="Qizhou Duan" w:date="2024-06-21T12:09:00Z"/>
                <w:rFonts w:ascii="Times New Roman" w:eastAsia="Times New Roman" w:hAnsi="Times New Roman" w:cs="Times New Roman"/>
                <w:color w:val="222222"/>
                <w:sz w:val="16"/>
                <w:szCs w:val="16"/>
                <w:lang w:eastAsia="zh-CN"/>
                <w:rPrChange w:id="850" w:author="Qizhou Duan" w:date="2024-06-21T12:09:00Z">
                  <w:rPr>
                    <w:ins w:id="851" w:author="Qizhou Duan" w:date="2024-06-21T12:09:00Z"/>
                    <w:rFonts w:ascii="Cambria" w:eastAsia="Times New Roman" w:hAnsi="Cambria" w:cs="Times New Roman"/>
                    <w:color w:val="222222"/>
                    <w:sz w:val="23"/>
                    <w:szCs w:val="23"/>
                    <w:lang w:eastAsia="zh-CN"/>
                  </w:rPr>
                </w:rPrChange>
              </w:rPr>
              <w:pPrChange w:id="852" w:author="Qizhou Duan" w:date="2024-06-21T12:10:00Z">
                <w:pPr>
                  <w:suppressAutoHyphens w:val="0"/>
                  <w:spacing w:before="150" w:after="150" w:line="240" w:lineRule="auto"/>
                </w:pPr>
              </w:pPrChange>
            </w:pPr>
            <w:ins w:id="853" w:author="Qizhou Duan" w:date="2024-06-21T12:09:00Z">
              <w:r w:rsidRPr="003638E3">
                <w:rPr>
                  <w:rFonts w:ascii="Times New Roman" w:eastAsia="Times New Roman" w:hAnsi="Times New Roman" w:cs="Times New Roman"/>
                  <w:color w:val="222222"/>
                  <w:sz w:val="16"/>
                  <w:szCs w:val="16"/>
                  <w:lang w:eastAsia="zh-CN"/>
                  <w:rPrChange w:id="854" w:author="Qizhou Duan" w:date="2024-06-21T12:09:00Z">
                    <w:rPr>
                      <w:rFonts w:ascii="Cambria" w:eastAsia="Times New Roman" w:hAnsi="Cambria" w:cs="Times New Roman"/>
                      <w:color w:val="222222"/>
                      <w:sz w:val="23"/>
                      <w:szCs w:val="23"/>
                      <w:lang w:eastAsia="zh-CN"/>
                    </w:rPr>
                  </w:rPrChange>
                </w:rPr>
                <w:t>Carola et al. (2022)</w:t>
              </w:r>
            </w:ins>
          </w:p>
        </w:tc>
        <w:tc>
          <w:tcPr>
            <w:tcW w:w="0" w:type="auto"/>
            <w:shd w:val="clear" w:color="auto" w:fill="auto"/>
            <w:tcMar>
              <w:top w:w="0" w:type="dxa"/>
              <w:left w:w="75" w:type="dxa"/>
              <w:bottom w:w="0" w:type="dxa"/>
              <w:right w:w="75" w:type="dxa"/>
            </w:tcMar>
            <w:vAlign w:val="center"/>
            <w:hideMark/>
          </w:tcPr>
          <w:p w14:paraId="224276D2" w14:textId="77777777" w:rsidR="003638E3" w:rsidRPr="003638E3" w:rsidRDefault="003638E3" w:rsidP="003638E3">
            <w:pPr>
              <w:suppressAutoHyphens w:val="0"/>
              <w:spacing w:before="150" w:after="150" w:line="240" w:lineRule="auto"/>
              <w:jc w:val="center"/>
              <w:rPr>
                <w:ins w:id="855" w:author="Qizhou Duan" w:date="2024-06-21T12:09:00Z"/>
                <w:rFonts w:ascii="Times New Roman" w:eastAsia="Times New Roman" w:hAnsi="Times New Roman" w:cs="Times New Roman"/>
                <w:color w:val="222222"/>
                <w:sz w:val="16"/>
                <w:szCs w:val="16"/>
                <w:lang w:eastAsia="zh-CN"/>
                <w:rPrChange w:id="856" w:author="Qizhou Duan" w:date="2024-06-21T12:09:00Z">
                  <w:rPr>
                    <w:ins w:id="857" w:author="Qizhou Duan" w:date="2024-06-21T12:09:00Z"/>
                    <w:rFonts w:ascii="Cambria" w:eastAsia="Times New Roman" w:hAnsi="Cambria" w:cs="Times New Roman"/>
                    <w:color w:val="222222"/>
                    <w:sz w:val="23"/>
                    <w:szCs w:val="23"/>
                    <w:lang w:eastAsia="zh-CN"/>
                  </w:rPr>
                </w:rPrChange>
              </w:rPr>
              <w:pPrChange w:id="858" w:author="Qizhou Duan" w:date="2024-06-21T12:10:00Z">
                <w:pPr>
                  <w:suppressAutoHyphens w:val="0"/>
                  <w:spacing w:before="150" w:after="150" w:line="240" w:lineRule="auto"/>
                  <w:jc w:val="right"/>
                </w:pPr>
              </w:pPrChange>
            </w:pPr>
            <w:ins w:id="859" w:author="Qizhou Duan" w:date="2024-06-21T12:09:00Z">
              <w:r w:rsidRPr="003638E3">
                <w:rPr>
                  <w:rFonts w:ascii="Times New Roman" w:eastAsia="Times New Roman" w:hAnsi="Times New Roman" w:cs="Times New Roman"/>
                  <w:color w:val="222222"/>
                  <w:sz w:val="16"/>
                  <w:szCs w:val="16"/>
                  <w:lang w:eastAsia="zh-CN"/>
                  <w:rPrChange w:id="860" w:author="Qizhou Duan" w:date="2024-06-21T12:09:00Z">
                    <w:rPr>
                      <w:rFonts w:ascii="Cambria" w:eastAsia="Times New Roman" w:hAnsi="Cambria" w:cs="Times New Roman"/>
                      <w:color w:val="222222"/>
                      <w:sz w:val="23"/>
                      <w:szCs w:val="23"/>
                      <w:lang w:eastAsia="zh-CN"/>
                    </w:rPr>
                  </w:rPrChange>
                </w:rPr>
                <w:t>35</w:t>
              </w:r>
            </w:ins>
          </w:p>
        </w:tc>
        <w:tc>
          <w:tcPr>
            <w:tcW w:w="0" w:type="auto"/>
            <w:shd w:val="clear" w:color="auto" w:fill="auto"/>
            <w:tcMar>
              <w:top w:w="0" w:type="dxa"/>
              <w:left w:w="75" w:type="dxa"/>
              <w:bottom w:w="0" w:type="dxa"/>
              <w:right w:w="75" w:type="dxa"/>
            </w:tcMar>
            <w:vAlign w:val="center"/>
            <w:hideMark/>
          </w:tcPr>
          <w:p w14:paraId="6AD52C9B" w14:textId="77777777" w:rsidR="003638E3" w:rsidRPr="003638E3" w:rsidRDefault="003638E3" w:rsidP="003638E3">
            <w:pPr>
              <w:suppressAutoHyphens w:val="0"/>
              <w:spacing w:before="150" w:after="150" w:line="240" w:lineRule="auto"/>
              <w:jc w:val="center"/>
              <w:rPr>
                <w:ins w:id="861" w:author="Qizhou Duan" w:date="2024-06-21T12:09:00Z"/>
                <w:rFonts w:ascii="Times New Roman" w:eastAsia="Times New Roman" w:hAnsi="Times New Roman" w:cs="Times New Roman"/>
                <w:color w:val="222222"/>
                <w:sz w:val="16"/>
                <w:szCs w:val="16"/>
                <w:lang w:eastAsia="zh-CN"/>
                <w:rPrChange w:id="862" w:author="Qizhou Duan" w:date="2024-06-21T12:09:00Z">
                  <w:rPr>
                    <w:ins w:id="863" w:author="Qizhou Duan" w:date="2024-06-21T12:09:00Z"/>
                    <w:rFonts w:ascii="Cambria" w:eastAsia="Times New Roman" w:hAnsi="Cambria" w:cs="Times New Roman"/>
                    <w:color w:val="222222"/>
                    <w:sz w:val="23"/>
                    <w:szCs w:val="23"/>
                    <w:lang w:eastAsia="zh-CN"/>
                  </w:rPr>
                </w:rPrChange>
              </w:rPr>
              <w:pPrChange w:id="864" w:author="Qizhou Duan" w:date="2024-06-21T12:10:00Z">
                <w:pPr>
                  <w:suppressAutoHyphens w:val="0"/>
                  <w:spacing w:before="150" w:after="150" w:line="240" w:lineRule="auto"/>
                  <w:jc w:val="right"/>
                </w:pPr>
              </w:pPrChange>
            </w:pPr>
            <w:ins w:id="865" w:author="Qizhou Duan" w:date="2024-06-21T12:09:00Z">
              <w:r w:rsidRPr="003638E3">
                <w:rPr>
                  <w:rFonts w:ascii="Times New Roman" w:eastAsia="Times New Roman" w:hAnsi="Times New Roman" w:cs="Times New Roman"/>
                  <w:color w:val="222222"/>
                  <w:sz w:val="16"/>
                  <w:szCs w:val="16"/>
                  <w:lang w:eastAsia="zh-CN"/>
                  <w:rPrChange w:id="866" w:author="Qizhou Duan" w:date="2024-06-21T12:09:00Z">
                    <w:rPr>
                      <w:rFonts w:ascii="Cambria" w:eastAsia="Times New Roman" w:hAnsi="Cambria" w:cs="Times New Roman"/>
                      <w:color w:val="222222"/>
                      <w:sz w:val="23"/>
                      <w:szCs w:val="23"/>
                      <w:lang w:eastAsia="zh-CN"/>
                    </w:rPr>
                  </w:rPrChange>
                </w:rPr>
                <w:t>34.51</w:t>
              </w:r>
            </w:ins>
          </w:p>
        </w:tc>
        <w:tc>
          <w:tcPr>
            <w:tcW w:w="0" w:type="auto"/>
            <w:shd w:val="clear" w:color="auto" w:fill="auto"/>
            <w:tcMar>
              <w:top w:w="0" w:type="dxa"/>
              <w:left w:w="75" w:type="dxa"/>
              <w:bottom w:w="0" w:type="dxa"/>
              <w:right w:w="75" w:type="dxa"/>
            </w:tcMar>
            <w:vAlign w:val="center"/>
            <w:hideMark/>
          </w:tcPr>
          <w:p w14:paraId="0F1D19BE" w14:textId="77777777" w:rsidR="003638E3" w:rsidRPr="003638E3" w:rsidRDefault="003638E3" w:rsidP="003638E3">
            <w:pPr>
              <w:suppressAutoHyphens w:val="0"/>
              <w:spacing w:before="150" w:after="150" w:line="240" w:lineRule="auto"/>
              <w:jc w:val="center"/>
              <w:rPr>
                <w:ins w:id="867" w:author="Qizhou Duan" w:date="2024-06-21T12:09:00Z"/>
                <w:rFonts w:ascii="Times New Roman" w:eastAsia="Times New Roman" w:hAnsi="Times New Roman" w:cs="Times New Roman"/>
                <w:color w:val="222222"/>
                <w:sz w:val="16"/>
                <w:szCs w:val="16"/>
                <w:lang w:eastAsia="zh-CN"/>
                <w:rPrChange w:id="868" w:author="Qizhou Duan" w:date="2024-06-21T12:09:00Z">
                  <w:rPr>
                    <w:ins w:id="869" w:author="Qizhou Duan" w:date="2024-06-21T12:09:00Z"/>
                    <w:rFonts w:ascii="Cambria" w:eastAsia="Times New Roman" w:hAnsi="Cambria" w:cs="Times New Roman"/>
                    <w:color w:val="222222"/>
                    <w:sz w:val="23"/>
                    <w:szCs w:val="23"/>
                    <w:lang w:eastAsia="zh-CN"/>
                  </w:rPr>
                </w:rPrChange>
              </w:rPr>
              <w:pPrChange w:id="870" w:author="Qizhou Duan" w:date="2024-06-21T12:10:00Z">
                <w:pPr>
                  <w:suppressAutoHyphens w:val="0"/>
                  <w:spacing w:before="150" w:after="150" w:line="240" w:lineRule="auto"/>
                  <w:jc w:val="right"/>
                </w:pPr>
              </w:pPrChange>
            </w:pPr>
            <w:ins w:id="871" w:author="Qizhou Duan" w:date="2024-06-21T12:09:00Z">
              <w:r w:rsidRPr="003638E3">
                <w:rPr>
                  <w:rFonts w:ascii="Times New Roman" w:eastAsia="Times New Roman" w:hAnsi="Times New Roman" w:cs="Times New Roman"/>
                  <w:color w:val="222222"/>
                  <w:sz w:val="16"/>
                  <w:szCs w:val="16"/>
                  <w:lang w:eastAsia="zh-CN"/>
                  <w:rPrChange w:id="872" w:author="Qizhou Duan" w:date="2024-06-21T12:09:00Z">
                    <w:rPr>
                      <w:rFonts w:ascii="Cambria" w:eastAsia="Times New Roman" w:hAnsi="Cambria" w:cs="Times New Roman"/>
                      <w:color w:val="222222"/>
                      <w:sz w:val="23"/>
                      <w:szCs w:val="23"/>
                      <w:lang w:eastAsia="zh-CN"/>
                    </w:rPr>
                  </w:rPrChange>
                </w:rPr>
                <w:t>25.46</w:t>
              </w:r>
            </w:ins>
          </w:p>
        </w:tc>
      </w:tr>
      <w:tr w:rsidR="003638E3" w:rsidRPr="003638E3" w14:paraId="414CE9A3" w14:textId="77777777" w:rsidTr="003638E3">
        <w:trPr>
          <w:ins w:id="873" w:author="Qizhou Duan" w:date="2024-06-21T12:09:00Z"/>
        </w:trPr>
        <w:tc>
          <w:tcPr>
            <w:tcW w:w="0" w:type="auto"/>
            <w:shd w:val="clear" w:color="auto" w:fill="auto"/>
            <w:tcMar>
              <w:top w:w="0" w:type="dxa"/>
              <w:left w:w="75" w:type="dxa"/>
              <w:bottom w:w="0" w:type="dxa"/>
              <w:right w:w="75" w:type="dxa"/>
            </w:tcMar>
            <w:vAlign w:val="center"/>
            <w:hideMark/>
          </w:tcPr>
          <w:p w14:paraId="16241A97" w14:textId="77777777" w:rsidR="003638E3" w:rsidRPr="003638E3" w:rsidRDefault="003638E3" w:rsidP="003638E3">
            <w:pPr>
              <w:suppressAutoHyphens w:val="0"/>
              <w:spacing w:before="150" w:after="150" w:line="240" w:lineRule="auto"/>
              <w:jc w:val="center"/>
              <w:rPr>
                <w:ins w:id="874" w:author="Qizhou Duan" w:date="2024-06-21T12:09:00Z"/>
                <w:rFonts w:ascii="Times New Roman" w:eastAsia="Times New Roman" w:hAnsi="Times New Roman" w:cs="Times New Roman"/>
                <w:color w:val="222222"/>
                <w:sz w:val="16"/>
                <w:szCs w:val="16"/>
                <w:lang w:eastAsia="zh-CN"/>
                <w:rPrChange w:id="875" w:author="Qizhou Duan" w:date="2024-06-21T12:09:00Z">
                  <w:rPr>
                    <w:ins w:id="876" w:author="Qizhou Duan" w:date="2024-06-21T12:09:00Z"/>
                    <w:rFonts w:ascii="Cambria" w:eastAsia="Times New Roman" w:hAnsi="Cambria" w:cs="Times New Roman"/>
                    <w:color w:val="222222"/>
                    <w:sz w:val="23"/>
                    <w:szCs w:val="23"/>
                    <w:lang w:eastAsia="zh-CN"/>
                  </w:rPr>
                </w:rPrChange>
              </w:rPr>
              <w:pPrChange w:id="877" w:author="Qizhou Duan" w:date="2024-06-21T12:10:00Z">
                <w:pPr>
                  <w:suppressAutoHyphens w:val="0"/>
                  <w:spacing w:before="150" w:after="150" w:line="240" w:lineRule="auto"/>
                </w:pPr>
              </w:pPrChange>
            </w:pPr>
            <w:ins w:id="878" w:author="Qizhou Duan" w:date="2024-06-21T12:09:00Z">
              <w:r w:rsidRPr="003638E3">
                <w:rPr>
                  <w:rFonts w:ascii="Times New Roman" w:eastAsia="Times New Roman" w:hAnsi="Times New Roman" w:cs="Times New Roman"/>
                  <w:color w:val="222222"/>
                  <w:sz w:val="16"/>
                  <w:szCs w:val="16"/>
                  <w:lang w:eastAsia="zh-CN"/>
                  <w:rPrChange w:id="879" w:author="Qizhou Duan" w:date="2024-06-21T12:09:00Z">
                    <w:rPr>
                      <w:rFonts w:ascii="Cambria" w:eastAsia="Times New Roman" w:hAnsi="Cambria" w:cs="Times New Roman"/>
                      <w:color w:val="222222"/>
                      <w:sz w:val="23"/>
                      <w:szCs w:val="23"/>
                      <w:lang w:eastAsia="zh-CN"/>
                    </w:rPr>
                  </w:rPrChange>
                </w:rPr>
                <w:t>Dahan et al. (2022)</w:t>
              </w:r>
            </w:ins>
          </w:p>
        </w:tc>
        <w:tc>
          <w:tcPr>
            <w:tcW w:w="0" w:type="auto"/>
            <w:shd w:val="clear" w:color="auto" w:fill="auto"/>
            <w:tcMar>
              <w:top w:w="0" w:type="dxa"/>
              <w:left w:w="75" w:type="dxa"/>
              <w:bottom w:w="0" w:type="dxa"/>
              <w:right w:w="75" w:type="dxa"/>
            </w:tcMar>
            <w:vAlign w:val="center"/>
            <w:hideMark/>
          </w:tcPr>
          <w:p w14:paraId="021CC031" w14:textId="77777777" w:rsidR="003638E3" w:rsidRPr="003638E3" w:rsidRDefault="003638E3" w:rsidP="003638E3">
            <w:pPr>
              <w:suppressAutoHyphens w:val="0"/>
              <w:spacing w:before="150" w:after="150" w:line="240" w:lineRule="auto"/>
              <w:jc w:val="center"/>
              <w:rPr>
                <w:ins w:id="880" w:author="Qizhou Duan" w:date="2024-06-21T12:09:00Z"/>
                <w:rFonts w:ascii="Times New Roman" w:eastAsia="Times New Roman" w:hAnsi="Times New Roman" w:cs="Times New Roman"/>
                <w:color w:val="222222"/>
                <w:sz w:val="16"/>
                <w:szCs w:val="16"/>
                <w:lang w:eastAsia="zh-CN"/>
                <w:rPrChange w:id="881" w:author="Qizhou Duan" w:date="2024-06-21T12:09:00Z">
                  <w:rPr>
                    <w:ins w:id="882" w:author="Qizhou Duan" w:date="2024-06-21T12:09:00Z"/>
                    <w:rFonts w:ascii="Cambria" w:eastAsia="Times New Roman" w:hAnsi="Cambria" w:cs="Times New Roman"/>
                    <w:color w:val="222222"/>
                    <w:sz w:val="23"/>
                    <w:szCs w:val="23"/>
                    <w:lang w:eastAsia="zh-CN"/>
                  </w:rPr>
                </w:rPrChange>
              </w:rPr>
              <w:pPrChange w:id="883" w:author="Qizhou Duan" w:date="2024-06-21T12:10:00Z">
                <w:pPr>
                  <w:suppressAutoHyphens w:val="0"/>
                  <w:spacing w:before="150" w:after="150" w:line="240" w:lineRule="auto"/>
                  <w:jc w:val="right"/>
                </w:pPr>
              </w:pPrChange>
            </w:pPr>
            <w:ins w:id="884" w:author="Qizhou Duan" w:date="2024-06-21T12:09:00Z">
              <w:r w:rsidRPr="003638E3">
                <w:rPr>
                  <w:rFonts w:ascii="Times New Roman" w:eastAsia="Times New Roman" w:hAnsi="Times New Roman" w:cs="Times New Roman"/>
                  <w:color w:val="222222"/>
                  <w:sz w:val="16"/>
                  <w:szCs w:val="16"/>
                  <w:lang w:eastAsia="zh-CN"/>
                  <w:rPrChange w:id="885" w:author="Qizhou Duan" w:date="2024-06-21T12:09:00Z">
                    <w:rPr>
                      <w:rFonts w:ascii="Cambria" w:eastAsia="Times New Roman" w:hAnsi="Cambria" w:cs="Times New Roman"/>
                      <w:color w:val="222222"/>
                      <w:sz w:val="23"/>
                      <w:szCs w:val="23"/>
                      <w:lang w:eastAsia="zh-CN"/>
                    </w:rPr>
                  </w:rPrChange>
                </w:rPr>
                <w:t>183</w:t>
              </w:r>
            </w:ins>
          </w:p>
        </w:tc>
        <w:tc>
          <w:tcPr>
            <w:tcW w:w="0" w:type="auto"/>
            <w:shd w:val="clear" w:color="auto" w:fill="auto"/>
            <w:tcMar>
              <w:top w:w="0" w:type="dxa"/>
              <w:left w:w="75" w:type="dxa"/>
              <w:bottom w:w="0" w:type="dxa"/>
              <w:right w:w="75" w:type="dxa"/>
            </w:tcMar>
            <w:vAlign w:val="center"/>
            <w:hideMark/>
          </w:tcPr>
          <w:p w14:paraId="2405C728" w14:textId="77777777" w:rsidR="003638E3" w:rsidRPr="003638E3" w:rsidRDefault="003638E3" w:rsidP="003638E3">
            <w:pPr>
              <w:suppressAutoHyphens w:val="0"/>
              <w:spacing w:before="150" w:after="150" w:line="240" w:lineRule="auto"/>
              <w:jc w:val="center"/>
              <w:rPr>
                <w:ins w:id="886" w:author="Qizhou Duan" w:date="2024-06-21T12:09:00Z"/>
                <w:rFonts w:ascii="Times New Roman" w:eastAsia="Times New Roman" w:hAnsi="Times New Roman" w:cs="Times New Roman"/>
                <w:color w:val="222222"/>
                <w:sz w:val="16"/>
                <w:szCs w:val="16"/>
                <w:lang w:eastAsia="zh-CN"/>
                <w:rPrChange w:id="887" w:author="Qizhou Duan" w:date="2024-06-21T12:09:00Z">
                  <w:rPr>
                    <w:ins w:id="888" w:author="Qizhou Duan" w:date="2024-06-21T12:09:00Z"/>
                    <w:rFonts w:ascii="Cambria" w:eastAsia="Times New Roman" w:hAnsi="Cambria" w:cs="Times New Roman"/>
                    <w:color w:val="222222"/>
                    <w:sz w:val="23"/>
                    <w:szCs w:val="23"/>
                    <w:lang w:eastAsia="zh-CN"/>
                  </w:rPr>
                </w:rPrChange>
              </w:rPr>
              <w:pPrChange w:id="889" w:author="Qizhou Duan" w:date="2024-06-21T12:10:00Z">
                <w:pPr>
                  <w:suppressAutoHyphens w:val="0"/>
                  <w:spacing w:before="150" w:after="150" w:line="240" w:lineRule="auto"/>
                  <w:jc w:val="right"/>
                </w:pPr>
              </w:pPrChange>
            </w:pPr>
            <w:ins w:id="890" w:author="Qizhou Duan" w:date="2024-06-21T12:09:00Z">
              <w:r w:rsidRPr="003638E3">
                <w:rPr>
                  <w:rFonts w:ascii="Times New Roman" w:eastAsia="Times New Roman" w:hAnsi="Times New Roman" w:cs="Times New Roman"/>
                  <w:color w:val="222222"/>
                  <w:sz w:val="16"/>
                  <w:szCs w:val="16"/>
                  <w:lang w:eastAsia="zh-CN"/>
                  <w:rPrChange w:id="891" w:author="Qizhou Duan" w:date="2024-06-21T12:09:00Z">
                    <w:rPr>
                      <w:rFonts w:ascii="Cambria" w:eastAsia="Times New Roman" w:hAnsi="Cambria" w:cs="Times New Roman"/>
                      <w:color w:val="222222"/>
                      <w:sz w:val="23"/>
                      <w:szCs w:val="23"/>
                      <w:lang w:eastAsia="zh-CN"/>
                    </w:rPr>
                  </w:rPrChange>
                </w:rPr>
                <w:t>63.21</w:t>
              </w:r>
            </w:ins>
          </w:p>
        </w:tc>
        <w:tc>
          <w:tcPr>
            <w:tcW w:w="0" w:type="auto"/>
            <w:shd w:val="clear" w:color="auto" w:fill="auto"/>
            <w:tcMar>
              <w:top w:w="0" w:type="dxa"/>
              <w:left w:w="75" w:type="dxa"/>
              <w:bottom w:w="0" w:type="dxa"/>
              <w:right w:w="75" w:type="dxa"/>
            </w:tcMar>
            <w:vAlign w:val="center"/>
            <w:hideMark/>
          </w:tcPr>
          <w:p w14:paraId="0CB61B95" w14:textId="77777777" w:rsidR="003638E3" w:rsidRPr="003638E3" w:rsidRDefault="003638E3" w:rsidP="003638E3">
            <w:pPr>
              <w:suppressAutoHyphens w:val="0"/>
              <w:spacing w:before="150" w:after="150" w:line="240" w:lineRule="auto"/>
              <w:jc w:val="center"/>
              <w:rPr>
                <w:ins w:id="892" w:author="Qizhou Duan" w:date="2024-06-21T12:09:00Z"/>
                <w:rFonts w:ascii="Times New Roman" w:eastAsia="Times New Roman" w:hAnsi="Times New Roman" w:cs="Times New Roman"/>
                <w:color w:val="222222"/>
                <w:sz w:val="16"/>
                <w:szCs w:val="16"/>
                <w:lang w:eastAsia="zh-CN"/>
                <w:rPrChange w:id="893" w:author="Qizhou Duan" w:date="2024-06-21T12:09:00Z">
                  <w:rPr>
                    <w:ins w:id="894" w:author="Qizhou Duan" w:date="2024-06-21T12:09:00Z"/>
                    <w:rFonts w:ascii="Cambria" w:eastAsia="Times New Roman" w:hAnsi="Cambria" w:cs="Times New Roman"/>
                    <w:color w:val="222222"/>
                    <w:sz w:val="23"/>
                    <w:szCs w:val="23"/>
                    <w:lang w:eastAsia="zh-CN"/>
                  </w:rPr>
                </w:rPrChange>
              </w:rPr>
              <w:pPrChange w:id="895" w:author="Qizhou Duan" w:date="2024-06-21T12:10:00Z">
                <w:pPr>
                  <w:suppressAutoHyphens w:val="0"/>
                  <w:spacing w:before="150" w:after="150" w:line="240" w:lineRule="auto"/>
                  <w:jc w:val="right"/>
                </w:pPr>
              </w:pPrChange>
            </w:pPr>
            <w:ins w:id="896" w:author="Qizhou Duan" w:date="2024-06-21T12:09:00Z">
              <w:r w:rsidRPr="003638E3">
                <w:rPr>
                  <w:rFonts w:ascii="Times New Roman" w:eastAsia="Times New Roman" w:hAnsi="Times New Roman" w:cs="Times New Roman"/>
                  <w:color w:val="222222"/>
                  <w:sz w:val="16"/>
                  <w:szCs w:val="16"/>
                  <w:lang w:eastAsia="zh-CN"/>
                  <w:rPrChange w:id="897" w:author="Qizhou Duan" w:date="2024-06-21T12:09:00Z">
                    <w:rPr>
                      <w:rFonts w:ascii="Cambria" w:eastAsia="Times New Roman" w:hAnsi="Cambria" w:cs="Times New Roman"/>
                      <w:color w:val="222222"/>
                      <w:sz w:val="23"/>
                      <w:szCs w:val="23"/>
                      <w:lang w:eastAsia="zh-CN"/>
                    </w:rPr>
                  </w:rPrChange>
                </w:rPr>
                <w:t>17.00</w:t>
              </w:r>
            </w:ins>
          </w:p>
        </w:tc>
      </w:tr>
      <w:tr w:rsidR="003638E3" w:rsidRPr="003638E3" w14:paraId="4CE8D8BC" w14:textId="77777777" w:rsidTr="003638E3">
        <w:trPr>
          <w:ins w:id="898" w:author="Qizhou Duan" w:date="2024-06-21T12:09:00Z"/>
        </w:trPr>
        <w:tc>
          <w:tcPr>
            <w:tcW w:w="0" w:type="auto"/>
            <w:shd w:val="clear" w:color="auto" w:fill="auto"/>
            <w:tcMar>
              <w:top w:w="0" w:type="dxa"/>
              <w:left w:w="75" w:type="dxa"/>
              <w:bottom w:w="0" w:type="dxa"/>
              <w:right w:w="75" w:type="dxa"/>
            </w:tcMar>
            <w:vAlign w:val="center"/>
            <w:hideMark/>
          </w:tcPr>
          <w:p w14:paraId="3EABE922" w14:textId="77777777" w:rsidR="003638E3" w:rsidRPr="003638E3" w:rsidRDefault="003638E3" w:rsidP="003638E3">
            <w:pPr>
              <w:suppressAutoHyphens w:val="0"/>
              <w:spacing w:before="150" w:after="150" w:line="240" w:lineRule="auto"/>
              <w:jc w:val="center"/>
              <w:rPr>
                <w:ins w:id="899" w:author="Qizhou Duan" w:date="2024-06-21T12:09:00Z"/>
                <w:rFonts w:ascii="Times New Roman" w:eastAsia="Times New Roman" w:hAnsi="Times New Roman" w:cs="Times New Roman"/>
                <w:color w:val="222222"/>
                <w:sz w:val="16"/>
                <w:szCs w:val="16"/>
                <w:lang w:eastAsia="zh-CN"/>
                <w:rPrChange w:id="900" w:author="Qizhou Duan" w:date="2024-06-21T12:09:00Z">
                  <w:rPr>
                    <w:ins w:id="901" w:author="Qizhou Duan" w:date="2024-06-21T12:09:00Z"/>
                    <w:rFonts w:ascii="Cambria" w:eastAsia="Times New Roman" w:hAnsi="Cambria" w:cs="Times New Roman"/>
                    <w:color w:val="222222"/>
                    <w:sz w:val="23"/>
                    <w:szCs w:val="23"/>
                    <w:lang w:eastAsia="zh-CN"/>
                  </w:rPr>
                </w:rPrChange>
              </w:rPr>
              <w:pPrChange w:id="902" w:author="Qizhou Duan" w:date="2024-06-21T12:10:00Z">
                <w:pPr>
                  <w:suppressAutoHyphens w:val="0"/>
                  <w:spacing w:before="150" w:after="150" w:line="240" w:lineRule="auto"/>
                </w:pPr>
              </w:pPrChange>
            </w:pPr>
            <w:ins w:id="903" w:author="Qizhou Duan" w:date="2024-06-21T12:09:00Z">
              <w:r w:rsidRPr="003638E3">
                <w:rPr>
                  <w:rFonts w:ascii="Times New Roman" w:eastAsia="Times New Roman" w:hAnsi="Times New Roman" w:cs="Times New Roman"/>
                  <w:color w:val="222222"/>
                  <w:sz w:val="16"/>
                  <w:szCs w:val="16"/>
                  <w:lang w:eastAsia="zh-CN"/>
                  <w:rPrChange w:id="904" w:author="Qizhou Duan" w:date="2024-06-21T12:09:00Z">
                    <w:rPr>
                      <w:rFonts w:ascii="Cambria" w:eastAsia="Times New Roman" w:hAnsi="Cambria" w:cs="Times New Roman"/>
                      <w:color w:val="222222"/>
                      <w:sz w:val="23"/>
                      <w:szCs w:val="23"/>
                      <w:lang w:eastAsia="zh-CN"/>
                    </w:rPr>
                  </w:rPrChange>
                </w:rPr>
                <w:t>Kalaitzaki et al. (2024)</w:t>
              </w:r>
            </w:ins>
          </w:p>
        </w:tc>
        <w:tc>
          <w:tcPr>
            <w:tcW w:w="0" w:type="auto"/>
            <w:shd w:val="clear" w:color="auto" w:fill="auto"/>
            <w:tcMar>
              <w:top w:w="0" w:type="dxa"/>
              <w:left w:w="75" w:type="dxa"/>
              <w:bottom w:w="0" w:type="dxa"/>
              <w:right w:w="75" w:type="dxa"/>
            </w:tcMar>
            <w:vAlign w:val="center"/>
            <w:hideMark/>
          </w:tcPr>
          <w:p w14:paraId="641B8BCD" w14:textId="77777777" w:rsidR="003638E3" w:rsidRPr="003638E3" w:rsidRDefault="003638E3" w:rsidP="003638E3">
            <w:pPr>
              <w:suppressAutoHyphens w:val="0"/>
              <w:spacing w:before="150" w:after="150" w:line="240" w:lineRule="auto"/>
              <w:jc w:val="center"/>
              <w:rPr>
                <w:ins w:id="905" w:author="Qizhou Duan" w:date="2024-06-21T12:09:00Z"/>
                <w:rFonts w:ascii="Times New Roman" w:eastAsia="Times New Roman" w:hAnsi="Times New Roman" w:cs="Times New Roman"/>
                <w:color w:val="222222"/>
                <w:sz w:val="16"/>
                <w:szCs w:val="16"/>
                <w:lang w:eastAsia="zh-CN"/>
                <w:rPrChange w:id="906" w:author="Qizhou Duan" w:date="2024-06-21T12:09:00Z">
                  <w:rPr>
                    <w:ins w:id="907" w:author="Qizhou Duan" w:date="2024-06-21T12:09:00Z"/>
                    <w:rFonts w:ascii="Cambria" w:eastAsia="Times New Roman" w:hAnsi="Cambria" w:cs="Times New Roman"/>
                    <w:color w:val="222222"/>
                    <w:sz w:val="23"/>
                    <w:szCs w:val="23"/>
                    <w:lang w:eastAsia="zh-CN"/>
                  </w:rPr>
                </w:rPrChange>
              </w:rPr>
              <w:pPrChange w:id="908" w:author="Qizhou Duan" w:date="2024-06-21T12:10:00Z">
                <w:pPr>
                  <w:suppressAutoHyphens w:val="0"/>
                  <w:spacing w:before="150" w:after="150" w:line="240" w:lineRule="auto"/>
                  <w:jc w:val="right"/>
                </w:pPr>
              </w:pPrChange>
            </w:pPr>
            <w:ins w:id="909" w:author="Qizhou Duan" w:date="2024-06-21T12:09:00Z">
              <w:r w:rsidRPr="003638E3">
                <w:rPr>
                  <w:rFonts w:ascii="Times New Roman" w:eastAsia="Times New Roman" w:hAnsi="Times New Roman" w:cs="Times New Roman"/>
                  <w:color w:val="222222"/>
                  <w:sz w:val="16"/>
                  <w:szCs w:val="16"/>
                  <w:lang w:eastAsia="zh-CN"/>
                  <w:rPrChange w:id="910" w:author="Qizhou Duan" w:date="2024-06-21T12:09:00Z">
                    <w:rPr>
                      <w:rFonts w:ascii="Cambria" w:eastAsia="Times New Roman" w:hAnsi="Cambria" w:cs="Times New Roman"/>
                      <w:color w:val="222222"/>
                      <w:sz w:val="23"/>
                      <w:szCs w:val="23"/>
                      <w:lang w:eastAsia="zh-CN"/>
                    </w:rPr>
                  </w:rPrChange>
                </w:rPr>
                <w:t>429</w:t>
              </w:r>
            </w:ins>
          </w:p>
        </w:tc>
        <w:tc>
          <w:tcPr>
            <w:tcW w:w="0" w:type="auto"/>
            <w:shd w:val="clear" w:color="auto" w:fill="auto"/>
            <w:tcMar>
              <w:top w:w="0" w:type="dxa"/>
              <w:left w:w="75" w:type="dxa"/>
              <w:bottom w:w="0" w:type="dxa"/>
              <w:right w:w="75" w:type="dxa"/>
            </w:tcMar>
            <w:vAlign w:val="center"/>
            <w:hideMark/>
          </w:tcPr>
          <w:p w14:paraId="0FCF1822" w14:textId="77777777" w:rsidR="003638E3" w:rsidRPr="003638E3" w:rsidRDefault="003638E3" w:rsidP="003638E3">
            <w:pPr>
              <w:suppressAutoHyphens w:val="0"/>
              <w:spacing w:before="150" w:after="150" w:line="240" w:lineRule="auto"/>
              <w:jc w:val="center"/>
              <w:rPr>
                <w:ins w:id="911" w:author="Qizhou Duan" w:date="2024-06-21T12:09:00Z"/>
                <w:rFonts w:ascii="Times New Roman" w:eastAsia="Times New Roman" w:hAnsi="Times New Roman" w:cs="Times New Roman"/>
                <w:color w:val="222222"/>
                <w:sz w:val="16"/>
                <w:szCs w:val="16"/>
                <w:lang w:eastAsia="zh-CN"/>
                <w:rPrChange w:id="912" w:author="Qizhou Duan" w:date="2024-06-21T12:09:00Z">
                  <w:rPr>
                    <w:ins w:id="913" w:author="Qizhou Duan" w:date="2024-06-21T12:09:00Z"/>
                    <w:rFonts w:ascii="Cambria" w:eastAsia="Times New Roman" w:hAnsi="Cambria" w:cs="Times New Roman"/>
                    <w:color w:val="222222"/>
                    <w:sz w:val="23"/>
                    <w:szCs w:val="23"/>
                    <w:lang w:eastAsia="zh-CN"/>
                  </w:rPr>
                </w:rPrChange>
              </w:rPr>
              <w:pPrChange w:id="914" w:author="Qizhou Duan" w:date="2024-06-21T12:10:00Z">
                <w:pPr>
                  <w:suppressAutoHyphens w:val="0"/>
                  <w:spacing w:before="150" w:after="150" w:line="240" w:lineRule="auto"/>
                  <w:jc w:val="right"/>
                </w:pPr>
              </w:pPrChange>
            </w:pPr>
            <w:ins w:id="915" w:author="Qizhou Duan" w:date="2024-06-21T12:09:00Z">
              <w:r w:rsidRPr="003638E3">
                <w:rPr>
                  <w:rFonts w:ascii="Times New Roman" w:eastAsia="Times New Roman" w:hAnsi="Times New Roman" w:cs="Times New Roman"/>
                  <w:color w:val="222222"/>
                  <w:sz w:val="16"/>
                  <w:szCs w:val="16"/>
                  <w:lang w:eastAsia="zh-CN"/>
                  <w:rPrChange w:id="916" w:author="Qizhou Duan" w:date="2024-06-21T12:09:00Z">
                    <w:rPr>
                      <w:rFonts w:ascii="Cambria" w:eastAsia="Times New Roman" w:hAnsi="Cambria" w:cs="Times New Roman"/>
                      <w:color w:val="222222"/>
                      <w:sz w:val="23"/>
                      <w:szCs w:val="23"/>
                      <w:lang w:eastAsia="zh-CN"/>
                    </w:rPr>
                  </w:rPrChange>
                </w:rPr>
                <w:t>62.24</w:t>
              </w:r>
            </w:ins>
          </w:p>
        </w:tc>
        <w:tc>
          <w:tcPr>
            <w:tcW w:w="0" w:type="auto"/>
            <w:shd w:val="clear" w:color="auto" w:fill="auto"/>
            <w:tcMar>
              <w:top w:w="0" w:type="dxa"/>
              <w:left w:w="75" w:type="dxa"/>
              <w:bottom w:w="0" w:type="dxa"/>
              <w:right w:w="75" w:type="dxa"/>
            </w:tcMar>
            <w:vAlign w:val="center"/>
            <w:hideMark/>
          </w:tcPr>
          <w:p w14:paraId="16DD8FF8" w14:textId="77777777" w:rsidR="003638E3" w:rsidRPr="003638E3" w:rsidRDefault="003638E3" w:rsidP="003638E3">
            <w:pPr>
              <w:suppressAutoHyphens w:val="0"/>
              <w:spacing w:before="150" w:after="150" w:line="240" w:lineRule="auto"/>
              <w:jc w:val="center"/>
              <w:rPr>
                <w:ins w:id="917" w:author="Qizhou Duan" w:date="2024-06-21T12:09:00Z"/>
                <w:rFonts w:ascii="Times New Roman" w:eastAsia="Times New Roman" w:hAnsi="Times New Roman" w:cs="Times New Roman"/>
                <w:color w:val="222222"/>
                <w:sz w:val="16"/>
                <w:szCs w:val="16"/>
                <w:lang w:eastAsia="zh-CN"/>
                <w:rPrChange w:id="918" w:author="Qizhou Duan" w:date="2024-06-21T12:09:00Z">
                  <w:rPr>
                    <w:ins w:id="919" w:author="Qizhou Duan" w:date="2024-06-21T12:09:00Z"/>
                    <w:rFonts w:ascii="Cambria" w:eastAsia="Times New Roman" w:hAnsi="Cambria" w:cs="Times New Roman"/>
                    <w:color w:val="222222"/>
                    <w:sz w:val="23"/>
                    <w:szCs w:val="23"/>
                    <w:lang w:eastAsia="zh-CN"/>
                  </w:rPr>
                </w:rPrChange>
              </w:rPr>
              <w:pPrChange w:id="920" w:author="Qizhou Duan" w:date="2024-06-21T12:10:00Z">
                <w:pPr>
                  <w:suppressAutoHyphens w:val="0"/>
                  <w:spacing w:before="150" w:after="150" w:line="240" w:lineRule="auto"/>
                  <w:jc w:val="right"/>
                </w:pPr>
              </w:pPrChange>
            </w:pPr>
            <w:ins w:id="921" w:author="Qizhou Duan" w:date="2024-06-21T12:09:00Z">
              <w:r w:rsidRPr="003638E3">
                <w:rPr>
                  <w:rFonts w:ascii="Times New Roman" w:eastAsia="Times New Roman" w:hAnsi="Times New Roman" w:cs="Times New Roman"/>
                  <w:color w:val="222222"/>
                  <w:sz w:val="16"/>
                  <w:szCs w:val="16"/>
                  <w:lang w:eastAsia="zh-CN"/>
                  <w:rPrChange w:id="922" w:author="Qizhou Duan" w:date="2024-06-21T12:09:00Z">
                    <w:rPr>
                      <w:rFonts w:ascii="Cambria" w:eastAsia="Times New Roman" w:hAnsi="Cambria" w:cs="Times New Roman"/>
                      <w:color w:val="222222"/>
                      <w:sz w:val="23"/>
                      <w:szCs w:val="23"/>
                      <w:lang w:eastAsia="zh-CN"/>
                    </w:rPr>
                  </w:rPrChange>
                </w:rPr>
                <w:t>2.18</w:t>
              </w:r>
            </w:ins>
          </w:p>
        </w:tc>
      </w:tr>
      <w:tr w:rsidR="003638E3" w:rsidRPr="003638E3" w14:paraId="32D6C0F9" w14:textId="77777777" w:rsidTr="003638E3">
        <w:trPr>
          <w:ins w:id="923" w:author="Qizhou Duan" w:date="2024-06-21T12:09:00Z"/>
        </w:trPr>
        <w:tc>
          <w:tcPr>
            <w:tcW w:w="0" w:type="auto"/>
            <w:shd w:val="clear" w:color="auto" w:fill="auto"/>
            <w:tcMar>
              <w:top w:w="0" w:type="dxa"/>
              <w:left w:w="75" w:type="dxa"/>
              <w:bottom w:w="0" w:type="dxa"/>
              <w:right w:w="75" w:type="dxa"/>
            </w:tcMar>
            <w:vAlign w:val="center"/>
            <w:hideMark/>
          </w:tcPr>
          <w:p w14:paraId="1BCF949E" w14:textId="77777777" w:rsidR="003638E3" w:rsidRPr="003638E3" w:rsidRDefault="003638E3" w:rsidP="003638E3">
            <w:pPr>
              <w:suppressAutoHyphens w:val="0"/>
              <w:spacing w:before="150" w:after="150" w:line="240" w:lineRule="auto"/>
              <w:jc w:val="center"/>
              <w:rPr>
                <w:ins w:id="924" w:author="Qizhou Duan" w:date="2024-06-21T12:09:00Z"/>
                <w:rFonts w:ascii="Times New Roman" w:eastAsia="Times New Roman" w:hAnsi="Times New Roman" w:cs="Times New Roman"/>
                <w:color w:val="222222"/>
                <w:sz w:val="16"/>
                <w:szCs w:val="16"/>
                <w:lang w:eastAsia="zh-CN"/>
                <w:rPrChange w:id="925" w:author="Qizhou Duan" w:date="2024-06-21T12:09:00Z">
                  <w:rPr>
                    <w:ins w:id="926" w:author="Qizhou Duan" w:date="2024-06-21T12:09:00Z"/>
                    <w:rFonts w:ascii="Cambria" w:eastAsia="Times New Roman" w:hAnsi="Cambria" w:cs="Times New Roman"/>
                    <w:color w:val="222222"/>
                    <w:sz w:val="23"/>
                    <w:szCs w:val="23"/>
                    <w:lang w:eastAsia="zh-CN"/>
                  </w:rPr>
                </w:rPrChange>
              </w:rPr>
              <w:pPrChange w:id="927" w:author="Qizhou Duan" w:date="2024-06-21T12:10:00Z">
                <w:pPr>
                  <w:suppressAutoHyphens w:val="0"/>
                  <w:spacing w:before="150" w:after="150" w:line="240" w:lineRule="auto"/>
                </w:pPr>
              </w:pPrChange>
            </w:pPr>
            <w:ins w:id="928" w:author="Qizhou Duan" w:date="2024-06-21T12:09:00Z">
              <w:r w:rsidRPr="003638E3">
                <w:rPr>
                  <w:rFonts w:ascii="Times New Roman" w:eastAsia="Times New Roman" w:hAnsi="Times New Roman" w:cs="Times New Roman"/>
                  <w:color w:val="222222"/>
                  <w:sz w:val="16"/>
                  <w:szCs w:val="16"/>
                  <w:lang w:eastAsia="zh-CN"/>
                  <w:rPrChange w:id="929" w:author="Qizhou Duan" w:date="2024-06-21T12:09:00Z">
                    <w:rPr>
                      <w:rFonts w:ascii="Cambria" w:eastAsia="Times New Roman" w:hAnsi="Cambria" w:cs="Times New Roman"/>
                      <w:color w:val="222222"/>
                      <w:sz w:val="23"/>
                      <w:szCs w:val="23"/>
                      <w:lang w:eastAsia="zh-CN"/>
                    </w:rPr>
                  </w:rPrChange>
                </w:rPr>
                <w:t>Kapur et al. (2022)</w:t>
              </w:r>
            </w:ins>
          </w:p>
        </w:tc>
        <w:tc>
          <w:tcPr>
            <w:tcW w:w="0" w:type="auto"/>
            <w:shd w:val="clear" w:color="auto" w:fill="auto"/>
            <w:tcMar>
              <w:top w:w="0" w:type="dxa"/>
              <w:left w:w="75" w:type="dxa"/>
              <w:bottom w:w="0" w:type="dxa"/>
              <w:right w:w="75" w:type="dxa"/>
            </w:tcMar>
            <w:vAlign w:val="center"/>
            <w:hideMark/>
          </w:tcPr>
          <w:p w14:paraId="05852F98" w14:textId="77777777" w:rsidR="003638E3" w:rsidRPr="003638E3" w:rsidRDefault="003638E3" w:rsidP="003638E3">
            <w:pPr>
              <w:suppressAutoHyphens w:val="0"/>
              <w:spacing w:before="150" w:after="150" w:line="240" w:lineRule="auto"/>
              <w:jc w:val="center"/>
              <w:rPr>
                <w:ins w:id="930" w:author="Qizhou Duan" w:date="2024-06-21T12:09:00Z"/>
                <w:rFonts w:ascii="Times New Roman" w:eastAsia="Times New Roman" w:hAnsi="Times New Roman" w:cs="Times New Roman"/>
                <w:color w:val="222222"/>
                <w:sz w:val="16"/>
                <w:szCs w:val="16"/>
                <w:lang w:eastAsia="zh-CN"/>
                <w:rPrChange w:id="931" w:author="Qizhou Duan" w:date="2024-06-21T12:09:00Z">
                  <w:rPr>
                    <w:ins w:id="932" w:author="Qizhou Duan" w:date="2024-06-21T12:09:00Z"/>
                    <w:rFonts w:ascii="Cambria" w:eastAsia="Times New Roman" w:hAnsi="Cambria" w:cs="Times New Roman"/>
                    <w:color w:val="222222"/>
                    <w:sz w:val="23"/>
                    <w:szCs w:val="23"/>
                    <w:lang w:eastAsia="zh-CN"/>
                  </w:rPr>
                </w:rPrChange>
              </w:rPr>
              <w:pPrChange w:id="933" w:author="Qizhou Duan" w:date="2024-06-21T12:10:00Z">
                <w:pPr>
                  <w:suppressAutoHyphens w:val="0"/>
                  <w:spacing w:before="150" w:after="150" w:line="240" w:lineRule="auto"/>
                  <w:jc w:val="right"/>
                </w:pPr>
              </w:pPrChange>
            </w:pPr>
            <w:ins w:id="934" w:author="Qizhou Duan" w:date="2024-06-21T12:09:00Z">
              <w:r w:rsidRPr="003638E3">
                <w:rPr>
                  <w:rFonts w:ascii="Times New Roman" w:eastAsia="Times New Roman" w:hAnsi="Times New Roman" w:cs="Times New Roman"/>
                  <w:color w:val="222222"/>
                  <w:sz w:val="16"/>
                  <w:szCs w:val="16"/>
                  <w:lang w:eastAsia="zh-CN"/>
                  <w:rPrChange w:id="935" w:author="Qizhou Duan" w:date="2024-06-21T12:09:00Z">
                    <w:rPr>
                      <w:rFonts w:ascii="Cambria" w:eastAsia="Times New Roman" w:hAnsi="Cambria" w:cs="Times New Roman"/>
                      <w:color w:val="222222"/>
                      <w:sz w:val="23"/>
                      <w:szCs w:val="23"/>
                      <w:lang w:eastAsia="zh-CN"/>
                    </w:rPr>
                  </w:rPrChange>
                </w:rPr>
                <w:t>213</w:t>
              </w:r>
            </w:ins>
          </w:p>
        </w:tc>
        <w:tc>
          <w:tcPr>
            <w:tcW w:w="0" w:type="auto"/>
            <w:shd w:val="clear" w:color="auto" w:fill="auto"/>
            <w:tcMar>
              <w:top w:w="0" w:type="dxa"/>
              <w:left w:w="75" w:type="dxa"/>
              <w:bottom w:w="0" w:type="dxa"/>
              <w:right w:w="75" w:type="dxa"/>
            </w:tcMar>
            <w:vAlign w:val="center"/>
            <w:hideMark/>
          </w:tcPr>
          <w:p w14:paraId="617F848D" w14:textId="77777777" w:rsidR="003638E3" w:rsidRPr="003638E3" w:rsidRDefault="003638E3" w:rsidP="003638E3">
            <w:pPr>
              <w:suppressAutoHyphens w:val="0"/>
              <w:spacing w:before="150" w:after="150" w:line="240" w:lineRule="auto"/>
              <w:jc w:val="center"/>
              <w:rPr>
                <w:ins w:id="936" w:author="Qizhou Duan" w:date="2024-06-21T12:09:00Z"/>
                <w:rFonts w:ascii="Times New Roman" w:eastAsia="Times New Roman" w:hAnsi="Times New Roman" w:cs="Times New Roman"/>
                <w:color w:val="222222"/>
                <w:sz w:val="16"/>
                <w:szCs w:val="16"/>
                <w:lang w:eastAsia="zh-CN"/>
                <w:rPrChange w:id="937" w:author="Qizhou Duan" w:date="2024-06-21T12:09:00Z">
                  <w:rPr>
                    <w:ins w:id="938" w:author="Qizhou Duan" w:date="2024-06-21T12:09:00Z"/>
                    <w:rFonts w:ascii="Cambria" w:eastAsia="Times New Roman" w:hAnsi="Cambria" w:cs="Times New Roman"/>
                    <w:color w:val="222222"/>
                    <w:sz w:val="23"/>
                    <w:szCs w:val="23"/>
                    <w:lang w:eastAsia="zh-CN"/>
                  </w:rPr>
                </w:rPrChange>
              </w:rPr>
              <w:pPrChange w:id="939" w:author="Qizhou Duan" w:date="2024-06-21T12:10:00Z">
                <w:pPr>
                  <w:suppressAutoHyphens w:val="0"/>
                  <w:spacing w:before="150" w:after="150" w:line="240" w:lineRule="auto"/>
                  <w:jc w:val="right"/>
                </w:pPr>
              </w:pPrChange>
            </w:pPr>
            <w:ins w:id="940" w:author="Qizhou Duan" w:date="2024-06-21T12:09:00Z">
              <w:r w:rsidRPr="003638E3">
                <w:rPr>
                  <w:rFonts w:ascii="Times New Roman" w:eastAsia="Times New Roman" w:hAnsi="Times New Roman" w:cs="Times New Roman"/>
                  <w:color w:val="222222"/>
                  <w:sz w:val="16"/>
                  <w:szCs w:val="16"/>
                  <w:lang w:eastAsia="zh-CN"/>
                  <w:rPrChange w:id="941" w:author="Qizhou Duan" w:date="2024-06-21T12:09:00Z">
                    <w:rPr>
                      <w:rFonts w:ascii="Cambria" w:eastAsia="Times New Roman" w:hAnsi="Cambria" w:cs="Times New Roman"/>
                      <w:color w:val="222222"/>
                      <w:sz w:val="23"/>
                      <w:szCs w:val="23"/>
                      <w:lang w:eastAsia="zh-CN"/>
                    </w:rPr>
                  </w:rPrChange>
                </w:rPr>
                <w:t>47.40</w:t>
              </w:r>
            </w:ins>
          </w:p>
        </w:tc>
        <w:tc>
          <w:tcPr>
            <w:tcW w:w="0" w:type="auto"/>
            <w:shd w:val="clear" w:color="auto" w:fill="auto"/>
            <w:tcMar>
              <w:top w:w="0" w:type="dxa"/>
              <w:left w:w="75" w:type="dxa"/>
              <w:bottom w:w="0" w:type="dxa"/>
              <w:right w:w="75" w:type="dxa"/>
            </w:tcMar>
            <w:vAlign w:val="center"/>
            <w:hideMark/>
          </w:tcPr>
          <w:p w14:paraId="740D071C" w14:textId="77777777" w:rsidR="003638E3" w:rsidRPr="003638E3" w:rsidRDefault="003638E3" w:rsidP="003638E3">
            <w:pPr>
              <w:suppressAutoHyphens w:val="0"/>
              <w:spacing w:before="150" w:after="150" w:line="240" w:lineRule="auto"/>
              <w:jc w:val="center"/>
              <w:rPr>
                <w:ins w:id="942" w:author="Qizhou Duan" w:date="2024-06-21T12:09:00Z"/>
                <w:rFonts w:ascii="Times New Roman" w:eastAsia="Times New Roman" w:hAnsi="Times New Roman" w:cs="Times New Roman"/>
                <w:color w:val="222222"/>
                <w:sz w:val="16"/>
                <w:szCs w:val="16"/>
                <w:lang w:eastAsia="zh-CN"/>
                <w:rPrChange w:id="943" w:author="Qizhou Duan" w:date="2024-06-21T12:09:00Z">
                  <w:rPr>
                    <w:ins w:id="944" w:author="Qizhou Duan" w:date="2024-06-21T12:09:00Z"/>
                    <w:rFonts w:ascii="Cambria" w:eastAsia="Times New Roman" w:hAnsi="Cambria" w:cs="Times New Roman"/>
                    <w:color w:val="222222"/>
                    <w:sz w:val="23"/>
                    <w:szCs w:val="23"/>
                    <w:lang w:eastAsia="zh-CN"/>
                  </w:rPr>
                </w:rPrChange>
              </w:rPr>
              <w:pPrChange w:id="945" w:author="Qizhou Duan" w:date="2024-06-21T12:10:00Z">
                <w:pPr>
                  <w:suppressAutoHyphens w:val="0"/>
                  <w:spacing w:before="150" w:after="150" w:line="240" w:lineRule="auto"/>
                  <w:jc w:val="right"/>
                </w:pPr>
              </w:pPrChange>
            </w:pPr>
            <w:ins w:id="946" w:author="Qizhou Duan" w:date="2024-06-21T12:09:00Z">
              <w:r w:rsidRPr="003638E3">
                <w:rPr>
                  <w:rFonts w:ascii="Times New Roman" w:eastAsia="Times New Roman" w:hAnsi="Times New Roman" w:cs="Times New Roman"/>
                  <w:color w:val="222222"/>
                  <w:sz w:val="16"/>
                  <w:szCs w:val="16"/>
                  <w:lang w:eastAsia="zh-CN"/>
                  <w:rPrChange w:id="947" w:author="Qizhou Duan" w:date="2024-06-21T12:09:00Z">
                    <w:rPr>
                      <w:rFonts w:ascii="Cambria" w:eastAsia="Times New Roman" w:hAnsi="Cambria" w:cs="Times New Roman"/>
                      <w:color w:val="222222"/>
                      <w:sz w:val="23"/>
                      <w:szCs w:val="23"/>
                      <w:lang w:eastAsia="zh-CN"/>
                    </w:rPr>
                  </w:rPrChange>
                </w:rPr>
                <w:t>27.00</w:t>
              </w:r>
            </w:ins>
          </w:p>
        </w:tc>
      </w:tr>
      <w:tr w:rsidR="003638E3" w:rsidRPr="003638E3" w14:paraId="524929C2" w14:textId="77777777" w:rsidTr="003638E3">
        <w:trPr>
          <w:ins w:id="948" w:author="Qizhou Duan" w:date="2024-06-21T12:09:00Z"/>
        </w:trPr>
        <w:tc>
          <w:tcPr>
            <w:tcW w:w="0" w:type="auto"/>
            <w:shd w:val="clear" w:color="auto" w:fill="auto"/>
            <w:tcMar>
              <w:top w:w="0" w:type="dxa"/>
              <w:left w:w="75" w:type="dxa"/>
              <w:bottom w:w="0" w:type="dxa"/>
              <w:right w:w="75" w:type="dxa"/>
            </w:tcMar>
            <w:vAlign w:val="center"/>
            <w:hideMark/>
          </w:tcPr>
          <w:p w14:paraId="73B5D769" w14:textId="77777777" w:rsidR="003638E3" w:rsidRPr="003638E3" w:rsidRDefault="003638E3" w:rsidP="003638E3">
            <w:pPr>
              <w:suppressAutoHyphens w:val="0"/>
              <w:spacing w:before="150" w:after="150" w:line="240" w:lineRule="auto"/>
              <w:jc w:val="center"/>
              <w:rPr>
                <w:ins w:id="949" w:author="Qizhou Duan" w:date="2024-06-21T12:09:00Z"/>
                <w:rFonts w:ascii="Times New Roman" w:eastAsia="Times New Roman" w:hAnsi="Times New Roman" w:cs="Times New Roman"/>
                <w:color w:val="222222"/>
                <w:sz w:val="16"/>
                <w:szCs w:val="16"/>
                <w:lang w:eastAsia="zh-CN"/>
                <w:rPrChange w:id="950" w:author="Qizhou Duan" w:date="2024-06-21T12:09:00Z">
                  <w:rPr>
                    <w:ins w:id="951" w:author="Qizhou Duan" w:date="2024-06-21T12:09:00Z"/>
                    <w:rFonts w:ascii="Cambria" w:eastAsia="Times New Roman" w:hAnsi="Cambria" w:cs="Times New Roman"/>
                    <w:color w:val="222222"/>
                    <w:sz w:val="23"/>
                    <w:szCs w:val="23"/>
                    <w:lang w:eastAsia="zh-CN"/>
                  </w:rPr>
                </w:rPrChange>
              </w:rPr>
              <w:pPrChange w:id="952" w:author="Qizhou Duan" w:date="2024-06-21T12:10:00Z">
                <w:pPr>
                  <w:suppressAutoHyphens w:val="0"/>
                  <w:spacing w:before="150" w:after="150" w:line="240" w:lineRule="auto"/>
                </w:pPr>
              </w:pPrChange>
            </w:pPr>
            <w:ins w:id="953" w:author="Qizhou Duan" w:date="2024-06-21T12:09:00Z">
              <w:r w:rsidRPr="003638E3">
                <w:rPr>
                  <w:rFonts w:ascii="Times New Roman" w:eastAsia="Times New Roman" w:hAnsi="Times New Roman" w:cs="Times New Roman"/>
                  <w:color w:val="222222"/>
                  <w:sz w:val="16"/>
                  <w:szCs w:val="16"/>
                  <w:lang w:eastAsia="zh-CN"/>
                  <w:rPrChange w:id="954" w:author="Qizhou Duan" w:date="2024-06-21T12:09:00Z">
                    <w:rPr>
                      <w:rFonts w:ascii="Cambria" w:eastAsia="Times New Roman" w:hAnsi="Cambria" w:cs="Times New Roman"/>
                      <w:color w:val="222222"/>
                      <w:sz w:val="23"/>
                      <w:szCs w:val="23"/>
                      <w:lang w:eastAsia="zh-CN"/>
                    </w:rPr>
                  </w:rPrChange>
                </w:rPr>
                <w:t>Levinsky et al. (2024)</w:t>
              </w:r>
            </w:ins>
          </w:p>
        </w:tc>
        <w:tc>
          <w:tcPr>
            <w:tcW w:w="0" w:type="auto"/>
            <w:shd w:val="clear" w:color="auto" w:fill="auto"/>
            <w:tcMar>
              <w:top w:w="0" w:type="dxa"/>
              <w:left w:w="75" w:type="dxa"/>
              <w:bottom w:w="0" w:type="dxa"/>
              <w:right w:w="75" w:type="dxa"/>
            </w:tcMar>
            <w:vAlign w:val="center"/>
            <w:hideMark/>
          </w:tcPr>
          <w:p w14:paraId="2215D7E0" w14:textId="77777777" w:rsidR="003638E3" w:rsidRPr="003638E3" w:rsidRDefault="003638E3" w:rsidP="003638E3">
            <w:pPr>
              <w:suppressAutoHyphens w:val="0"/>
              <w:spacing w:before="150" w:after="150" w:line="240" w:lineRule="auto"/>
              <w:jc w:val="center"/>
              <w:rPr>
                <w:ins w:id="955" w:author="Qizhou Duan" w:date="2024-06-21T12:09:00Z"/>
                <w:rFonts w:ascii="Times New Roman" w:eastAsia="Times New Roman" w:hAnsi="Times New Roman" w:cs="Times New Roman"/>
                <w:color w:val="222222"/>
                <w:sz w:val="16"/>
                <w:szCs w:val="16"/>
                <w:lang w:eastAsia="zh-CN"/>
                <w:rPrChange w:id="956" w:author="Qizhou Duan" w:date="2024-06-21T12:09:00Z">
                  <w:rPr>
                    <w:ins w:id="957" w:author="Qizhou Duan" w:date="2024-06-21T12:09:00Z"/>
                    <w:rFonts w:ascii="Cambria" w:eastAsia="Times New Roman" w:hAnsi="Cambria" w:cs="Times New Roman"/>
                    <w:color w:val="222222"/>
                    <w:sz w:val="23"/>
                    <w:szCs w:val="23"/>
                    <w:lang w:eastAsia="zh-CN"/>
                  </w:rPr>
                </w:rPrChange>
              </w:rPr>
              <w:pPrChange w:id="958" w:author="Qizhou Duan" w:date="2024-06-21T12:10:00Z">
                <w:pPr>
                  <w:suppressAutoHyphens w:val="0"/>
                  <w:spacing w:before="150" w:after="150" w:line="240" w:lineRule="auto"/>
                  <w:jc w:val="right"/>
                </w:pPr>
              </w:pPrChange>
            </w:pPr>
            <w:ins w:id="959" w:author="Qizhou Duan" w:date="2024-06-21T12:09:00Z">
              <w:r w:rsidRPr="003638E3">
                <w:rPr>
                  <w:rFonts w:ascii="Times New Roman" w:eastAsia="Times New Roman" w:hAnsi="Times New Roman" w:cs="Times New Roman"/>
                  <w:color w:val="222222"/>
                  <w:sz w:val="16"/>
                  <w:szCs w:val="16"/>
                  <w:lang w:eastAsia="zh-CN"/>
                  <w:rPrChange w:id="960" w:author="Qizhou Duan" w:date="2024-06-21T12:09:00Z">
                    <w:rPr>
                      <w:rFonts w:ascii="Cambria" w:eastAsia="Times New Roman" w:hAnsi="Cambria" w:cs="Times New Roman"/>
                      <w:color w:val="222222"/>
                      <w:sz w:val="23"/>
                      <w:szCs w:val="23"/>
                      <w:lang w:eastAsia="zh-CN"/>
                    </w:rPr>
                  </w:rPrChange>
                </w:rPr>
                <w:t>369</w:t>
              </w:r>
            </w:ins>
          </w:p>
        </w:tc>
        <w:tc>
          <w:tcPr>
            <w:tcW w:w="0" w:type="auto"/>
            <w:shd w:val="clear" w:color="auto" w:fill="auto"/>
            <w:tcMar>
              <w:top w:w="0" w:type="dxa"/>
              <w:left w:w="75" w:type="dxa"/>
              <w:bottom w:w="0" w:type="dxa"/>
              <w:right w:w="75" w:type="dxa"/>
            </w:tcMar>
            <w:vAlign w:val="center"/>
            <w:hideMark/>
          </w:tcPr>
          <w:p w14:paraId="3B076219" w14:textId="77777777" w:rsidR="003638E3" w:rsidRPr="003638E3" w:rsidRDefault="003638E3" w:rsidP="003638E3">
            <w:pPr>
              <w:suppressAutoHyphens w:val="0"/>
              <w:spacing w:before="150" w:after="150" w:line="240" w:lineRule="auto"/>
              <w:jc w:val="center"/>
              <w:rPr>
                <w:ins w:id="961" w:author="Qizhou Duan" w:date="2024-06-21T12:09:00Z"/>
                <w:rFonts w:ascii="Times New Roman" w:eastAsia="Times New Roman" w:hAnsi="Times New Roman" w:cs="Times New Roman"/>
                <w:color w:val="222222"/>
                <w:sz w:val="16"/>
                <w:szCs w:val="16"/>
                <w:lang w:eastAsia="zh-CN"/>
                <w:rPrChange w:id="962" w:author="Qizhou Duan" w:date="2024-06-21T12:09:00Z">
                  <w:rPr>
                    <w:ins w:id="963" w:author="Qizhou Duan" w:date="2024-06-21T12:09:00Z"/>
                    <w:rFonts w:ascii="Cambria" w:eastAsia="Times New Roman" w:hAnsi="Cambria" w:cs="Times New Roman"/>
                    <w:color w:val="222222"/>
                    <w:sz w:val="23"/>
                    <w:szCs w:val="23"/>
                    <w:lang w:eastAsia="zh-CN"/>
                  </w:rPr>
                </w:rPrChange>
              </w:rPr>
              <w:pPrChange w:id="964" w:author="Qizhou Duan" w:date="2024-06-21T12:10:00Z">
                <w:pPr>
                  <w:suppressAutoHyphens w:val="0"/>
                  <w:spacing w:before="150" w:after="150" w:line="240" w:lineRule="auto"/>
                  <w:jc w:val="right"/>
                </w:pPr>
              </w:pPrChange>
            </w:pPr>
            <w:ins w:id="965" w:author="Qizhou Duan" w:date="2024-06-21T12:09:00Z">
              <w:r w:rsidRPr="003638E3">
                <w:rPr>
                  <w:rFonts w:ascii="Times New Roman" w:eastAsia="Times New Roman" w:hAnsi="Times New Roman" w:cs="Times New Roman"/>
                  <w:color w:val="222222"/>
                  <w:sz w:val="16"/>
                  <w:szCs w:val="16"/>
                  <w:lang w:eastAsia="zh-CN"/>
                  <w:rPrChange w:id="966" w:author="Qizhou Duan" w:date="2024-06-21T12:09:00Z">
                    <w:rPr>
                      <w:rFonts w:ascii="Cambria" w:eastAsia="Times New Roman" w:hAnsi="Cambria" w:cs="Times New Roman"/>
                      <w:color w:val="222222"/>
                      <w:sz w:val="23"/>
                      <w:szCs w:val="23"/>
                      <w:lang w:eastAsia="zh-CN"/>
                    </w:rPr>
                  </w:rPrChange>
                </w:rPr>
                <w:t>45.55</w:t>
              </w:r>
            </w:ins>
          </w:p>
        </w:tc>
        <w:tc>
          <w:tcPr>
            <w:tcW w:w="0" w:type="auto"/>
            <w:shd w:val="clear" w:color="auto" w:fill="auto"/>
            <w:tcMar>
              <w:top w:w="0" w:type="dxa"/>
              <w:left w:w="75" w:type="dxa"/>
              <w:bottom w:w="0" w:type="dxa"/>
              <w:right w:w="75" w:type="dxa"/>
            </w:tcMar>
            <w:vAlign w:val="center"/>
            <w:hideMark/>
          </w:tcPr>
          <w:p w14:paraId="254B3BFD" w14:textId="77777777" w:rsidR="003638E3" w:rsidRPr="003638E3" w:rsidRDefault="003638E3" w:rsidP="003638E3">
            <w:pPr>
              <w:suppressAutoHyphens w:val="0"/>
              <w:spacing w:before="150" w:after="150" w:line="240" w:lineRule="auto"/>
              <w:jc w:val="center"/>
              <w:rPr>
                <w:ins w:id="967" w:author="Qizhou Duan" w:date="2024-06-21T12:09:00Z"/>
                <w:rFonts w:ascii="Times New Roman" w:eastAsia="Times New Roman" w:hAnsi="Times New Roman" w:cs="Times New Roman"/>
                <w:color w:val="222222"/>
                <w:sz w:val="16"/>
                <w:szCs w:val="16"/>
                <w:lang w:eastAsia="zh-CN"/>
                <w:rPrChange w:id="968" w:author="Qizhou Duan" w:date="2024-06-21T12:09:00Z">
                  <w:rPr>
                    <w:ins w:id="969" w:author="Qizhou Duan" w:date="2024-06-21T12:09:00Z"/>
                    <w:rFonts w:ascii="Cambria" w:eastAsia="Times New Roman" w:hAnsi="Cambria" w:cs="Times New Roman"/>
                    <w:color w:val="222222"/>
                    <w:sz w:val="23"/>
                    <w:szCs w:val="23"/>
                    <w:lang w:eastAsia="zh-CN"/>
                  </w:rPr>
                </w:rPrChange>
              </w:rPr>
              <w:pPrChange w:id="970" w:author="Qizhou Duan" w:date="2024-06-21T12:10:00Z">
                <w:pPr>
                  <w:suppressAutoHyphens w:val="0"/>
                  <w:spacing w:before="150" w:after="150" w:line="240" w:lineRule="auto"/>
                  <w:jc w:val="right"/>
                </w:pPr>
              </w:pPrChange>
            </w:pPr>
            <w:ins w:id="971" w:author="Qizhou Duan" w:date="2024-06-21T12:09:00Z">
              <w:r w:rsidRPr="003638E3">
                <w:rPr>
                  <w:rFonts w:ascii="Times New Roman" w:eastAsia="Times New Roman" w:hAnsi="Times New Roman" w:cs="Times New Roman"/>
                  <w:color w:val="222222"/>
                  <w:sz w:val="16"/>
                  <w:szCs w:val="16"/>
                  <w:lang w:eastAsia="zh-CN"/>
                  <w:rPrChange w:id="972" w:author="Qizhou Duan" w:date="2024-06-21T12:09:00Z">
                    <w:rPr>
                      <w:rFonts w:ascii="Cambria" w:eastAsia="Times New Roman" w:hAnsi="Cambria" w:cs="Times New Roman"/>
                      <w:color w:val="222222"/>
                      <w:sz w:val="23"/>
                      <w:szCs w:val="23"/>
                      <w:lang w:eastAsia="zh-CN"/>
                    </w:rPr>
                  </w:rPrChange>
                </w:rPr>
                <w:t>27.28</w:t>
              </w:r>
            </w:ins>
          </w:p>
        </w:tc>
      </w:tr>
      <w:tr w:rsidR="003638E3" w:rsidRPr="003638E3" w14:paraId="1AF593FC" w14:textId="77777777" w:rsidTr="003638E3">
        <w:trPr>
          <w:ins w:id="973" w:author="Qizhou Duan" w:date="2024-06-21T12:09:00Z"/>
        </w:trPr>
        <w:tc>
          <w:tcPr>
            <w:tcW w:w="0" w:type="auto"/>
            <w:shd w:val="clear" w:color="auto" w:fill="auto"/>
            <w:tcMar>
              <w:top w:w="0" w:type="dxa"/>
              <w:left w:w="75" w:type="dxa"/>
              <w:bottom w:w="0" w:type="dxa"/>
              <w:right w:w="75" w:type="dxa"/>
            </w:tcMar>
            <w:vAlign w:val="center"/>
            <w:hideMark/>
          </w:tcPr>
          <w:p w14:paraId="5BD3D0F1" w14:textId="77777777" w:rsidR="003638E3" w:rsidRPr="003638E3" w:rsidRDefault="003638E3" w:rsidP="003638E3">
            <w:pPr>
              <w:suppressAutoHyphens w:val="0"/>
              <w:spacing w:before="150" w:after="150" w:line="240" w:lineRule="auto"/>
              <w:jc w:val="center"/>
              <w:rPr>
                <w:ins w:id="974" w:author="Qizhou Duan" w:date="2024-06-21T12:09:00Z"/>
                <w:rFonts w:ascii="Times New Roman" w:eastAsia="Times New Roman" w:hAnsi="Times New Roman" w:cs="Times New Roman"/>
                <w:color w:val="222222"/>
                <w:sz w:val="16"/>
                <w:szCs w:val="16"/>
                <w:lang w:eastAsia="zh-CN"/>
                <w:rPrChange w:id="975" w:author="Qizhou Duan" w:date="2024-06-21T12:09:00Z">
                  <w:rPr>
                    <w:ins w:id="976" w:author="Qizhou Duan" w:date="2024-06-21T12:09:00Z"/>
                    <w:rFonts w:ascii="Cambria" w:eastAsia="Times New Roman" w:hAnsi="Cambria" w:cs="Times New Roman"/>
                    <w:color w:val="222222"/>
                    <w:sz w:val="23"/>
                    <w:szCs w:val="23"/>
                    <w:lang w:eastAsia="zh-CN"/>
                  </w:rPr>
                </w:rPrChange>
              </w:rPr>
              <w:pPrChange w:id="977" w:author="Qizhou Duan" w:date="2024-06-21T12:10:00Z">
                <w:pPr>
                  <w:suppressAutoHyphens w:val="0"/>
                  <w:spacing w:before="150" w:after="150" w:line="240" w:lineRule="auto"/>
                </w:pPr>
              </w:pPrChange>
            </w:pPr>
            <w:ins w:id="978" w:author="Qizhou Duan" w:date="2024-06-21T12:09:00Z">
              <w:r w:rsidRPr="003638E3">
                <w:rPr>
                  <w:rFonts w:ascii="Times New Roman" w:eastAsia="Times New Roman" w:hAnsi="Times New Roman" w:cs="Times New Roman"/>
                  <w:color w:val="222222"/>
                  <w:sz w:val="16"/>
                  <w:szCs w:val="16"/>
                  <w:lang w:eastAsia="zh-CN"/>
                  <w:rPrChange w:id="979" w:author="Qizhou Duan" w:date="2024-06-21T12:09:00Z">
                    <w:rPr>
                      <w:rFonts w:ascii="Cambria" w:eastAsia="Times New Roman" w:hAnsi="Cambria" w:cs="Times New Roman"/>
                      <w:color w:val="222222"/>
                      <w:sz w:val="23"/>
                      <w:szCs w:val="23"/>
                      <w:lang w:eastAsia="zh-CN"/>
                    </w:rPr>
                  </w:rPrChange>
                </w:rPr>
                <w:t>Liu G. et al (2024)</w:t>
              </w:r>
            </w:ins>
          </w:p>
        </w:tc>
        <w:tc>
          <w:tcPr>
            <w:tcW w:w="0" w:type="auto"/>
            <w:shd w:val="clear" w:color="auto" w:fill="auto"/>
            <w:tcMar>
              <w:top w:w="0" w:type="dxa"/>
              <w:left w:w="75" w:type="dxa"/>
              <w:bottom w:w="0" w:type="dxa"/>
              <w:right w:w="75" w:type="dxa"/>
            </w:tcMar>
            <w:vAlign w:val="center"/>
            <w:hideMark/>
          </w:tcPr>
          <w:p w14:paraId="680382BE" w14:textId="77777777" w:rsidR="003638E3" w:rsidRPr="003638E3" w:rsidRDefault="003638E3" w:rsidP="003638E3">
            <w:pPr>
              <w:suppressAutoHyphens w:val="0"/>
              <w:spacing w:before="150" w:after="150" w:line="240" w:lineRule="auto"/>
              <w:jc w:val="center"/>
              <w:rPr>
                <w:ins w:id="980" w:author="Qizhou Duan" w:date="2024-06-21T12:09:00Z"/>
                <w:rFonts w:ascii="Times New Roman" w:eastAsia="Times New Roman" w:hAnsi="Times New Roman" w:cs="Times New Roman"/>
                <w:color w:val="222222"/>
                <w:sz w:val="16"/>
                <w:szCs w:val="16"/>
                <w:lang w:eastAsia="zh-CN"/>
                <w:rPrChange w:id="981" w:author="Qizhou Duan" w:date="2024-06-21T12:09:00Z">
                  <w:rPr>
                    <w:ins w:id="982" w:author="Qizhou Duan" w:date="2024-06-21T12:09:00Z"/>
                    <w:rFonts w:ascii="Cambria" w:eastAsia="Times New Roman" w:hAnsi="Cambria" w:cs="Times New Roman"/>
                    <w:color w:val="222222"/>
                    <w:sz w:val="23"/>
                    <w:szCs w:val="23"/>
                    <w:lang w:eastAsia="zh-CN"/>
                  </w:rPr>
                </w:rPrChange>
              </w:rPr>
              <w:pPrChange w:id="983" w:author="Qizhou Duan" w:date="2024-06-21T12:10:00Z">
                <w:pPr>
                  <w:suppressAutoHyphens w:val="0"/>
                  <w:spacing w:before="150" w:after="150" w:line="240" w:lineRule="auto"/>
                  <w:jc w:val="right"/>
                </w:pPr>
              </w:pPrChange>
            </w:pPr>
            <w:ins w:id="984" w:author="Qizhou Duan" w:date="2024-06-21T12:09:00Z">
              <w:r w:rsidRPr="003638E3">
                <w:rPr>
                  <w:rFonts w:ascii="Times New Roman" w:eastAsia="Times New Roman" w:hAnsi="Times New Roman" w:cs="Times New Roman"/>
                  <w:color w:val="222222"/>
                  <w:sz w:val="16"/>
                  <w:szCs w:val="16"/>
                  <w:lang w:eastAsia="zh-CN"/>
                  <w:rPrChange w:id="985" w:author="Qizhou Duan" w:date="2024-06-21T12:09:00Z">
                    <w:rPr>
                      <w:rFonts w:ascii="Cambria" w:eastAsia="Times New Roman" w:hAnsi="Cambria" w:cs="Times New Roman"/>
                      <w:color w:val="222222"/>
                      <w:sz w:val="23"/>
                      <w:szCs w:val="23"/>
                      <w:lang w:eastAsia="zh-CN"/>
                    </w:rPr>
                  </w:rPrChange>
                </w:rPr>
                <w:t>575</w:t>
              </w:r>
            </w:ins>
          </w:p>
        </w:tc>
        <w:tc>
          <w:tcPr>
            <w:tcW w:w="0" w:type="auto"/>
            <w:shd w:val="clear" w:color="auto" w:fill="auto"/>
            <w:tcMar>
              <w:top w:w="0" w:type="dxa"/>
              <w:left w:w="75" w:type="dxa"/>
              <w:bottom w:w="0" w:type="dxa"/>
              <w:right w:w="75" w:type="dxa"/>
            </w:tcMar>
            <w:vAlign w:val="center"/>
            <w:hideMark/>
          </w:tcPr>
          <w:p w14:paraId="69BBA104" w14:textId="77777777" w:rsidR="003638E3" w:rsidRPr="003638E3" w:rsidRDefault="003638E3" w:rsidP="003638E3">
            <w:pPr>
              <w:suppressAutoHyphens w:val="0"/>
              <w:spacing w:before="150" w:after="150" w:line="240" w:lineRule="auto"/>
              <w:jc w:val="center"/>
              <w:rPr>
                <w:ins w:id="986" w:author="Qizhou Duan" w:date="2024-06-21T12:09:00Z"/>
                <w:rFonts w:ascii="Times New Roman" w:eastAsia="Times New Roman" w:hAnsi="Times New Roman" w:cs="Times New Roman"/>
                <w:color w:val="222222"/>
                <w:sz w:val="16"/>
                <w:szCs w:val="16"/>
                <w:lang w:eastAsia="zh-CN"/>
                <w:rPrChange w:id="987" w:author="Qizhou Duan" w:date="2024-06-21T12:09:00Z">
                  <w:rPr>
                    <w:ins w:id="988" w:author="Qizhou Duan" w:date="2024-06-21T12:09:00Z"/>
                    <w:rFonts w:ascii="Cambria" w:eastAsia="Times New Roman" w:hAnsi="Cambria" w:cs="Times New Roman"/>
                    <w:color w:val="222222"/>
                    <w:sz w:val="23"/>
                    <w:szCs w:val="23"/>
                    <w:lang w:eastAsia="zh-CN"/>
                  </w:rPr>
                </w:rPrChange>
              </w:rPr>
              <w:pPrChange w:id="989" w:author="Qizhou Duan" w:date="2024-06-21T12:10:00Z">
                <w:pPr>
                  <w:suppressAutoHyphens w:val="0"/>
                  <w:spacing w:before="150" w:after="150" w:line="240" w:lineRule="auto"/>
                  <w:jc w:val="right"/>
                </w:pPr>
              </w:pPrChange>
            </w:pPr>
            <w:ins w:id="990" w:author="Qizhou Duan" w:date="2024-06-21T12:09:00Z">
              <w:r w:rsidRPr="003638E3">
                <w:rPr>
                  <w:rFonts w:ascii="Times New Roman" w:eastAsia="Times New Roman" w:hAnsi="Times New Roman" w:cs="Times New Roman"/>
                  <w:color w:val="222222"/>
                  <w:sz w:val="16"/>
                  <w:szCs w:val="16"/>
                  <w:lang w:eastAsia="zh-CN"/>
                  <w:rPrChange w:id="991" w:author="Qizhou Duan" w:date="2024-06-21T12:09:00Z">
                    <w:rPr>
                      <w:rFonts w:ascii="Cambria" w:eastAsia="Times New Roman" w:hAnsi="Cambria" w:cs="Times New Roman"/>
                      <w:color w:val="222222"/>
                      <w:sz w:val="23"/>
                      <w:szCs w:val="23"/>
                      <w:lang w:eastAsia="zh-CN"/>
                    </w:rPr>
                  </w:rPrChange>
                </w:rPr>
                <w:t>45.45</w:t>
              </w:r>
            </w:ins>
          </w:p>
        </w:tc>
        <w:tc>
          <w:tcPr>
            <w:tcW w:w="0" w:type="auto"/>
            <w:shd w:val="clear" w:color="auto" w:fill="auto"/>
            <w:tcMar>
              <w:top w:w="0" w:type="dxa"/>
              <w:left w:w="75" w:type="dxa"/>
              <w:bottom w:w="0" w:type="dxa"/>
              <w:right w:w="75" w:type="dxa"/>
            </w:tcMar>
            <w:vAlign w:val="center"/>
            <w:hideMark/>
          </w:tcPr>
          <w:p w14:paraId="5E1D092B" w14:textId="77777777" w:rsidR="003638E3" w:rsidRPr="003638E3" w:rsidRDefault="003638E3" w:rsidP="003638E3">
            <w:pPr>
              <w:suppressAutoHyphens w:val="0"/>
              <w:spacing w:before="150" w:after="150" w:line="240" w:lineRule="auto"/>
              <w:jc w:val="center"/>
              <w:rPr>
                <w:ins w:id="992" w:author="Qizhou Duan" w:date="2024-06-21T12:09:00Z"/>
                <w:rFonts w:ascii="Times New Roman" w:eastAsia="Times New Roman" w:hAnsi="Times New Roman" w:cs="Times New Roman"/>
                <w:color w:val="222222"/>
                <w:sz w:val="16"/>
                <w:szCs w:val="16"/>
                <w:lang w:eastAsia="zh-CN"/>
                <w:rPrChange w:id="993" w:author="Qizhou Duan" w:date="2024-06-21T12:09:00Z">
                  <w:rPr>
                    <w:ins w:id="994" w:author="Qizhou Duan" w:date="2024-06-21T12:09:00Z"/>
                    <w:rFonts w:ascii="Cambria" w:eastAsia="Times New Roman" w:hAnsi="Cambria" w:cs="Times New Roman"/>
                    <w:color w:val="222222"/>
                    <w:sz w:val="23"/>
                    <w:szCs w:val="23"/>
                    <w:lang w:eastAsia="zh-CN"/>
                  </w:rPr>
                </w:rPrChange>
              </w:rPr>
              <w:pPrChange w:id="995" w:author="Qizhou Duan" w:date="2024-06-21T12:10:00Z">
                <w:pPr>
                  <w:suppressAutoHyphens w:val="0"/>
                  <w:spacing w:before="150" w:after="150" w:line="240" w:lineRule="auto"/>
                  <w:jc w:val="right"/>
                </w:pPr>
              </w:pPrChange>
            </w:pPr>
            <w:ins w:id="996" w:author="Qizhou Duan" w:date="2024-06-21T12:09:00Z">
              <w:r w:rsidRPr="003638E3">
                <w:rPr>
                  <w:rFonts w:ascii="Times New Roman" w:eastAsia="Times New Roman" w:hAnsi="Times New Roman" w:cs="Times New Roman"/>
                  <w:color w:val="222222"/>
                  <w:sz w:val="16"/>
                  <w:szCs w:val="16"/>
                  <w:lang w:eastAsia="zh-CN"/>
                  <w:rPrChange w:id="997" w:author="Qizhou Duan" w:date="2024-06-21T12:09:00Z">
                    <w:rPr>
                      <w:rFonts w:ascii="Cambria" w:eastAsia="Times New Roman" w:hAnsi="Cambria" w:cs="Times New Roman"/>
                      <w:color w:val="222222"/>
                      <w:sz w:val="23"/>
                      <w:szCs w:val="23"/>
                      <w:lang w:eastAsia="zh-CN"/>
                    </w:rPr>
                  </w:rPrChange>
                </w:rPr>
                <w:t>25.45</w:t>
              </w:r>
            </w:ins>
          </w:p>
        </w:tc>
      </w:tr>
      <w:tr w:rsidR="003638E3" w:rsidRPr="003638E3" w14:paraId="19C3A2DA" w14:textId="77777777" w:rsidTr="003638E3">
        <w:trPr>
          <w:ins w:id="998" w:author="Qizhou Duan" w:date="2024-06-21T12:09:00Z"/>
        </w:trPr>
        <w:tc>
          <w:tcPr>
            <w:tcW w:w="0" w:type="auto"/>
            <w:shd w:val="clear" w:color="auto" w:fill="auto"/>
            <w:tcMar>
              <w:top w:w="0" w:type="dxa"/>
              <w:left w:w="75" w:type="dxa"/>
              <w:bottom w:w="0" w:type="dxa"/>
              <w:right w:w="75" w:type="dxa"/>
            </w:tcMar>
            <w:vAlign w:val="center"/>
            <w:hideMark/>
          </w:tcPr>
          <w:p w14:paraId="5A3AEA76" w14:textId="77777777" w:rsidR="003638E3" w:rsidRPr="003638E3" w:rsidRDefault="003638E3" w:rsidP="003638E3">
            <w:pPr>
              <w:suppressAutoHyphens w:val="0"/>
              <w:spacing w:before="150" w:after="150" w:line="240" w:lineRule="auto"/>
              <w:jc w:val="center"/>
              <w:rPr>
                <w:ins w:id="999" w:author="Qizhou Duan" w:date="2024-06-21T12:09:00Z"/>
                <w:rFonts w:ascii="Times New Roman" w:eastAsia="Times New Roman" w:hAnsi="Times New Roman" w:cs="Times New Roman"/>
                <w:color w:val="222222"/>
                <w:sz w:val="16"/>
                <w:szCs w:val="16"/>
                <w:lang w:eastAsia="zh-CN"/>
                <w:rPrChange w:id="1000" w:author="Qizhou Duan" w:date="2024-06-21T12:09:00Z">
                  <w:rPr>
                    <w:ins w:id="1001" w:author="Qizhou Duan" w:date="2024-06-21T12:09:00Z"/>
                    <w:rFonts w:ascii="Cambria" w:eastAsia="Times New Roman" w:hAnsi="Cambria" w:cs="Times New Roman"/>
                    <w:color w:val="222222"/>
                    <w:sz w:val="23"/>
                    <w:szCs w:val="23"/>
                    <w:lang w:eastAsia="zh-CN"/>
                  </w:rPr>
                </w:rPrChange>
              </w:rPr>
              <w:pPrChange w:id="1002" w:author="Qizhou Duan" w:date="2024-06-21T12:10:00Z">
                <w:pPr>
                  <w:suppressAutoHyphens w:val="0"/>
                  <w:spacing w:before="150" w:after="150" w:line="240" w:lineRule="auto"/>
                </w:pPr>
              </w:pPrChange>
            </w:pPr>
            <w:ins w:id="1003" w:author="Qizhou Duan" w:date="2024-06-21T12:09:00Z">
              <w:r w:rsidRPr="003638E3">
                <w:rPr>
                  <w:rFonts w:ascii="Times New Roman" w:eastAsia="Times New Roman" w:hAnsi="Times New Roman" w:cs="Times New Roman"/>
                  <w:color w:val="222222"/>
                  <w:sz w:val="16"/>
                  <w:szCs w:val="16"/>
                  <w:lang w:eastAsia="zh-CN"/>
                  <w:rPrChange w:id="1004" w:author="Qizhou Duan" w:date="2024-06-21T12:09:00Z">
                    <w:rPr>
                      <w:rFonts w:ascii="Cambria" w:eastAsia="Times New Roman" w:hAnsi="Cambria" w:cs="Times New Roman"/>
                      <w:color w:val="222222"/>
                      <w:sz w:val="23"/>
                      <w:szCs w:val="23"/>
                      <w:lang w:eastAsia="zh-CN"/>
                    </w:rPr>
                  </w:rPrChange>
                </w:rPr>
                <w:t>Liu S. et al (2024)</w:t>
              </w:r>
            </w:ins>
          </w:p>
        </w:tc>
        <w:tc>
          <w:tcPr>
            <w:tcW w:w="0" w:type="auto"/>
            <w:shd w:val="clear" w:color="auto" w:fill="auto"/>
            <w:tcMar>
              <w:top w:w="0" w:type="dxa"/>
              <w:left w:w="75" w:type="dxa"/>
              <w:bottom w:w="0" w:type="dxa"/>
              <w:right w:w="75" w:type="dxa"/>
            </w:tcMar>
            <w:vAlign w:val="center"/>
            <w:hideMark/>
          </w:tcPr>
          <w:p w14:paraId="21418863" w14:textId="77777777" w:rsidR="003638E3" w:rsidRPr="003638E3" w:rsidRDefault="003638E3" w:rsidP="003638E3">
            <w:pPr>
              <w:suppressAutoHyphens w:val="0"/>
              <w:spacing w:before="150" w:after="150" w:line="240" w:lineRule="auto"/>
              <w:jc w:val="center"/>
              <w:rPr>
                <w:ins w:id="1005" w:author="Qizhou Duan" w:date="2024-06-21T12:09:00Z"/>
                <w:rFonts w:ascii="Times New Roman" w:eastAsia="Times New Roman" w:hAnsi="Times New Roman" w:cs="Times New Roman"/>
                <w:color w:val="222222"/>
                <w:sz w:val="16"/>
                <w:szCs w:val="16"/>
                <w:lang w:eastAsia="zh-CN"/>
                <w:rPrChange w:id="1006" w:author="Qizhou Duan" w:date="2024-06-21T12:09:00Z">
                  <w:rPr>
                    <w:ins w:id="1007" w:author="Qizhou Duan" w:date="2024-06-21T12:09:00Z"/>
                    <w:rFonts w:ascii="Cambria" w:eastAsia="Times New Roman" w:hAnsi="Cambria" w:cs="Times New Roman"/>
                    <w:color w:val="222222"/>
                    <w:sz w:val="23"/>
                    <w:szCs w:val="23"/>
                    <w:lang w:eastAsia="zh-CN"/>
                  </w:rPr>
                </w:rPrChange>
              </w:rPr>
              <w:pPrChange w:id="1008" w:author="Qizhou Duan" w:date="2024-06-21T12:10:00Z">
                <w:pPr>
                  <w:suppressAutoHyphens w:val="0"/>
                  <w:spacing w:before="150" w:after="150" w:line="240" w:lineRule="auto"/>
                  <w:jc w:val="right"/>
                </w:pPr>
              </w:pPrChange>
            </w:pPr>
            <w:ins w:id="1009" w:author="Qizhou Duan" w:date="2024-06-21T12:09:00Z">
              <w:r w:rsidRPr="003638E3">
                <w:rPr>
                  <w:rFonts w:ascii="Times New Roman" w:eastAsia="Times New Roman" w:hAnsi="Times New Roman" w:cs="Times New Roman"/>
                  <w:color w:val="222222"/>
                  <w:sz w:val="16"/>
                  <w:szCs w:val="16"/>
                  <w:lang w:eastAsia="zh-CN"/>
                  <w:rPrChange w:id="1010" w:author="Qizhou Duan" w:date="2024-06-21T12:09:00Z">
                    <w:rPr>
                      <w:rFonts w:ascii="Cambria" w:eastAsia="Times New Roman" w:hAnsi="Cambria" w:cs="Times New Roman"/>
                      <w:color w:val="222222"/>
                      <w:sz w:val="23"/>
                      <w:szCs w:val="23"/>
                      <w:lang w:eastAsia="zh-CN"/>
                    </w:rPr>
                  </w:rPrChange>
                </w:rPr>
                <w:t>669</w:t>
              </w:r>
            </w:ins>
          </w:p>
        </w:tc>
        <w:tc>
          <w:tcPr>
            <w:tcW w:w="0" w:type="auto"/>
            <w:shd w:val="clear" w:color="auto" w:fill="auto"/>
            <w:tcMar>
              <w:top w:w="0" w:type="dxa"/>
              <w:left w:w="75" w:type="dxa"/>
              <w:bottom w:w="0" w:type="dxa"/>
              <w:right w:w="75" w:type="dxa"/>
            </w:tcMar>
            <w:vAlign w:val="center"/>
            <w:hideMark/>
          </w:tcPr>
          <w:p w14:paraId="6A19F76F" w14:textId="77777777" w:rsidR="003638E3" w:rsidRPr="003638E3" w:rsidRDefault="003638E3" w:rsidP="003638E3">
            <w:pPr>
              <w:suppressAutoHyphens w:val="0"/>
              <w:spacing w:before="150" w:after="150" w:line="240" w:lineRule="auto"/>
              <w:jc w:val="center"/>
              <w:rPr>
                <w:ins w:id="1011" w:author="Qizhou Duan" w:date="2024-06-21T12:09:00Z"/>
                <w:rFonts w:ascii="Times New Roman" w:eastAsia="Times New Roman" w:hAnsi="Times New Roman" w:cs="Times New Roman"/>
                <w:color w:val="222222"/>
                <w:sz w:val="16"/>
                <w:szCs w:val="16"/>
                <w:lang w:eastAsia="zh-CN"/>
                <w:rPrChange w:id="1012" w:author="Qizhou Duan" w:date="2024-06-21T12:09:00Z">
                  <w:rPr>
                    <w:ins w:id="1013" w:author="Qizhou Duan" w:date="2024-06-21T12:09:00Z"/>
                    <w:rFonts w:ascii="Cambria" w:eastAsia="Times New Roman" w:hAnsi="Cambria" w:cs="Times New Roman"/>
                    <w:color w:val="222222"/>
                    <w:sz w:val="23"/>
                    <w:szCs w:val="23"/>
                    <w:lang w:eastAsia="zh-CN"/>
                  </w:rPr>
                </w:rPrChange>
              </w:rPr>
              <w:pPrChange w:id="1014" w:author="Qizhou Duan" w:date="2024-06-21T12:10:00Z">
                <w:pPr>
                  <w:suppressAutoHyphens w:val="0"/>
                  <w:spacing w:before="150" w:after="150" w:line="240" w:lineRule="auto"/>
                  <w:jc w:val="right"/>
                </w:pPr>
              </w:pPrChange>
            </w:pPr>
            <w:ins w:id="1015" w:author="Qizhou Duan" w:date="2024-06-21T12:09:00Z">
              <w:r w:rsidRPr="003638E3">
                <w:rPr>
                  <w:rFonts w:ascii="Times New Roman" w:eastAsia="Times New Roman" w:hAnsi="Times New Roman" w:cs="Times New Roman"/>
                  <w:color w:val="222222"/>
                  <w:sz w:val="16"/>
                  <w:szCs w:val="16"/>
                  <w:lang w:eastAsia="zh-CN"/>
                  <w:rPrChange w:id="1016" w:author="Qizhou Duan" w:date="2024-06-21T12:09:00Z">
                    <w:rPr>
                      <w:rFonts w:ascii="Cambria" w:eastAsia="Times New Roman" w:hAnsi="Cambria" w:cs="Times New Roman"/>
                      <w:color w:val="222222"/>
                      <w:sz w:val="23"/>
                      <w:szCs w:val="23"/>
                      <w:lang w:eastAsia="zh-CN"/>
                    </w:rPr>
                  </w:rPrChange>
                </w:rPr>
                <w:t>37.09</w:t>
              </w:r>
            </w:ins>
          </w:p>
        </w:tc>
        <w:tc>
          <w:tcPr>
            <w:tcW w:w="0" w:type="auto"/>
            <w:shd w:val="clear" w:color="auto" w:fill="auto"/>
            <w:tcMar>
              <w:top w:w="0" w:type="dxa"/>
              <w:left w:w="75" w:type="dxa"/>
              <w:bottom w:w="0" w:type="dxa"/>
              <w:right w:w="75" w:type="dxa"/>
            </w:tcMar>
            <w:vAlign w:val="center"/>
            <w:hideMark/>
          </w:tcPr>
          <w:p w14:paraId="01364361" w14:textId="77777777" w:rsidR="003638E3" w:rsidRPr="003638E3" w:rsidRDefault="003638E3" w:rsidP="003638E3">
            <w:pPr>
              <w:suppressAutoHyphens w:val="0"/>
              <w:spacing w:before="150" w:after="150" w:line="240" w:lineRule="auto"/>
              <w:jc w:val="center"/>
              <w:rPr>
                <w:ins w:id="1017" w:author="Qizhou Duan" w:date="2024-06-21T12:09:00Z"/>
                <w:rFonts w:ascii="Times New Roman" w:eastAsia="Times New Roman" w:hAnsi="Times New Roman" w:cs="Times New Roman"/>
                <w:color w:val="222222"/>
                <w:sz w:val="16"/>
                <w:szCs w:val="16"/>
                <w:lang w:eastAsia="zh-CN"/>
                <w:rPrChange w:id="1018" w:author="Qizhou Duan" w:date="2024-06-21T12:09:00Z">
                  <w:rPr>
                    <w:ins w:id="1019" w:author="Qizhou Duan" w:date="2024-06-21T12:09:00Z"/>
                    <w:rFonts w:ascii="Cambria" w:eastAsia="Times New Roman" w:hAnsi="Cambria" w:cs="Times New Roman"/>
                    <w:color w:val="222222"/>
                    <w:sz w:val="23"/>
                    <w:szCs w:val="23"/>
                    <w:lang w:eastAsia="zh-CN"/>
                  </w:rPr>
                </w:rPrChange>
              </w:rPr>
              <w:pPrChange w:id="1020" w:author="Qizhou Duan" w:date="2024-06-21T12:10:00Z">
                <w:pPr>
                  <w:suppressAutoHyphens w:val="0"/>
                  <w:spacing w:before="150" w:after="150" w:line="240" w:lineRule="auto"/>
                  <w:jc w:val="right"/>
                </w:pPr>
              </w:pPrChange>
            </w:pPr>
            <w:ins w:id="1021" w:author="Qizhou Duan" w:date="2024-06-21T12:09:00Z">
              <w:r w:rsidRPr="003638E3">
                <w:rPr>
                  <w:rFonts w:ascii="Times New Roman" w:eastAsia="Times New Roman" w:hAnsi="Times New Roman" w:cs="Times New Roman"/>
                  <w:color w:val="222222"/>
                  <w:sz w:val="16"/>
                  <w:szCs w:val="16"/>
                  <w:lang w:eastAsia="zh-CN"/>
                  <w:rPrChange w:id="1022" w:author="Qizhou Duan" w:date="2024-06-21T12:09:00Z">
                    <w:rPr>
                      <w:rFonts w:ascii="Cambria" w:eastAsia="Times New Roman" w:hAnsi="Cambria" w:cs="Times New Roman"/>
                      <w:color w:val="222222"/>
                      <w:sz w:val="23"/>
                      <w:szCs w:val="23"/>
                      <w:lang w:eastAsia="zh-CN"/>
                    </w:rPr>
                  </w:rPrChange>
                </w:rPr>
                <w:t>58.86</w:t>
              </w:r>
            </w:ins>
          </w:p>
        </w:tc>
      </w:tr>
      <w:tr w:rsidR="003638E3" w:rsidRPr="003638E3" w14:paraId="11F437CD" w14:textId="77777777" w:rsidTr="003638E3">
        <w:trPr>
          <w:ins w:id="1023" w:author="Qizhou Duan" w:date="2024-06-21T12:09:00Z"/>
        </w:trPr>
        <w:tc>
          <w:tcPr>
            <w:tcW w:w="0" w:type="auto"/>
            <w:shd w:val="clear" w:color="auto" w:fill="auto"/>
            <w:tcMar>
              <w:top w:w="0" w:type="dxa"/>
              <w:left w:w="75" w:type="dxa"/>
              <w:bottom w:w="0" w:type="dxa"/>
              <w:right w:w="75" w:type="dxa"/>
            </w:tcMar>
            <w:vAlign w:val="center"/>
            <w:hideMark/>
          </w:tcPr>
          <w:p w14:paraId="014B4B09" w14:textId="77777777" w:rsidR="003638E3" w:rsidRPr="003638E3" w:rsidRDefault="003638E3" w:rsidP="003638E3">
            <w:pPr>
              <w:suppressAutoHyphens w:val="0"/>
              <w:spacing w:before="150" w:after="150" w:line="240" w:lineRule="auto"/>
              <w:jc w:val="center"/>
              <w:rPr>
                <w:ins w:id="1024" w:author="Qizhou Duan" w:date="2024-06-21T12:09:00Z"/>
                <w:rFonts w:ascii="Times New Roman" w:eastAsia="Times New Roman" w:hAnsi="Times New Roman" w:cs="Times New Roman"/>
                <w:color w:val="222222"/>
                <w:sz w:val="16"/>
                <w:szCs w:val="16"/>
                <w:lang w:eastAsia="zh-CN"/>
                <w:rPrChange w:id="1025" w:author="Qizhou Duan" w:date="2024-06-21T12:09:00Z">
                  <w:rPr>
                    <w:ins w:id="1026" w:author="Qizhou Duan" w:date="2024-06-21T12:09:00Z"/>
                    <w:rFonts w:ascii="Cambria" w:eastAsia="Times New Roman" w:hAnsi="Cambria" w:cs="Times New Roman"/>
                    <w:color w:val="222222"/>
                    <w:sz w:val="23"/>
                    <w:szCs w:val="23"/>
                    <w:lang w:eastAsia="zh-CN"/>
                  </w:rPr>
                </w:rPrChange>
              </w:rPr>
              <w:pPrChange w:id="1027" w:author="Qizhou Duan" w:date="2024-06-21T12:10:00Z">
                <w:pPr>
                  <w:suppressAutoHyphens w:val="0"/>
                  <w:spacing w:before="150" w:after="150" w:line="240" w:lineRule="auto"/>
                </w:pPr>
              </w:pPrChange>
            </w:pPr>
            <w:ins w:id="1028" w:author="Qizhou Duan" w:date="2024-06-21T12:09:00Z">
              <w:r w:rsidRPr="003638E3">
                <w:rPr>
                  <w:rFonts w:ascii="Times New Roman" w:eastAsia="Times New Roman" w:hAnsi="Times New Roman" w:cs="Times New Roman"/>
                  <w:color w:val="222222"/>
                  <w:sz w:val="16"/>
                  <w:szCs w:val="16"/>
                  <w:lang w:eastAsia="zh-CN"/>
                  <w:rPrChange w:id="1029" w:author="Qizhou Duan" w:date="2024-06-21T12:09:00Z">
                    <w:rPr>
                      <w:rFonts w:ascii="Cambria" w:eastAsia="Times New Roman" w:hAnsi="Cambria" w:cs="Times New Roman"/>
                      <w:color w:val="222222"/>
                      <w:sz w:val="23"/>
                      <w:szCs w:val="23"/>
                      <w:lang w:eastAsia="zh-CN"/>
                    </w:rPr>
                  </w:rPrChange>
                </w:rPr>
                <w:t>Nie et al. (2021)</w:t>
              </w:r>
            </w:ins>
          </w:p>
        </w:tc>
        <w:tc>
          <w:tcPr>
            <w:tcW w:w="0" w:type="auto"/>
            <w:shd w:val="clear" w:color="auto" w:fill="auto"/>
            <w:tcMar>
              <w:top w:w="0" w:type="dxa"/>
              <w:left w:w="75" w:type="dxa"/>
              <w:bottom w:w="0" w:type="dxa"/>
              <w:right w:w="75" w:type="dxa"/>
            </w:tcMar>
            <w:vAlign w:val="center"/>
            <w:hideMark/>
          </w:tcPr>
          <w:p w14:paraId="408A3BF9" w14:textId="77777777" w:rsidR="003638E3" w:rsidRPr="003638E3" w:rsidRDefault="003638E3" w:rsidP="003638E3">
            <w:pPr>
              <w:suppressAutoHyphens w:val="0"/>
              <w:spacing w:before="150" w:after="150" w:line="240" w:lineRule="auto"/>
              <w:jc w:val="center"/>
              <w:rPr>
                <w:ins w:id="1030" w:author="Qizhou Duan" w:date="2024-06-21T12:09:00Z"/>
                <w:rFonts w:ascii="Times New Roman" w:eastAsia="Times New Roman" w:hAnsi="Times New Roman" w:cs="Times New Roman"/>
                <w:color w:val="222222"/>
                <w:sz w:val="16"/>
                <w:szCs w:val="16"/>
                <w:lang w:eastAsia="zh-CN"/>
                <w:rPrChange w:id="1031" w:author="Qizhou Duan" w:date="2024-06-21T12:09:00Z">
                  <w:rPr>
                    <w:ins w:id="1032" w:author="Qizhou Duan" w:date="2024-06-21T12:09:00Z"/>
                    <w:rFonts w:ascii="Cambria" w:eastAsia="Times New Roman" w:hAnsi="Cambria" w:cs="Times New Roman"/>
                    <w:color w:val="222222"/>
                    <w:sz w:val="23"/>
                    <w:szCs w:val="23"/>
                    <w:lang w:eastAsia="zh-CN"/>
                  </w:rPr>
                </w:rPrChange>
              </w:rPr>
              <w:pPrChange w:id="1033" w:author="Qizhou Duan" w:date="2024-06-21T12:10:00Z">
                <w:pPr>
                  <w:suppressAutoHyphens w:val="0"/>
                  <w:spacing w:before="150" w:after="150" w:line="240" w:lineRule="auto"/>
                  <w:jc w:val="right"/>
                </w:pPr>
              </w:pPrChange>
            </w:pPr>
            <w:ins w:id="1034" w:author="Qizhou Duan" w:date="2024-06-21T12:09:00Z">
              <w:r w:rsidRPr="003638E3">
                <w:rPr>
                  <w:rFonts w:ascii="Times New Roman" w:eastAsia="Times New Roman" w:hAnsi="Times New Roman" w:cs="Times New Roman"/>
                  <w:color w:val="222222"/>
                  <w:sz w:val="16"/>
                  <w:szCs w:val="16"/>
                  <w:lang w:eastAsia="zh-CN"/>
                  <w:rPrChange w:id="1035" w:author="Qizhou Duan" w:date="2024-06-21T12:09:00Z">
                    <w:rPr>
                      <w:rFonts w:ascii="Cambria" w:eastAsia="Times New Roman" w:hAnsi="Cambria" w:cs="Times New Roman"/>
                      <w:color w:val="222222"/>
                      <w:sz w:val="23"/>
                      <w:szCs w:val="23"/>
                      <w:lang w:eastAsia="zh-CN"/>
                    </w:rPr>
                  </w:rPrChange>
                </w:rPr>
                <w:t>760</w:t>
              </w:r>
            </w:ins>
          </w:p>
        </w:tc>
        <w:tc>
          <w:tcPr>
            <w:tcW w:w="0" w:type="auto"/>
            <w:shd w:val="clear" w:color="auto" w:fill="auto"/>
            <w:tcMar>
              <w:top w:w="0" w:type="dxa"/>
              <w:left w:w="75" w:type="dxa"/>
              <w:bottom w:w="0" w:type="dxa"/>
              <w:right w:w="75" w:type="dxa"/>
            </w:tcMar>
            <w:vAlign w:val="center"/>
            <w:hideMark/>
          </w:tcPr>
          <w:p w14:paraId="122B9B49" w14:textId="77777777" w:rsidR="003638E3" w:rsidRPr="003638E3" w:rsidRDefault="003638E3" w:rsidP="003638E3">
            <w:pPr>
              <w:suppressAutoHyphens w:val="0"/>
              <w:spacing w:before="150" w:after="150" w:line="240" w:lineRule="auto"/>
              <w:jc w:val="center"/>
              <w:rPr>
                <w:ins w:id="1036" w:author="Qizhou Duan" w:date="2024-06-21T12:09:00Z"/>
                <w:rFonts w:ascii="Times New Roman" w:eastAsia="Times New Roman" w:hAnsi="Times New Roman" w:cs="Times New Roman"/>
                <w:color w:val="222222"/>
                <w:sz w:val="16"/>
                <w:szCs w:val="16"/>
                <w:lang w:eastAsia="zh-CN"/>
                <w:rPrChange w:id="1037" w:author="Qizhou Duan" w:date="2024-06-21T12:09:00Z">
                  <w:rPr>
                    <w:ins w:id="1038" w:author="Qizhou Duan" w:date="2024-06-21T12:09:00Z"/>
                    <w:rFonts w:ascii="Cambria" w:eastAsia="Times New Roman" w:hAnsi="Cambria" w:cs="Times New Roman"/>
                    <w:color w:val="222222"/>
                    <w:sz w:val="23"/>
                    <w:szCs w:val="23"/>
                    <w:lang w:eastAsia="zh-CN"/>
                  </w:rPr>
                </w:rPrChange>
              </w:rPr>
              <w:pPrChange w:id="1039" w:author="Qizhou Duan" w:date="2024-06-21T12:10:00Z">
                <w:pPr>
                  <w:suppressAutoHyphens w:val="0"/>
                  <w:spacing w:before="150" w:after="150" w:line="240" w:lineRule="auto"/>
                  <w:jc w:val="right"/>
                </w:pPr>
              </w:pPrChange>
            </w:pPr>
            <w:ins w:id="1040" w:author="Qizhou Duan" w:date="2024-06-21T12:09:00Z">
              <w:r w:rsidRPr="003638E3">
                <w:rPr>
                  <w:rFonts w:ascii="Times New Roman" w:eastAsia="Times New Roman" w:hAnsi="Times New Roman" w:cs="Times New Roman"/>
                  <w:color w:val="222222"/>
                  <w:sz w:val="16"/>
                  <w:szCs w:val="16"/>
                  <w:lang w:eastAsia="zh-CN"/>
                  <w:rPrChange w:id="1041" w:author="Qizhou Duan" w:date="2024-06-21T12:09:00Z">
                    <w:rPr>
                      <w:rFonts w:ascii="Cambria" w:eastAsia="Times New Roman" w:hAnsi="Cambria" w:cs="Times New Roman"/>
                      <w:color w:val="222222"/>
                      <w:sz w:val="23"/>
                      <w:szCs w:val="23"/>
                      <w:lang w:eastAsia="zh-CN"/>
                    </w:rPr>
                  </w:rPrChange>
                </w:rPr>
                <w:t>83.58</w:t>
              </w:r>
            </w:ins>
          </w:p>
        </w:tc>
        <w:tc>
          <w:tcPr>
            <w:tcW w:w="0" w:type="auto"/>
            <w:shd w:val="clear" w:color="auto" w:fill="auto"/>
            <w:tcMar>
              <w:top w:w="0" w:type="dxa"/>
              <w:left w:w="75" w:type="dxa"/>
              <w:bottom w:w="0" w:type="dxa"/>
              <w:right w:w="75" w:type="dxa"/>
            </w:tcMar>
            <w:vAlign w:val="center"/>
            <w:hideMark/>
          </w:tcPr>
          <w:p w14:paraId="2DF1025B" w14:textId="77777777" w:rsidR="003638E3" w:rsidRPr="003638E3" w:rsidRDefault="003638E3" w:rsidP="003638E3">
            <w:pPr>
              <w:suppressAutoHyphens w:val="0"/>
              <w:spacing w:before="150" w:after="150" w:line="240" w:lineRule="auto"/>
              <w:jc w:val="center"/>
              <w:rPr>
                <w:ins w:id="1042" w:author="Qizhou Duan" w:date="2024-06-21T12:09:00Z"/>
                <w:rFonts w:ascii="Times New Roman" w:eastAsia="Times New Roman" w:hAnsi="Times New Roman" w:cs="Times New Roman"/>
                <w:color w:val="222222"/>
                <w:sz w:val="16"/>
                <w:szCs w:val="16"/>
                <w:lang w:eastAsia="zh-CN"/>
                <w:rPrChange w:id="1043" w:author="Qizhou Duan" w:date="2024-06-21T12:09:00Z">
                  <w:rPr>
                    <w:ins w:id="1044" w:author="Qizhou Duan" w:date="2024-06-21T12:09:00Z"/>
                    <w:rFonts w:ascii="Cambria" w:eastAsia="Times New Roman" w:hAnsi="Cambria" w:cs="Times New Roman"/>
                    <w:color w:val="222222"/>
                    <w:sz w:val="23"/>
                    <w:szCs w:val="23"/>
                    <w:lang w:eastAsia="zh-CN"/>
                  </w:rPr>
                </w:rPrChange>
              </w:rPr>
              <w:pPrChange w:id="1045" w:author="Qizhou Duan" w:date="2024-06-21T12:10:00Z">
                <w:pPr>
                  <w:suppressAutoHyphens w:val="0"/>
                  <w:spacing w:before="150" w:after="150" w:line="240" w:lineRule="auto"/>
                  <w:jc w:val="right"/>
                </w:pPr>
              </w:pPrChange>
            </w:pPr>
            <w:ins w:id="1046" w:author="Qizhou Duan" w:date="2024-06-21T12:09:00Z">
              <w:r w:rsidRPr="003638E3">
                <w:rPr>
                  <w:rFonts w:ascii="Times New Roman" w:eastAsia="Times New Roman" w:hAnsi="Times New Roman" w:cs="Times New Roman"/>
                  <w:color w:val="222222"/>
                  <w:sz w:val="16"/>
                  <w:szCs w:val="16"/>
                  <w:lang w:eastAsia="zh-CN"/>
                  <w:rPrChange w:id="1047" w:author="Qizhou Duan" w:date="2024-06-21T12:09:00Z">
                    <w:rPr>
                      <w:rFonts w:ascii="Cambria" w:eastAsia="Times New Roman" w:hAnsi="Cambria" w:cs="Times New Roman"/>
                      <w:color w:val="222222"/>
                      <w:sz w:val="23"/>
                      <w:szCs w:val="23"/>
                      <w:lang w:eastAsia="zh-CN"/>
                    </w:rPr>
                  </w:rPrChange>
                </w:rPr>
                <w:t>15.33</w:t>
              </w:r>
            </w:ins>
          </w:p>
        </w:tc>
      </w:tr>
      <w:tr w:rsidR="003638E3" w:rsidRPr="003638E3" w14:paraId="6FE2D2CF" w14:textId="77777777" w:rsidTr="003638E3">
        <w:trPr>
          <w:ins w:id="1048" w:author="Qizhou Duan" w:date="2024-06-21T12:09:00Z"/>
        </w:trPr>
        <w:tc>
          <w:tcPr>
            <w:tcW w:w="0" w:type="auto"/>
            <w:shd w:val="clear" w:color="auto" w:fill="auto"/>
            <w:tcMar>
              <w:top w:w="0" w:type="dxa"/>
              <w:left w:w="75" w:type="dxa"/>
              <w:bottom w:w="0" w:type="dxa"/>
              <w:right w:w="75" w:type="dxa"/>
            </w:tcMar>
            <w:vAlign w:val="center"/>
            <w:hideMark/>
          </w:tcPr>
          <w:p w14:paraId="610D65AC" w14:textId="77777777" w:rsidR="003638E3" w:rsidRPr="003638E3" w:rsidRDefault="003638E3" w:rsidP="003638E3">
            <w:pPr>
              <w:suppressAutoHyphens w:val="0"/>
              <w:spacing w:before="150" w:after="150" w:line="240" w:lineRule="auto"/>
              <w:jc w:val="center"/>
              <w:rPr>
                <w:ins w:id="1049" w:author="Qizhou Duan" w:date="2024-06-21T12:09:00Z"/>
                <w:rFonts w:ascii="Times New Roman" w:eastAsia="Times New Roman" w:hAnsi="Times New Roman" w:cs="Times New Roman"/>
                <w:color w:val="222222"/>
                <w:sz w:val="16"/>
                <w:szCs w:val="16"/>
                <w:lang w:eastAsia="zh-CN"/>
                <w:rPrChange w:id="1050" w:author="Qizhou Duan" w:date="2024-06-21T12:09:00Z">
                  <w:rPr>
                    <w:ins w:id="1051" w:author="Qizhou Duan" w:date="2024-06-21T12:09:00Z"/>
                    <w:rFonts w:ascii="Cambria" w:eastAsia="Times New Roman" w:hAnsi="Cambria" w:cs="Times New Roman"/>
                    <w:color w:val="222222"/>
                    <w:sz w:val="23"/>
                    <w:szCs w:val="23"/>
                    <w:lang w:eastAsia="zh-CN"/>
                  </w:rPr>
                </w:rPrChange>
              </w:rPr>
              <w:pPrChange w:id="1052" w:author="Qizhou Duan" w:date="2024-06-21T12:10:00Z">
                <w:pPr>
                  <w:suppressAutoHyphens w:val="0"/>
                  <w:spacing w:before="150" w:after="150" w:line="240" w:lineRule="auto"/>
                </w:pPr>
              </w:pPrChange>
            </w:pPr>
            <w:ins w:id="1053" w:author="Qizhou Duan" w:date="2024-06-21T12:09:00Z">
              <w:r w:rsidRPr="003638E3">
                <w:rPr>
                  <w:rFonts w:ascii="Times New Roman" w:eastAsia="Times New Roman" w:hAnsi="Times New Roman" w:cs="Times New Roman"/>
                  <w:color w:val="222222"/>
                  <w:sz w:val="16"/>
                  <w:szCs w:val="16"/>
                  <w:lang w:eastAsia="zh-CN"/>
                  <w:rPrChange w:id="1054" w:author="Qizhou Duan" w:date="2024-06-21T12:09:00Z">
                    <w:rPr>
                      <w:rFonts w:ascii="Cambria" w:eastAsia="Times New Roman" w:hAnsi="Cambria" w:cs="Times New Roman"/>
                      <w:color w:val="222222"/>
                      <w:sz w:val="23"/>
                      <w:szCs w:val="23"/>
                      <w:lang w:eastAsia="zh-CN"/>
                    </w:rPr>
                  </w:rPrChange>
                </w:rPr>
                <w:t>Nowicki et al. (2024)</w:t>
              </w:r>
            </w:ins>
          </w:p>
        </w:tc>
        <w:tc>
          <w:tcPr>
            <w:tcW w:w="0" w:type="auto"/>
            <w:shd w:val="clear" w:color="auto" w:fill="auto"/>
            <w:tcMar>
              <w:top w:w="0" w:type="dxa"/>
              <w:left w:w="75" w:type="dxa"/>
              <w:bottom w:w="0" w:type="dxa"/>
              <w:right w:w="75" w:type="dxa"/>
            </w:tcMar>
            <w:vAlign w:val="center"/>
            <w:hideMark/>
          </w:tcPr>
          <w:p w14:paraId="5A026C25" w14:textId="77777777" w:rsidR="003638E3" w:rsidRPr="003638E3" w:rsidRDefault="003638E3" w:rsidP="003638E3">
            <w:pPr>
              <w:suppressAutoHyphens w:val="0"/>
              <w:spacing w:before="150" w:after="150" w:line="240" w:lineRule="auto"/>
              <w:jc w:val="center"/>
              <w:rPr>
                <w:ins w:id="1055" w:author="Qizhou Duan" w:date="2024-06-21T12:09:00Z"/>
                <w:rFonts w:ascii="Times New Roman" w:eastAsia="Times New Roman" w:hAnsi="Times New Roman" w:cs="Times New Roman"/>
                <w:color w:val="222222"/>
                <w:sz w:val="16"/>
                <w:szCs w:val="16"/>
                <w:lang w:eastAsia="zh-CN"/>
                <w:rPrChange w:id="1056" w:author="Qizhou Duan" w:date="2024-06-21T12:09:00Z">
                  <w:rPr>
                    <w:ins w:id="1057" w:author="Qizhou Duan" w:date="2024-06-21T12:09:00Z"/>
                    <w:rFonts w:ascii="Cambria" w:eastAsia="Times New Roman" w:hAnsi="Cambria" w:cs="Times New Roman"/>
                    <w:color w:val="222222"/>
                    <w:sz w:val="23"/>
                    <w:szCs w:val="23"/>
                    <w:lang w:eastAsia="zh-CN"/>
                  </w:rPr>
                </w:rPrChange>
              </w:rPr>
              <w:pPrChange w:id="1058" w:author="Qizhou Duan" w:date="2024-06-21T12:10:00Z">
                <w:pPr>
                  <w:suppressAutoHyphens w:val="0"/>
                  <w:spacing w:before="150" w:after="150" w:line="240" w:lineRule="auto"/>
                  <w:jc w:val="right"/>
                </w:pPr>
              </w:pPrChange>
            </w:pPr>
            <w:ins w:id="1059" w:author="Qizhou Duan" w:date="2024-06-21T12:09:00Z">
              <w:r w:rsidRPr="003638E3">
                <w:rPr>
                  <w:rFonts w:ascii="Times New Roman" w:eastAsia="Times New Roman" w:hAnsi="Times New Roman" w:cs="Times New Roman"/>
                  <w:color w:val="222222"/>
                  <w:sz w:val="16"/>
                  <w:szCs w:val="16"/>
                  <w:lang w:eastAsia="zh-CN"/>
                  <w:rPrChange w:id="1060" w:author="Qizhou Duan" w:date="2024-06-21T12:09:00Z">
                    <w:rPr>
                      <w:rFonts w:ascii="Cambria" w:eastAsia="Times New Roman" w:hAnsi="Cambria" w:cs="Times New Roman"/>
                      <w:color w:val="222222"/>
                      <w:sz w:val="23"/>
                      <w:szCs w:val="23"/>
                      <w:lang w:eastAsia="zh-CN"/>
                    </w:rPr>
                  </w:rPrChange>
                </w:rPr>
                <w:t>120</w:t>
              </w:r>
            </w:ins>
          </w:p>
        </w:tc>
        <w:tc>
          <w:tcPr>
            <w:tcW w:w="0" w:type="auto"/>
            <w:shd w:val="clear" w:color="auto" w:fill="auto"/>
            <w:tcMar>
              <w:top w:w="0" w:type="dxa"/>
              <w:left w:w="75" w:type="dxa"/>
              <w:bottom w:w="0" w:type="dxa"/>
              <w:right w:w="75" w:type="dxa"/>
            </w:tcMar>
            <w:vAlign w:val="center"/>
            <w:hideMark/>
          </w:tcPr>
          <w:p w14:paraId="29FBC087" w14:textId="77777777" w:rsidR="003638E3" w:rsidRPr="003638E3" w:rsidRDefault="003638E3" w:rsidP="003638E3">
            <w:pPr>
              <w:suppressAutoHyphens w:val="0"/>
              <w:spacing w:before="150" w:after="150" w:line="240" w:lineRule="auto"/>
              <w:jc w:val="center"/>
              <w:rPr>
                <w:ins w:id="1061" w:author="Qizhou Duan" w:date="2024-06-21T12:09:00Z"/>
                <w:rFonts w:ascii="Times New Roman" w:eastAsia="Times New Roman" w:hAnsi="Times New Roman" w:cs="Times New Roman"/>
                <w:color w:val="222222"/>
                <w:sz w:val="16"/>
                <w:szCs w:val="16"/>
                <w:lang w:eastAsia="zh-CN"/>
                <w:rPrChange w:id="1062" w:author="Qizhou Duan" w:date="2024-06-21T12:09:00Z">
                  <w:rPr>
                    <w:ins w:id="1063" w:author="Qizhou Duan" w:date="2024-06-21T12:09:00Z"/>
                    <w:rFonts w:ascii="Cambria" w:eastAsia="Times New Roman" w:hAnsi="Cambria" w:cs="Times New Roman"/>
                    <w:color w:val="222222"/>
                    <w:sz w:val="23"/>
                    <w:szCs w:val="23"/>
                    <w:lang w:eastAsia="zh-CN"/>
                  </w:rPr>
                </w:rPrChange>
              </w:rPr>
              <w:pPrChange w:id="1064" w:author="Qizhou Duan" w:date="2024-06-21T12:10:00Z">
                <w:pPr>
                  <w:suppressAutoHyphens w:val="0"/>
                  <w:spacing w:before="150" w:after="150" w:line="240" w:lineRule="auto"/>
                  <w:jc w:val="right"/>
                </w:pPr>
              </w:pPrChange>
            </w:pPr>
            <w:ins w:id="1065" w:author="Qizhou Duan" w:date="2024-06-21T12:09:00Z">
              <w:r w:rsidRPr="003638E3">
                <w:rPr>
                  <w:rFonts w:ascii="Times New Roman" w:eastAsia="Times New Roman" w:hAnsi="Times New Roman" w:cs="Times New Roman"/>
                  <w:color w:val="222222"/>
                  <w:sz w:val="16"/>
                  <w:szCs w:val="16"/>
                  <w:lang w:eastAsia="zh-CN"/>
                  <w:rPrChange w:id="1066" w:author="Qizhou Duan" w:date="2024-06-21T12:09:00Z">
                    <w:rPr>
                      <w:rFonts w:ascii="Cambria" w:eastAsia="Times New Roman" w:hAnsi="Cambria" w:cs="Times New Roman"/>
                      <w:color w:val="222222"/>
                      <w:sz w:val="23"/>
                      <w:szCs w:val="23"/>
                      <w:lang w:eastAsia="zh-CN"/>
                    </w:rPr>
                  </w:rPrChange>
                </w:rPr>
                <w:t>57.54</w:t>
              </w:r>
            </w:ins>
          </w:p>
        </w:tc>
        <w:tc>
          <w:tcPr>
            <w:tcW w:w="0" w:type="auto"/>
            <w:shd w:val="clear" w:color="auto" w:fill="auto"/>
            <w:tcMar>
              <w:top w:w="0" w:type="dxa"/>
              <w:left w:w="75" w:type="dxa"/>
              <w:bottom w:w="0" w:type="dxa"/>
              <w:right w:w="75" w:type="dxa"/>
            </w:tcMar>
            <w:vAlign w:val="center"/>
            <w:hideMark/>
          </w:tcPr>
          <w:p w14:paraId="3A15C2E6" w14:textId="77777777" w:rsidR="003638E3" w:rsidRPr="003638E3" w:rsidRDefault="003638E3" w:rsidP="003638E3">
            <w:pPr>
              <w:suppressAutoHyphens w:val="0"/>
              <w:spacing w:before="150" w:after="150" w:line="240" w:lineRule="auto"/>
              <w:jc w:val="center"/>
              <w:rPr>
                <w:ins w:id="1067" w:author="Qizhou Duan" w:date="2024-06-21T12:09:00Z"/>
                <w:rFonts w:ascii="Times New Roman" w:eastAsia="Times New Roman" w:hAnsi="Times New Roman" w:cs="Times New Roman"/>
                <w:color w:val="222222"/>
                <w:sz w:val="16"/>
                <w:szCs w:val="16"/>
                <w:lang w:eastAsia="zh-CN"/>
                <w:rPrChange w:id="1068" w:author="Qizhou Duan" w:date="2024-06-21T12:09:00Z">
                  <w:rPr>
                    <w:ins w:id="1069" w:author="Qizhou Duan" w:date="2024-06-21T12:09:00Z"/>
                    <w:rFonts w:ascii="Cambria" w:eastAsia="Times New Roman" w:hAnsi="Cambria" w:cs="Times New Roman"/>
                    <w:color w:val="222222"/>
                    <w:sz w:val="23"/>
                    <w:szCs w:val="23"/>
                    <w:lang w:eastAsia="zh-CN"/>
                  </w:rPr>
                </w:rPrChange>
              </w:rPr>
              <w:pPrChange w:id="1070" w:author="Qizhou Duan" w:date="2024-06-21T12:10:00Z">
                <w:pPr>
                  <w:suppressAutoHyphens w:val="0"/>
                  <w:spacing w:before="150" w:after="150" w:line="240" w:lineRule="auto"/>
                  <w:jc w:val="right"/>
                </w:pPr>
              </w:pPrChange>
            </w:pPr>
            <w:ins w:id="1071" w:author="Qizhou Duan" w:date="2024-06-21T12:09:00Z">
              <w:r w:rsidRPr="003638E3">
                <w:rPr>
                  <w:rFonts w:ascii="Times New Roman" w:eastAsia="Times New Roman" w:hAnsi="Times New Roman" w:cs="Times New Roman"/>
                  <w:color w:val="222222"/>
                  <w:sz w:val="16"/>
                  <w:szCs w:val="16"/>
                  <w:lang w:eastAsia="zh-CN"/>
                  <w:rPrChange w:id="1072" w:author="Qizhou Duan" w:date="2024-06-21T12:09:00Z">
                    <w:rPr>
                      <w:rFonts w:ascii="Cambria" w:eastAsia="Times New Roman" w:hAnsi="Cambria" w:cs="Times New Roman"/>
                      <w:color w:val="222222"/>
                      <w:sz w:val="23"/>
                      <w:szCs w:val="23"/>
                      <w:lang w:eastAsia="zh-CN"/>
                    </w:rPr>
                  </w:rPrChange>
                </w:rPr>
                <w:t>25.41</w:t>
              </w:r>
            </w:ins>
          </w:p>
        </w:tc>
      </w:tr>
      <w:tr w:rsidR="003638E3" w:rsidRPr="003638E3" w14:paraId="5477E736" w14:textId="77777777" w:rsidTr="003638E3">
        <w:trPr>
          <w:ins w:id="1073" w:author="Qizhou Duan" w:date="2024-06-21T12:09:00Z"/>
        </w:trPr>
        <w:tc>
          <w:tcPr>
            <w:tcW w:w="0" w:type="auto"/>
            <w:shd w:val="clear" w:color="auto" w:fill="auto"/>
            <w:tcMar>
              <w:top w:w="0" w:type="dxa"/>
              <w:left w:w="75" w:type="dxa"/>
              <w:bottom w:w="0" w:type="dxa"/>
              <w:right w:w="75" w:type="dxa"/>
            </w:tcMar>
            <w:vAlign w:val="center"/>
            <w:hideMark/>
          </w:tcPr>
          <w:p w14:paraId="6BBE468F" w14:textId="77777777" w:rsidR="003638E3" w:rsidRPr="003638E3" w:rsidRDefault="003638E3" w:rsidP="003638E3">
            <w:pPr>
              <w:suppressAutoHyphens w:val="0"/>
              <w:spacing w:before="150" w:after="150" w:line="240" w:lineRule="auto"/>
              <w:jc w:val="center"/>
              <w:rPr>
                <w:ins w:id="1074" w:author="Qizhou Duan" w:date="2024-06-21T12:09:00Z"/>
                <w:rFonts w:ascii="Times New Roman" w:eastAsia="Times New Roman" w:hAnsi="Times New Roman" w:cs="Times New Roman"/>
                <w:color w:val="222222"/>
                <w:sz w:val="16"/>
                <w:szCs w:val="16"/>
                <w:lang w:eastAsia="zh-CN"/>
                <w:rPrChange w:id="1075" w:author="Qizhou Duan" w:date="2024-06-21T12:09:00Z">
                  <w:rPr>
                    <w:ins w:id="1076" w:author="Qizhou Duan" w:date="2024-06-21T12:09:00Z"/>
                    <w:rFonts w:ascii="Cambria" w:eastAsia="Times New Roman" w:hAnsi="Cambria" w:cs="Times New Roman"/>
                    <w:color w:val="222222"/>
                    <w:sz w:val="23"/>
                    <w:szCs w:val="23"/>
                    <w:lang w:eastAsia="zh-CN"/>
                  </w:rPr>
                </w:rPrChange>
              </w:rPr>
              <w:pPrChange w:id="1077" w:author="Qizhou Duan" w:date="2024-06-21T12:10:00Z">
                <w:pPr>
                  <w:suppressAutoHyphens w:val="0"/>
                  <w:spacing w:before="150" w:after="150" w:line="240" w:lineRule="auto"/>
                </w:pPr>
              </w:pPrChange>
            </w:pPr>
            <w:ins w:id="1078" w:author="Qizhou Duan" w:date="2024-06-21T12:09:00Z">
              <w:r w:rsidRPr="003638E3">
                <w:rPr>
                  <w:rFonts w:ascii="Times New Roman" w:eastAsia="Times New Roman" w:hAnsi="Times New Roman" w:cs="Times New Roman"/>
                  <w:color w:val="222222"/>
                  <w:sz w:val="16"/>
                  <w:szCs w:val="16"/>
                  <w:lang w:eastAsia="zh-CN"/>
                  <w:rPrChange w:id="1079" w:author="Qizhou Duan" w:date="2024-06-21T12:09:00Z">
                    <w:rPr>
                      <w:rFonts w:ascii="Cambria" w:eastAsia="Times New Roman" w:hAnsi="Cambria" w:cs="Times New Roman"/>
                      <w:color w:val="222222"/>
                      <w:sz w:val="23"/>
                      <w:szCs w:val="23"/>
                      <w:lang w:eastAsia="zh-CN"/>
                    </w:rPr>
                  </w:rPrChange>
                </w:rPr>
                <w:t>Özönder et al. (2023)</w:t>
              </w:r>
            </w:ins>
          </w:p>
        </w:tc>
        <w:tc>
          <w:tcPr>
            <w:tcW w:w="0" w:type="auto"/>
            <w:shd w:val="clear" w:color="auto" w:fill="auto"/>
            <w:tcMar>
              <w:top w:w="0" w:type="dxa"/>
              <w:left w:w="75" w:type="dxa"/>
              <w:bottom w:w="0" w:type="dxa"/>
              <w:right w:w="75" w:type="dxa"/>
            </w:tcMar>
            <w:vAlign w:val="center"/>
            <w:hideMark/>
          </w:tcPr>
          <w:p w14:paraId="7DA5C36C" w14:textId="77777777" w:rsidR="003638E3" w:rsidRPr="003638E3" w:rsidRDefault="003638E3" w:rsidP="003638E3">
            <w:pPr>
              <w:suppressAutoHyphens w:val="0"/>
              <w:spacing w:before="150" w:after="150" w:line="240" w:lineRule="auto"/>
              <w:jc w:val="center"/>
              <w:rPr>
                <w:ins w:id="1080" w:author="Qizhou Duan" w:date="2024-06-21T12:09:00Z"/>
                <w:rFonts w:ascii="Times New Roman" w:eastAsia="Times New Roman" w:hAnsi="Times New Roman" w:cs="Times New Roman"/>
                <w:color w:val="222222"/>
                <w:sz w:val="16"/>
                <w:szCs w:val="16"/>
                <w:lang w:eastAsia="zh-CN"/>
                <w:rPrChange w:id="1081" w:author="Qizhou Duan" w:date="2024-06-21T12:09:00Z">
                  <w:rPr>
                    <w:ins w:id="1082" w:author="Qizhou Duan" w:date="2024-06-21T12:09:00Z"/>
                    <w:rFonts w:ascii="Cambria" w:eastAsia="Times New Roman" w:hAnsi="Cambria" w:cs="Times New Roman"/>
                    <w:color w:val="222222"/>
                    <w:sz w:val="23"/>
                    <w:szCs w:val="23"/>
                    <w:lang w:eastAsia="zh-CN"/>
                  </w:rPr>
                </w:rPrChange>
              </w:rPr>
              <w:pPrChange w:id="1083" w:author="Qizhou Duan" w:date="2024-06-21T12:10:00Z">
                <w:pPr>
                  <w:suppressAutoHyphens w:val="0"/>
                  <w:spacing w:before="150" w:after="150" w:line="240" w:lineRule="auto"/>
                  <w:jc w:val="right"/>
                </w:pPr>
              </w:pPrChange>
            </w:pPr>
            <w:ins w:id="1084" w:author="Qizhou Duan" w:date="2024-06-21T12:09:00Z">
              <w:r w:rsidRPr="003638E3">
                <w:rPr>
                  <w:rFonts w:ascii="Times New Roman" w:eastAsia="Times New Roman" w:hAnsi="Times New Roman" w:cs="Times New Roman"/>
                  <w:color w:val="222222"/>
                  <w:sz w:val="16"/>
                  <w:szCs w:val="16"/>
                  <w:lang w:eastAsia="zh-CN"/>
                  <w:rPrChange w:id="1085" w:author="Qizhou Duan" w:date="2024-06-21T12:09:00Z">
                    <w:rPr>
                      <w:rFonts w:ascii="Cambria" w:eastAsia="Times New Roman" w:hAnsi="Cambria" w:cs="Times New Roman"/>
                      <w:color w:val="222222"/>
                      <w:sz w:val="23"/>
                      <w:szCs w:val="23"/>
                      <w:lang w:eastAsia="zh-CN"/>
                    </w:rPr>
                  </w:rPrChange>
                </w:rPr>
                <w:t>253</w:t>
              </w:r>
            </w:ins>
          </w:p>
        </w:tc>
        <w:tc>
          <w:tcPr>
            <w:tcW w:w="0" w:type="auto"/>
            <w:shd w:val="clear" w:color="auto" w:fill="auto"/>
            <w:tcMar>
              <w:top w:w="0" w:type="dxa"/>
              <w:left w:w="75" w:type="dxa"/>
              <w:bottom w:w="0" w:type="dxa"/>
              <w:right w:w="75" w:type="dxa"/>
            </w:tcMar>
            <w:vAlign w:val="center"/>
            <w:hideMark/>
          </w:tcPr>
          <w:p w14:paraId="5B470097" w14:textId="77777777" w:rsidR="003638E3" w:rsidRPr="003638E3" w:rsidRDefault="003638E3" w:rsidP="003638E3">
            <w:pPr>
              <w:suppressAutoHyphens w:val="0"/>
              <w:spacing w:before="150" w:after="150" w:line="240" w:lineRule="auto"/>
              <w:jc w:val="center"/>
              <w:rPr>
                <w:ins w:id="1086" w:author="Qizhou Duan" w:date="2024-06-21T12:09:00Z"/>
                <w:rFonts w:ascii="Times New Roman" w:eastAsia="Times New Roman" w:hAnsi="Times New Roman" w:cs="Times New Roman"/>
                <w:color w:val="222222"/>
                <w:sz w:val="16"/>
                <w:szCs w:val="16"/>
                <w:lang w:eastAsia="zh-CN"/>
                <w:rPrChange w:id="1087" w:author="Qizhou Duan" w:date="2024-06-21T12:09:00Z">
                  <w:rPr>
                    <w:ins w:id="1088" w:author="Qizhou Duan" w:date="2024-06-21T12:09:00Z"/>
                    <w:rFonts w:ascii="Cambria" w:eastAsia="Times New Roman" w:hAnsi="Cambria" w:cs="Times New Roman"/>
                    <w:color w:val="222222"/>
                    <w:sz w:val="23"/>
                    <w:szCs w:val="23"/>
                    <w:lang w:eastAsia="zh-CN"/>
                  </w:rPr>
                </w:rPrChange>
              </w:rPr>
              <w:pPrChange w:id="1089" w:author="Qizhou Duan" w:date="2024-06-21T12:10:00Z">
                <w:pPr>
                  <w:suppressAutoHyphens w:val="0"/>
                  <w:spacing w:before="150" w:after="150" w:line="240" w:lineRule="auto"/>
                  <w:jc w:val="right"/>
                </w:pPr>
              </w:pPrChange>
            </w:pPr>
            <w:ins w:id="1090" w:author="Qizhou Duan" w:date="2024-06-21T12:09:00Z">
              <w:r w:rsidRPr="003638E3">
                <w:rPr>
                  <w:rFonts w:ascii="Times New Roman" w:eastAsia="Times New Roman" w:hAnsi="Times New Roman" w:cs="Times New Roman"/>
                  <w:color w:val="222222"/>
                  <w:sz w:val="16"/>
                  <w:szCs w:val="16"/>
                  <w:lang w:eastAsia="zh-CN"/>
                  <w:rPrChange w:id="1091" w:author="Qizhou Duan" w:date="2024-06-21T12:09:00Z">
                    <w:rPr>
                      <w:rFonts w:ascii="Cambria" w:eastAsia="Times New Roman" w:hAnsi="Cambria" w:cs="Times New Roman"/>
                      <w:color w:val="222222"/>
                      <w:sz w:val="23"/>
                      <w:szCs w:val="23"/>
                      <w:lang w:eastAsia="zh-CN"/>
                    </w:rPr>
                  </w:rPrChange>
                </w:rPr>
                <w:t>58.09</w:t>
              </w:r>
            </w:ins>
          </w:p>
        </w:tc>
        <w:tc>
          <w:tcPr>
            <w:tcW w:w="0" w:type="auto"/>
            <w:shd w:val="clear" w:color="auto" w:fill="auto"/>
            <w:tcMar>
              <w:top w:w="0" w:type="dxa"/>
              <w:left w:w="75" w:type="dxa"/>
              <w:bottom w:w="0" w:type="dxa"/>
              <w:right w:w="75" w:type="dxa"/>
            </w:tcMar>
            <w:vAlign w:val="center"/>
            <w:hideMark/>
          </w:tcPr>
          <w:p w14:paraId="4DEE9285" w14:textId="77777777" w:rsidR="003638E3" w:rsidRPr="003638E3" w:rsidRDefault="003638E3" w:rsidP="003638E3">
            <w:pPr>
              <w:suppressAutoHyphens w:val="0"/>
              <w:spacing w:before="150" w:after="150" w:line="240" w:lineRule="auto"/>
              <w:jc w:val="center"/>
              <w:rPr>
                <w:ins w:id="1092" w:author="Qizhou Duan" w:date="2024-06-21T12:09:00Z"/>
                <w:rFonts w:ascii="Times New Roman" w:eastAsia="Times New Roman" w:hAnsi="Times New Roman" w:cs="Times New Roman"/>
                <w:color w:val="222222"/>
                <w:sz w:val="16"/>
                <w:szCs w:val="16"/>
                <w:lang w:eastAsia="zh-CN"/>
                <w:rPrChange w:id="1093" w:author="Qizhou Duan" w:date="2024-06-21T12:09:00Z">
                  <w:rPr>
                    <w:ins w:id="1094" w:author="Qizhou Duan" w:date="2024-06-21T12:09:00Z"/>
                    <w:rFonts w:ascii="Cambria" w:eastAsia="Times New Roman" w:hAnsi="Cambria" w:cs="Times New Roman"/>
                    <w:color w:val="222222"/>
                    <w:sz w:val="23"/>
                    <w:szCs w:val="23"/>
                    <w:lang w:eastAsia="zh-CN"/>
                  </w:rPr>
                </w:rPrChange>
              </w:rPr>
              <w:pPrChange w:id="1095" w:author="Qizhou Duan" w:date="2024-06-21T12:10:00Z">
                <w:pPr>
                  <w:suppressAutoHyphens w:val="0"/>
                  <w:spacing w:before="150" w:after="150" w:line="240" w:lineRule="auto"/>
                  <w:jc w:val="right"/>
                </w:pPr>
              </w:pPrChange>
            </w:pPr>
            <w:ins w:id="1096" w:author="Qizhou Duan" w:date="2024-06-21T12:09:00Z">
              <w:r w:rsidRPr="003638E3">
                <w:rPr>
                  <w:rFonts w:ascii="Times New Roman" w:eastAsia="Times New Roman" w:hAnsi="Times New Roman" w:cs="Times New Roman"/>
                  <w:color w:val="222222"/>
                  <w:sz w:val="16"/>
                  <w:szCs w:val="16"/>
                  <w:lang w:eastAsia="zh-CN"/>
                  <w:rPrChange w:id="1097" w:author="Qizhou Duan" w:date="2024-06-21T12:09:00Z">
                    <w:rPr>
                      <w:rFonts w:ascii="Cambria" w:eastAsia="Times New Roman" w:hAnsi="Cambria" w:cs="Times New Roman"/>
                      <w:color w:val="222222"/>
                      <w:sz w:val="23"/>
                      <w:szCs w:val="23"/>
                      <w:lang w:eastAsia="zh-CN"/>
                    </w:rPr>
                  </w:rPrChange>
                </w:rPr>
                <w:t>9.69</w:t>
              </w:r>
            </w:ins>
          </w:p>
        </w:tc>
      </w:tr>
      <w:tr w:rsidR="003638E3" w:rsidRPr="003638E3" w14:paraId="060E54C0" w14:textId="77777777" w:rsidTr="003638E3">
        <w:trPr>
          <w:ins w:id="1098" w:author="Qizhou Duan" w:date="2024-06-21T12:09:00Z"/>
        </w:trPr>
        <w:tc>
          <w:tcPr>
            <w:tcW w:w="0" w:type="auto"/>
            <w:shd w:val="clear" w:color="auto" w:fill="auto"/>
            <w:tcMar>
              <w:top w:w="0" w:type="dxa"/>
              <w:left w:w="75" w:type="dxa"/>
              <w:bottom w:w="0" w:type="dxa"/>
              <w:right w:w="75" w:type="dxa"/>
            </w:tcMar>
            <w:vAlign w:val="center"/>
            <w:hideMark/>
          </w:tcPr>
          <w:p w14:paraId="16EDD5DE" w14:textId="77777777" w:rsidR="003638E3" w:rsidRPr="003638E3" w:rsidRDefault="003638E3" w:rsidP="003638E3">
            <w:pPr>
              <w:suppressAutoHyphens w:val="0"/>
              <w:spacing w:before="150" w:after="150" w:line="240" w:lineRule="auto"/>
              <w:jc w:val="center"/>
              <w:rPr>
                <w:ins w:id="1099" w:author="Qizhou Duan" w:date="2024-06-21T12:09:00Z"/>
                <w:rFonts w:ascii="Times New Roman" w:eastAsia="Times New Roman" w:hAnsi="Times New Roman" w:cs="Times New Roman"/>
                <w:color w:val="222222"/>
                <w:sz w:val="16"/>
                <w:szCs w:val="16"/>
                <w:lang w:eastAsia="zh-CN"/>
                <w:rPrChange w:id="1100" w:author="Qizhou Duan" w:date="2024-06-21T12:09:00Z">
                  <w:rPr>
                    <w:ins w:id="1101" w:author="Qizhou Duan" w:date="2024-06-21T12:09:00Z"/>
                    <w:rFonts w:ascii="Cambria" w:eastAsia="Times New Roman" w:hAnsi="Cambria" w:cs="Times New Roman"/>
                    <w:color w:val="222222"/>
                    <w:sz w:val="23"/>
                    <w:szCs w:val="23"/>
                    <w:lang w:eastAsia="zh-CN"/>
                  </w:rPr>
                </w:rPrChange>
              </w:rPr>
              <w:pPrChange w:id="1102" w:author="Qizhou Duan" w:date="2024-06-21T12:10:00Z">
                <w:pPr>
                  <w:suppressAutoHyphens w:val="0"/>
                  <w:spacing w:before="150" w:after="150" w:line="240" w:lineRule="auto"/>
                </w:pPr>
              </w:pPrChange>
            </w:pPr>
            <w:ins w:id="1103" w:author="Qizhou Duan" w:date="2024-06-21T12:09:00Z">
              <w:r w:rsidRPr="003638E3">
                <w:rPr>
                  <w:rFonts w:ascii="Times New Roman" w:eastAsia="Times New Roman" w:hAnsi="Times New Roman" w:cs="Times New Roman"/>
                  <w:color w:val="222222"/>
                  <w:sz w:val="16"/>
                  <w:szCs w:val="16"/>
                  <w:lang w:eastAsia="zh-CN"/>
                  <w:rPrChange w:id="1104" w:author="Qizhou Duan" w:date="2024-06-21T12:09:00Z">
                    <w:rPr>
                      <w:rFonts w:ascii="Cambria" w:eastAsia="Times New Roman" w:hAnsi="Cambria" w:cs="Times New Roman"/>
                      <w:color w:val="222222"/>
                      <w:sz w:val="23"/>
                      <w:szCs w:val="23"/>
                      <w:lang w:eastAsia="zh-CN"/>
                    </w:rPr>
                  </w:rPrChange>
                </w:rPr>
                <w:t>Petrocchi et al. (2023)</w:t>
              </w:r>
            </w:ins>
          </w:p>
        </w:tc>
        <w:tc>
          <w:tcPr>
            <w:tcW w:w="0" w:type="auto"/>
            <w:shd w:val="clear" w:color="auto" w:fill="auto"/>
            <w:tcMar>
              <w:top w:w="0" w:type="dxa"/>
              <w:left w:w="75" w:type="dxa"/>
              <w:bottom w:w="0" w:type="dxa"/>
              <w:right w:w="75" w:type="dxa"/>
            </w:tcMar>
            <w:vAlign w:val="center"/>
            <w:hideMark/>
          </w:tcPr>
          <w:p w14:paraId="3D32518F" w14:textId="77777777" w:rsidR="003638E3" w:rsidRPr="003638E3" w:rsidRDefault="003638E3" w:rsidP="003638E3">
            <w:pPr>
              <w:suppressAutoHyphens w:val="0"/>
              <w:spacing w:before="150" w:after="150" w:line="240" w:lineRule="auto"/>
              <w:jc w:val="center"/>
              <w:rPr>
                <w:ins w:id="1105" w:author="Qizhou Duan" w:date="2024-06-21T12:09:00Z"/>
                <w:rFonts w:ascii="Times New Roman" w:eastAsia="Times New Roman" w:hAnsi="Times New Roman" w:cs="Times New Roman"/>
                <w:color w:val="222222"/>
                <w:sz w:val="16"/>
                <w:szCs w:val="16"/>
                <w:lang w:eastAsia="zh-CN"/>
                <w:rPrChange w:id="1106" w:author="Qizhou Duan" w:date="2024-06-21T12:09:00Z">
                  <w:rPr>
                    <w:ins w:id="1107" w:author="Qizhou Duan" w:date="2024-06-21T12:09:00Z"/>
                    <w:rFonts w:ascii="Cambria" w:eastAsia="Times New Roman" w:hAnsi="Cambria" w:cs="Times New Roman"/>
                    <w:color w:val="222222"/>
                    <w:sz w:val="23"/>
                    <w:szCs w:val="23"/>
                    <w:lang w:eastAsia="zh-CN"/>
                  </w:rPr>
                </w:rPrChange>
              </w:rPr>
              <w:pPrChange w:id="1108" w:author="Qizhou Duan" w:date="2024-06-21T12:10:00Z">
                <w:pPr>
                  <w:suppressAutoHyphens w:val="0"/>
                  <w:spacing w:before="150" w:after="150" w:line="240" w:lineRule="auto"/>
                  <w:jc w:val="right"/>
                </w:pPr>
              </w:pPrChange>
            </w:pPr>
            <w:ins w:id="1109" w:author="Qizhou Duan" w:date="2024-06-21T12:09:00Z">
              <w:r w:rsidRPr="003638E3">
                <w:rPr>
                  <w:rFonts w:ascii="Times New Roman" w:eastAsia="Times New Roman" w:hAnsi="Times New Roman" w:cs="Times New Roman"/>
                  <w:color w:val="222222"/>
                  <w:sz w:val="16"/>
                  <w:szCs w:val="16"/>
                  <w:lang w:eastAsia="zh-CN"/>
                  <w:rPrChange w:id="1110" w:author="Qizhou Duan" w:date="2024-06-21T12:09:00Z">
                    <w:rPr>
                      <w:rFonts w:ascii="Cambria" w:eastAsia="Times New Roman" w:hAnsi="Cambria" w:cs="Times New Roman"/>
                      <w:color w:val="222222"/>
                      <w:sz w:val="23"/>
                      <w:szCs w:val="23"/>
                      <w:lang w:eastAsia="zh-CN"/>
                    </w:rPr>
                  </w:rPrChange>
                </w:rPr>
                <w:t>4934</w:t>
              </w:r>
            </w:ins>
          </w:p>
        </w:tc>
        <w:tc>
          <w:tcPr>
            <w:tcW w:w="0" w:type="auto"/>
            <w:shd w:val="clear" w:color="auto" w:fill="auto"/>
            <w:tcMar>
              <w:top w:w="0" w:type="dxa"/>
              <w:left w:w="75" w:type="dxa"/>
              <w:bottom w:w="0" w:type="dxa"/>
              <w:right w:w="75" w:type="dxa"/>
            </w:tcMar>
            <w:vAlign w:val="center"/>
            <w:hideMark/>
          </w:tcPr>
          <w:p w14:paraId="4E6F9F5C" w14:textId="77777777" w:rsidR="003638E3" w:rsidRPr="003638E3" w:rsidRDefault="003638E3" w:rsidP="003638E3">
            <w:pPr>
              <w:suppressAutoHyphens w:val="0"/>
              <w:spacing w:before="150" w:after="150" w:line="240" w:lineRule="auto"/>
              <w:jc w:val="center"/>
              <w:rPr>
                <w:ins w:id="1111" w:author="Qizhou Duan" w:date="2024-06-21T12:09:00Z"/>
                <w:rFonts w:ascii="Times New Roman" w:eastAsia="Times New Roman" w:hAnsi="Times New Roman" w:cs="Times New Roman"/>
                <w:color w:val="222222"/>
                <w:sz w:val="16"/>
                <w:szCs w:val="16"/>
                <w:lang w:eastAsia="zh-CN"/>
                <w:rPrChange w:id="1112" w:author="Qizhou Duan" w:date="2024-06-21T12:09:00Z">
                  <w:rPr>
                    <w:ins w:id="1113" w:author="Qizhou Duan" w:date="2024-06-21T12:09:00Z"/>
                    <w:rFonts w:ascii="Cambria" w:eastAsia="Times New Roman" w:hAnsi="Cambria" w:cs="Times New Roman"/>
                    <w:color w:val="222222"/>
                    <w:sz w:val="23"/>
                    <w:szCs w:val="23"/>
                    <w:lang w:eastAsia="zh-CN"/>
                  </w:rPr>
                </w:rPrChange>
              </w:rPr>
              <w:pPrChange w:id="1114" w:author="Qizhou Duan" w:date="2024-06-21T12:10:00Z">
                <w:pPr>
                  <w:suppressAutoHyphens w:val="0"/>
                  <w:spacing w:before="150" w:after="150" w:line="240" w:lineRule="auto"/>
                  <w:jc w:val="right"/>
                </w:pPr>
              </w:pPrChange>
            </w:pPr>
            <w:ins w:id="1115" w:author="Qizhou Duan" w:date="2024-06-21T12:09:00Z">
              <w:r w:rsidRPr="003638E3">
                <w:rPr>
                  <w:rFonts w:ascii="Times New Roman" w:eastAsia="Times New Roman" w:hAnsi="Times New Roman" w:cs="Times New Roman"/>
                  <w:color w:val="222222"/>
                  <w:sz w:val="16"/>
                  <w:szCs w:val="16"/>
                  <w:lang w:eastAsia="zh-CN"/>
                  <w:rPrChange w:id="1116" w:author="Qizhou Duan" w:date="2024-06-21T12:09:00Z">
                    <w:rPr>
                      <w:rFonts w:ascii="Cambria" w:eastAsia="Times New Roman" w:hAnsi="Cambria" w:cs="Times New Roman"/>
                      <w:color w:val="222222"/>
                      <w:sz w:val="23"/>
                      <w:szCs w:val="23"/>
                      <w:lang w:eastAsia="zh-CN"/>
                    </w:rPr>
                  </w:rPrChange>
                </w:rPr>
                <w:t>68.25</w:t>
              </w:r>
            </w:ins>
          </w:p>
        </w:tc>
        <w:tc>
          <w:tcPr>
            <w:tcW w:w="0" w:type="auto"/>
            <w:shd w:val="clear" w:color="auto" w:fill="auto"/>
            <w:tcMar>
              <w:top w:w="0" w:type="dxa"/>
              <w:left w:w="75" w:type="dxa"/>
              <w:bottom w:w="0" w:type="dxa"/>
              <w:right w:w="75" w:type="dxa"/>
            </w:tcMar>
            <w:vAlign w:val="center"/>
            <w:hideMark/>
          </w:tcPr>
          <w:p w14:paraId="2B41600B" w14:textId="77777777" w:rsidR="003638E3" w:rsidRPr="003638E3" w:rsidRDefault="003638E3" w:rsidP="003638E3">
            <w:pPr>
              <w:suppressAutoHyphens w:val="0"/>
              <w:spacing w:before="150" w:after="150" w:line="240" w:lineRule="auto"/>
              <w:jc w:val="center"/>
              <w:rPr>
                <w:ins w:id="1117" w:author="Qizhou Duan" w:date="2024-06-21T12:09:00Z"/>
                <w:rFonts w:ascii="Times New Roman" w:eastAsia="Times New Roman" w:hAnsi="Times New Roman" w:cs="Times New Roman"/>
                <w:color w:val="222222"/>
                <w:sz w:val="16"/>
                <w:szCs w:val="16"/>
                <w:lang w:eastAsia="zh-CN"/>
                <w:rPrChange w:id="1118" w:author="Qizhou Duan" w:date="2024-06-21T12:09:00Z">
                  <w:rPr>
                    <w:ins w:id="1119" w:author="Qizhou Duan" w:date="2024-06-21T12:09:00Z"/>
                    <w:rFonts w:ascii="Cambria" w:eastAsia="Times New Roman" w:hAnsi="Cambria" w:cs="Times New Roman"/>
                    <w:color w:val="222222"/>
                    <w:sz w:val="23"/>
                    <w:szCs w:val="23"/>
                    <w:lang w:eastAsia="zh-CN"/>
                  </w:rPr>
                </w:rPrChange>
              </w:rPr>
              <w:pPrChange w:id="1120" w:author="Qizhou Duan" w:date="2024-06-21T12:10:00Z">
                <w:pPr>
                  <w:suppressAutoHyphens w:val="0"/>
                  <w:spacing w:before="150" w:after="150" w:line="240" w:lineRule="auto"/>
                  <w:jc w:val="right"/>
                </w:pPr>
              </w:pPrChange>
            </w:pPr>
            <w:ins w:id="1121" w:author="Qizhou Duan" w:date="2024-06-21T12:09:00Z">
              <w:r w:rsidRPr="003638E3">
                <w:rPr>
                  <w:rFonts w:ascii="Times New Roman" w:eastAsia="Times New Roman" w:hAnsi="Times New Roman" w:cs="Times New Roman"/>
                  <w:color w:val="222222"/>
                  <w:sz w:val="16"/>
                  <w:szCs w:val="16"/>
                  <w:lang w:eastAsia="zh-CN"/>
                  <w:rPrChange w:id="1122" w:author="Qizhou Duan" w:date="2024-06-21T12:09:00Z">
                    <w:rPr>
                      <w:rFonts w:ascii="Cambria" w:eastAsia="Times New Roman" w:hAnsi="Cambria" w:cs="Times New Roman"/>
                      <w:color w:val="222222"/>
                      <w:sz w:val="23"/>
                      <w:szCs w:val="23"/>
                      <w:lang w:eastAsia="zh-CN"/>
                    </w:rPr>
                  </w:rPrChange>
                </w:rPr>
                <w:t>47.67</w:t>
              </w:r>
            </w:ins>
          </w:p>
        </w:tc>
      </w:tr>
      <w:tr w:rsidR="003638E3" w:rsidRPr="003638E3" w14:paraId="13A791DD" w14:textId="77777777" w:rsidTr="003638E3">
        <w:trPr>
          <w:ins w:id="1123" w:author="Qizhou Duan" w:date="2024-06-21T12:09:00Z"/>
        </w:trPr>
        <w:tc>
          <w:tcPr>
            <w:tcW w:w="0" w:type="auto"/>
            <w:shd w:val="clear" w:color="auto" w:fill="auto"/>
            <w:tcMar>
              <w:top w:w="0" w:type="dxa"/>
              <w:left w:w="75" w:type="dxa"/>
              <w:bottom w:w="0" w:type="dxa"/>
              <w:right w:w="75" w:type="dxa"/>
            </w:tcMar>
            <w:vAlign w:val="center"/>
            <w:hideMark/>
          </w:tcPr>
          <w:p w14:paraId="6ED5F98D" w14:textId="77777777" w:rsidR="003638E3" w:rsidRPr="003638E3" w:rsidRDefault="003638E3" w:rsidP="003638E3">
            <w:pPr>
              <w:suppressAutoHyphens w:val="0"/>
              <w:spacing w:before="150" w:after="150" w:line="240" w:lineRule="auto"/>
              <w:jc w:val="center"/>
              <w:rPr>
                <w:ins w:id="1124" w:author="Qizhou Duan" w:date="2024-06-21T12:09:00Z"/>
                <w:rFonts w:ascii="Times New Roman" w:eastAsia="Times New Roman" w:hAnsi="Times New Roman" w:cs="Times New Roman"/>
                <w:color w:val="222222"/>
                <w:sz w:val="16"/>
                <w:szCs w:val="16"/>
                <w:lang w:eastAsia="zh-CN"/>
                <w:rPrChange w:id="1125" w:author="Qizhou Duan" w:date="2024-06-21T12:09:00Z">
                  <w:rPr>
                    <w:ins w:id="1126" w:author="Qizhou Duan" w:date="2024-06-21T12:09:00Z"/>
                    <w:rFonts w:ascii="Cambria" w:eastAsia="Times New Roman" w:hAnsi="Cambria" w:cs="Times New Roman"/>
                    <w:color w:val="222222"/>
                    <w:sz w:val="23"/>
                    <w:szCs w:val="23"/>
                    <w:lang w:eastAsia="zh-CN"/>
                  </w:rPr>
                </w:rPrChange>
              </w:rPr>
              <w:pPrChange w:id="1127" w:author="Qizhou Duan" w:date="2024-06-21T12:10:00Z">
                <w:pPr>
                  <w:suppressAutoHyphens w:val="0"/>
                  <w:spacing w:before="150" w:after="150" w:line="240" w:lineRule="auto"/>
                </w:pPr>
              </w:pPrChange>
            </w:pPr>
            <w:ins w:id="1128" w:author="Qizhou Duan" w:date="2024-06-21T12:09:00Z">
              <w:r w:rsidRPr="003638E3">
                <w:rPr>
                  <w:rFonts w:ascii="Times New Roman" w:eastAsia="Times New Roman" w:hAnsi="Times New Roman" w:cs="Times New Roman"/>
                  <w:color w:val="222222"/>
                  <w:sz w:val="16"/>
                  <w:szCs w:val="16"/>
                  <w:lang w:eastAsia="zh-CN"/>
                  <w:rPrChange w:id="1129" w:author="Qizhou Duan" w:date="2024-06-21T12:09:00Z">
                    <w:rPr>
                      <w:rFonts w:ascii="Cambria" w:eastAsia="Times New Roman" w:hAnsi="Cambria" w:cs="Times New Roman"/>
                      <w:color w:val="222222"/>
                      <w:sz w:val="23"/>
                      <w:szCs w:val="23"/>
                      <w:lang w:eastAsia="zh-CN"/>
                    </w:rPr>
                  </w:rPrChange>
                </w:rPr>
                <w:t>Pfeiffer et al. (2023)</w:t>
              </w:r>
            </w:ins>
          </w:p>
        </w:tc>
        <w:tc>
          <w:tcPr>
            <w:tcW w:w="0" w:type="auto"/>
            <w:shd w:val="clear" w:color="auto" w:fill="auto"/>
            <w:tcMar>
              <w:top w:w="0" w:type="dxa"/>
              <w:left w:w="75" w:type="dxa"/>
              <w:bottom w:w="0" w:type="dxa"/>
              <w:right w:w="75" w:type="dxa"/>
            </w:tcMar>
            <w:vAlign w:val="center"/>
            <w:hideMark/>
          </w:tcPr>
          <w:p w14:paraId="21D39215" w14:textId="77777777" w:rsidR="003638E3" w:rsidRPr="003638E3" w:rsidRDefault="003638E3" w:rsidP="003638E3">
            <w:pPr>
              <w:suppressAutoHyphens w:val="0"/>
              <w:spacing w:before="150" w:after="150" w:line="240" w:lineRule="auto"/>
              <w:jc w:val="center"/>
              <w:rPr>
                <w:ins w:id="1130" w:author="Qizhou Duan" w:date="2024-06-21T12:09:00Z"/>
                <w:rFonts w:ascii="Times New Roman" w:eastAsia="Times New Roman" w:hAnsi="Times New Roman" w:cs="Times New Roman"/>
                <w:color w:val="222222"/>
                <w:sz w:val="16"/>
                <w:szCs w:val="16"/>
                <w:lang w:eastAsia="zh-CN"/>
                <w:rPrChange w:id="1131" w:author="Qizhou Duan" w:date="2024-06-21T12:09:00Z">
                  <w:rPr>
                    <w:ins w:id="1132" w:author="Qizhou Duan" w:date="2024-06-21T12:09:00Z"/>
                    <w:rFonts w:ascii="Cambria" w:eastAsia="Times New Roman" w:hAnsi="Cambria" w:cs="Times New Roman"/>
                    <w:color w:val="222222"/>
                    <w:sz w:val="23"/>
                    <w:szCs w:val="23"/>
                    <w:lang w:eastAsia="zh-CN"/>
                  </w:rPr>
                </w:rPrChange>
              </w:rPr>
              <w:pPrChange w:id="1133" w:author="Qizhou Duan" w:date="2024-06-21T12:10:00Z">
                <w:pPr>
                  <w:suppressAutoHyphens w:val="0"/>
                  <w:spacing w:before="150" w:after="150" w:line="240" w:lineRule="auto"/>
                  <w:jc w:val="right"/>
                </w:pPr>
              </w:pPrChange>
            </w:pPr>
            <w:ins w:id="1134" w:author="Qizhou Duan" w:date="2024-06-21T12:09:00Z">
              <w:r w:rsidRPr="003638E3">
                <w:rPr>
                  <w:rFonts w:ascii="Times New Roman" w:eastAsia="Times New Roman" w:hAnsi="Times New Roman" w:cs="Times New Roman"/>
                  <w:color w:val="222222"/>
                  <w:sz w:val="16"/>
                  <w:szCs w:val="16"/>
                  <w:lang w:eastAsia="zh-CN"/>
                  <w:rPrChange w:id="1135" w:author="Qizhou Duan" w:date="2024-06-21T12:09:00Z">
                    <w:rPr>
                      <w:rFonts w:ascii="Cambria" w:eastAsia="Times New Roman" w:hAnsi="Cambria" w:cs="Times New Roman"/>
                      <w:color w:val="222222"/>
                      <w:sz w:val="23"/>
                      <w:szCs w:val="23"/>
                      <w:lang w:eastAsia="zh-CN"/>
                    </w:rPr>
                  </w:rPrChange>
                </w:rPr>
                <w:t>163</w:t>
              </w:r>
            </w:ins>
          </w:p>
        </w:tc>
        <w:tc>
          <w:tcPr>
            <w:tcW w:w="0" w:type="auto"/>
            <w:shd w:val="clear" w:color="auto" w:fill="auto"/>
            <w:tcMar>
              <w:top w:w="0" w:type="dxa"/>
              <w:left w:w="75" w:type="dxa"/>
              <w:bottom w:w="0" w:type="dxa"/>
              <w:right w:w="75" w:type="dxa"/>
            </w:tcMar>
            <w:vAlign w:val="center"/>
            <w:hideMark/>
          </w:tcPr>
          <w:p w14:paraId="4C97ECD8" w14:textId="77777777" w:rsidR="003638E3" w:rsidRPr="003638E3" w:rsidRDefault="003638E3" w:rsidP="003638E3">
            <w:pPr>
              <w:suppressAutoHyphens w:val="0"/>
              <w:spacing w:before="150" w:after="150" w:line="240" w:lineRule="auto"/>
              <w:jc w:val="center"/>
              <w:rPr>
                <w:ins w:id="1136" w:author="Qizhou Duan" w:date="2024-06-21T12:09:00Z"/>
                <w:rFonts w:ascii="Times New Roman" w:eastAsia="Times New Roman" w:hAnsi="Times New Roman" w:cs="Times New Roman"/>
                <w:color w:val="222222"/>
                <w:sz w:val="16"/>
                <w:szCs w:val="16"/>
                <w:lang w:eastAsia="zh-CN"/>
                <w:rPrChange w:id="1137" w:author="Qizhou Duan" w:date="2024-06-21T12:09:00Z">
                  <w:rPr>
                    <w:ins w:id="1138" w:author="Qizhou Duan" w:date="2024-06-21T12:09:00Z"/>
                    <w:rFonts w:ascii="Cambria" w:eastAsia="Times New Roman" w:hAnsi="Cambria" w:cs="Times New Roman"/>
                    <w:color w:val="222222"/>
                    <w:sz w:val="23"/>
                    <w:szCs w:val="23"/>
                    <w:lang w:eastAsia="zh-CN"/>
                  </w:rPr>
                </w:rPrChange>
              </w:rPr>
              <w:pPrChange w:id="1139" w:author="Qizhou Duan" w:date="2024-06-21T12:10:00Z">
                <w:pPr>
                  <w:suppressAutoHyphens w:val="0"/>
                  <w:spacing w:before="150" w:after="150" w:line="240" w:lineRule="auto"/>
                  <w:jc w:val="right"/>
                </w:pPr>
              </w:pPrChange>
            </w:pPr>
            <w:ins w:id="1140" w:author="Qizhou Duan" w:date="2024-06-21T12:09:00Z">
              <w:r w:rsidRPr="003638E3">
                <w:rPr>
                  <w:rFonts w:ascii="Times New Roman" w:eastAsia="Times New Roman" w:hAnsi="Times New Roman" w:cs="Times New Roman"/>
                  <w:color w:val="222222"/>
                  <w:sz w:val="16"/>
                  <w:szCs w:val="16"/>
                  <w:lang w:eastAsia="zh-CN"/>
                  <w:rPrChange w:id="1141" w:author="Qizhou Duan" w:date="2024-06-21T12:09:00Z">
                    <w:rPr>
                      <w:rFonts w:ascii="Cambria" w:eastAsia="Times New Roman" w:hAnsi="Cambria" w:cs="Times New Roman"/>
                      <w:color w:val="222222"/>
                      <w:sz w:val="23"/>
                      <w:szCs w:val="23"/>
                      <w:lang w:eastAsia="zh-CN"/>
                    </w:rPr>
                  </w:rPrChange>
                </w:rPr>
                <w:t>50.40</w:t>
              </w:r>
            </w:ins>
          </w:p>
        </w:tc>
        <w:tc>
          <w:tcPr>
            <w:tcW w:w="0" w:type="auto"/>
            <w:shd w:val="clear" w:color="auto" w:fill="auto"/>
            <w:tcMar>
              <w:top w:w="0" w:type="dxa"/>
              <w:left w:w="75" w:type="dxa"/>
              <w:bottom w:w="0" w:type="dxa"/>
              <w:right w:w="75" w:type="dxa"/>
            </w:tcMar>
            <w:vAlign w:val="center"/>
            <w:hideMark/>
          </w:tcPr>
          <w:p w14:paraId="7B6603AA" w14:textId="77777777" w:rsidR="003638E3" w:rsidRPr="003638E3" w:rsidRDefault="003638E3" w:rsidP="003638E3">
            <w:pPr>
              <w:suppressAutoHyphens w:val="0"/>
              <w:spacing w:before="150" w:after="150" w:line="240" w:lineRule="auto"/>
              <w:jc w:val="center"/>
              <w:rPr>
                <w:ins w:id="1142" w:author="Qizhou Duan" w:date="2024-06-21T12:09:00Z"/>
                <w:rFonts w:ascii="Times New Roman" w:eastAsia="Times New Roman" w:hAnsi="Times New Roman" w:cs="Times New Roman"/>
                <w:color w:val="222222"/>
                <w:sz w:val="16"/>
                <w:szCs w:val="16"/>
                <w:lang w:eastAsia="zh-CN"/>
                <w:rPrChange w:id="1143" w:author="Qizhou Duan" w:date="2024-06-21T12:09:00Z">
                  <w:rPr>
                    <w:ins w:id="1144" w:author="Qizhou Duan" w:date="2024-06-21T12:09:00Z"/>
                    <w:rFonts w:ascii="Cambria" w:eastAsia="Times New Roman" w:hAnsi="Cambria" w:cs="Times New Roman"/>
                    <w:color w:val="222222"/>
                    <w:sz w:val="23"/>
                    <w:szCs w:val="23"/>
                    <w:lang w:eastAsia="zh-CN"/>
                  </w:rPr>
                </w:rPrChange>
              </w:rPr>
              <w:pPrChange w:id="1145" w:author="Qizhou Duan" w:date="2024-06-21T12:10:00Z">
                <w:pPr>
                  <w:suppressAutoHyphens w:val="0"/>
                  <w:spacing w:before="150" w:after="150" w:line="240" w:lineRule="auto"/>
                  <w:jc w:val="right"/>
                </w:pPr>
              </w:pPrChange>
            </w:pPr>
            <w:ins w:id="1146" w:author="Qizhou Duan" w:date="2024-06-21T12:09:00Z">
              <w:r w:rsidRPr="003638E3">
                <w:rPr>
                  <w:rFonts w:ascii="Times New Roman" w:eastAsia="Times New Roman" w:hAnsi="Times New Roman" w:cs="Times New Roman"/>
                  <w:color w:val="222222"/>
                  <w:sz w:val="16"/>
                  <w:szCs w:val="16"/>
                  <w:lang w:eastAsia="zh-CN"/>
                  <w:rPrChange w:id="1147" w:author="Qizhou Duan" w:date="2024-06-21T12:09:00Z">
                    <w:rPr>
                      <w:rFonts w:ascii="Cambria" w:eastAsia="Times New Roman" w:hAnsi="Cambria" w:cs="Times New Roman"/>
                      <w:color w:val="222222"/>
                      <w:sz w:val="23"/>
                      <w:szCs w:val="23"/>
                      <w:lang w:eastAsia="zh-CN"/>
                    </w:rPr>
                  </w:rPrChange>
                </w:rPr>
                <w:t>25.20</w:t>
              </w:r>
            </w:ins>
          </w:p>
        </w:tc>
      </w:tr>
      <w:tr w:rsidR="003638E3" w:rsidRPr="003638E3" w14:paraId="0691CAFF" w14:textId="77777777" w:rsidTr="003638E3">
        <w:trPr>
          <w:ins w:id="1148" w:author="Qizhou Duan" w:date="2024-06-21T12:09:00Z"/>
        </w:trPr>
        <w:tc>
          <w:tcPr>
            <w:tcW w:w="0" w:type="auto"/>
            <w:shd w:val="clear" w:color="auto" w:fill="auto"/>
            <w:tcMar>
              <w:top w:w="0" w:type="dxa"/>
              <w:left w:w="75" w:type="dxa"/>
              <w:bottom w:w="0" w:type="dxa"/>
              <w:right w:w="75" w:type="dxa"/>
            </w:tcMar>
            <w:vAlign w:val="center"/>
            <w:hideMark/>
          </w:tcPr>
          <w:p w14:paraId="1E937D90" w14:textId="77777777" w:rsidR="003638E3" w:rsidRPr="003638E3" w:rsidRDefault="003638E3" w:rsidP="003638E3">
            <w:pPr>
              <w:suppressAutoHyphens w:val="0"/>
              <w:spacing w:before="150" w:after="150" w:line="240" w:lineRule="auto"/>
              <w:jc w:val="center"/>
              <w:rPr>
                <w:ins w:id="1149" w:author="Qizhou Duan" w:date="2024-06-21T12:09:00Z"/>
                <w:rFonts w:ascii="Times New Roman" w:eastAsia="Times New Roman" w:hAnsi="Times New Roman" w:cs="Times New Roman"/>
                <w:color w:val="222222"/>
                <w:sz w:val="16"/>
                <w:szCs w:val="16"/>
                <w:lang w:eastAsia="zh-CN"/>
                <w:rPrChange w:id="1150" w:author="Qizhou Duan" w:date="2024-06-21T12:09:00Z">
                  <w:rPr>
                    <w:ins w:id="1151" w:author="Qizhou Duan" w:date="2024-06-21T12:09:00Z"/>
                    <w:rFonts w:ascii="Cambria" w:eastAsia="Times New Roman" w:hAnsi="Cambria" w:cs="Times New Roman"/>
                    <w:color w:val="222222"/>
                    <w:sz w:val="23"/>
                    <w:szCs w:val="23"/>
                    <w:lang w:eastAsia="zh-CN"/>
                  </w:rPr>
                </w:rPrChange>
              </w:rPr>
              <w:pPrChange w:id="1152" w:author="Qizhou Duan" w:date="2024-06-21T12:10:00Z">
                <w:pPr>
                  <w:suppressAutoHyphens w:val="0"/>
                  <w:spacing w:before="150" w:after="150" w:line="240" w:lineRule="auto"/>
                </w:pPr>
              </w:pPrChange>
            </w:pPr>
            <w:ins w:id="1153" w:author="Qizhou Duan" w:date="2024-06-21T12:09:00Z">
              <w:r w:rsidRPr="003638E3">
                <w:rPr>
                  <w:rFonts w:ascii="Times New Roman" w:eastAsia="Times New Roman" w:hAnsi="Times New Roman" w:cs="Times New Roman"/>
                  <w:color w:val="222222"/>
                  <w:sz w:val="16"/>
                  <w:szCs w:val="16"/>
                  <w:lang w:eastAsia="zh-CN"/>
                  <w:rPrChange w:id="1154" w:author="Qizhou Duan" w:date="2024-06-21T12:09:00Z">
                    <w:rPr>
                      <w:rFonts w:ascii="Cambria" w:eastAsia="Times New Roman" w:hAnsi="Cambria" w:cs="Times New Roman"/>
                      <w:color w:val="222222"/>
                      <w:sz w:val="23"/>
                      <w:szCs w:val="23"/>
                      <w:lang w:eastAsia="zh-CN"/>
                    </w:rPr>
                  </w:rPrChange>
                </w:rPr>
                <w:t>Read et al. (2022)</w:t>
              </w:r>
            </w:ins>
          </w:p>
        </w:tc>
        <w:tc>
          <w:tcPr>
            <w:tcW w:w="0" w:type="auto"/>
            <w:shd w:val="clear" w:color="auto" w:fill="auto"/>
            <w:tcMar>
              <w:top w:w="0" w:type="dxa"/>
              <w:left w:w="75" w:type="dxa"/>
              <w:bottom w:w="0" w:type="dxa"/>
              <w:right w:w="75" w:type="dxa"/>
            </w:tcMar>
            <w:vAlign w:val="center"/>
            <w:hideMark/>
          </w:tcPr>
          <w:p w14:paraId="1B44D295" w14:textId="77777777" w:rsidR="003638E3" w:rsidRPr="003638E3" w:rsidRDefault="003638E3" w:rsidP="003638E3">
            <w:pPr>
              <w:suppressAutoHyphens w:val="0"/>
              <w:spacing w:before="150" w:after="150" w:line="240" w:lineRule="auto"/>
              <w:jc w:val="center"/>
              <w:rPr>
                <w:ins w:id="1155" w:author="Qizhou Duan" w:date="2024-06-21T12:09:00Z"/>
                <w:rFonts w:ascii="Times New Roman" w:eastAsia="Times New Roman" w:hAnsi="Times New Roman" w:cs="Times New Roman"/>
                <w:color w:val="222222"/>
                <w:sz w:val="16"/>
                <w:szCs w:val="16"/>
                <w:lang w:eastAsia="zh-CN"/>
                <w:rPrChange w:id="1156" w:author="Qizhou Duan" w:date="2024-06-21T12:09:00Z">
                  <w:rPr>
                    <w:ins w:id="1157" w:author="Qizhou Duan" w:date="2024-06-21T12:09:00Z"/>
                    <w:rFonts w:ascii="Cambria" w:eastAsia="Times New Roman" w:hAnsi="Cambria" w:cs="Times New Roman"/>
                    <w:color w:val="222222"/>
                    <w:sz w:val="23"/>
                    <w:szCs w:val="23"/>
                    <w:lang w:eastAsia="zh-CN"/>
                  </w:rPr>
                </w:rPrChange>
              </w:rPr>
              <w:pPrChange w:id="1158" w:author="Qizhou Duan" w:date="2024-06-21T12:10:00Z">
                <w:pPr>
                  <w:suppressAutoHyphens w:val="0"/>
                  <w:spacing w:before="150" w:after="150" w:line="240" w:lineRule="auto"/>
                  <w:jc w:val="right"/>
                </w:pPr>
              </w:pPrChange>
            </w:pPr>
            <w:ins w:id="1159" w:author="Qizhou Duan" w:date="2024-06-21T12:09:00Z">
              <w:r w:rsidRPr="003638E3">
                <w:rPr>
                  <w:rFonts w:ascii="Times New Roman" w:eastAsia="Times New Roman" w:hAnsi="Times New Roman" w:cs="Times New Roman"/>
                  <w:color w:val="222222"/>
                  <w:sz w:val="16"/>
                  <w:szCs w:val="16"/>
                  <w:lang w:eastAsia="zh-CN"/>
                  <w:rPrChange w:id="1160" w:author="Qizhou Duan" w:date="2024-06-21T12:09:00Z">
                    <w:rPr>
                      <w:rFonts w:ascii="Cambria" w:eastAsia="Times New Roman" w:hAnsi="Cambria" w:cs="Times New Roman"/>
                      <w:color w:val="222222"/>
                      <w:sz w:val="23"/>
                      <w:szCs w:val="23"/>
                      <w:lang w:eastAsia="zh-CN"/>
                    </w:rPr>
                  </w:rPrChange>
                </w:rPr>
                <w:t>109</w:t>
              </w:r>
            </w:ins>
          </w:p>
        </w:tc>
        <w:tc>
          <w:tcPr>
            <w:tcW w:w="0" w:type="auto"/>
            <w:shd w:val="clear" w:color="auto" w:fill="auto"/>
            <w:tcMar>
              <w:top w:w="0" w:type="dxa"/>
              <w:left w:w="75" w:type="dxa"/>
              <w:bottom w:w="0" w:type="dxa"/>
              <w:right w:w="75" w:type="dxa"/>
            </w:tcMar>
            <w:vAlign w:val="center"/>
            <w:hideMark/>
          </w:tcPr>
          <w:p w14:paraId="3A4F6CBB" w14:textId="77777777" w:rsidR="003638E3" w:rsidRPr="003638E3" w:rsidRDefault="003638E3" w:rsidP="003638E3">
            <w:pPr>
              <w:suppressAutoHyphens w:val="0"/>
              <w:spacing w:before="150" w:after="150" w:line="240" w:lineRule="auto"/>
              <w:jc w:val="center"/>
              <w:rPr>
                <w:ins w:id="1161" w:author="Qizhou Duan" w:date="2024-06-21T12:09:00Z"/>
                <w:rFonts w:ascii="Times New Roman" w:eastAsia="Times New Roman" w:hAnsi="Times New Roman" w:cs="Times New Roman"/>
                <w:color w:val="222222"/>
                <w:sz w:val="16"/>
                <w:szCs w:val="16"/>
                <w:lang w:eastAsia="zh-CN"/>
                <w:rPrChange w:id="1162" w:author="Qizhou Duan" w:date="2024-06-21T12:09:00Z">
                  <w:rPr>
                    <w:ins w:id="1163" w:author="Qizhou Duan" w:date="2024-06-21T12:09:00Z"/>
                    <w:rFonts w:ascii="Cambria" w:eastAsia="Times New Roman" w:hAnsi="Cambria" w:cs="Times New Roman"/>
                    <w:color w:val="222222"/>
                    <w:sz w:val="23"/>
                    <w:szCs w:val="23"/>
                    <w:lang w:eastAsia="zh-CN"/>
                  </w:rPr>
                </w:rPrChange>
              </w:rPr>
              <w:pPrChange w:id="1164" w:author="Qizhou Duan" w:date="2024-06-21T12:10:00Z">
                <w:pPr>
                  <w:suppressAutoHyphens w:val="0"/>
                  <w:spacing w:before="150" w:after="150" w:line="240" w:lineRule="auto"/>
                  <w:jc w:val="right"/>
                </w:pPr>
              </w:pPrChange>
            </w:pPr>
            <w:ins w:id="1165" w:author="Qizhou Duan" w:date="2024-06-21T12:09:00Z">
              <w:r w:rsidRPr="003638E3">
                <w:rPr>
                  <w:rFonts w:ascii="Times New Roman" w:eastAsia="Times New Roman" w:hAnsi="Times New Roman" w:cs="Times New Roman"/>
                  <w:color w:val="222222"/>
                  <w:sz w:val="16"/>
                  <w:szCs w:val="16"/>
                  <w:lang w:eastAsia="zh-CN"/>
                  <w:rPrChange w:id="1166" w:author="Qizhou Duan" w:date="2024-06-21T12:09:00Z">
                    <w:rPr>
                      <w:rFonts w:ascii="Cambria" w:eastAsia="Times New Roman" w:hAnsi="Cambria" w:cs="Times New Roman"/>
                      <w:color w:val="222222"/>
                      <w:sz w:val="23"/>
                      <w:szCs w:val="23"/>
                      <w:lang w:eastAsia="zh-CN"/>
                    </w:rPr>
                  </w:rPrChange>
                </w:rPr>
                <w:t>67.49</w:t>
              </w:r>
            </w:ins>
          </w:p>
        </w:tc>
        <w:tc>
          <w:tcPr>
            <w:tcW w:w="0" w:type="auto"/>
            <w:shd w:val="clear" w:color="auto" w:fill="auto"/>
            <w:tcMar>
              <w:top w:w="0" w:type="dxa"/>
              <w:left w:w="75" w:type="dxa"/>
              <w:bottom w:w="0" w:type="dxa"/>
              <w:right w:w="75" w:type="dxa"/>
            </w:tcMar>
            <w:vAlign w:val="center"/>
            <w:hideMark/>
          </w:tcPr>
          <w:p w14:paraId="140B0A2B" w14:textId="77777777" w:rsidR="003638E3" w:rsidRPr="003638E3" w:rsidRDefault="003638E3" w:rsidP="003638E3">
            <w:pPr>
              <w:suppressAutoHyphens w:val="0"/>
              <w:spacing w:before="150" w:after="150" w:line="240" w:lineRule="auto"/>
              <w:jc w:val="center"/>
              <w:rPr>
                <w:ins w:id="1167" w:author="Qizhou Duan" w:date="2024-06-21T12:09:00Z"/>
                <w:rFonts w:ascii="Times New Roman" w:eastAsia="Times New Roman" w:hAnsi="Times New Roman" w:cs="Times New Roman"/>
                <w:color w:val="222222"/>
                <w:sz w:val="16"/>
                <w:szCs w:val="16"/>
                <w:lang w:eastAsia="zh-CN"/>
                <w:rPrChange w:id="1168" w:author="Qizhou Duan" w:date="2024-06-21T12:09:00Z">
                  <w:rPr>
                    <w:ins w:id="1169" w:author="Qizhou Duan" w:date="2024-06-21T12:09:00Z"/>
                    <w:rFonts w:ascii="Cambria" w:eastAsia="Times New Roman" w:hAnsi="Cambria" w:cs="Times New Roman"/>
                    <w:color w:val="222222"/>
                    <w:sz w:val="23"/>
                    <w:szCs w:val="23"/>
                    <w:lang w:eastAsia="zh-CN"/>
                  </w:rPr>
                </w:rPrChange>
              </w:rPr>
              <w:pPrChange w:id="1170" w:author="Qizhou Duan" w:date="2024-06-21T12:10:00Z">
                <w:pPr>
                  <w:suppressAutoHyphens w:val="0"/>
                  <w:spacing w:before="150" w:after="150" w:line="240" w:lineRule="auto"/>
                  <w:jc w:val="right"/>
                </w:pPr>
              </w:pPrChange>
            </w:pPr>
            <w:ins w:id="1171" w:author="Qizhou Duan" w:date="2024-06-21T12:09:00Z">
              <w:r w:rsidRPr="003638E3">
                <w:rPr>
                  <w:rFonts w:ascii="Times New Roman" w:eastAsia="Times New Roman" w:hAnsi="Times New Roman" w:cs="Times New Roman"/>
                  <w:color w:val="222222"/>
                  <w:sz w:val="16"/>
                  <w:szCs w:val="16"/>
                  <w:lang w:eastAsia="zh-CN"/>
                  <w:rPrChange w:id="1172" w:author="Qizhou Duan" w:date="2024-06-21T12:09:00Z">
                    <w:rPr>
                      <w:rFonts w:ascii="Cambria" w:eastAsia="Times New Roman" w:hAnsi="Cambria" w:cs="Times New Roman"/>
                      <w:color w:val="222222"/>
                      <w:sz w:val="23"/>
                      <w:szCs w:val="23"/>
                      <w:lang w:eastAsia="zh-CN"/>
                    </w:rPr>
                  </w:rPrChange>
                </w:rPr>
                <w:t>2.73</w:t>
              </w:r>
            </w:ins>
          </w:p>
        </w:tc>
      </w:tr>
      <w:tr w:rsidR="003638E3" w:rsidRPr="003638E3" w14:paraId="614B3A48" w14:textId="77777777" w:rsidTr="003638E3">
        <w:trPr>
          <w:ins w:id="1173" w:author="Qizhou Duan" w:date="2024-06-21T12:09:00Z"/>
        </w:trPr>
        <w:tc>
          <w:tcPr>
            <w:tcW w:w="0" w:type="auto"/>
            <w:shd w:val="clear" w:color="auto" w:fill="auto"/>
            <w:tcMar>
              <w:top w:w="0" w:type="dxa"/>
              <w:left w:w="75" w:type="dxa"/>
              <w:bottom w:w="0" w:type="dxa"/>
              <w:right w:w="75" w:type="dxa"/>
            </w:tcMar>
            <w:vAlign w:val="center"/>
            <w:hideMark/>
          </w:tcPr>
          <w:p w14:paraId="22255508" w14:textId="77777777" w:rsidR="003638E3" w:rsidRPr="003638E3" w:rsidRDefault="003638E3" w:rsidP="003638E3">
            <w:pPr>
              <w:suppressAutoHyphens w:val="0"/>
              <w:spacing w:before="150" w:after="150" w:line="240" w:lineRule="auto"/>
              <w:jc w:val="center"/>
              <w:rPr>
                <w:ins w:id="1174" w:author="Qizhou Duan" w:date="2024-06-21T12:09:00Z"/>
                <w:rFonts w:ascii="Times New Roman" w:eastAsia="Times New Roman" w:hAnsi="Times New Roman" w:cs="Times New Roman"/>
                <w:color w:val="222222"/>
                <w:sz w:val="16"/>
                <w:szCs w:val="16"/>
                <w:lang w:eastAsia="zh-CN"/>
                <w:rPrChange w:id="1175" w:author="Qizhou Duan" w:date="2024-06-21T12:09:00Z">
                  <w:rPr>
                    <w:ins w:id="1176" w:author="Qizhou Duan" w:date="2024-06-21T12:09:00Z"/>
                    <w:rFonts w:ascii="Cambria" w:eastAsia="Times New Roman" w:hAnsi="Cambria" w:cs="Times New Roman"/>
                    <w:color w:val="222222"/>
                    <w:sz w:val="23"/>
                    <w:szCs w:val="23"/>
                    <w:lang w:eastAsia="zh-CN"/>
                  </w:rPr>
                </w:rPrChange>
              </w:rPr>
              <w:pPrChange w:id="1177" w:author="Qizhou Duan" w:date="2024-06-21T12:10:00Z">
                <w:pPr>
                  <w:suppressAutoHyphens w:val="0"/>
                  <w:spacing w:before="150" w:after="150" w:line="240" w:lineRule="auto"/>
                </w:pPr>
              </w:pPrChange>
            </w:pPr>
            <w:ins w:id="1178" w:author="Qizhou Duan" w:date="2024-06-21T12:09:00Z">
              <w:r w:rsidRPr="003638E3">
                <w:rPr>
                  <w:rFonts w:ascii="Times New Roman" w:eastAsia="Times New Roman" w:hAnsi="Times New Roman" w:cs="Times New Roman"/>
                  <w:color w:val="222222"/>
                  <w:sz w:val="16"/>
                  <w:szCs w:val="16"/>
                  <w:lang w:eastAsia="zh-CN"/>
                  <w:rPrChange w:id="1179" w:author="Qizhou Duan" w:date="2024-06-21T12:09:00Z">
                    <w:rPr>
                      <w:rFonts w:ascii="Cambria" w:eastAsia="Times New Roman" w:hAnsi="Cambria" w:cs="Times New Roman"/>
                      <w:color w:val="222222"/>
                      <w:sz w:val="23"/>
                      <w:szCs w:val="23"/>
                      <w:lang w:eastAsia="zh-CN"/>
                    </w:rPr>
                  </w:rPrChange>
                </w:rPr>
                <w:t>Sarialioglu et al. (2022)</w:t>
              </w:r>
            </w:ins>
          </w:p>
        </w:tc>
        <w:tc>
          <w:tcPr>
            <w:tcW w:w="0" w:type="auto"/>
            <w:shd w:val="clear" w:color="auto" w:fill="auto"/>
            <w:tcMar>
              <w:top w:w="0" w:type="dxa"/>
              <w:left w:w="75" w:type="dxa"/>
              <w:bottom w:w="0" w:type="dxa"/>
              <w:right w:w="75" w:type="dxa"/>
            </w:tcMar>
            <w:vAlign w:val="center"/>
            <w:hideMark/>
          </w:tcPr>
          <w:p w14:paraId="0D3BD6D2" w14:textId="77777777" w:rsidR="003638E3" w:rsidRPr="003638E3" w:rsidRDefault="003638E3" w:rsidP="003638E3">
            <w:pPr>
              <w:suppressAutoHyphens w:val="0"/>
              <w:spacing w:before="150" w:after="150" w:line="240" w:lineRule="auto"/>
              <w:jc w:val="center"/>
              <w:rPr>
                <w:ins w:id="1180" w:author="Qizhou Duan" w:date="2024-06-21T12:09:00Z"/>
                <w:rFonts w:ascii="Times New Roman" w:eastAsia="Times New Roman" w:hAnsi="Times New Roman" w:cs="Times New Roman"/>
                <w:color w:val="222222"/>
                <w:sz w:val="16"/>
                <w:szCs w:val="16"/>
                <w:lang w:eastAsia="zh-CN"/>
                <w:rPrChange w:id="1181" w:author="Qizhou Duan" w:date="2024-06-21T12:09:00Z">
                  <w:rPr>
                    <w:ins w:id="1182" w:author="Qizhou Duan" w:date="2024-06-21T12:09:00Z"/>
                    <w:rFonts w:ascii="Cambria" w:eastAsia="Times New Roman" w:hAnsi="Cambria" w:cs="Times New Roman"/>
                    <w:color w:val="222222"/>
                    <w:sz w:val="23"/>
                    <w:szCs w:val="23"/>
                    <w:lang w:eastAsia="zh-CN"/>
                  </w:rPr>
                </w:rPrChange>
              </w:rPr>
              <w:pPrChange w:id="1183" w:author="Qizhou Duan" w:date="2024-06-21T12:10:00Z">
                <w:pPr>
                  <w:suppressAutoHyphens w:val="0"/>
                  <w:spacing w:before="150" w:after="150" w:line="240" w:lineRule="auto"/>
                  <w:jc w:val="right"/>
                </w:pPr>
              </w:pPrChange>
            </w:pPr>
            <w:ins w:id="1184" w:author="Qizhou Duan" w:date="2024-06-21T12:09:00Z">
              <w:r w:rsidRPr="003638E3">
                <w:rPr>
                  <w:rFonts w:ascii="Times New Roman" w:eastAsia="Times New Roman" w:hAnsi="Times New Roman" w:cs="Times New Roman"/>
                  <w:color w:val="222222"/>
                  <w:sz w:val="16"/>
                  <w:szCs w:val="16"/>
                  <w:lang w:eastAsia="zh-CN"/>
                  <w:rPrChange w:id="1185" w:author="Qizhou Duan" w:date="2024-06-21T12:09:00Z">
                    <w:rPr>
                      <w:rFonts w:ascii="Cambria" w:eastAsia="Times New Roman" w:hAnsi="Cambria" w:cs="Times New Roman"/>
                      <w:color w:val="222222"/>
                      <w:sz w:val="23"/>
                      <w:szCs w:val="23"/>
                      <w:lang w:eastAsia="zh-CN"/>
                    </w:rPr>
                  </w:rPrChange>
                </w:rPr>
                <w:t>175</w:t>
              </w:r>
            </w:ins>
          </w:p>
        </w:tc>
        <w:tc>
          <w:tcPr>
            <w:tcW w:w="0" w:type="auto"/>
            <w:shd w:val="clear" w:color="auto" w:fill="auto"/>
            <w:tcMar>
              <w:top w:w="0" w:type="dxa"/>
              <w:left w:w="75" w:type="dxa"/>
              <w:bottom w:w="0" w:type="dxa"/>
              <w:right w:w="75" w:type="dxa"/>
            </w:tcMar>
            <w:vAlign w:val="center"/>
            <w:hideMark/>
          </w:tcPr>
          <w:p w14:paraId="4BACF1A2" w14:textId="77777777" w:rsidR="003638E3" w:rsidRPr="003638E3" w:rsidRDefault="003638E3" w:rsidP="003638E3">
            <w:pPr>
              <w:suppressAutoHyphens w:val="0"/>
              <w:spacing w:before="150" w:after="150" w:line="240" w:lineRule="auto"/>
              <w:jc w:val="center"/>
              <w:rPr>
                <w:ins w:id="1186" w:author="Qizhou Duan" w:date="2024-06-21T12:09:00Z"/>
                <w:rFonts w:ascii="Times New Roman" w:eastAsia="Times New Roman" w:hAnsi="Times New Roman" w:cs="Times New Roman"/>
                <w:color w:val="222222"/>
                <w:sz w:val="16"/>
                <w:szCs w:val="16"/>
                <w:lang w:eastAsia="zh-CN"/>
                <w:rPrChange w:id="1187" w:author="Qizhou Duan" w:date="2024-06-21T12:09:00Z">
                  <w:rPr>
                    <w:ins w:id="1188" w:author="Qizhou Duan" w:date="2024-06-21T12:09:00Z"/>
                    <w:rFonts w:ascii="Cambria" w:eastAsia="Times New Roman" w:hAnsi="Cambria" w:cs="Times New Roman"/>
                    <w:color w:val="222222"/>
                    <w:sz w:val="23"/>
                    <w:szCs w:val="23"/>
                    <w:lang w:eastAsia="zh-CN"/>
                  </w:rPr>
                </w:rPrChange>
              </w:rPr>
              <w:pPrChange w:id="1189" w:author="Qizhou Duan" w:date="2024-06-21T12:10:00Z">
                <w:pPr>
                  <w:suppressAutoHyphens w:val="0"/>
                  <w:spacing w:before="150" w:after="150" w:line="240" w:lineRule="auto"/>
                  <w:jc w:val="right"/>
                </w:pPr>
              </w:pPrChange>
            </w:pPr>
            <w:ins w:id="1190" w:author="Qizhou Duan" w:date="2024-06-21T12:09:00Z">
              <w:r w:rsidRPr="003638E3">
                <w:rPr>
                  <w:rFonts w:ascii="Times New Roman" w:eastAsia="Times New Roman" w:hAnsi="Times New Roman" w:cs="Times New Roman"/>
                  <w:color w:val="222222"/>
                  <w:sz w:val="16"/>
                  <w:szCs w:val="16"/>
                  <w:lang w:eastAsia="zh-CN"/>
                  <w:rPrChange w:id="1191" w:author="Qizhou Duan" w:date="2024-06-21T12:09:00Z">
                    <w:rPr>
                      <w:rFonts w:ascii="Cambria" w:eastAsia="Times New Roman" w:hAnsi="Cambria" w:cs="Times New Roman"/>
                      <w:color w:val="222222"/>
                      <w:sz w:val="23"/>
                      <w:szCs w:val="23"/>
                      <w:lang w:eastAsia="zh-CN"/>
                    </w:rPr>
                  </w:rPrChange>
                </w:rPr>
                <w:t>50.98</w:t>
              </w:r>
            </w:ins>
          </w:p>
        </w:tc>
        <w:tc>
          <w:tcPr>
            <w:tcW w:w="0" w:type="auto"/>
            <w:shd w:val="clear" w:color="auto" w:fill="auto"/>
            <w:tcMar>
              <w:top w:w="0" w:type="dxa"/>
              <w:left w:w="75" w:type="dxa"/>
              <w:bottom w:w="0" w:type="dxa"/>
              <w:right w:w="75" w:type="dxa"/>
            </w:tcMar>
            <w:vAlign w:val="center"/>
            <w:hideMark/>
          </w:tcPr>
          <w:p w14:paraId="44BEA84C" w14:textId="77777777" w:rsidR="003638E3" w:rsidRPr="003638E3" w:rsidRDefault="003638E3" w:rsidP="003638E3">
            <w:pPr>
              <w:suppressAutoHyphens w:val="0"/>
              <w:spacing w:before="150" w:after="150" w:line="240" w:lineRule="auto"/>
              <w:jc w:val="center"/>
              <w:rPr>
                <w:ins w:id="1192" w:author="Qizhou Duan" w:date="2024-06-21T12:09:00Z"/>
                <w:rFonts w:ascii="Times New Roman" w:eastAsia="Times New Roman" w:hAnsi="Times New Roman" w:cs="Times New Roman"/>
                <w:color w:val="222222"/>
                <w:sz w:val="16"/>
                <w:szCs w:val="16"/>
                <w:lang w:eastAsia="zh-CN"/>
                <w:rPrChange w:id="1193" w:author="Qizhou Duan" w:date="2024-06-21T12:09:00Z">
                  <w:rPr>
                    <w:ins w:id="1194" w:author="Qizhou Duan" w:date="2024-06-21T12:09:00Z"/>
                    <w:rFonts w:ascii="Cambria" w:eastAsia="Times New Roman" w:hAnsi="Cambria" w:cs="Times New Roman"/>
                    <w:color w:val="222222"/>
                    <w:sz w:val="23"/>
                    <w:szCs w:val="23"/>
                    <w:lang w:eastAsia="zh-CN"/>
                  </w:rPr>
                </w:rPrChange>
              </w:rPr>
              <w:pPrChange w:id="1195" w:author="Qizhou Duan" w:date="2024-06-21T12:10:00Z">
                <w:pPr>
                  <w:suppressAutoHyphens w:val="0"/>
                  <w:spacing w:before="150" w:after="150" w:line="240" w:lineRule="auto"/>
                  <w:jc w:val="right"/>
                </w:pPr>
              </w:pPrChange>
            </w:pPr>
            <w:ins w:id="1196" w:author="Qizhou Duan" w:date="2024-06-21T12:09:00Z">
              <w:r w:rsidRPr="003638E3">
                <w:rPr>
                  <w:rFonts w:ascii="Times New Roman" w:eastAsia="Times New Roman" w:hAnsi="Times New Roman" w:cs="Times New Roman"/>
                  <w:color w:val="222222"/>
                  <w:sz w:val="16"/>
                  <w:szCs w:val="16"/>
                  <w:lang w:eastAsia="zh-CN"/>
                  <w:rPrChange w:id="1197" w:author="Qizhou Duan" w:date="2024-06-21T12:09:00Z">
                    <w:rPr>
                      <w:rFonts w:ascii="Cambria" w:eastAsia="Times New Roman" w:hAnsi="Cambria" w:cs="Times New Roman"/>
                      <w:color w:val="222222"/>
                      <w:sz w:val="23"/>
                      <w:szCs w:val="23"/>
                      <w:lang w:eastAsia="zh-CN"/>
                    </w:rPr>
                  </w:rPrChange>
                </w:rPr>
                <w:t>25.30</w:t>
              </w:r>
            </w:ins>
          </w:p>
        </w:tc>
      </w:tr>
      <w:tr w:rsidR="003638E3" w:rsidRPr="003638E3" w14:paraId="7AB0C368" w14:textId="77777777" w:rsidTr="003638E3">
        <w:trPr>
          <w:ins w:id="1198" w:author="Qizhou Duan" w:date="2024-06-21T12:09:00Z"/>
        </w:trPr>
        <w:tc>
          <w:tcPr>
            <w:tcW w:w="0" w:type="auto"/>
            <w:shd w:val="clear" w:color="auto" w:fill="auto"/>
            <w:tcMar>
              <w:top w:w="0" w:type="dxa"/>
              <w:left w:w="75" w:type="dxa"/>
              <w:bottom w:w="0" w:type="dxa"/>
              <w:right w:w="75" w:type="dxa"/>
            </w:tcMar>
            <w:vAlign w:val="center"/>
            <w:hideMark/>
          </w:tcPr>
          <w:p w14:paraId="1E07D1B9" w14:textId="77777777" w:rsidR="003638E3" w:rsidRPr="003638E3" w:rsidRDefault="003638E3" w:rsidP="003638E3">
            <w:pPr>
              <w:suppressAutoHyphens w:val="0"/>
              <w:spacing w:before="150" w:after="150" w:line="240" w:lineRule="auto"/>
              <w:jc w:val="center"/>
              <w:rPr>
                <w:ins w:id="1199" w:author="Qizhou Duan" w:date="2024-06-21T12:09:00Z"/>
                <w:rFonts w:ascii="Times New Roman" w:eastAsia="Times New Roman" w:hAnsi="Times New Roman" w:cs="Times New Roman"/>
                <w:color w:val="222222"/>
                <w:sz w:val="16"/>
                <w:szCs w:val="16"/>
                <w:lang w:eastAsia="zh-CN"/>
                <w:rPrChange w:id="1200" w:author="Qizhou Duan" w:date="2024-06-21T12:09:00Z">
                  <w:rPr>
                    <w:ins w:id="1201" w:author="Qizhou Duan" w:date="2024-06-21T12:09:00Z"/>
                    <w:rFonts w:ascii="Cambria" w:eastAsia="Times New Roman" w:hAnsi="Cambria" w:cs="Times New Roman"/>
                    <w:color w:val="222222"/>
                    <w:sz w:val="23"/>
                    <w:szCs w:val="23"/>
                    <w:lang w:eastAsia="zh-CN"/>
                  </w:rPr>
                </w:rPrChange>
              </w:rPr>
              <w:pPrChange w:id="1202" w:author="Qizhou Duan" w:date="2024-06-21T12:10:00Z">
                <w:pPr>
                  <w:suppressAutoHyphens w:val="0"/>
                  <w:spacing w:before="150" w:after="150" w:line="240" w:lineRule="auto"/>
                </w:pPr>
              </w:pPrChange>
            </w:pPr>
            <w:ins w:id="1203" w:author="Qizhou Duan" w:date="2024-06-21T12:09:00Z">
              <w:r w:rsidRPr="003638E3">
                <w:rPr>
                  <w:rFonts w:ascii="Times New Roman" w:eastAsia="Times New Roman" w:hAnsi="Times New Roman" w:cs="Times New Roman"/>
                  <w:color w:val="222222"/>
                  <w:sz w:val="16"/>
                  <w:szCs w:val="16"/>
                  <w:lang w:eastAsia="zh-CN"/>
                  <w:rPrChange w:id="1204" w:author="Qizhou Duan" w:date="2024-06-21T12:09:00Z">
                    <w:rPr>
                      <w:rFonts w:ascii="Cambria" w:eastAsia="Times New Roman" w:hAnsi="Cambria" w:cs="Times New Roman"/>
                      <w:color w:val="222222"/>
                      <w:sz w:val="23"/>
                      <w:szCs w:val="23"/>
                      <w:lang w:eastAsia="zh-CN"/>
                    </w:rPr>
                  </w:rPrChange>
                </w:rPr>
                <w:t>Wu (2024)</w:t>
              </w:r>
            </w:ins>
          </w:p>
        </w:tc>
        <w:tc>
          <w:tcPr>
            <w:tcW w:w="0" w:type="auto"/>
            <w:shd w:val="clear" w:color="auto" w:fill="auto"/>
            <w:tcMar>
              <w:top w:w="0" w:type="dxa"/>
              <w:left w:w="75" w:type="dxa"/>
              <w:bottom w:w="0" w:type="dxa"/>
              <w:right w:w="75" w:type="dxa"/>
            </w:tcMar>
            <w:vAlign w:val="center"/>
            <w:hideMark/>
          </w:tcPr>
          <w:p w14:paraId="2D055976" w14:textId="77777777" w:rsidR="003638E3" w:rsidRPr="003638E3" w:rsidRDefault="003638E3" w:rsidP="003638E3">
            <w:pPr>
              <w:suppressAutoHyphens w:val="0"/>
              <w:spacing w:before="150" w:after="150" w:line="240" w:lineRule="auto"/>
              <w:jc w:val="center"/>
              <w:rPr>
                <w:ins w:id="1205" w:author="Qizhou Duan" w:date="2024-06-21T12:09:00Z"/>
                <w:rFonts w:ascii="Times New Roman" w:eastAsia="Times New Roman" w:hAnsi="Times New Roman" w:cs="Times New Roman"/>
                <w:color w:val="222222"/>
                <w:sz w:val="16"/>
                <w:szCs w:val="16"/>
                <w:lang w:eastAsia="zh-CN"/>
                <w:rPrChange w:id="1206" w:author="Qizhou Duan" w:date="2024-06-21T12:09:00Z">
                  <w:rPr>
                    <w:ins w:id="1207" w:author="Qizhou Duan" w:date="2024-06-21T12:09:00Z"/>
                    <w:rFonts w:ascii="Cambria" w:eastAsia="Times New Roman" w:hAnsi="Cambria" w:cs="Times New Roman"/>
                    <w:color w:val="222222"/>
                    <w:sz w:val="23"/>
                    <w:szCs w:val="23"/>
                    <w:lang w:eastAsia="zh-CN"/>
                  </w:rPr>
                </w:rPrChange>
              </w:rPr>
              <w:pPrChange w:id="1208" w:author="Qizhou Duan" w:date="2024-06-21T12:10:00Z">
                <w:pPr>
                  <w:suppressAutoHyphens w:val="0"/>
                  <w:spacing w:before="150" w:after="150" w:line="240" w:lineRule="auto"/>
                  <w:jc w:val="right"/>
                </w:pPr>
              </w:pPrChange>
            </w:pPr>
            <w:ins w:id="1209" w:author="Qizhou Duan" w:date="2024-06-21T12:09:00Z">
              <w:r w:rsidRPr="003638E3">
                <w:rPr>
                  <w:rFonts w:ascii="Times New Roman" w:eastAsia="Times New Roman" w:hAnsi="Times New Roman" w:cs="Times New Roman"/>
                  <w:color w:val="222222"/>
                  <w:sz w:val="16"/>
                  <w:szCs w:val="16"/>
                  <w:lang w:eastAsia="zh-CN"/>
                  <w:rPrChange w:id="1210" w:author="Qizhou Duan" w:date="2024-06-21T12:09:00Z">
                    <w:rPr>
                      <w:rFonts w:ascii="Cambria" w:eastAsia="Times New Roman" w:hAnsi="Cambria" w:cs="Times New Roman"/>
                      <w:color w:val="222222"/>
                      <w:sz w:val="23"/>
                      <w:szCs w:val="23"/>
                      <w:lang w:eastAsia="zh-CN"/>
                    </w:rPr>
                  </w:rPrChange>
                </w:rPr>
                <w:t>1711</w:t>
              </w:r>
            </w:ins>
          </w:p>
        </w:tc>
        <w:tc>
          <w:tcPr>
            <w:tcW w:w="0" w:type="auto"/>
            <w:shd w:val="clear" w:color="auto" w:fill="auto"/>
            <w:tcMar>
              <w:top w:w="0" w:type="dxa"/>
              <w:left w:w="75" w:type="dxa"/>
              <w:bottom w:w="0" w:type="dxa"/>
              <w:right w:w="75" w:type="dxa"/>
            </w:tcMar>
            <w:vAlign w:val="center"/>
            <w:hideMark/>
          </w:tcPr>
          <w:p w14:paraId="4145C0A2" w14:textId="77777777" w:rsidR="003638E3" w:rsidRPr="003638E3" w:rsidRDefault="003638E3" w:rsidP="003638E3">
            <w:pPr>
              <w:suppressAutoHyphens w:val="0"/>
              <w:spacing w:before="150" w:after="150" w:line="240" w:lineRule="auto"/>
              <w:jc w:val="center"/>
              <w:rPr>
                <w:ins w:id="1211" w:author="Qizhou Duan" w:date="2024-06-21T12:09:00Z"/>
                <w:rFonts w:ascii="Times New Roman" w:eastAsia="Times New Roman" w:hAnsi="Times New Roman" w:cs="Times New Roman"/>
                <w:color w:val="222222"/>
                <w:sz w:val="16"/>
                <w:szCs w:val="16"/>
                <w:lang w:eastAsia="zh-CN"/>
                <w:rPrChange w:id="1212" w:author="Qizhou Duan" w:date="2024-06-21T12:09:00Z">
                  <w:rPr>
                    <w:ins w:id="1213" w:author="Qizhou Duan" w:date="2024-06-21T12:09:00Z"/>
                    <w:rFonts w:ascii="Cambria" w:eastAsia="Times New Roman" w:hAnsi="Cambria" w:cs="Times New Roman"/>
                    <w:color w:val="222222"/>
                    <w:sz w:val="23"/>
                    <w:szCs w:val="23"/>
                    <w:lang w:eastAsia="zh-CN"/>
                  </w:rPr>
                </w:rPrChange>
              </w:rPr>
              <w:pPrChange w:id="1214" w:author="Qizhou Duan" w:date="2024-06-21T12:10:00Z">
                <w:pPr>
                  <w:suppressAutoHyphens w:val="0"/>
                  <w:spacing w:before="150" w:after="150" w:line="240" w:lineRule="auto"/>
                  <w:jc w:val="right"/>
                </w:pPr>
              </w:pPrChange>
            </w:pPr>
            <w:ins w:id="1215" w:author="Qizhou Duan" w:date="2024-06-21T12:09:00Z">
              <w:r w:rsidRPr="003638E3">
                <w:rPr>
                  <w:rFonts w:ascii="Times New Roman" w:eastAsia="Times New Roman" w:hAnsi="Times New Roman" w:cs="Times New Roman"/>
                  <w:color w:val="222222"/>
                  <w:sz w:val="16"/>
                  <w:szCs w:val="16"/>
                  <w:lang w:eastAsia="zh-CN"/>
                  <w:rPrChange w:id="1216" w:author="Qizhou Duan" w:date="2024-06-21T12:09:00Z">
                    <w:rPr>
                      <w:rFonts w:ascii="Cambria" w:eastAsia="Times New Roman" w:hAnsi="Cambria" w:cs="Times New Roman"/>
                      <w:color w:val="222222"/>
                      <w:sz w:val="23"/>
                      <w:szCs w:val="23"/>
                      <w:lang w:eastAsia="zh-CN"/>
                    </w:rPr>
                  </w:rPrChange>
                </w:rPr>
                <w:t>88.20</w:t>
              </w:r>
            </w:ins>
          </w:p>
        </w:tc>
        <w:tc>
          <w:tcPr>
            <w:tcW w:w="0" w:type="auto"/>
            <w:shd w:val="clear" w:color="auto" w:fill="auto"/>
            <w:tcMar>
              <w:top w:w="0" w:type="dxa"/>
              <w:left w:w="75" w:type="dxa"/>
              <w:bottom w:w="0" w:type="dxa"/>
              <w:right w:w="75" w:type="dxa"/>
            </w:tcMar>
            <w:vAlign w:val="center"/>
            <w:hideMark/>
          </w:tcPr>
          <w:p w14:paraId="2BFBEC9B" w14:textId="77777777" w:rsidR="003638E3" w:rsidRPr="003638E3" w:rsidRDefault="003638E3" w:rsidP="003638E3">
            <w:pPr>
              <w:suppressAutoHyphens w:val="0"/>
              <w:spacing w:before="150" w:after="150" w:line="240" w:lineRule="auto"/>
              <w:jc w:val="center"/>
              <w:rPr>
                <w:ins w:id="1217" w:author="Qizhou Duan" w:date="2024-06-21T12:09:00Z"/>
                <w:rFonts w:ascii="Times New Roman" w:eastAsia="Times New Roman" w:hAnsi="Times New Roman" w:cs="Times New Roman"/>
                <w:color w:val="222222"/>
                <w:sz w:val="16"/>
                <w:szCs w:val="16"/>
                <w:lang w:eastAsia="zh-CN"/>
                <w:rPrChange w:id="1218" w:author="Qizhou Duan" w:date="2024-06-21T12:09:00Z">
                  <w:rPr>
                    <w:ins w:id="1219" w:author="Qizhou Duan" w:date="2024-06-21T12:09:00Z"/>
                    <w:rFonts w:ascii="Cambria" w:eastAsia="Times New Roman" w:hAnsi="Cambria" w:cs="Times New Roman"/>
                    <w:color w:val="222222"/>
                    <w:sz w:val="23"/>
                    <w:szCs w:val="23"/>
                    <w:lang w:eastAsia="zh-CN"/>
                  </w:rPr>
                </w:rPrChange>
              </w:rPr>
              <w:pPrChange w:id="1220" w:author="Qizhou Duan" w:date="2024-06-21T12:10:00Z">
                <w:pPr>
                  <w:suppressAutoHyphens w:val="0"/>
                  <w:spacing w:before="150" w:after="150" w:line="240" w:lineRule="auto"/>
                  <w:jc w:val="right"/>
                </w:pPr>
              </w:pPrChange>
            </w:pPr>
            <w:ins w:id="1221" w:author="Qizhou Duan" w:date="2024-06-21T12:09:00Z">
              <w:r w:rsidRPr="003638E3">
                <w:rPr>
                  <w:rFonts w:ascii="Times New Roman" w:eastAsia="Times New Roman" w:hAnsi="Times New Roman" w:cs="Times New Roman"/>
                  <w:color w:val="222222"/>
                  <w:sz w:val="16"/>
                  <w:szCs w:val="16"/>
                  <w:lang w:eastAsia="zh-CN"/>
                  <w:rPrChange w:id="1222" w:author="Qizhou Duan" w:date="2024-06-21T12:09:00Z">
                    <w:rPr>
                      <w:rFonts w:ascii="Cambria" w:eastAsia="Times New Roman" w:hAnsi="Cambria" w:cs="Times New Roman"/>
                      <w:color w:val="222222"/>
                      <w:sz w:val="23"/>
                      <w:szCs w:val="23"/>
                      <w:lang w:eastAsia="zh-CN"/>
                    </w:rPr>
                  </w:rPrChange>
                </w:rPr>
                <w:t>20.79</w:t>
              </w:r>
            </w:ins>
          </w:p>
        </w:tc>
      </w:tr>
      <w:tr w:rsidR="003638E3" w:rsidRPr="003638E3" w14:paraId="57D42217" w14:textId="77777777" w:rsidTr="003638E3">
        <w:trPr>
          <w:ins w:id="1223" w:author="Qizhou Duan" w:date="2024-06-21T12:09:00Z"/>
        </w:trPr>
        <w:tc>
          <w:tcPr>
            <w:tcW w:w="0" w:type="auto"/>
            <w:shd w:val="clear" w:color="auto" w:fill="auto"/>
            <w:tcMar>
              <w:top w:w="0" w:type="dxa"/>
              <w:left w:w="75" w:type="dxa"/>
              <w:bottom w:w="0" w:type="dxa"/>
              <w:right w:w="75" w:type="dxa"/>
            </w:tcMar>
            <w:vAlign w:val="center"/>
            <w:hideMark/>
          </w:tcPr>
          <w:p w14:paraId="6A456976" w14:textId="77777777" w:rsidR="003638E3" w:rsidRPr="003638E3" w:rsidRDefault="003638E3" w:rsidP="003638E3">
            <w:pPr>
              <w:suppressAutoHyphens w:val="0"/>
              <w:spacing w:before="150" w:after="150" w:line="240" w:lineRule="auto"/>
              <w:jc w:val="center"/>
              <w:rPr>
                <w:ins w:id="1224" w:author="Qizhou Duan" w:date="2024-06-21T12:09:00Z"/>
                <w:rFonts w:ascii="Times New Roman" w:eastAsia="Times New Roman" w:hAnsi="Times New Roman" w:cs="Times New Roman"/>
                <w:color w:val="222222"/>
                <w:sz w:val="16"/>
                <w:szCs w:val="16"/>
                <w:lang w:eastAsia="zh-CN"/>
                <w:rPrChange w:id="1225" w:author="Qizhou Duan" w:date="2024-06-21T12:09:00Z">
                  <w:rPr>
                    <w:ins w:id="1226" w:author="Qizhou Duan" w:date="2024-06-21T12:09:00Z"/>
                    <w:rFonts w:ascii="Cambria" w:eastAsia="Times New Roman" w:hAnsi="Cambria" w:cs="Times New Roman"/>
                    <w:color w:val="222222"/>
                    <w:sz w:val="23"/>
                    <w:szCs w:val="23"/>
                    <w:lang w:eastAsia="zh-CN"/>
                  </w:rPr>
                </w:rPrChange>
              </w:rPr>
              <w:pPrChange w:id="1227" w:author="Qizhou Duan" w:date="2024-06-21T12:10:00Z">
                <w:pPr>
                  <w:suppressAutoHyphens w:val="0"/>
                  <w:spacing w:before="150" w:after="150" w:line="240" w:lineRule="auto"/>
                </w:pPr>
              </w:pPrChange>
            </w:pPr>
            <w:ins w:id="1228" w:author="Qizhou Duan" w:date="2024-06-21T12:09:00Z">
              <w:r w:rsidRPr="003638E3">
                <w:rPr>
                  <w:rFonts w:ascii="Times New Roman" w:eastAsia="Times New Roman" w:hAnsi="Times New Roman" w:cs="Times New Roman"/>
                  <w:color w:val="222222"/>
                  <w:sz w:val="16"/>
                  <w:szCs w:val="16"/>
                  <w:lang w:eastAsia="zh-CN"/>
                  <w:rPrChange w:id="1229" w:author="Qizhou Duan" w:date="2024-06-21T12:09:00Z">
                    <w:rPr>
                      <w:rFonts w:ascii="Cambria" w:eastAsia="Times New Roman" w:hAnsi="Cambria" w:cs="Times New Roman"/>
                      <w:color w:val="222222"/>
                      <w:sz w:val="23"/>
                      <w:szCs w:val="23"/>
                      <w:lang w:eastAsia="zh-CN"/>
                    </w:rPr>
                  </w:rPrChange>
                </w:rPr>
                <w:t>Yilmaz-Karaman et al. (2023)</w:t>
              </w:r>
            </w:ins>
          </w:p>
        </w:tc>
        <w:tc>
          <w:tcPr>
            <w:tcW w:w="0" w:type="auto"/>
            <w:shd w:val="clear" w:color="auto" w:fill="auto"/>
            <w:tcMar>
              <w:top w:w="0" w:type="dxa"/>
              <w:left w:w="75" w:type="dxa"/>
              <w:bottom w:w="0" w:type="dxa"/>
              <w:right w:w="75" w:type="dxa"/>
            </w:tcMar>
            <w:vAlign w:val="center"/>
            <w:hideMark/>
          </w:tcPr>
          <w:p w14:paraId="03EBB74D" w14:textId="77777777" w:rsidR="003638E3" w:rsidRPr="003638E3" w:rsidRDefault="003638E3" w:rsidP="003638E3">
            <w:pPr>
              <w:suppressAutoHyphens w:val="0"/>
              <w:spacing w:before="150" w:after="150" w:line="240" w:lineRule="auto"/>
              <w:jc w:val="center"/>
              <w:rPr>
                <w:ins w:id="1230" w:author="Qizhou Duan" w:date="2024-06-21T12:09:00Z"/>
                <w:rFonts w:ascii="Times New Roman" w:eastAsia="Times New Roman" w:hAnsi="Times New Roman" w:cs="Times New Roman"/>
                <w:color w:val="222222"/>
                <w:sz w:val="16"/>
                <w:szCs w:val="16"/>
                <w:lang w:eastAsia="zh-CN"/>
                <w:rPrChange w:id="1231" w:author="Qizhou Duan" w:date="2024-06-21T12:09:00Z">
                  <w:rPr>
                    <w:ins w:id="1232" w:author="Qizhou Duan" w:date="2024-06-21T12:09:00Z"/>
                    <w:rFonts w:ascii="Cambria" w:eastAsia="Times New Roman" w:hAnsi="Cambria" w:cs="Times New Roman"/>
                    <w:color w:val="222222"/>
                    <w:sz w:val="23"/>
                    <w:szCs w:val="23"/>
                    <w:lang w:eastAsia="zh-CN"/>
                  </w:rPr>
                </w:rPrChange>
              </w:rPr>
              <w:pPrChange w:id="1233" w:author="Qizhou Duan" w:date="2024-06-21T12:10:00Z">
                <w:pPr>
                  <w:suppressAutoHyphens w:val="0"/>
                  <w:spacing w:before="150" w:after="150" w:line="240" w:lineRule="auto"/>
                  <w:jc w:val="right"/>
                </w:pPr>
              </w:pPrChange>
            </w:pPr>
            <w:ins w:id="1234" w:author="Qizhou Duan" w:date="2024-06-21T12:09:00Z">
              <w:r w:rsidRPr="003638E3">
                <w:rPr>
                  <w:rFonts w:ascii="Times New Roman" w:eastAsia="Times New Roman" w:hAnsi="Times New Roman" w:cs="Times New Roman"/>
                  <w:color w:val="222222"/>
                  <w:sz w:val="16"/>
                  <w:szCs w:val="16"/>
                  <w:lang w:eastAsia="zh-CN"/>
                  <w:rPrChange w:id="1235" w:author="Qizhou Duan" w:date="2024-06-21T12:09:00Z">
                    <w:rPr>
                      <w:rFonts w:ascii="Cambria" w:eastAsia="Times New Roman" w:hAnsi="Cambria" w:cs="Times New Roman"/>
                      <w:color w:val="222222"/>
                      <w:sz w:val="23"/>
                      <w:szCs w:val="23"/>
                      <w:lang w:eastAsia="zh-CN"/>
                    </w:rPr>
                  </w:rPrChange>
                </w:rPr>
                <w:t>66</w:t>
              </w:r>
            </w:ins>
          </w:p>
        </w:tc>
        <w:tc>
          <w:tcPr>
            <w:tcW w:w="0" w:type="auto"/>
            <w:shd w:val="clear" w:color="auto" w:fill="auto"/>
            <w:tcMar>
              <w:top w:w="0" w:type="dxa"/>
              <w:left w:w="75" w:type="dxa"/>
              <w:bottom w:w="0" w:type="dxa"/>
              <w:right w:w="75" w:type="dxa"/>
            </w:tcMar>
            <w:vAlign w:val="center"/>
            <w:hideMark/>
          </w:tcPr>
          <w:p w14:paraId="04E3B9E0" w14:textId="77777777" w:rsidR="003638E3" w:rsidRPr="003638E3" w:rsidRDefault="003638E3" w:rsidP="003638E3">
            <w:pPr>
              <w:suppressAutoHyphens w:val="0"/>
              <w:spacing w:before="150" w:after="150" w:line="240" w:lineRule="auto"/>
              <w:jc w:val="center"/>
              <w:rPr>
                <w:ins w:id="1236" w:author="Qizhou Duan" w:date="2024-06-21T12:09:00Z"/>
                <w:rFonts w:ascii="Times New Roman" w:eastAsia="Times New Roman" w:hAnsi="Times New Roman" w:cs="Times New Roman"/>
                <w:color w:val="222222"/>
                <w:sz w:val="16"/>
                <w:szCs w:val="16"/>
                <w:lang w:eastAsia="zh-CN"/>
                <w:rPrChange w:id="1237" w:author="Qizhou Duan" w:date="2024-06-21T12:09:00Z">
                  <w:rPr>
                    <w:ins w:id="1238" w:author="Qizhou Duan" w:date="2024-06-21T12:09:00Z"/>
                    <w:rFonts w:ascii="Cambria" w:eastAsia="Times New Roman" w:hAnsi="Cambria" w:cs="Times New Roman"/>
                    <w:color w:val="222222"/>
                    <w:sz w:val="23"/>
                    <w:szCs w:val="23"/>
                    <w:lang w:eastAsia="zh-CN"/>
                  </w:rPr>
                </w:rPrChange>
              </w:rPr>
              <w:pPrChange w:id="1239" w:author="Qizhou Duan" w:date="2024-06-21T12:10:00Z">
                <w:pPr>
                  <w:suppressAutoHyphens w:val="0"/>
                  <w:spacing w:before="150" w:after="150" w:line="240" w:lineRule="auto"/>
                  <w:jc w:val="right"/>
                </w:pPr>
              </w:pPrChange>
            </w:pPr>
            <w:ins w:id="1240" w:author="Qizhou Duan" w:date="2024-06-21T12:09:00Z">
              <w:r w:rsidRPr="003638E3">
                <w:rPr>
                  <w:rFonts w:ascii="Times New Roman" w:eastAsia="Times New Roman" w:hAnsi="Times New Roman" w:cs="Times New Roman"/>
                  <w:color w:val="222222"/>
                  <w:sz w:val="16"/>
                  <w:szCs w:val="16"/>
                  <w:lang w:eastAsia="zh-CN"/>
                  <w:rPrChange w:id="1241" w:author="Qizhou Duan" w:date="2024-06-21T12:09:00Z">
                    <w:rPr>
                      <w:rFonts w:ascii="Cambria" w:eastAsia="Times New Roman" w:hAnsi="Cambria" w:cs="Times New Roman"/>
                      <w:color w:val="222222"/>
                      <w:sz w:val="23"/>
                      <w:szCs w:val="23"/>
                      <w:lang w:eastAsia="zh-CN"/>
                    </w:rPr>
                  </w:rPrChange>
                </w:rPr>
                <w:t>37.86</w:t>
              </w:r>
            </w:ins>
          </w:p>
        </w:tc>
        <w:tc>
          <w:tcPr>
            <w:tcW w:w="0" w:type="auto"/>
            <w:shd w:val="clear" w:color="auto" w:fill="auto"/>
            <w:tcMar>
              <w:top w:w="0" w:type="dxa"/>
              <w:left w:w="75" w:type="dxa"/>
              <w:bottom w:w="0" w:type="dxa"/>
              <w:right w:w="75" w:type="dxa"/>
            </w:tcMar>
            <w:vAlign w:val="center"/>
            <w:hideMark/>
          </w:tcPr>
          <w:p w14:paraId="2F5E82FE" w14:textId="77777777" w:rsidR="003638E3" w:rsidRPr="003638E3" w:rsidRDefault="003638E3" w:rsidP="003638E3">
            <w:pPr>
              <w:suppressAutoHyphens w:val="0"/>
              <w:spacing w:before="150" w:after="150" w:line="240" w:lineRule="auto"/>
              <w:jc w:val="center"/>
              <w:rPr>
                <w:ins w:id="1242" w:author="Qizhou Duan" w:date="2024-06-21T12:09:00Z"/>
                <w:rFonts w:ascii="Times New Roman" w:eastAsia="Times New Roman" w:hAnsi="Times New Roman" w:cs="Times New Roman"/>
                <w:color w:val="222222"/>
                <w:sz w:val="16"/>
                <w:szCs w:val="16"/>
                <w:lang w:eastAsia="zh-CN"/>
                <w:rPrChange w:id="1243" w:author="Qizhou Duan" w:date="2024-06-21T12:09:00Z">
                  <w:rPr>
                    <w:ins w:id="1244" w:author="Qizhou Duan" w:date="2024-06-21T12:09:00Z"/>
                    <w:rFonts w:ascii="Cambria" w:eastAsia="Times New Roman" w:hAnsi="Cambria" w:cs="Times New Roman"/>
                    <w:color w:val="222222"/>
                    <w:sz w:val="23"/>
                    <w:szCs w:val="23"/>
                    <w:lang w:eastAsia="zh-CN"/>
                  </w:rPr>
                </w:rPrChange>
              </w:rPr>
              <w:pPrChange w:id="1245" w:author="Qizhou Duan" w:date="2024-06-21T12:10:00Z">
                <w:pPr>
                  <w:suppressAutoHyphens w:val="0"/>
                  <w:spacing w:before="150" w:after="150" w:line="240" w:lineRule="auto"/>
                  <w:jc w:val="right"/>
                </w:pPr>
              </w:pPrChange>
            </w:pPr>
            <w:ins w:id="1246" w:author="Qizhou Duan" w:date="2024-06-21T12:09:00Z">
              <w:r w:rsidRPr="003638E3">
                <w:rPr>
                  <w:rFonts w:ascii="Times New Roman" w:eastAsia="Times New Roman" w:hAnsi="Times New Roman" w:cs="Times New Roman"/>
                  <w:color w:val="222222"/>
                  <w:sz w:val="16"/>
                  <w:szCs w:val="16"/>
                  <w:lang w:eastAsia="zh-CN"/>
                  <w:rPrChange w:id="1247" w:author="Qizhou Duan" w:date="2024-06-21T12:09:00Z">
                    <w:rPr>
                      <w:rFonts w:ascii="Cambria" w:eastAsia="Times New Roman" w:hAnsi="Cambria" w:cs="Times New Roman"/>
                      <w:color w:val="222222"/>
                      <w:sz w:val="23"/>
                      <w:szCs w:val="23"/>
                      <w:lang w:eastAsia="zh-CN"/>
                    </w:rPr>
                  </w:rPrChange>
                </w:rPr>
                <w:t>26.28</w:t>
              </w:r>
            </w:ins>
          </w:p>
        </w:tc>
      </w:tr>
      <w:tr w:rsidR="003638E3" w:rsidRPr="003638E3" w14:paraId="3F5B888C" w14:textId="77777777" w:rsidTr="003638E3">
        <w:trPr>
          <w:ins w:id="1248" w:author="Qizhou Duan" w:date="2024-06-21T12:09:00Z"/>
        </w:trPr>
        <w:tc>
          <w:tcPr>
            <w:tcW w:w="0" w:type="auto"/>
            <w:shd w:val="clear" w:color="auto" w:fill="auto"/>
            <w:tcMar>
              <w:top w:w="0" w:type="dxa"/>
              <w:left w:w="75" w:type="dxa"/>
              <w:bottom w:w="0" w:type="dxa"/>
              <w:right w:w="75" w:type="dxa"/>
            </w:tcMar>
            <w:vAlign w:val="center"/>
            <w:hideMark/>
          </w:tcPr>
          <w:p w14:paraId="002CA1B4" w14:textId="77777777" w:rsidR="003638E3" w:rsidRPr="003638E3" w:rsidRDefault="003638E3" w:rsidP="003638E3">
            <w:pPr>
              <w:suppressAutoHyphens w:val="0"/>
              <w:spacing w:before="150" w:after="150" w:line="240" w:lineRule="auto"/>
              <w:jc w:val="center"/>
              <w:rPr>
                <w:ins w:id="1249" w:author="Qizhou Duan" w:date="2024-06-21T12:09:00Z"/>
                <w:rFonts w:ascii="Times New Roman" w:eastAsia="Times New Roman" w:hAnsi="Times New Roman" w:cs="Times New Roman"/>
                <w:color w:val="222222"/>
                <w:sz w:val="16"/>
                <w:szCs w:val="16"/>
                <w:lang w:eastAsia="zh-CN"/>
                <w:rPrChange w:id="1250" w:author="Qizhou Duan" w:date="2024-06-21T12:09:00Z">
                  <w:rPr>
                    <w:ins w:id="1251" w:author="Qizhou Duan" w:date="2024-06-21T12:09:00Z"/>
                    <w:rFonts w:ascii="Cambria" w:eastAsia="Times New Roman" w:hAnsi="Cambria" w:cs="Times New Roman"/>
                    <w:color w:val="222222"/>
                    <w:sz w:val="23"/>
                    <w:szCs w:val="23"/>
                    <w:lang w:eastAsia="zh-CN"/>
                  </w:rPr>
                </w:rPrChange>
              </w:rPr>
              <w:pPrChange w:id="1252" w:author="Qizhou Duan" w:date="2024-06-21T12:10:00Z">
                <w:pPr>
                  <w:suppressAutoHyphens w:val="0"/>
                  <w:spacing w:before="150" w:after="150" w:line="240" w:lineRule="auto"/>
                </w:pPr>
              </w:pPrChange>
            </w:pPr>
            <w:ins w:id="1253" w:author="Qizhou Duan" w:date="2024-06-21T12:09:00Z">
              <w:r w:rsidRPr="003638E3">
                <w:rPr>
                  <w:rFonts w:ascii="Times New Roman" w:eastAsia="Times New Roman" w:hAnsi="Times New Roman" w:cs="Times New Roman"/>
                  <w:color w:val="222222"/>
                  <w:sz w:val="16"/>
                  <w:szCs w:val="16"/>
                  <w:lang w:eastAsia="zh-CN"/>
                  <w:rPrChange w:id="1254" w:author="Qizhou Duan" w:date="2024-06-21T12:09:00Z">
                    <w:rPr>
                      <w:rFonts w:ascii="Cambria" w:eastAsia="Times New Roman" w:hAnsi="Cambria" w:cs="Times New Roman"/>
                      <w:color w:val="222222"/>
                      <w:sz w:val="23"/>
                      <w:szCs w:val="23"/>
                      <w:lang w:eastAsia="zh-CN"/>
                    </w:rPr>
                  </w:rPrChange>
                </w:rPr>
                <w:t>Yim et al. (2022)</w:t>
              </w:r>
            </w:ins>
          </w:p>
        </w:tc>
        <w:tc>
          <w:tcPr>
            <w:tcW w:w="0" w:type="auto"/>
            <w:shd w:val="clear" w:color="auto" w:fill="auto"/>
            <w:tcMar>
              <w:top w:w="0" w:type="dxa"/>
              <w:left w:w="75" w:type="dxa"/>
              <w:bottom w:w="0" w:type="dxa"/>
              <w:right w:w="75" w:type="dxa"/>
            </w:tcMar>
            <w:vAlign w:val="center"/>
            <w:hideMark/>
          </w:tcPr>
          <w:p w14:paraId="4B442598" w14:textId="77777777" w:rsidR="003638E3" w:rsidRPr="003638E3" w:rsidRDefault="003638E3" w:rsidP="003638E3">
            <w:pPr>
              <w:suppressAutoHyphens w:val="0"/>
              <w:spacing w:before="150" w:after="150" w:line="240" w:lineRule="auto"/>
              <w:jc w:val="center"/>
              <w:rPr>
                <w:ins w:id="1255" w:author="Qizhou Duan" w:date="2024-06-21T12:09:00Z"/>
                <w:rFonts w:ascii="Times New Roman" w:eastAsia="Times New Roman" w:hAnsi="Times New Roman" w:cs="Times New Roman"/>
                <w:color w:val="222222"/>
                <w:sz w:val="16"/>
                <w:szCs w:val="16"/>
                <w:lang w:eastAsia="zh-CN"/>
                <w:rPrChange w:id="1256" w:author="Qizhou Duan" w:date="2024-06-21T12:09:00Z">
                  <w:rPr>
                    <w:ins w:id="1257" w:author="Qizhou Duan" w:date="2024-06-21T12:09:00Z"/>
                    <w:rFonts w:ascii="Cambria" w:eastAsia="Times New Roman" w:hAnsi="Cambria" w:cs="Times New Roman"/>
                    <w:color w:val="222222"/>
                    <w:sz w:val="23"/>
                    <w:szCs w:val="23"/>
                    <w:lang w:eastAsia="zh-CN"/>
                  </w:rPr>
                </w:rPrChange>
              </w:rPr>
              <w:pPrChange w:id="1258" w:author="Qizhou Duan" w:date="2024-06-21T12:10:00Z">
                <w:pPr>
                  <w:suppressAutoHyphens w:val="0"/>
                  <w:spacing w:before="150" w:after="150" w:line="240" w:lineRule="auto"/>
                  <w:jc w:val="right"/>
                </w:pPr>
              </w:pPrChange>
            </w:pPr>
            <w:ins w:id="1259" w:author="Qizhou Duan" w:date="2024-06-21T12:09:00Z">
              <w:r w:rsidRPr="003638E3">
                <w:rPr>
                  <w:rFonts w:ascii="Times New Roman" w:eastAsia="Times New Roman" w:hAnsi="Times New Roman" w:cs="Times New Roman"/>
                  <w:color w:val="222222"/>
                  <w:sz w:val="16"/>
                  <w:szCs w:val="16"/>
                  <w:lang w:eastAsia="zh-CN"/>
                  <w:rPrChange w:id="1260" w:author="Qizhou Duan" w:date="2024-06-21T12:09:00Z">
                    <w:rPr>
                      <w:rFonts w:ascii="Cambria" w:eastAsia="Times New Roman" w:hAnsi="Cambria" w:cs="Times New Roman"/>
                      <w:color w:val="222222"/>
                      <w:sz w:val="23"/>
                      <w:szCs w:val="23"/>
                      <w:lang w:eastAsia="zh-CN"/>
                    </w:rPr>
                  </w:rPrChange>
                </w:rPr>
                <w:t>100</w:t>
              </w:r>
            </w:ins>
          </w:p>
        </w:tc>
        <w:tc>
          <w:tcPr>
            <w:tcW w:w="0" w:type="auto"/>
            <w:shd w:val="clear" w:color="auto" w:fill="auto"/>
            <w:tcMar>
              <w:top w:w="0" w:type="dxa"/>
              <w:left w:w="75" w:type="dxa"/>
              <w:bottom w:w="0" w:type="dxa"/>
              <w:right w:w="75" w:type="dxa"/>
            </w:tcMar>
            <w:vAlign w:val="center"/>
            <w:hideMark/>
          </w:tcPr>
          <w:p w14:paraId="106322B2" w14:textId="77777777" w:rsidR="003638E3" w:rsidRPr="003638E3" w:rsidRDefault="003638E3" w:rsidP="003638E3">
            <w:pPr>
              <w:suppressAutoHyphens w:val="0"/>
              <w:spacing w:before="150" w:after="150" w:line="240" w:lineRule="auto"/>
              <w:jc w:val="center"/>
              <w:rPr>
                <w:ins w:id="1261" w:author="Qizhou Duan" w:date="2024-06-21T12:09:00Z"/>
                <w:rFonts w:ascii="Times New Roman" w:eastAsia="Times New Roman" w:hAnsi="Times New Roman" w:cs="Times New Roman"/>
                <w:color w:val="222222"/>
                <w:sz w:val="16"/>
                <w:szCs w:val="16"/>
                <w:lang w:eastAsia="zh-CN"/>
                <w:rPrChange w:id="1262" w:author="Qizhou Duan" w:date="2024-06-21T12:09:00Z">
                  <w:rPr>
                    <w:ins w:id="1263" w:author="Qizhou Duan" w:date="2024-06-21T12:09:00Z"/>
                    <w:rFonts w:ascii="Cambria" w:eastAsia="Times New Roman" w:hAnsi="Cambria" w:cs="Times New Roman"/>
                    <w:color w:val="222222"/>
                    <w:sz w:val="23"/>
                    <w:szCs w:val="23"/>
                    <w:lang w:eastAsia="zh-CN"/>
                  </w:rPr>
                </w:rPrChange>
              </w:rPr>
              <w:pPrChange w:id="1264" w:author="Qizhou Duan" w:date="2024-06-21T12:10:00Z">
                <w:pPr>
                  <w:suppressAutoHyphens w:val="0"/>
                  <w:spacing w:before="150" w:after="150" w:line="240" w:lineRule="auto"/>
                  <w:jc w:val="right"/>
                </w:pPr>
              </w:pPrChange>
            </w:pPr>
            <w:ins w:id="1265" w:author="Qizhou Duan" w:date="2024-06-21T12:09:00Z">
              <w:r w:rsidRPr="003638E3">
                <w:rPr>
                  <w:rFonts w:ascii="Times New Roman" w:eastAsia="Times New Roman" w:hAnsi="Times New Roman" w:cs="Times New Roman"/>
                  <w:color w:val="222222"/>
                  <w:sz w:val="16"/>
                  <w:szCs w:val="16"/>
                  <w:lang w:eastAsia="zh-CN"/>
                  <w:rPrChange w:id="1266" w:author="Qizhou Duan" w:date="2024-06-21T12:09:00Z">
                    <w:rPr>
                      <w:rFonts w:ascii="Cambria" w:eastAsia="Times New Roman" w:hAnsi="Cambria" w:cs="Times New Roman"/>
                      <w:color w:val="222222"/>
                      <w:sz w:val="23"/>
                      <w:szCs w:val="23"/>
                      <w:lang w:eastAsia="zh-CN"/>
                    </w:rPr>
                  </w:rPrChange>
                </w:rPr>
                <w:t>57.49</w:t>
              </w:r>
            </w:ins>
          </w:p>
        </w:tc>
        <w:tc>
          <w:tcPr>
            <w:tcW w:w="0" w:type="auto"/>
            <w:shd w:val="clear" w:color="auto" w:fill="auto"/>
            <w:tcMar>
              <w:top w:w="0" w:type="dxa"/>
              <w:left w:w="75" w:type="dxa"/>
              <w:bottom w:w="0" w:type="dxa"/>
              <w:right w:w="75" w:type="dxa"/>
            </w:tcMar>
            <w:vAlign w:val="center"/>
            <w:hideMark/>
          </w:tcPr>
          <w:p w14:paraId="4636CCCC" w14:textId="77777777" w:rsidR="003638E3" w:rsidRPr="003638E3" w:rsidRDefault="003638E3" w:rsidP="003638E3">
            <w:pPr>
              <w:suppressAutoHyphens w:val="0"/>
              <w:spacing w:before="150" w:after="150" w:line="240" w:lineRule="auto"/>
              <w:jc w:val="center"/>
              <w:rPr>
                <w:ins w:id="1267" w:author="Qizhou Duan" w:date="2024-06-21T12:09:00Z"/>
                <w:rFonts w:ascii="Times New Roman" w:eastAsia="Times New Roman" w:hAnsi="Times New Roman" w:cs="Times New Roman"/>
                <w:color w:val="222222"/>
                <w:sz w:val="16"/>
                <w:szCs w:val="16"/>
                <w:lang w:eastAsia="zh-CN"/>
                <w:rPrChange w:id="1268" w:author="Qizhou Duan" w:date="2024-06-21T12:09:00Z">
                  <w:rPr>
                    <w:ins w:id="1269" w:author="Qizhou Duan" w:date="2024-06-21T12:09:00Z"/>
                    <w:rFonts w:ascii="Cambria" w:eastAsia="Times New Roman" w:hAnsi="Cambria" w:cs="Times New Roman"/>
                    <w:color w:val="222222"/>
                    <w:sz w:val="23"/>
                    <w:szCs w:val="23"/>
                    <w:lang w:eastAsia="zh-CN"/>
                  </w:rPr>
                </w:rPrChange>
              </w:rPr>
              <w:pPrChange w:id="1270" w:author="Qizhou Duan" w:date="2024-06-21T12:10:00Z">
                <w:pPr>
                  <w:suppressAutoHyphens w:val="0"/>
                  <w:spacing w:before="150" w:after="150" w:line="240" w:lineRule="auto"/>
                  <w:jc w:val="right"/>
                </w:pPr>
              </w:pPrChange>
            </w:pPr>
            <w:ins w:id="1271" w:author="Qizhou Duan" w:date="2024-06-21T12:09:00Z">
              <w:r w:rsidRPr="003638E3">
                <w:rPr>
                  <w:rFonts w:ascii="Times New Roman" w:eastAsia="Times New Roman" w:hAnsi="Times New Roman" w:cs="Times New Roman"/>
                  <w:color w:val="222222"/>
                  <w:sz w:val="16"/>
                  <w:szCs w:val="16"/>
                  <w:lang w:eastAsia="zh-CN"/>
                  <w:rPrChange w:id="1272" w:author="Qizhou Duan" w:date="2024-06-21T12:09:00Z">
                    <w:rPr>
                      <w:rFonts w:ascii="Cambria" w:eastAsia="Times New Roman" w:hAnsi="Cambria" w:cs="Times New Roman"/>
                      <w:color w:val="222222"/>
                      <w:sz w:val="23"/>
                      <w:szCs w:val="23"/>
                      <w:lang w:eastAsia="zh-CN"/>
                    </w:rPr>
                  </w:rPrChange>
                </w:rPr>
                <w:t>19.23</w:t>
              </w:r>
            </w:ins>
          </w:p>
        </w:tc>
      </w:tr>
      <w:tr w:rsidR="003638E3" w:rsidRPr="003638E3" w14:paraId="1A4B5C39" w14:textId="77777777" w:rsidTr="003638E3">
        <w:trPr>
          <w:ins w:id="1273" w:author="Qizhou Duan" w:date="2024-06-21T12:09:00Z"/>
        </w:trPr>
        <w:tc>
          <w:tcPr>
            <w:tcW w:w="0" w:type="auto"/>
            <w:shd w:val="clear" w:color="auto" w:fill="auto"/>
            <w:tcMar>
              <w:top w:w="0" w:type="dxa"/>
              <w:left w:w="75" w:type="dxa"/>
              <w:bottom w:w="0" w:type="dxa"/>
              <w:right w:w="75" w:type="dxa"/>
            </w:tcMar>
            <w:vAlign w:val="center"/>
            <w:hideMark/>
          </w:tcPr>
          <w:p w14:paraId="359245EA" w14:textId="77777777" w:rsidR="003638E3" w:rsidRPr="003638E3" w:rsidRDefault="003638E3" w:rsidP="003638E3">
            <w:pPr>
              <w:suppressAutoHyphens w:val="0"/>
              <w:spacing w:before="150" w:after="150" w:line="240" w:lineRule="auto"/>
              <w:jc w:val="center"/>
              <w:rPr>
                <w:ins w:id="1274" w:author="Qizhou Duan" w:date="2024-06-21T12:09:00Z"/>
                <w:rFonts w:ascii="Times New Roman" w:eastAsia="Times New Roman" w:hAnsi="Times New Roman" w:cs="Times New Roman"/>
                <w:color w:val="222222"/>
                <w:sz w:val="16"/>
                <w:szCs w:val="16"/>
                <w:lang w:eastAsia="zh-CN"/>
                <w:rPrChange w:id="1275" w:author="Qizhou Duan" w:date="2024-06-21T12:09:00Z">
                  <w:rPr>
                    <w:ins w:id="1276" w:author="Qizhou Duan" w:date="2024-06-21T12:09:00Z"/>
                    <w:rFonts w:ascii="Cambria" w:eastAsia="Times New Roman" w:hAnsi="Cambria" w:cs="Times New Roman"/>
                    <w:color w:val="222222"/>
                    <w:sz w:val="23"/>
                    <w:szCs w:val="23"/>
                    <w:lang w:eastAsia="zh-CN"/>
                  </w:rPr>
                </w:rPrChange>
              </w:rPr>
              <w:pPrChange w:id="1277" w:author="Qizhou Duan" w:date="2024-06-21T12:10:00Z">
                <w:pPr>
                  <w:suppressAutoHyphens w:val="0"/>
                  <w:spacing w:before="150" w:after="150" w:line="240" w:lineRule="auto"/>
                </w:pPr>
              </w:pPrChange>
            </w:pPr>
            <w:ins w:id="1278" w:author="Qizhou Duan" w:date="2024-06-21T12:09:00Z">
              <w:r w:rsidRPr="003638E3">
                <w:rPr>
                  <w:rFonts w:ascii="Times New Roman" w:eastAsia="Times New Roman" w:hAnsi="Times New Roman" w:cs="Times New Roman"/>
                  <w:color w:val="222222"/>
                  <w:sz w:val="16"/>
                  <w:szCs w:val="16"/>
                  <w:lang w:eastAsia="zh-CN"/>
                  <w:rPrChange w:id="1279" w:author="Qizhou Duan" w:date="2024-06-21T12:09:00Z">
                    <w:rPr>
                      <w:rFonts w:ascii="Cambria" w:eastAsia="Times New Roman" w:hAnsi="Cambria" w:cs="Times New Roman"/>
                      <w:color w:val="222222"/>
                      <w:sz w:val="23"/>
                      <w:szCs w:val="23"/>
                      <w:lang w:eastAsia="zh-CN"/>
                    </w:rPr>
                  </w:rPrChange>
                </w:rPr>
                <w:t>Zhang et al. (2023)</w:t>
              </w:r>
            </w:ins>
          </w:p>
        </w:tc>
        <w:tc>
          <w:tcPr>
            <w:tcW w:w="0" w:type="auto"/>
            <w:shd w:val="clear" w:color="auto" w:fill="auto"/>
            <w:tcMar>
              <w:top w:w="0" w:type="dxa"/>
              <w:left w:w="75" w:type="dxa"/>
              <w:bottom w:w="0" w:type="dxa"/>
              <w:right w:w="75" w:type="dxa"/>
            </w:tcMar>
            <w:vAlign w:val="center"/>
            <w:hideMark/>
          </w:tcPr>
          <w:p w14:paraId="479100CB" w14:textId="77777777" w:rsidR="003638E3" w:rsidRPr="003638E3" w:rsidRDefault="003638E3" w:rsidP="003638E3">
            <w:pPr>
              <w:suppressAutoHyphens w:val="0"/>
              <w:spacing w:before="150" w:after="150" w:line="240" w:lineRule="auto"/>
              <w:jc w:val="center"/>
              <w:rPr>
                <w:ins w:id="1280" w:author="Qizhou Duan" w:date="2024-06-21T12:09:00Z"/>
                <w:rFonts w:ascii="Times New Roman" w:eastAsia="Times New Roman" w:hAnsi="Times New Roman" w:cs="Times New Roman"/>
                <w:color w:val="222222"/>
                <w:sz w:val="16"/>
                <w:szCs w:val="16"/>
                <w:lang w:eastAsia="zh-CN"/>
                <w:rPrChange w:id="1281" w:author="Qizhou Duan" w:date="2024-06-21T12:09:00Z">
                  <w:rPr>
                    <w:ins w:id="1282" w:author="Qizhou Duan" w:date="2024-06-21T12:09:00Z"/>
                    <w:rFonts w:ascii="Cambria" w:eastAsia="Times New Roman" w:hAnsi="Cambria" w:cs="Times New Roman"/>
                    <w:color w:val="222222"/>
                    <w:sz w:val="23"/>
                    <w:szCs w:val="23"/>
                    <w:lang w:eastAsia="zh-CN"/>
                  </w:rPr>
                </w:rPrChange>
              </w:rPr>
              <w:pPrChange w:id="1283" w:author="Qizhou Duan" w:date="2024-06-21T12:10:00Z">
                <w:pPr>
                  <w:suppressAutoHyphens w:val="0"/>
                  <w:spacing w:before="150" w:after="150" w:line="240" w:lineRule="auto"/>
                  <w:jc w:val="right"/>
                </w:pPr>
              </w:pPrChange>
            </w:pPr>
            <w:ins w:id="1284" w:author="Qizhou Duan" w:date="2024-06-21T12:09:00Z">
              <w:r w:rsidRPr="003638E3">
                <w:rPr>
                  <w:rFonts w:ascii="Times New Roman" w:eastAsia="Times New Roman" w:hAnsi="Times New Roman" w:cs="Times New Roman"/>
                  <w:color w:val="222222"/>
                  <w:sz w:val="16"/>
                  <w:szCs w:val="16"/>
                  <w:lang w:eastAsia="zh-CN"/>
                  <w:rPrChange w:id="1285" w:author="Qizhou Duan" w:date="2024-06-21T12:09:00Z">
                    <w:rPr>
                      <w:rFonts w:ascii="Cambria" w:eastAsia="Times New Roman" w:hAnsi="Cambria" w:cs="Times New Roman"/>
                      <w:color w:val="222222"/>
                      <w:sz w:val="23"/>
                      <w:szCs w:val="23"/>
                      <w:lang w:eastAsia="zh-CN"/>
                    </w:rPr>
                  </w:rPrChange>
                </w:rPr>
                <w:t>589</w:t>
              </w:r>
            </w:ins>
          </w:p>
        </w:tc>
        <w:tc>
          <w:tcPr>
            <w:tcW w:w="0" w:type="auto"/>
            <w:shd w:val="clear" w:color="auto" w:fill="auto"/>
            <w:tcMar>
              <w:top w:w="0" w:type="dxa"/>
              <w:left w:w="75" w:type="dxa"/>
              <w:bottom w:w="0" w:type="dxa"/>
              <w:right w:w="75" w:type="dxa"/>
            </w:tcMar>
            <w:vAlign w:val="center"/>
            <w:hideMark/>
          </w:tcPr>
          <w:p w14:paraId="20D83CF8" w14:textId="77777777" w:rsidR="003638E3" w:rsidRPr="003638E3" w:rsidRDefault="003638E3" w:rsidP="003638E3">
            <w:pPr>
              <w:suppressAutoHyphens w:val="0"/>
              <w:spacing w:before="150" w:after="150" w:line="240" w:lineRule="auto"/>
              <w:jc w:val="center"/>
              <w:rPr>
                <w:ins w:id="1286" w:author="Qizhou Duan" w:date="2024-06-21T12:09:00Z"/>
                <w:rFonts w:ascii="Times New Roman" w:eastAsia="Times New Roman" w:hAnsi="Times New Roman" w:cs="Times New Roman"/>
                <w:color w:val="222222"/>
                <w:sz w:val="16"/>
                <w:szCs w:val="16"/>
                <w:lang w:eastAsia="zh-CN"/>
                <w:rPrChange w:id="1287" w:author="Qizhou Duan" w:date="2024-06-21T12:09:00Z">
                  <w:rPr>
                    <w:ins w:id="1288" w:author="Qizhou Duan" w:date="2024-06-21T12:09:00Z"/>
                    <w:rFonts w:ascii="Cambria" w:eastAsia="Times New Roman" w:hAnsi="Cambria" w:cs="Times New Roman"/>
                    <w:color w:val="222222"/>
                    <w:sz w:val="23"/>
                    <w:szCs w:val="23"/>
                    <w:lang w:eastAsia="zh-CN"/>
                  </w:rPr>
                </w:rPrChange>
              </w:rPr>
              <w:pPrChange w:id="1289" w:author="Qizhou Duan" w:date="2024-06-21T12:10:00Z">
                <w:pPr>
                  <w:suppressAutoHyphens w:val="0"/>
                  <w:spacing w:before="150" w:after="150" w:line="240" w:lineRule="auto"/>
                  <w:jc w:val="right"/>
                </w:pPr>
              </w:pPrChange>
            </w:pPr>
            <w:ins w:id="1290" w:author="Qizhou Duan" w:date="2024-06-21T12:09:00Z">
              <w:r w:rsidRPr="003638E3">
                <w:rPr>
                  <w:rFonts w:ascii="Times New Roman" w:eastAsia="Times New Roman" w:hAnsi="Times New Roman" w:cs="Times New Roman"/>
                  <w:color w:val="222222"/>
                  <w:sz w:val="16"/>
                  <w:szCs w:val="16"/>
                  <w:lang w:eastAsia="zh-CN"/>
                  <w:rPrChange w:id="1291" w:author="Qizhou Duan" w:date="2024-06-21T12:09:00Z">
                    <w:rPr>
                      <w:rFonts w:ascii="Cambria" w:eastAsia="Times New Roman" w:hAnsi="Cambria" w:cs="Times New Roman"/>
                      <w:color w:val="222222"/>
                      <w:sz w:val="23"/>
                      <w:szCs w:val="23"/>
                      <w:lang w:eastAsia="zh-CN"/>
                    </w:rPr>
                  </w:rPrChange>
                </w:rPr>
                <w:t>64.46</w:t>
              </w:r>
            </w:ins>
          </w:p>
        </w:tc>
        <w:tc>
          <w:tcPr>
            <w:tcW w:w="0" w:type="auto"/>
            <w:shd w:val="clear" w:color="auto" w:fill="auto"/>
            <w:tcMar>
              <w:top w:w="0" w:type="dxa"/>
              <w:left w:w="75" w:type="dxa"/>
              <w:bottom w:w="0" w:type="dxa"/>
              <w:right w:w="75" w:type="dxa"/>
            </w:tcMar>
            <w:vAlign w:val="center"/>
            <w:hideMark/>
          </w:tcPr>
          <w:p w14:paraId="22A7CC0A" w14:textId="77777777" w:rsidR="003638E3" w:rsidRPr="003638E3" w:rsidRDefault="003638E3" w:rsidP="003638E3">
            <w:pPr>
              <w:suppressAutoHyphens w:val="0"/>
              <w:spacing w:before="150" w:after="150" w:line="240" w:lineRule="auto"/>
              <w:jc w:val="center"/>
              <w:rPr>
                <w:ins w:id="1292" w:author="Qizhou Duan" w:date="2024-06-21T12:09:00Z"/>
                <w:rFonts w:ascii="Times New Roman" w:eastAsia="Times New Roman" w:hAnsi="Times New Roman" w:cs="Times New Roman"/>
                <w:color w:val="222222"/>
                <w:sz w:val="16"/>
                <w:szCs w:val="16"/>
                <w:lang w:eastAsia="zh-CN"/>
                <w:rPrChange w:id="1293" w:author="Qizhou Duan" w:date="2024-06-21T12:09:00Z">
                  <w:rPr>
                    <w:ins w:id="1294" w:author="Qizhou Duan" w:date="2024-06-21T12:09:00Z"/>
                    <w:rFonts w:ascii="Cambria" w:eastAsia="Times New Roman" w:hAnsi="Cambria" w:cs="Times New Roman"/>
                    <w:color w:val="222222"/>
                    <w:sz w:val="23"/>
                    <w:szCs w:val="23"/>
                    <w:lang w:eastAsia="zh-CN"/>
                  </w:rPr>
                </w:rPrChange>
              </w:rPr>
              <w:pPrChange w:id="1295" w:author="Qizhou Duan" w:date="2024-06-21T12:10:00Z">
                <w:pPr>
                  <w:suppressAutoHyphens w:val="0"/>
                  <w:spacing w:before="150" w:after="150" w:line="240" w:lineRule="auto"/>
                  <w:jc w:val="right"/>
                </w:pPr>
              </w:pPrChange>
            </w:pPr>
            <w:ins w:id="1296" w:author="Qizhou Duan" w:date="2024-06-21T12:09:00Z">
              <w:r w:rsidRPr="003638E3">
                <w:rPr>
                  <w:rFonts w:ascii="Times New Roman" w:eastAsia="Times New Roman" w:hAnsi="Times New Roman" w:cs="Times New Roman"/>
                  <w:color w:val="222222"/>
                  <w:sz w:val="16"/>
                  <w:szCs w:val="16"/>
                  <w:lang w:eastAsia="zh-CN"/>
                  <w:rPrChange w:id="1297" w:author="Qizhou Duan" w:date="2024-06-21T12:09:00Z">
                    <w:rPr>
                      <w:rFonts w:ascii="Cambria" w:eastAsia="Times New Roman" w:hAnsi="Cambria" w:cs="Times New Roman"/>
                      <w:color w:val="222222"/>
                      <w:sz w:val="23"/>
                      <w:szCs w:val="23"/>
                      <w:lang w:eastAsia="zh-CN"/>
                    </w:rPr>
                  </w:rPrChange>
                </w:rPr>
                <w:t>22.79</w:t>
              </w:r>
            </w:ins>
          </w:p>
        </w:tc>
      </w:tr>
      <w:tr w:rsidR="003638E3" w:rsidRPr="003638E3" w14:paraId="621C7E8D" w14:textId="77777777" w:rsidTr="003638E3">
        <w:trPr>
          <w:ins w:id="1298" w:author="Qizhou Duan" w:date="2024-06-21T12:09:00Z"/>
        </w:trPr>
        <w:tc>
          <w:tcPr>
            <w:tcW w:w="0" w:type="auto"/>
            <w:shd w:val="clear" w:color="auto" w:fill="auto"/>
            <w:tcMar>
              <w:top w:w="0" w:type="dxa"/>
              <w:left w:w="75" w:type="dxa"/>
              <w:bottom w:w="0" w:type="dxa"/>
              <w:right w:w="75" w:type="dxa"/>
            </w:tcMar>
            <w:vAlign w:val="center"/>
            <w:hideMark/>
          </w:tcPr>
          <w:p w14:paraId="581DC036" w14:textId="77777777" w:rsidR="003638E3" w:rsidRPr="003638E3" w:rsidRDefault="003638E3" w:rsidP="003638E3">
            <w:pPr>
              <w:suppressAutoHyphens w:val="0"/>
              <w:spacing w:before="150" w:after="150" w:line="240" w:lineRule="auto"/>
              <w:jc w:val="center"/>
              <w:rPr>
                <w:ins w:id="1299" w:author="Qizhou Duan" w:date="2024-06-21T12:09:00Z"/>
                <w:rFonts w:ascii="Times New Roman" w:eastAsia="Times New Roman" w:hAnsi="Times New Roman" w:cs="Times New Roman"/>
                <w:color w:val="222222"/>
                <w:sz w:val="16"/>
                <w:szCs w:val="16"/>
                <w:lang w:eastAsia="zh-CN"/>
                <w:rPrChange w:id="1300" w:author="Qizhou Duan" w:date="2024-06-21T12:09:00Z">
                  <w:rPr>
                    <w:ins w:id="1301" w:author="Qizhou Duan" w:date="2024-06-21T12:09:00Z"/>
                    <w:rFonts w:ascii="Cambria" w:eastAsia="Times New Roman" w:hAnsi="Cambria" w:cs="Times New Roman"/>
                    <w:color w:val="222222"/>
                    <w:sz w:val="23"/>
                    <w:szCs w:val="23"/>
                    <w:lang w:eastAsia="zh-CN"/>
                  </w:rPr>
                </w:rPrChange>
              </w:rPr>
              <w:pPrChange w:id="1302" w:author="Qizhou Duan" w:date="2024-06-21T12:10:00Z">
                <w:pPr>
                  <w:suppressAutoHyphens w:val="0"/>
                  <w:spacing w:before="150" w:after="150" w:line="240" w:lineRule="auto"/>
                </w:pPr>
              </w:pPrChange>
            </w:pPr>
            <w:ins w:id="1303" w:author="Qizhou Duan" w:date="2024-06-21T12:09:00Z">
              <w:r w:rsidRPr="003638E3">
                <w:rPr>
                  <w:rFonts w:ascii="Times New Roman" w:eastAsia="Times New Roman" w:hAnsi="Times New Roman" w:cs="Times New Roman"/>
                  <w:color w:val="222222"/>
                  <w:sz w:val="16"/>
                  <w:szCs w:val="16"/>
                  <w:lang w:eastAsia="zh-CN"/>
                  <w:rPrChange w:id="1304" w:author="Qizhou Duan" w:date="2024-06-21T12:09:00Z">
                    <w:rPr>
                      <w:rFonts w:ascii="Cambria" w:eastAsia="Times New Roman" w:hAnsi="Cambria" w:cs="Times New Roman"/>
                      <w:color w:val="222222"/>
                      <w:sz w:val="23"/>
                      <w:szCs w:val="23"/>
                      <w:lang w:eastAsia="zh-CN"/>
                    </w:rPr>
                  </w:rPrChange>
                </w:rPr>
                <w:t>Paeizi et al. (2024)</w:t>
              </w:r>
            </w:ins>
          </w:p>
        </w:tc>
        <w:tc>
          <w:tcPr>
            <w:tcW w:w="0" w:type="auto"/>
            <w:shd w:val="clear" w:color="auto" w:fill="auto"/>
            <w:tcMar>
              <w:top w:w="0" w:type="dxa"/>
              <w:left w:w="75" w:type="dxa"/>
              <w:bottom w:w="0" w:type="dxa"/>
              <w:right w:w="75" w:type="dxa"/>
            </w:tcMar>
            <w:vAlign w:val="center"/>
            <w:hideMark/>
          </w:tcPr>
          <w:p w14:paraId="0863B8BA" w14:textId="77777777" w:rsidR="003638E3" w:rsidRPr="003638E3" w:rsidRDefault="003638E3" w:rsidP="003638E3">
            <w:pPr>
              <w:suppressAutoHyphens w:val="0"/>
              <w:spacing w:before="150" w:after="150" w:line="240" w:lineRule="auto"/>
              <w:jc w:val="center"/>
              <w:rPr>
                <w:ins w:id="1305" w:author="Qizhou Duan" w:date="2024-06-21T12:09:00Z"/>
                <w:rFonts w:ascii="Times New Roman" w:eastAsia="Times New Roman" w:hAnsi="Times New Roman" w:cs="Times New Roman"/>
                <w:color w:val="222222"/>
                <w:sz w:val="16"/>
                <w:szCs w:val="16"/>
                <w:lang w:eastAsia="zh-CN"/>
                <w:rPrChange w:id="1306" w:author="Qizhou Duan" w:date="2024-06-21T12:09:00Z">
                  <w:rPr>
                    <w:ins w:id="1307" w:author="Qizhou Duan" w:date="2024-06-21T12:09:00Z"/>
                    <w:rFonts w:ascii="Cambria" w:eastAsia="Times New Roman" w:hAnsi="Cambria" w:cs="Times New Roman"/>
                    <w:color w:val="222222"/>
                    <w:sz w:val="23"/>
                    <w:szCs w:val="23"/>
                    <w:lang w:eastAsia="zh-CN"/>
                  </w:rPr>
                </w:rPrChange>
              </w:rPr>
              <w:pPrChange w:id="1308" w:author="Qizhou Duan" w:date="2024-06-21T12:10:00Z">
                <w:pPr>
                  <w:suppressAutoHyphens w:val="0"/>
                  <w:spacing w:before="150" w:after="150" w:line="240" w:lineRule="auto"/>
                  <w:jc w:val="right"/>
                </w:pPr>
              </w:pPrChange>
            </w:pPr>
            <w:ins w:id="1309" w:author="Qizhou Duan" w:date="2024-06-21T12:09:00Z">
              <w:r w:rsidRPr="003638E3">
                <w:rPr>
                  <w:rFonts w:ascii="Times New Roman" w:eastAsia="Times New Roman" w:hAnsi="Times New Roman" w:cs="Times New Roman"/>
                  <w:color w:val="222222"/>
                  <w:sz w:val="16"/>
                  <w:szCs w:val="16"/>
                  <w:lang w:eastAsia="zh-CN"/>
                  <w:rPrChange w:id="1310" w:author="Qizhou Duan" w:date="2024-06-21T12:09:00Z">
                    <w:rPr>
                      <w:rFonts w:ascii="Cambria" w:eastAsia="Times New Roman" w:hAnsi="Cambria" w:cs="Times New Roman"/>
                      <w:color w:val="222222"/>
                      <w:sz w:val="23"/>
                      <w:szCs w:val="23"/>
                      <w:lang w:eastAsia="zh-CN"/>
                    </w:rPr>
                  </w:rPrChange>
                </w:rPr>
                <w:t>700</w:t>
              </w:r>
            </w:ins>
          </w:p>
        </w:tc>
        <w:tc>
          <w:tcPr>
            <w:tcW w:w="0" w:type="auto"/>
            <w:shd w:val="clear" w:color="auto" w:fill="auto"/>
            <w:tcMar>
              <w:top w:w="0" w:type="dxa"/>
              <w:left w:w="75" w:type="dxa"/>
              <w:bottom w:w="0" w:type="dxa"/>
              <w:right w:w="75" w:type="dxa"/>
            </w:tcMar>
            <w:vAlign w:val="center"/>
            <w:hideMark/>
          </w:tcPr>
          <w:p w14:paraId="74B27AA1" w14:textId="77777777" w:rsidR="003638E3" w:rsidRPr="003638E3" w:rsidRDefault="003638E3" w:rsidP="003638E3">
            <w:pPr>
              <w:suppressAutoHyphens w:val="0"/>
              <w:spacing w:before="150" w:after="150" w:line="240" w:lineRule="auto"/>
              <w:jc w:val="center"/>
              <w:rPr>
                <w:ins w:id="1311" w:author="Qizhou Duan" w:date="2024-06-21T12:09:00Z"/>
                <w:rFonts w:ascii="Times New Roman" w:eastAsia="Times New Roman" w:hAnsi="Times New Roman" w:cs="Times New Roman"/>
                <w:color w:val="222222"/>
                <w:sz w:val="16"/>
                <w:szCs w:val="16"/>
                <w:lang w:eastAsia="zh-CN"/>
                <w:rPrChange w:id="1312" w:author="Qizhou Duan" w:date="2024-06-21T12:09:00Z">
                  <w:rPr>
                    <w:ins w:id="1313" w:author="Qizhou Duan" w:date="2024-06-21T12:09:00Z"/>
                    <w:rFonts w:ascii="Cambria" w:eastAsia="Times New Roman" w:hAnsi="Cambria" w:cs="Times New Roman"/>
                    <w:color w:val="222222"/>
                    <w:sz w:val="23"/>
                    <w:szCs w:val="23"/>
                    <w:lang w:eastAsia="zh-CN"/>
                  </w:rPr>
                </w:rPrChange>
              </w:rPr>
              <w:pPrChange w:id="1314" w:author="Qizhou Duan" w:date="2024-06-21T12:10:00Z">
                <w:pPr>
                  <w:suppressAutoHyphens w:val="0"/>
                  <w:spacing w:before="150" w:after="150" w:line="240" w:lineRule="auto"/>
                  <w:jc w:val="right"/>
                </w:pPr>
              </w:pPrChange>
            </w:pPr>
            <w:ins w:id="1315" w:author="Qizhou Duan" w:date="2024-06-21T12:09:00Z">
              <w:r w:rsidRPr="003638E3">
                <w:rPr>
                  <w:rFonts w:ascii="Times New Roman" w:eastAsia="Times New Roman" w:hAnsi="Times New Roman" w:cs="Times New Roman"/>
                  <w:color w:val="222222"/>
                  <w:sz w:val="16"/>
                  <w:szCs w:val="16"/>
                  <w:lang w:eastAsia="zh-CN"/>
                  <w:rPrChange w:id="1316" w:author="Qizhou Duan" w:date="2024-06-21T12:09:00Z">
                    <w:rPr>
                      <w:rFonts w:ascii="Cambria" w:eastAsia="Times New Roman" w:hAnsi="Cambria" w:cs="Times New Roman"/>
                      <w:color w:val="222222"/>
                      <w:sz w:val="23"/>
                      <w:szCs w:val="23"/>
                      <w:lang w:eastAsia="zh-CN"/>
                    </w:rPr>
                  </w:rPrChange>
                </w:rPr>
                <w:t>54.60</w:t>
              </w:r>
            </w:ins>
          </w:p>
        </w:tc>
        <w:tc>
          <w:tcPr>
            <w:tcW w:w="0" w:type="auto"/>
            <w:shd w:val="clear" w:color="auto" w:fill="auto"/>
            <w:tcMar>
              <w:top w:w="0" w:type="dxa"/>
              <w:left w:w="75" w:type="dxa"/>
              <w:bottom w:w="0" w:type="dxa"/>
              <w:right w:w="75" w:type="dxa"/>
            </w:tcMar>
            <w:vAlign w:val="center"/>
            <w:hideMark/>
          </w:tcPr>
          <w:p w14:paraId="7E176221" w14:textId="77777777" w:rsidR="003638E3" w:rsidRPr="003638E3" w:rsidRDefault="003638E3" w:rsidP="003638E3">
            <w:pPr>
              <w:suppressAutoHyphens w:val="0"/>
              <w:spacing w:before="150" w:after="150" w:line="240" w:lineRule="auto"/>
              <w:jc w:val="center"/>
              <w:rPr>
                <w:ins w:id="1317" w:author="Qizhou Duan" w:date="2024-06-21T12:09:00Z"/>
                <w:rFonts w:ascii="Times New Roman" w:eastAsia="Times New Roman" w:hAnsi="Times New Roman" w:cs="Times New Roman"/>
                <w:color w:val="222222"/>
                <w:sz w:val="16"/>
                <w:szCs w:val="16"/>
                <w:lang w:eastAsia="zh-CN"/>
                <w:rPrChange w:id="1318" w:author="Qizhou Duan" w:date="2024-06-21T12:09:00Z">
                  <w:rPr>
                    <w:ins w:id="1319" w:author="Qizhou Duan" w:date="2024-06-21T12:09:00Z"/>
                    <w:rFonts w:ascii="Cambria" w:eastAsia="Times New Roman" w:hAnsi="Cambria" w:cs="Times New Roman"/>
                    <w:color w:val="222222"/>
                    <w:sz w:val="23"/>
                    <w:szCs w:val="23"/>
                    <w:lang w:eastAsia="zh-CN"/>
                  </w:rPr>
                </w:rPrChange>
              </w:rPr>
              <w:pPrChange w:id="1320" w:author="Qizhou Duan" w:date="2024-06-21T12:10:00Z">
                <w:pPr>
                  <w:suppressAutoHyphens w:val="0"/>
                  <w:spacing w:before="150" w:after="150" w:line="240" w:lineRule="auto"/>
                  <w:jc w:val="right"/>
                </w:pPr>
              </w:pPrChange>
            </w:pPr>
            <w:ins w:id="1321" w:author="Qizhou Duan" w:date="2024-06-21T12:09:00Z">
              <w:r w:rsidRPr="003638E3">
                <w:rPr>
                  <w:rFonts w:ascii="Times New Roman" w:eastAsia="Times New Roman" w:hAnsi="Times New Roman" w:cs="Times New Roman"/>
                  <w:color w:val="222222"/>
                  <w:sz w:val="16"/>
                  <w:szCs w:val="16"/>
                  <w:lang w:eastAsia="zh-CN"/>
                  <w:rPrChange w:id="1322" w:author="Qizhou Duan" w:date="2024-06-21T12:09:00Z">
                    <w:rPr>
                      <w:rFonts w:ascii="Cambria" w:eastAsia="Times New Roman" w:hAnsi="Cambria" w:cs="Times New Roman"/>
                      <w:color w:val="222222"/>
                      <w:sz w:val="23"/>
                      <w:szCs w:val="23"/>
                      <w:lang w:eastAsia="zh-CN"/>
                    </w:rPr>
                  </w:rPrChange>
                </w:rPr>
                <w:t>0.52</w:t>
              </w:r>
            </w:ins>
          </w:p>
        </w:tc>
      </w:tr>
      <w:tr w:rsidR="003638E3" w:rsidRPr="003638E3" w14:paraId="70F900C3" w14:textId="77777777" w:rsidTr="003638E3">
        <w:trPr>
          <w:ins w:id="1323" w:author="Qizhou Duan" w:date="2024-06-21T12:09:00Z"/>
        </w:trPr>
        <w:tc>
          <w:tcPr>
            <w:tcW w:w="0" w:type="auto"/>
            <w:shd w:val="clear" w:color="auto" w:fill="auto"/>
            <w:tcMar>
              <w:top w:w="0" w:type="dxa"/>
              <w:left w:w="75" w:type="dxa"/>
              <w:bottom w:w="0" w:type="dxa"/>
              <w:right w:w="75" w:type="dxa"/>
            </w:tcMar>
            <w:vAlign w:val="center"/>
            <w:hideMark/>
          </w:tcPr>
          <w:p w14:paraId="7A2FDD15" w14:textId="77777777" w:rsidR="003638E3" w:rsidRPr="003638E3" w:rsidRDefault="003638E3" w:rsidP="003638E3">
            <w:pPr>
              <w:suppressAutoHyphens w:val="0"/>
              <w:spacing w:before="150" w:after="150" w:line="240" w:lineRule="auto"/>
              <w:jc w:val="center"/>
              <w:rPr>
                <w:ins w:id="1324" w:author="Qizhou Duan" w:date="2024-06-21T12:09:00Z"/>
                <w:rFonts w:ascii="Times New Roman" w:eastAsia="Times New Roman" w:hAnsi="Times New Roman" w:cs="Times New Roman"/>
                <w:color w:val="222222"/>
                <w:sz w:val="16"/>
                <w:szCs w:val="16"/>
                <w:lang w:eastAsia="zh-CN"/>
                <w:rPrChange w:id="1325" w:author="Qizhou Duan" w:date="2024-06-21T12:09:00Z">
                  <w:rPr>
                    <w:ins w:id="1326" w:author="Qizhou Duan" w:date="2024-06-21T12:09:00Z"/>
                    <w:rFonts w:ascii="Cambria" w:eastAsia="Times New Roman" w:hAnsi="Cambria" w:cs="Times New Roman"/>
                    <w:color w:val="222222"/>
                    <w:sz w:val="23"/>
                    <w:szCs w:val="23"/>
                    <w:lang w:eastAsia="zh-CN"/>
                  </w:rPr>
                </w:rPrChange>
              </w:rPr>
              <w:pPrChange w:id="1327" w:author="Qizhou Duan" w:date="2024-06-21T12:10:00Z">
                <w:pPr>
                  <w:suppressAutoHyphens w:val="0"/>
                  <w:spacing w:before="150" w:after="150" w:line="240" w:lineRule="auto"/>
                </w:pPr>
              </w:pPrChange>
            </w:pPr>
            <w:ins w:id="1328" w:author="Qizhou Duan" w:date="2024-06-21T12:09:00Z">
              <w:r w:rsidRPr="003638E3">
                <w:rPr>
                  <w:rFonts w:ascii="Times New Roman" w:eastAsia="Times New Roman" w:hAnsi="Times New Roman" w:cs="Times New Roman"/>
                  <w:color w:val="222222"/>
                  <w:sz w:val="16"/>
                  <w:szCs w:val="16"/>
                  <w:lang w:eastAsia="zh-CN"/>
                  <w:rPrChange w:id="1329" w:author="Qizhou Duan" w:date="2024-06-21T12:09:00Z">
                    <w:rPr>
                      <w:rFonts w:ascii="Cambria" w:eastAsia="Times New Roman" w:hAnsi="Cambria" w:cs="Times New Roman"/>
                      <w:color w:val="222222"/>
                      <w:sz w:val="23"/>
                      <w:szCs w:val="23"/>
                      <w:lang w:eastAsia="zh-CN"/>
                    </w:rPr>
                  </w:rPrChange>
                </w:rPr>
                <w:t>Foster et al. (2024)</w:t>
              </w:r>
            </w:ins>
          </w:p>
        </w:tc>
        <w:tc>
          <w:tcPr>
            <w:tcW w:w="0" w:type="auto"/>
            <w:shd w:val="clear" w:color="auto" w:fill="auto"/>
            <w:tcMar>
              <w:top w:w="0" w:type="dxa"/>
              <w:left w:w="75" w:type="dxa"/>
              <w:bottom w:w="0" w:type="dxa"/>
              <w:right w:w="75" w:type="dxa"/>
            </w:tcMar>
            <w:vAlign w:val="center"/>
            <w:hideMark/>
          </w:tcPr>
          <w:p w14:paraId="1941641F" w14:textId="77777777" w:rsidR="003638E3" w:rsidRPr="003638E3" w:rsidRDefault="003638E3" w:rsidP="003638E3">
            <w:pPr>
              <w:suppressAutoHyphens w:val="0"/>
              <w:spacing w:before="150" w:after="150" w:line="240" w:lineRule="auto"/>
              <w:jc w:val="center"/>
              <w:rPr>
                <w:ins w:id="1330" w:author="Qizhou Duan" w:date="2024-06-21T12:09:00Z"/>
                <w:rFonts w:ascii="Times New Roman" w:eastAsia="Times New Roman" w:hAnsi="Times New Roman" w:cs="Times New Roman"/>
                <w:color w:val="222222"/>
                <w:sz w:val="16"/>
                <w:szCs w:val="16"/>
                <w:lang w:eastAsia="zh-CN"/>
                <w:rPrChange w:id="1331" w:author="Qizhou Duan" w:date="2024-06-21T12:09:00Z">
                  <w:rPr>
                    <w:ins w:id="1332" w:author="Qizhou Duan" w:date="2024-06-21T12:09:00Z"/>
                    <w:rFonts w:ascii="Cambria" w:eastAsia="Times New Roman" w:hAnsi="Cambria" w:cs="Times New Roman"/>
                    <w:color w:val="222222"/>
                    <w:sz w:val="23"/>
                    <w:szCs w:val="23"/>
                    <w:lang w:eastAsia="zh-CN"/>
                  </w:rPr>
                </w:rPrChange>
              </w:rPr>
              <w:pPrChange w:id="1333" w:author="Qizhou Duan" w:date="2024-06-21T12:10:00Z">
                <w:pPr>
                  <w:suppressAutoHyphens w:val="0"/>
                  <w:spacing w:before="150" w:after="150" w:line="240" w:lineRule="auto"/>
                  <w:jc w:val="right"/>
                </w:pPr>
              </w:pPrChange>
            </w:pPr>
            <w:ins w:id="1334" w:author="Qizhou Duan" w:date="2024-06-21T12:09:00Z">
              <w:r w:rsidRPr="003638E3">
                <w:rPr>
                  <w:rFonts w:ascii="Times New Roman" w:eastAsia="Times New Roman" w:hAnsi="Times New Roman" w:cs="Times New Roman"/>
                  <w:color w:val="222222"/>
                  <w:sz w:val="16"/>
                  <w:szCs w:val="16"/>
                  <w:lang w:eastAsia="zh-CN"/>
                  <w:rPrChange w:id="1335" w:author="Qizhou Duan" w:date="2024-06-21T12:09:00Z">
                    <w:rPr>
                      <w:rFonts w:ascii="Cambria" w:eastAsia="Times New Roman" w:hAnsi="Cambria" w:cs="Times New Roman"/>
                      <w:color w:val="222222"/>
                      <w:sz w:val="23"/>
                      <w:szCs w:val="23"/>
                      <w:lang w:eastAsia="zh-CN"/>
                    </w:rPr>
                  </w:rPrChange>
                </w:rPr>
                <w:t>144</w:t>
              </w:r>
            </w:ins>
          </w:p>
        </w:tc>
        <w:tc>
          <w:tcPr>
            <w:tcW w:w="0" w:type="auto"/>
            <w:shd w:val="clear" w:color="auto" w:fill="auto"/>
            <w:tcMar>
              <w:top w:w="0" w:type="dxa"/>
              <w:left w:w="75" w:type="dxa"/>
              <w:bottom w:w="0" w:type="dxa"/>
              <w:right w:w="75" w:type="dxa"/>
            </w:tcMar>
            <w:vAlign w:val="center"/>
            <w:hideMark/>
          </w:tcPr>
          <w:p w14:paraId="7CAAA58A" w14:textId="77777777" w:rsidR="003638E3" w:rsidRPr="003638E3" w:rsidRDefault="003638E3" w:rsidP="003638E3">
            <w:pPr>
              <w:suppressAutoHyphens w:val="0"/>
              <w:spacing w:before="150" w:after="150" w:line="240" w:lineRule="auto"/>
              <w:jc w:val="center"/>
              <w:rPr>
                <w:ins w:id="1336" w:author="Qizhou Duan" w:date="2024-06-21T12:09:00Z"/>
                <w:rFonts w:ascii="Times New Roman" w:eastAsia="Times New Roman" w:hAnsi="Times New Roman" w:cs="Times New Roman"/>
                <w:color w:val="222222"/>
                <w:sz w:val="16"/>
                <w:szCs w:val="16"/>
                <w:lang w:eastAsia="zh-CN"/>
                <w:rPrChange w:id="1337" w:author="Qizhou Duan" w:date="2024-06-21T12:09:00Z">
                  <w:rPr>
                    <w:ins w:id="1338" w:author="Qizhou Duan" w:date="2024-06-21T12:09:00Z"/>
                    <w:rFonts w:ascii="Cambria" w:eastAsia="Times New Roman" w:hAnsi="Cambria" w:cs="Times New Roman"/>
                    <w:color w:val="222222"/>
                    <w:sz w:val="23"/>
                    <w:szCs w:val="23"/>
                    <w:lang w:eastAsia="zh-CN"/>
                  </w:rPr>
                </w:rPrChange>
              </w:rPr>
              <w:pPrChange w:id="1339" w:author="Qizhou Duan" w:date="2024-06-21T12:10:00Z">
                <w:pPr>
                  <w:suppressAutoHyphens w:val="0"/>
                  <w:spacing w:before="150" w:after="150" w:line="240" w:lineRule="auto"/>
                  <w:jc w:val="right"/>
                </w:pPr>
              </w:pPrChange>
            </w:pPr>
            <w:ins w:id="1340" w:author="Qizhou Duan" w:date="2024-06-21T12:09:00Z">
              <w:r w:rsidRPr="003638E3">
                <w:rPr>
                  <w:rFonts w:ascii="Times New Roman" w:eastAsia="Times New Roman" w:hAnsi="Times New Roman" w:cs="Times New Roman"/>
                  <w:color w:val="222222"/>
                  <w:sz w:val="16"/>
                  <w:szCs w:val="16"/>
                  <w:lang w:eastAsia="zh-CN"/>
                  <w:rPrChange w:id="1341" w:author="Qizhou Duan" w:date="2024-06-21T12:09:00Z">
                    <w:rPr>
                      <w:rFonts w:ascii="Cambria" w:eastAsia="Times New Roman" w:hAnsi="Cambria" w:cs="Times New Roman"/>
                      <w:color w:val="222222"/>
                      <w:sz w:val="23"/>
                      <w:szCs w:val="23"/>
                      <w:lang w:eastAsia="zh-CN"/>
                    </w:rPr>
                  </w:rPrChange>
                </w:rPr>
                <w:t>61.03</w:t>
              </w:r>
            </w:ins>
          </w:p>
        </w:tc>
        <w:tc>
          <w:tcPr>
            <w:tcW w:w="0" w:type="auto"/>
            <w:shd w:val="clear" w:color="auto" w:fill="auto"/>
            <w:tcMar>
              <w:top w:w="0" w:type="dxa"/>
              <w:left w:w="75" w:type="dxa"/>
              <w:bottom w:w="0" w:type="dxa"/>
              <w:right w:w="75" w:type="dxa"/>
            </w:tcMar>
            <w:vAlign w:val="center"/>
            <w:hideMark/>
          </w:tcPr>
          <w:p w14:paraId="399DACBF" w14:textId="77777777" w:rsidR="003638E3" w:rsidRPr="003638E3" w:rsidRDefault="003638E3" w:rsidP="003638E3">
            <w:pPr>
              <w:suppressAutoHyphens w:val="0"/>
              <w:spacing w:before="150" w:after="150" w:line="240" w:lineRule="auto"/>
              <w:jc w:val="center"/>
              <w:rPr>
                <w:ins w:id="1342" w:author="Qizhou Duan" w:date="2024-06-21T12:09:00Z"/>
                <w:rFonts w:ascii="Times New Roman" w:eastAsia="Times New Roman" w:hAnsi="Times New Roman" w:cs="Times New Roman"/>
                <w:color w:val="222222"/>
                <w:sz w:val="16"/>
                <w:szCs w:val="16"/>
                <w:lang w:eastAsia="zh-CN"/>
                <w:rPrChange w:id="1343" w:author="Qizhou Duan" w:date="2024-06-21T12:09:00Z">
                  <w:rPr>
                    <w:ins w:id="1344" w:author="Qizhou Duan" w:date="2024-06-21T12:09:00Z"/>
                    <w:rFonts w:ascii="Cambria" w:eastAsia="Times New Roman" w:hAnsi="Cambria" w:cs="Times New Roman"/>
                    <w:color w:val="222222"/>
                    <w:sz w:val="23"/>
                    <w:szCs w:val="23"/>
                    <w:lang w:eastAsia="zh-CN"/>
                  </w:rPr>
                </w:rPrChange>
              </w:rPr>
              <w:pPrChange w:id="1345" w:author="Qizhou Duan" w:date="2024-06-21T12:10:00Z">
                <w:pPr>
                  <w:suppressAutoHyphens w:val="0"/>
                  <w:spacing w:before="150" w:after="150" w:line="240" w:lineRule="auto"/>
                  <w:jc w:val="right"/>
                </w:pPr>
              </w:pPrChange>
            </w:pPr>
            <w:ins w:id="1346" w:author="Qizhou Duan" w:date="2024-06-21T12:09:00Z">
              <w:r w:rsidRPr="003638E3">
                <w:rPr>
                  <w:rFonts w:ascii="Times New Roman" w:eastAsia="Times New Roman" w:hAnsi="Times New Roman" w:cs="Times New Roman"/>
                  <w:color w:val="222222"/>
                  <w:sz w:val="16"/>
                  <w:szCs w:val="16"/>
                  <w:lang w:eastAsia="zh-CN"/>
                  <w:rPrChange w:id="1347" w:author="Qizhou Duan" w:date="2024-06-21T12:09:00Z">
                    <w:rPr>
                      <w:rFonts w:ascii="Cambria" w:eastAsia="Times New Roman" w:hAnsi="Cambria" w:cs="Times New Roman"/>
                      <w:color w:val="222222"/>
                      <w:sz w:val="23"/>
                      <w:szCs w:val="23"/>
                      <w:lang w:eastAsia="zh-CN"/>
                    </w:rPr>
                  </w:rPrChange>
                </w:rPr>
                <w:t>21.28</w:t>
              </w:r>
            </w:ins>
          </w:p>
        </w:tc>
      </w:tr>
      <w:tr w:rsidR="003638E3" w:rsidRPr="003638E3" w14:paraId="3CDDD34B" w14:textId="77777777" w:rsidTr="003638E3">
        <w:trPr>
          <w:ins w:id="1348" w:author="Qizhou Duan" w:date="2024-06-21T12:09:00Z"/>
        </w:trPr>
        <w:tc>
          <w:tcPr>
            <w:tcW w:w="0" w:type="auto"/>
            <w:shd w:val="clear" w:color="auto" w:fill="auto"/>
            <w:tcMar>
              <w:top w:w="0" w:type="dxa"/>
              <w:left w:w="75" w:type="dxa"/>
              <w:bottom w:w="0" w:type="dxa"/>
              <w:right w:w="75" w:type="dxa"/>
            </w:tcMar>
            <w:vAlign w:val="center"/>
            <w:hideMark/>
          </w:tcPr>
          <w:p w14:paraId="1B9F2FD4" w14:textId="77777777" w:rsidR="003638E3" w:rsidRPr="003638E3" w:rsidRDefault="003638E3" w:rsidP="003638E3">
            <w:pPr>
              <w:suppressAutoHyphens w:val="0"/>
              <w:spacing w:before="150" w:after="150" w:line="240" w:lineRule="auto"/>
              <w:jc w:val="center"/>
              <w:rPr>
                <w:ins w:id="1349" w:author="Qizhou Duan" w:date="2024-06-21T12:09:00Z"/>
                <w:rFonts w:ascii="Times New Roman" w:eastAsia="Times New Roman" w:hAnsi="Times New Roman" w:cs="Times New Roman"/>
                <w:color w:val="222222"/>
                <w:sz w:val="16"/>
                <w:szCs w:val="16"/>
                <w:lang w:eastAsia="zh-CN"/>
                <w:rPrChange w:id="1350" w:author="Qizhou Duan" w:date="2024-06-21T12:09:00Z">
                  <w:rPr>
                    <w:ins w:id="1351" w:author="Qizhou Duan" w:date="2024-06-21T12:09:00Z"/>
                    <w:rFonts w:ascii="Cambria" w:eastAsia="Times New Roman" w:hAnsi="Cambria" w:cs="Times New Roman"/>
                    <w:color w:val="222222"/>
                    <w:sz w:val="23"/>
                    <w:szCs w:val="23"/>
                    <w:lang w:eastAsia="zh-CN"/>
                  </w:rPr>
                </w:rPrChange>
              </w:rPr>
              <w:pPrChange w:id="1352" w:author="Qizhou Duan" w:date="2024-06-21T12:10:00Z">
                <w:pPr>
                  <w:suppressAutoHyphens w:val="0"/>
                  <w:spacing w:before="150" w:after="150" w:line="240" w:lineRule="auto"/>
                </w:pPr>
              </w:pPrChange>
            </w:pPr>
            <w:ins w:id="1353" w:author="Qizhou Duan" w:date="2024-06-21T12:09:00Z">
              <w:r w:rsidRPr="003638E3">
                <w:rPr>
                  <w:rFonts w:ascii="Times New Roman" w:eastAsia="Times New Roman" w:hAnsi="Times New Roman" w:cs="Times New Roman"/>
                  <w:color w:val="222222"/>
                  <w:sz w:val="16"/>
                  <w:szCs w:val="16"/>
                  <w:lang w:eastAsia="zh-CN"/>
                  <w:rPrChange w:id="1354" w:author="Qizhou Duan" w:date="2024-06-21T12:09:00Z">
                    <w:rPr>
                      <w:rFonts w:ascii="Cambria" w:eastAsia="Times New Roman" w:hAnsi="Cambria" w:cs="Times New Roman"/>
                      <w:color w:val="222222"/>
                      <w:sz w:val="23"/>
                      <w:szCs w:val="23"/>
                      <w:lang w:eastAsia="zh-CN"/>
                    </w:rPr>
                  </w:rPrChange>
                </w:rPr>
                <w:t>Kalaitzaki et al. (2021)</w:t>
              </w:r>
            </w:ins>
          </w:p>
        </w:tc>
        <w:tc>
          <w:tcPr>
            <w:tcW w:w="0" w:type="auto"/>
            <w:shd w:val="clear" w:color="auto" w:fill="auto"/>
            <w:tcMar>
              <w:top w:w="0" w:type="dxa"/>
              <w:left w:w="75" w:type="dxa"/>
              <w:bottom w:w="0" w:type="dxa"/>
              <w:right w:w="75" w:type="dxa"/>
            </w:tcMar>
            <w:vAlign w:val="center"/>
            <w:hideMark/>
          </w:tcPr>
          <w:p w14:paraId="44FA9C93" w14:textId="77777777" w:rsidR="003638E3" w:rsidRPr="003638E3" w:rsidRDefault="003638E3" w:rsidP="003638E3">
            <w:pPr>
              <w:suppressAutoHyphens w:val="0"/>
              <w:spacing w:before="150" w:after="150" w:line="240" w:lineRule="auto"/>
              <w:jc w:val="center"/>
              <w:rPr>
                <w:ins w:id="1355" w:author="Qizhou Duan" w:date="2024-06-21T12:09:00Z"/>
                <w:rFonts w:ascii="Times New Roman" w:eastAsia="Times New Roman" w:hAnsi="Times New Roman" w:cs="Times New Roman"/>
                <w:color w:val="222222"/>
                <w:sz w:val="16"/>
                <w:szCs w:val="16"/>
                <w:lang w:eastAsia="zh-CN"/>
                <w:rPrChange w:id="1356" w:author="Qizhou Duan" w:date="2024-06-21T12:09:00Z">
                  <w:rPr>
                    <w:ins w:id="1357" w:author="Qizhou Duan" w:date="2024-06-21T12:09:00Z"/>
                    <w:rFonts w:ascii="Cambria" w:eastAsia="Times New Roman" w:hAnsi="Cambria" w:cs="Times New Roman"/>
                    <w:color w:val="222222"/>
                    <w:sz w:val="23"/>
                    <w:szCs w:val="23"/>
                    <w:lang w:eastAsia="zh-CN"/>
                  </w:rPr>
                </w:rPrChange>
              </w:rPr>
              <w:pPrChange w:id="1358" w:author="Qizhou Duan" w:date="2024-06-21T12:10:00Z">
                <w:pPr>
                  <w:suppressAutoHyphens w:val="0"/>
                  <w:spacing w:before="150" w:after="150" w:line="240" w:lineRule="auto"/>
                  <w:jc w:val="right"/>
                </w:pPr>
              </w:pPrChange>
            </w:pPr>
            <w:ins w:id="1359" w:author="Qizhou Duan" w:date="2024-06-21T12:09:00Z">
              <w:r w:rsidRPr="003638E3">
                <w:rPr>
                  <w:rFonts w:ascii="Times New Roman" w:eastAsia="Times New Roman" w:hAnsi="Times New Roman" w:cs="Times New Roman"/>
                  <w:color w:val="222222"/>
                  <w:sz w:val="16"/>
                  <w:szCs w:val="16"/>
                  <w:lang w:eastAsia="zh-CN"/>
                  <w:rPrChange w:id="1360" w:author="Qizhou Duan" w:date="2024-06-21T12:09:00Z">
                    <w:rPr>
                      <w:rFonts w:ascii="Cambria" w:eastAsia="Times New Roman" w:hAnsi="Cambria" w:cs="Times New Roman"/>
                      <w:color w:val="222222"/>
                      <w:sz w:val="23"/>
                      <w:szCs w:val="23"/>
                      <w:lang w:eastAsia="zh-CN"/>
                    </w:rPr>
                  </w:rPrChange>
                </w:rPr>
                <w:t>673</w:t>
              </w:r>
            </w:ins>
          </w:p>
        </w:tc>
        <w:tc>
          <w:tcPr>
            <w:tcW w:w="0" w:type="auto"/>
            <w:shd w:val="clear" w:color="auto" w:fill="auto"/>
            <w:tcMar>
              <w:top w:w="0" w:type="dxa"/>
              <w:left w:w="75" w:type="dxa"/>
              <w:bottom w:w="0" w:type="dxa"/>
              <w:right w:w="75" w:type="dxa"/>
            </w:tcMar>
            <w:vAlign w:val="center"/>
            <w:hideMark/>
          </w:tcPr>
          <w:p w14:paraId="5D5594F5" w14:textId="77777777" w:rsidR="003638E3" w:rsidRPr="003638E3" w:rsidRDefault="003638E3" w:rsidP="003638E3">
            <w:pPr>
              <w:suppressAutoHyphens w:val="0"/>
              <w:spacing w:before="150" w:after="150" w:line="240" w:lineRule="auto"/>
              <w:jc w:val="center"/>
              <w:rPr>
                <w:ins w:id="1361" w:author="Qizhou Duan" w:date="2024-06-21T12:09:00Z"/>
                <w:rFonts w:ascii="Times New Roman" w:eastAsia="Times New Roman" w:hAnsi="Times New Roman" w:cs="Times New Roman"/>
                <w:color w:val="222222"/>
                <w:sz w:val="16"/>
                <w:szCs w:val="16"/>
                <w:lang w:eastAsia="zh-CN"/>
                <w:rPrChange w:id="1362" w:author="Qizhou Duan" w:date="2024-06-21T12:09:00Z">
                  <w:rPr>
                    <w:ins w:id="1363" w:author="Qizhou Duan" w:date="2024-06-21T12:09:00Z"/>
                    <w:rFonts w:ascii="Cambria" w:eastAsia="Times New Roman" w:hAnsi="Cambria" w:cs="Times New Roman"/>
                    <w:color w:val="222222"/>
                    <w:sz w:val="23"/>
                    <w:szCs w:val="23"/>
                    <w:lang w:eastAsia="zh-CN"/>
                  </w:rPr>
                </w:rPrChange>
              </w:rPr>
              <w:pPrChange w:id="1364" w:author="Qizhou Duan" w:date="2024-06-21T12:10:00Z">
                <w:pPr>
                  <w:suppressAutoHyphens w:val="0"/>
                  <w:spacing w:before="150" w:after="150" w:line="240" w:lineRule="auto"/>
                  <w:jc w:val="right"/>
                </w:pPr>
              </w:pPrChange>
            </w:pPr>
            <w:ins w:id="1365" w:author="Qizhou Duan" w:date="2024-06-21T12:09:00Z">
              <w:r w:rsidRPr="003638E3">
                <w:rPr>
                  <w:rFonts w:ascii="Times New Roman" w:eastAsia="Times New Roman" w:hAnsi="Times New Roman" w:cs="Times New Roman"/>
                  <w:color w:val="222222"/>
                  <w:sz w:val="16"/>
                  <w:szCs w:val="16"/>
                  <w:lang w:eastAsia="zh-CN"/>
                  <w:rPrChange w:id="1366" w:author="Qizhou Duan" w:date="2024-06-21T12:09:00Z">
                    <w:rPr>
                      <w:rFonts w:ascii="Cambria" w:eastAsia="Times New Roman" w:hAnsi="Cambria" w:cs="Times New Roman"/>
                      <w:color w:val="222222"/>
                      <w:sz w:val="23"/>
                      <w:szCs w:val="23"/>
                      <w:lang w:eastAsia="zh-CN"/>
                    </w:rPr>
                  </w:rPrChange>
                </w:rPr>
                <w:t>46.60</w:t>
              </w:r>
            </w:ins>
          </w:p>
        </w:tc>
        <w:tc>
          <w:tcPr>
            <w:tcW w:w="0" w:type="auto"/>
            <w:shd w:val="clear" w:color="auto" w:fill="auto"/>
            <w:tcMar>
              <w:top w:w="0" w:type="dxa"/>
              <w:left w:w="75" w:type="dxa"/>
              <w:bottom w:w="0" w:type="dxa"/>
              <w:right w:w="75" w:type="dxa"/>
            </w:tcMar>
            <w:vAlign w:val="center"/>
            <w:hideMark/>
          </w:tcPr>
          <w:p w14:paraId="374067E0" w14:textId="77777777" w:rsidR="003638E3" w:rsidRPr="003638E3" w:rsidRDefault="003638E3" w:rsidP="003638E3">
            <w:pPr>
              <w:suppressAutoHyphens w:val="0"/>
              <w:spacing w:before="150" w:after="150" w:line="240" w:lineRule="auto"/>
              <w:jc w:val="center"/>
              <w:rPr>
                <w:ins w:id="1367" w:author="Qizhou Duan" w:date="2024-06-21T12:09:00Z"/>
                <w:rFonts w:ascii="Times New Roman" w:eastAsia="Times New Roman" w:hAnsi="Times New Roman" w:cs="Times New Roman"/>
                <w:color w:val="222222"/>
                <w:sz w:val="16"/>
                <w:szCs w:val="16"/>
                <w:lang w:eastAsia="zh-CN"/>
                <w:rPrChange w:id="1368" w:author="Qizhou Duan" w:date="2024-06-21T12:09:00Z">
                  <w:rPr>
                    <w:ins w:id="1369" w:author="Qizhou Duan" w:date="2024-06-21T12:09:00Z"/>
                    <w:rFonts w:ascii="Cambria" w:eastAsia="Times New Roman" w:hAnsi="Cambria" w:cs="Times New Roman"/>
                    <w:color w:val="222222"/>
                    <w:sz w:val="23"/>
                    <w:szCs w:val="23"/>
                    <w:lang w:eastAsia="zh-CN"/>
                  </w:rPr>
                </w:rPrChange>
              </w:rPr>
              <w:pPrChange w:id="1370" w:author="Qizhou Duan" w:date="2024-06-21T12:10:00Z">
                <w:pPr>
                  <w:suppressAutoHyphens w:val="0"/>
                  <w:spacing w:before="150" w:after="150" w:line="240" w:lineRule="auto"/>
                  <w:jc w:val="right"/>
                </w:pPr>
              </w:pPrChange>
            </w:pPr>
            <w:ins w:id="1371" w:author="Qizhou Duan" w:date="2024-06-21T12:09:00Z">
              <w:r w:rsidRPr="003638E3">
                <w:rPr>
                  <w:rFonts w:ascii="Times New Roman" w:eastAsia="Times New Roman" w:hAnsi="Times New Roman" w:cs="Times New Roman"/>
                  <w:color w:val="222222"/>
                  <w:sz w:val="16"/>
                  <w:szCs w:val="16"/>
                  <w:lang w:eastAsia="zh-CN"/>
                  <w:rPrChange w:id="1372" w:author="Qizhou Duan" w:date="2024-06-21T12:09:00Z">
                    <w:rPr>
                      <w:rFonts w:ascii="Cambria" w:eastAsia="Times New Roman" w:hAnsi="Cambria" w:cs="Times New Roman"/>
                      <w:color w:val="222222"/>
                      <w:sz w:val="23"/>
                      <w:szCs w:val="23"/>
                      <w:lang w:eastAsia="zh-CN"/>
                    </w:rPr>
                  </w:rPrChange>
                </w:rPr>
                <w:t>24.61</w:t>
              </w:r>
            </w:ins>
          </w:p>
        </w:tc>
      </w:tr>
      <w:tr w:rsidR="003638E3" w:rsidRPr="003638E3" w14:paraId="28D9841D" w14:textId="77777777" w:rsidTr="003638E3">
        <w:trPr>
          <w:ins w:id="1373" w:author="Qizhou Duan" w:date="2024-06-21T12:09:00Z"/>
        </w:trPr>
        <w:tc>
          <w:tcPr>
            <w:tcW w:w="0" w:type="auto"/>
            <w:shd w:val="clear" w:color="auto" w:fill="auto"/>
            <w:tcMar>
              <w:top w:w="0" w:type="dxa"/>
              <w:left w:w="75" w:type="dxa"/>
              <w:bottom w:w="0" w:type="dxa"/>
              <w:right w:w="75" w:type="dxa"/>
            </w:tcMar>
            <w:vAlign w:val="center"/>
            <w:hideMark/>
          </w:tcPr>
          <w:p w14:paraId="24FFB2B3" w14:textId="77777777" w:rsidR="003638E3" w:rsidRPr="003638E3" w:rsidRDefault="003638E3" w:rsidP="003638E3">
            <w:pPr>
              <w:suppressAutoHyphens w:val="0"/>
              <w:spacing w:before="150" w:after="150" w:line="240" w:lineRule="auto"/>
              <w:jc w:val="center"/>
              <w:rPr>
                <w:ins w:id="1374" w:author="Qizhou Duan" w:date="2024-06-21T12:09:00Z"/>
                <w:rFonts w:ascii="Times New Roman" w:eastAsia="Times New Roman" w:hAnsi="Times New Roman" w:cs="Times New Roman"/>
                <w:color w:val="222222"/>
                <w:sz w:val="16"/>
                <w:szCs w:val="16"/>
                <w:lang w:eastAsia="zh-CN"/>
                <w:rPrChange w:id="1375" w:author="Qizhou Duan" w:date="2024-06-21T12:09:00Z">
                  <w:rPr>
                    <w:ins w:id="1376" w:author="Qizhou Duan" w:date="2024-06-21T12:09:00Z"/>
                    <w:rFonts w:ascii="Cambria" w:eastAsia="Times New Roman" w:hAnsi="Cambria" w:cs="Times New Roman"/>
                    <w:color w:val="222222"/>
                    <w:sz w:val="23"/>
                    <w:szCs w:val="23"/>
                    <w:lang w:eastAsia="zh-CN"/>
                  </w:rPr>
                </w:rPrChange>
              </w:rPr>
              <w:pPrChange w:id="1377" w:author="Qizhou Duan" w:date="2024-06-21T12:10:00Z">
                <w:pPr>
                  <w:suppressAutoHyphens w:val="0"/>
                  <w:spacing w:before="150" w:after="150" w:line="240" w:lineRule="auto"/>
                </w:pPr>
              </w:pPrChange>
            </w:pPr>
            <w:ins w:id="1378" w:author="Qizhou Duan" w:date="2024-06-21T12:09:00Z">
              <w:r w:rsidRPr="003638E3">
                <w:rPr>
                  <w:rFonts w:ascii="Times New Roman" w:eastAsia="Times New Roman" w:hAnsi="Times New Roman" w:cs="Times New Roman"/>
                  <w:color w:val="222222"/>
                  <w:sz w:val="16"/>
                  <w:szCs w:val="16"/>
                  <w:lang w:eastAsia="zh-CN"/>
                  <w:rPrChange w:id="1379" w:author="Qizhou Duan" w:date="2024-06-21T12:09:00Z">
                    <w:rPr>
                      <w:rFonts w:ascii="Cambria" w:eastAsia="Times New Roman" w:hAnsi="Cambria" w:cs="Times New Roman"/>
                      <w:color w:val="222222"/>
                      <w:sz w:val="23"/>
                      <w:szCs w:val="23"/>
                      <w:lang w:eastAsia="zh-CN"/>
                    </w:rPr>
                  </w:rPrChange>
                </w:rPr>
                <w:t>Liu et al. (2021)</w:t>
              </w:r>
            </w:ins>
          </w:p>
        </w:tc>
        <w:tc>
          <w:tcPr>
            <w:tcW w:w="0" w:type="auto"/>
            <w:shd w:val="clear" w:color="auto" w:fill="auto"/>
            <w:tcMar>
              <w:top w:w="0" w:type="dxa"/>
              <w:left w:w="75" w:type="dxa"/>
              <w:bottom w:w="0" w:type="dxa"/>
              <w:right w:w="75" w:type="dxa"/>
            </w:tcMar>
            <w:vAlign w:val="center"/>
            <w:hideMark/>
          </w:tcPr>
          <w:p w14:paraId="00773753" w14:textId="77777777" w:rsidR="003638E3" w:rsidRPr="003638E3" w:rsidRDefault="003638E3" w:rsidP="003638E3">
            <w:pPr>
              <w:suppressAutoHyphens w:val="0"/>
              <w:spacing w:before="150" w:after="150" w:line="240" w:lineRule="auto"/>
              <w:jc w:val="center"/>
              <w:rPr>
                <w:ins w:id="1380" w:author="Qizhou Duan" w:date="2024-06-21T12:09:00Z"/>
                <w:rFonts w:ascii="Times New Roman" w:eastAsia="Times New Roman" w:hAnsi="Times New Roman" w:cs="Times New Roman"/>
                <w:color w:val="222222"/>
                <w:sz w:val="16"/>
                <w:szCs w:val="16"/>
                <w:lang w:eastAsia="zh-CN"/>
                <w:rPrChange w:id="1381" w:author="Qizhou Duan" w:date="2024-06-21T12:09:00Z">
                  <w:rPr>
                    <w:ins w:id="1382" w:author="Qizhou Duan" w:date="2024-06-21T12:09:00Z"/>
                    <w:rFonts w:ascii="Cambria" w:eastAsia="Times New Roman" w:hAnsi="Cambria" w:cs="Times New Roman"/>
                    <w:color w:val="222222"/>
                    <w:sz w:val="23"/>
                    <w:szCs w:val="23"/>
                    <w:lang w:eastAsia="zh-CN"/>
                  </w:rPr>
                </w:rPrChange>
              </w:rPr>
              <w:pPrChange w:id="1383" w:author="Qizhou Duan" w:date="2024-06-21T12:10:00Z">
                <w:pPr>
                  <w:suppressAutoHyphens w:val="0"/>
                  <w:spacing w:before="150" w:after="150" w:line="240" w:lineRule="auto"/>
                  <w:jc w:val="right"/>
                </w:pPr>
              </w:pPrChange>
            </w:pPr>
            <w:ins w:id="1384" w:author="Qizhou Duan" w:date="2024-06-21T12:09:00Z">
              <w:r w:rsidRPr="003638E3">
                <w:rPr>
                  <w:rFonts w:ascii="Times New Roman" w:eastAsia="Times New Roman" w:hAnsi="Times New Roman" w:cs="Times New Roman"/>
                  <w:color w:val="222222"/>
                  <w:sz w:val="16"/>
                  <w:szCs w:val="16"/>
                  <w:lang w:eastAsia="zh-CN"/>
                  <w:rPrChange w:id="1385" w:author="Qizhou Duan" w:date="2024-06-21T12:09:00Z">
                    <w:rPr>
                      <w:rFonts w:ascii="Cambria" w:eastAsia="Times New Roman" w:hAnsi="Cambria" w:cs="Times New Roman"/>
                      <w:color w:val="222222"/>
                      <w:sz w:val="23"/>
                      <w:szCs w:val="23"/>
                      <w:lang w:eastAsia="zh-CN"/>
                    </w:rPr>
                  </w:rPrChange>
                </w:rPr>
                <w:t>200</w:t>
              </w:r>
            </w:ins>
          </w:p>
        </w:tc>
        <w:tc>
          <w:tcPr>
            <w:tcW w:w="0" w:type="auto"/>
            <w:shd w:val="clear" w:color="auto" w:fill="auto"/>
            <w:tcMar>
              <w:top w:w="0" w:type="dxa"/>
              <w:left w:w="75" w:type="dxa"/>
              <w:bottom w:w="0" w:type="dxa"/>
              <w:right w:w="75" w:type="dxa"/>
            </w:tcMar>
            <w:vAlign w:val="center"/>
            <w:hideMark/>
          </w:tcPr>
          <w:p w14:paraId="78922AC3" w14:textId="77777777" w:rsidR="003638E3" w:rsidRPr="003638E3" w:rsidRDefault="003638E3" w:rsidP="003638E3">
            <w:pPr>
              <w:suppressAutoHyphens w:val="0"/>
              <w:spacing w:before="150" w:after="150" w:line="240" w:lineRule="auto"/>
              <w:jc w:val="center"/>
              <w:rPr>
                <w:ins w:id="1386" w:author="Qizhou Duan" w:date="2024-06-21T12:09:00Z"/>
                <w:rFonts w:ascii="Times New Roman" w:eastAsia="Times New Roman" w:hAnsi="Times New Roman" w:cs="Times New Roman"/>
                <w:color w:val="222222"/>
                <w:sz w:val="16"/>
                <w:szCs w:val="16"/>
                <w:lang w:eastAsia="zh-CN"/>
                <w:rPrChange w:id="1387" w:author="Qizhou Duan" w:date="2024-06-21T12:09:00Z">
                  <w:rPr>
                    <w:ins w:id="1388" w:author="Qizhou Duan" w:date="2024-06-21T12:09:00Z"/>
                    <w:rFonts w:ascii="Cambria" w:eastAsia="Times New Roman" w:hAnsi="Cambria" w:cs="Times New Roman"/>
                    <w:color w:val="222222"/>
                    <w:sz w:val="23"/>
                    <w:szCs w:val="23"/>
                    <w:lang w:eastAsia="zh-CN"/>
                  </w:rPr>
                </w:rPrChange>
              </w:rPr>
              <w:pPrChange w:id="1389" w:author="Qizhou Duan" w:date="2024-06-21T12:10:00Z">
                <w:pPr>
                  <w:suppressAutoHyphens w:val="0"/>
                  <w:spacing w:before="150" w:after="150" w:line="240" w:lineRule="auto"/>
                  <w:jc w:val="right"/>
                </w:pPr>
              </w:pPrChange>
            </w:pPr>
            <w:ins w:id="1390" w:author="Qizhou Duan" w:date="2024-06-21T12:09:00Z">
              <w:r w:rsidRPr="003638E3">
                <w:rPr>
                  <w:rFonts w:ascii="Times New Roman" w:eastAsia="Times New Roman" w:hAnsi="Times New Roman" w:cs="Times New Roman"/>
                  <w:color w:val="222222"/>
                  <w:sz w:val="16"/>
                  <w:szCs w:val="16"/>
                  <w:lang w:eastAsia="zh-CN"/>
                  <w:rPrChange w:id="1391" w:author="Qizhou Duan" w:date="2024-06-21T12:09:00Z">
                    <w:rPr>
                      <w:rFonts w:ascii="Cambria" w:eastAsia="Times New Roman" w:hAnsi="Cambria" w:cs="Times New Roman"/>
                      <w:color w:val="222222"/>
                      <w:sz w:val="23"/>
                      <w:szCs w:val="23"/>
                      <w:lang w:eastAsia="zh-CN"/>
                    </w:rPr>
                  </w:rPrChange>
                </w:rPr>
                <w:t>66.78</w:t>
              </w:r>
            </w:ins>
          </w:p>
        </w:tc>
        <w:tc>
          <w:tcPr>
            <w:tcW w:w="0" w:type="auto"/>
            <w:shd w:val="clear" w:color="auto" w:fill="auto"/>
            <w:tcMar>
              <w:top w:w="0" w:type="dxa"/>
              <w:left w:w="75" w:type="dxa"/>
              <w:bottom w:w="0" w:type="dxa"/>
              <w:right w:w="75" w:type="dxa"/>
            </w:tcMar>
            <w:vAlign w:val="center"/>
            <w:hideMark/>
          </w:tcPr>
          <w:p w14:paraId="1A7F8337" w14:textId="77777777" w:rsidR="003638E3" w:rsidRPr="003638E3" w:rsidRDefault="003638E3" w:rsidP="003638E3">
            <w:pPr>
              <w:suppressAutoHyphens w:val="0"/>
              <w:spacing w:before="150" w:after="150" w:line="240" w:lineRule="auto"/>
              <w:jc w:val="center"/>
              <w:rPr>
                <w:ins w:id="1392" w:author="Qizhou Duan" w:date="2024-06-21T12:09:00Z"/>
                <w:rFonts w:ascii="Times New Roman" w:eastAsia="Times New Roman" w:hAnsi="Times New Roman" w:cs="Times New Roman"/>
                <w:color w:val="222222"/>
                <w:sz w:val="16"/>
                <w:szCs w:val="16"/>
                <w:lang w:eastAsia="zh-CN"/>
                <w:rPrChange w:id="1393" w:author="Qizhou Duan" w:date="2024-06-21T12:09:00Z">
                  <w:rPr>
                    <w:ins w:id="1394" w:author="Qizhou Duan" w:date="2024-06-21T12:09:00Z"/>
                    <w:rFonts w:ascii="Cambria" w:eastAsia="Times New Roman" w:hAnsi="Cambria" w:cs="Times New Roman"/>
                    <w:color w:val="222222"/>
                    <w:sz w:val="23"/>
                    <w:szCs w:val="23"/>
                    <w:lang w:eastAsia="zh-CN"/>
                  </w:rPr>
                </w:rPrChange>
              </w:rPr>
              <w:pPrChange w:id="1395" w:author="Qizhou Duan" w:date="2024-06-21T12:10:00Z">
                <w:pPr>
                  <w:suppressAutoHyphens w:val="0"/>
                  <w:spacing w:before="150" w:after="150" w:line="240" w:lineRule="auto"/>
                  <w:jc w:val="right"/>
                </w:pPr>
              </w:pPrChange>
            </w:pPr>
            <w:ins w:id="1396" w:author="Qizhou Duan" w:date="2024-06-21T12:09:00Z">
              <w:r w:rsidRPr="003638E3">
                <w:rPr>
                  <w:rFonts w:ascii="Times New Roman" w:eastAsia="Times New Roman" w:hAnsi="Times New Roman" w:cs="Times New Roman"/>
                  <w:color w:val="222222"/>
                  <w:sz w:val="16"/>
                  <w:szCs w:val="16"/>
                  <w:lang w:eastAsia="zh-CN"/>
                  <w:rPrChange w:id="1397" w:author="Qizhou Duan" w:date="2024-06-21T12:09:00Z">
                    <w:rPr>
                      <w:rFonts w:ascii="Cambria" w:eastAsia="Times New Roman" w:hAnsi="Cambria" w:cs="Times New Roman"/>
                      <w:color w:val="222222"/>
                      <w:sz w:val="23"/>
                      <w:szCs w:val="23"/>
                      <w:lang w:eastAsia="zh-CN"/>
                    </w:rPr>
                  </w:rPrChange>
                </w:rPr>
                <w:t>1.06</w:t>
              </w:r>
            </w:ins>
          </w:p>
        </w:tc>
      </w:tr>
      <w:tr w:rsidR="003638E3" w:rsidRPr="003638E3" w14:paraId="7C500CBE" w14:textId="77777777" w:rsidTr="003638E3">
        <w:trPr>
          <w:ins w:id="1398" w:author="Qizhou Duan" w:date="2024-06-21T12:09:00Z"/>
        </w:trPr>
        <w:tc>
          <w:tcPr>
            <w:tcW w:w="0" w:type="auto"/>
            <w:shd w:val="clear" w:color="auto" w:fill="auto"/>
            <w:tcMar>
              <w:top w:w="0" w:type="dxa"/>
              <w:left w:w="75" w:type="dxa"/>
              <w:bottom w:w="0" w:type="dxa"/>
              <w:right w:w="75" w:type="dxa"/>
            </w:tcMar>
            <w:vAlign w:val="center"/>
            <w:hideMark/>
          </w:tcPr>
          <w:p w14:paraId="3BAE09AD" w14:textId="77777777" w:rsidR="003638E3" w:rsidRPr="003638E3" w:rsidRDefault="003638E3" w:rsidP="003638E3">
            <w:pPr>
              <w:suppressAutoHyphens w:val="0"/>
              <w:spacing w:before="150" w:after="150" w:line="240" w:lineRule="auto"/>
              <w:jc w:val="center"/>
              <w:rPr>
                <w:ins w:id="1399" w:author="Qizhou Duan" w:date="2024-06-21T12:09:00Z"/>
                <w:rFonts w:ascii="Times New Roman" w:eastAsia="Times New Roman" w:hAnsi="Times New Roman" w:cs="Times New Roman"/>
                <w:color w:val="222222"/>
                <w:sz w:val="16"/>
                <w:szCs w:val="16"/>
                <w:lang w:eastAsia="zh-CN"/>
                <w:rPrChange w:id="1400" w:author="Qizhou Duan" w:date="2024-06-21T12:09:00Z">
                  <w:rPr>
                    <w:ins w:id="1401" w:author="Qizhou Duan" w:date="2024-06-21T12:09:00Z"/>
                    <w:rFonts w:ascii="Cambria" w:eastAsia="Times New Roman" w:hAnsi="Cambria" w:cs="Times New Roman"/>
                    <w:color w:val="222222"/>
                    <w:sz w:val="23"/>
                    <w:szCs w:val="23"/>
                    <w:lang w:eastAsia="zh-CN"/>
                  </w:rPr>
                </w:rPrChange>
              </w:rPr>
              <w:pPrChange w:id="1402" w:author="Qizhou Duan" w:date="2024-06-21T12:10:00Z">
                <w:pPr>
                  <w:suppressAutoHyphens w:val="0"/>
                  <w:spacing w:before="150" w:after="150" w:line="240" w:lineRule="auto"/>
                </w:pPr>
              </w:pPrChange>
            </w:pPr>
            <w:ins w:id="1403" w:author="Qizhou Duan" w:date="2024-06-21T12:09:00Z">
              <w:r w:rsidRPr="003638E3">
                <w:rPr>
                  <w:rFonts w:ascii="Times New Roman" w:eastAsia="Times New Roman" w:hAnsi="Times New Roman" w:cs="Times New Roman"/>
                  <w:color w:val="222222"/>
                  <w:sz w:val="16"/>
                  <w:szCs w:val="16"/>
                  <w:lang w:eastAsia="zh-CN"/>
                  <w:rPrChange w:id="1404" w:author="Qizhou Duan" w:date="2024-06-21T12:09:00Z">
                    <w:rPr>
                      <w:rFonts w:ascii="Cambria" w:eastAsia="Times New Roman" w:hAnsi="Cambria" w:cs="Times New Roman"/>
                      <w:color w:val="222222"/>
                      <w:sz w:val="23"/>
                      <w:szCs w:val="23"/>
                      <w:lang w:eastAsia="zh-CN"/>
                    </w:rPr>
                  </w:rPrChange>
                </w:rPr>
                <w:t>Kowalski et al. (2021)</w:t>
              </w:r>
            </w:ins>
          </w:p>
        </w:tc>
        <w:tc>
          <w:tcPr>
            <w:tcW w:w="0" w:type="auto"/>
            <w:shd w:val="clear" w:color="auto" w:fill="auto"/>
            <w:tcMar>
              <w:top w:w="0" w:type="dxa"/>
              <w:left w:w="75" w:type="dxa"/>
              <w:bottom w:w="0" w:type="dxa"/>
              <w:right w:w="75" w:type="dxa"/>
            </w:tcMar>
            <w:vAlign w:val="center"/>
            <w:hideMark/>
          </w:tcPr>
          <w:p w14:paraId="1EB61415" w14:textId="77777777" w:rsidR="003638E3" w:rsidRPr="003638E3" w:rsidRDefault="003638E3" w:rsidP="003638E3">
            <w:pPr>
              <w:suppressAutoHyphens w:val="0"/>
              <w:spacing w:before="150" w:after="150" w:line="240" w:lineRule="auto"/>
              <w:jc w:val="center"/>
              <w:rPr>
                <w:ins w:id="1405" w:author="Qizhou Duan" w:date="2024-06-21T12:09:00Z"/>
                <w:rFonts w:ascii="Times New Roman" w:eastAsia="Times New Roman" w:hAnsi="Times New Roman" w:cs="Times New Roman"/>
                <w:color w:val="222222"/>
                <w:sz w:val="16"/>
                <w:szCs w:val="16"/>
                <w:lang w:eastAsia="zh-CN"/>
                <w:rPrChange w:id="1406" w:author="Qizhou Duan" w:date="2024-06-21T12:09:00Z">
                  <w:rPr>
                    <w:ins w:id="1407" w:author="Qizhou Duan" w:date="2024-06-21T12:09:00Z"/>
                    <w:rFonts w:ascii="Cambria" w:eastAsia="Times New Roman" w:hAnsi="Cambria" w:cs="Times New Roman"/>
                    <w:color w:val="222222"/>
                    <w:sz w:val="23"/>
                    <w:szCs w:val="23"/>
                    <w:lang w:eastAsia="zh-CN"/>
                  </w:rPr>
                </w:rPrChange>
              </w:rPr>
              <w:pPrChange w:id="1408" w:author="Qizhou Duan" w:date="2024-06-21T12:10:00Z">
                <w:pPr>
                  <w:suppressAutoHyphens w:val="0"/>
                  <w:spacing w:before="150" w:after="150" w:line="240" w:lineRule="auto"/>
                  <w:jc w:val="right"/>
                </w:pPr>
              </w:pPrChange>
            </w:pPr>
            <w:ins w:id="1409" w:author="Qizhou Duan" w:date="2024-06-21T12:09:00Z">
              <w:r w:rsidRPr="003638E3">
                <w:rPr>
                  <w:rFonts w:ascii="Times New Roman" w:eastAsia="Times New Roman" w:hAnsi="Times New Roman" w:cs="Times New Roman"/>
                  <w:color w:val="222222"/>
                  <w:sz w:val="16"/>
                  <w:szCs w:val="16"/>
                  <w:lang w:eastAsia="zh-CN"/>
                  <w:rPrChange w:id="1410" w:author="Qizhou Duan" w:date="2024-06-21T12:09:00Z">
                    <w:rPr>
                      <w:rFonts w:ascii="Cambria" w:eastAsia="Times New Roman" w:hAnsi="Cambria" w:cs="Times New Roman"/>
                      <w:color w:val="222222"/>
                      <w:sz w:val="23"/>
                      <w:szCs w:val="23"/>
                      <w:lang w:eastAsia="zh-CN"/>
                    </w:rPr>
                  </w:rPrChange>
                </w:rPr>
                <w:t>179</w:t>
              </w:r>
            </w:ins>
          </w:p>
        </w:tc>
        <w:tc>
          <w:tcPr>
            <w:tcW w:w="0" w:type="auto"/>
            <w:shd w:val="clear" w:color="auto" w:fill="auto"/>
            <w:tcMar>
              <w:top w:w="0" w:type="dxa"/>
              <w:left w:w="75" w:type="dxa"/>
              <w:bottom w:w="0" w:type="dxa"/>
              <w:right w:w="75" w:type="dxa"/>
            </w:tcMar>
            <w:vAlign w:val="center"/>
            <w:hideMark/>
          </w:tcPr>
          <w:p w14:paraId="4A2D2220" w14:textId="77777777" w:rsidR="003638E3" w:rsidRPr="003638E3" w:rsidRDefault="003638E3" w:rsidP="003638E3">
            <w:pPr>
              <w:suppressAutoHyphens w:val="0"/>
              <w:spacing w:before="150" w:after="150" w:line="240" w:lineRule="auto"/>
              <w:jc w:val="center"/>
              <w:rPr>
                <w:ins w:id="1411" w:author="Qizhou Duan" w:date="2024-06-21T12:09:00Z"/>
                <w:rFonts w:ascii="Times New Roman" w:eastAsia="Times New Roman" w:hAnsi="Times New Roman" w:cs="Times New Roman"/>
                <w:color w:val="222222"/>
                <w:sz w:val="16"/>
                <w:szCs w:val="16"/>
                <w:lang w:eastAsia="zh-CN"/>
                <w:rPrChange w:id="1412" w:author="Qizhou Duan" w:date="2024-06-21T12:09:00Z">
                  <w:rPr>
                    <w:ins w:id="1413" w:author="Qizhou Duan" w:date="2024-06-21T12:09:00Z"/>
                    <w:rFonts w:ascii="Cambria" w:eastAsia="Times New Roman" w:hAnsi="Cambria" w:cs="Times New Roman"/>
                    <w:color w:val="222222"/>
                    <w:sz w:val="23"/>
                    <w:szCs w:val="23"/>
                    <w:lang w:eastAsia="zh-CN"/>
                  </w:rPr>
                </w:rPrChange>
              </w:rPr>
              <w:pPrChange w:id="1414" w:author="Qizhou Duan" w:date="2024-06-21T12:10:00Z">
                <w:pPr>
                  <w:suppressAutoHyphens w:val="0"/>
                  <w:spacing w:before="150" w:after="150" w:line="240" w:lineRule="auto"/>
                  <w:jc w:val="right"/>
                </w:pPr>
              </w:pPrChange>
            </w:pPr>
            <w:ins w:id="1415" w:author="Qizhou Duan" w:date="2024-06-21T12:09:00Z">
              <w:r w:rsidRPr="003638E3">
                <w:rPr>
                  <w:rFonts w:ascii="Times New Roman" w:eastAsia="Times New Roman" w:hAnsi="Times New Roman" w:cs="Times New Roman"/>
                  <w:color w:val="222222"/>
                  <w:sz w:val="16"/>
                  <w:szCs w:val="16"/>
                  <w:lang w:eastAsia="zh-CN"/>
                  <w:rPrChange w:id="1416" w:author="Qizhou Duan" w:date="2024-06-21T12:09:00Z">
                    <w:rPr>
                      <w:rFonts w:ascii="Cambria" w:eastAsia="Times New Roman" w:hAnsi="Cambria" w:cs="Times New Roman"/>
                      <w:color w:val="222222"/>
                      <w:sz w:val="23"/>
                      <w:szCs w:val="23"/>
                      <w:lang w:eastAsia="zh-CN"/>
                    </w:rPr>
                  </w:rPrChange>
                </w:rPr>
                <w:t>47.04</w:t>
              </w:r>
            </w:ins>
          </w:p>
        </w:tc>
        <w:tc>
          <w:tcPr>
            <w:tcW w:w="0" w:type="auto"/>
            <w:shd w:val="clear" w:color="auto" w:fill="auto"/>
            <w:tcMar>
              <w:top w:w="0" w:type="dxa"/>
              <w:left w:w="75" w:type="dxa"/>
              <w:bottom w:w="0" w:type="dxa"/>
              <w:right w:w="75" w:type="dxa"/>
            </w:tcMar>
            <w:vAlign w:val="center"/>
            <w:hideMark/>
          </w:tcPr>
          <w:p w14:paraId="4082FDD1" w14:textId="77777777" w:rsidR="003638E3" w:rsidRPr="003638E3" w:rsidRDefault="003638E3" w:rsidP="003638E3">
            <w:pPr>
              <w:suppressAutoHyphens w:val="0"/>
              <w:spacing w:before="150" w:after="150" w:line="240" w:lineRule="auto"/>
              <w:jc w:val="center"/>
              <w:rPr>
                <w:ins w:id="1417" w:author="Qizhou Duan" w:date="2024-06-21T12:09:00Z"/>
                <w:rFonts w:ascii="Times New Roman" w:eastAsia="Times New Roman" w:hAnsi="Times New Roman" w:cs="Times New Roman"/>
                <w:color w:val="222222"/>
                <w:sz w:val="16"/>
                <w:szCs w:val="16"/>
                <w:lang w:eastAsia="zh-CN"/>
                <w:rPrChange w:id="1418" w:author="Qizhou Duan" w:date="2024-06-21T12:09:00Z">
                  <w:rPr>
                    <w:ins w:id="1419" w:author="Qizhou Duan" w:date="2024-06-21T12:09:00Z"/>
                    <w:rFonts w:ascii="Cambria" w:eastAsia="Times New Roman" w:hAnsi="Cambria" w:cs="Times New Roman"/>
                    <w:color w:val="222222"/>
                    <w:sz w:val="23"/>
                    <w:szCs w:val="23"/>
                    <w:lang w:eastAsia="zh-CN"/>
                  </w:rPr>
                </w:rPrChange>
              </w:rPr>
              <w:pPrChange w:id="1420" w:author="Qizhou Duan" w:date="2024-06-21T12:10:00Z">
                <w:pPr>
                  <w:suppressAutoHyphens w:val="0"/>
                  <w:spacing w:before="150" w:after="150" w:line="240" w:lineRule="auto"/>
                  <w:jc w:val="right"/>
                </w:pPr>
              </w:pPrChange>
            </w:pPr>
            <w:ins w:id="1421" w:author="Qizhou Duan" w:date="2024-06-21T12:09:00Z">
              <w:r w:rsidRPr="003638E3">
                <w:rPr>
                  <w:rFonts w:ascii="Times New Roman" w:eastAsia="Times New Roman" w:hAnsi="Times New Roman" w:cs="Times New Roman"/>
                  <w:color w:val="222222"/>
                  <w:sz w:val="16"/>
                  <w:szCs w:val="16"/>
                  <w:lang w:eastAsia="zh-CN"/>
                  <w:rPrChange w:id="1422" w:author="Qizhou Duan" w:date="2024-06-21T12:09:00Z">
                    <w:rPr>
                      <w:rFonts w:ascii="Cambria" w:eastAsia="Times New Roman" w:hAnsi="Cambria" w:cs="Times New Roman"/>
                      <w:color w:val="222222"/>
                      <w:sz w:val="23"/>
                      <w:szCs w:val="23"/>
                      <w:lang w:eastAsia="zh-CN"/>
                    </w:rPr>
                  </w:rPrChange>
                </w:rPr>
                <w:t>1.24</w:t>
              </w:r>
            </w:ins>
          </w:p>
        </w:tc>
      </w:tr>
      <w:tr w:rsidR="003638E3" w:rsidRPr="003638E3" w14:paraId="648577AB" w14:textId="77777777" w:rsidTr="003638E3">
        <w:trPr>
          <w:ins w:id="1423" w:author="Qizhou Duan" w:date="2024-06-21T12:09:00Z"/>
        </w:trPr>
        <w:tc>
          <w:tcPr>
            <w:tcW w:w="0" w:type="auto"/>
            <w:shd w:val="clear" w:color="auto" w:fill="auto"/>
            <w:tcMar>
              <w:top w:w="0" w:type="dxa"/>
              <w:left w:w="75" w:type="dxa"/>
              <w:bottom w:w="0" w:type="dxa"/>
              <w:right w:w="75" w:type="dxa"/>
            </w:tcMar>
            <w:vAlign w:val="center"/>
            <w:hideMark/>
          </w:tcPr>
          <w:p w14:paraId="2605E2B7" w14:textId="77777777" w:rsidR="003638E3" w:rsidRPr="003638E3" w:rsidRDefault="003638E3" w:rsidP="003638E3">
            <w:pPr>
              <w:suppressAutoHyphens w:val="0"/>
              <w:spacing w:before="150" w:after="150" w:line="240" w:lineRule="auto"/>
              <w:jc w:val="center"/>
              <w:rPr>
                <w:ins w:id="1424" w:author="Qizhou Duan" w:date="2024-06-21T12:09:00Z"/>
                <w:rFonts w:ascii="Times New Roman" w:eastAsia="Times New Roman" w:hAnsi="Times New Roman" w:cs="Times New Roman"/>
                <w:color w:val="222222"/>
                <w:sz w:val="16"/>
                <w:szCs w:val="16"/>
                <w:lang w:eastAsia="zh-CN"/>
                <w:rPrChange w:id="1425" w:author="Qizhou Duan" w:date="2024-06-21T12:09:00Z">
                  <w:rPr>
                    <w:ins w:id="1426" w:author="Qizhou Duan" w:date="2024-06-21T12:09:00Z"/>
                    <w:rFonts w:ascii="Cambria" w:eastAsia="Times New Roman" w:hAnsi="Cambria" w:cs="Times New Roman"/>
                    <w:color w:val="222222"/>
                    <w:sz w:val="23"/>
                    <w:szCs w:val="23"/>
                    <w:lang w:eastAsia="zh-CN"/>
                  </w:rPr>
                </w:rPrChange>
              </w:rPr>
              <w:pPrChange w:id="1427" w:author="Qizhou Duan" w:date="2024-06-21T12:10:00Z">
                <w:pPr>
                  <w:suppressAutoHyphens w:val="0"/>
                  <w:spacing w:before="150" w:after="150" w:line="240" w:lineRule="auto"/>
                </w:pPr>
              </w:pPrChange>
            </w:pPr>
            <w:ins w:id="1428" w:author="Qizhou Duan" w:date="2024-06-21T12:09:00Z">
              <w:r w:rsidRPr="003638E3">
                <w:rPr>
                  <w:rFonts w:ascii="Times New Roman" w:eastAsia="Times New Roman" w:hAnsi="Times New Roman" w:cs="Times New Roman"/>
                  <w:color w:val="222222"/>
                  <w:sz w:val="16"/>
                  <w:szCs w:val="16"/>
                  <w:lang w:eastAsia="zh-CN"/>
                  <w:rPrChange w:id="1429" w:author="Qizhou Duan" w:date="2024-06-21T12:09:00Z">
                    <w:rPr>
                      <w:rFonts w:ascii="Cambria" w:eastAsia="Times New Roman" w:hAnsi="Cambria" w:cs="Times New Roman"/>
                      <w:color w:val="222222"/>
                      <w:sz w:val="23"/>
                      <w:szCs w:val="23"/>
                      <w:lang w:eastAsia="zh-CN"/>
                    </w:rPr>
                  </w:rPrChange>
                </w:rPr>
                <w:lastRenderedPageBreak/>
                <w:t>Fino et al. (2023)</w:t>
              </w:r>
            </w:ins>
          </w:p>
        </w:tc>
        <w:tc>
          <w:tcPr>
            <w:tcW w:w="0" w:type="auto"/>
            <w:shd w:val="clear" w:color="auto" w:fill="auto"/>
            <w:tcMar>
              <w:top w:w="0" w:type="dxa"/>
              <w:left w:w="75" w:type="dxa"/>
              <w:bottom w:w="0" w:type="dxa"/>
              <w:right w:w="75" w:type="dxa"/>
            </w:tcMar>
            <w:vAlign w:val="center"/>
            <w:hideMark/>
          </w:tcPr>
          <w:p w14:paraId="4AD74C8A" w14:textId="77777777" w:rsidR="003638E3" w:rsidRPr="003638E3" w:rsidRDefault="003638E3" w:rsidP="003638E3">
            <w:pPr>
              <w:suppressAutoHyphens w:val="0"/>
              <w:spacing w:before="150" w:after="150" w:line="240" w:lineRule="auto"/>
              <w:jc w:val="center"/>
              <w:rPr>
                <w:ins w:id="1430" w:author="Qizhou Duan" w:date="2024-06-21T12:09:00Z"/>
                <w:rFonts w:ascii="Times New Roman" w:eastAsia="Times New Roman" w:hAnsi="Times New Roman" w:cs="Times New Roman"/>
                <w:color w:val="222222"/>
                <w:sz w:val="16"/>
                <w:szCs w:val="16"/>
                <w:lang w:eastAsia="zh-CN"/>
                <w:rPrChange w:id="1431" w:author="Qizhou Duan" w:date="2024-06-21T12:09:00Z">
                  <w:rPr>
                    <w:ins w:id="1432" w:author="Qizhou Duan" w:date="2024-06-21T12:09:00Z"/>
                    <w:rFonts w:ascii="Cambria" w:eastAsia="Times New Roman" w:hAnsi="Cambria" w:cs="Times New Roman"/>
                    <w:color w:val="222222"/>
                    <w:sz w:val="23"/>
                    <w:szCs w:val="23"/>
                    <w:lang w:eastAsia="zh-CN"/>
                  </w:rPr>
                </w:rPrChange>
              </w:rPr>
              <w:pPrChange w:id="1433" w:author="Qizhou Duan" w:date="2024-06-21T12:10:00Z">
                <w:pPr>
                  <w:suppressAutoHyphens w:val="0"/>
                  <w:spacing w:before="150" w:after="150" w:line="240" w:lineRule="auto"/>
                  <w:jc w:val="right"/>
                </w:pPr>
              </w:pPrChange>
            </w:pPr>
            <w:ins w:id="1434" w:author="Qizhou Duan" w:date="2024-06-21T12:09:00Z">
              <w:r w:rsidRPr="003638E3">
                <w:rPr>
                  <w:rFonts w:ascii="Times New Roman" w:eastAsia="Times New Roman" w:hAnsi="Times New Roman" w:cs="Times New Roman"/>
                  <w:color w:val="222222"/>
                  <w:sz w:val="16"/>
                  <w:szCs w:val="16"/>
                  <w:lang w:eastAsia="zh-CN"/>
                  <w:rPrChange w:id="1435" w:author="Qizhou Duan" w:date="2024-06-21T12:09:00Z">
                    <w:rPr>
                      <w:rFonts w:ascii="Cambria" w:eastAsia="Times New Roman" w:hAnsi="Cambria" w:cs="Times New Roman"/>
                      <w:color w:val="222222"/>
                      <w:sz w:val="23"/>
                      <w:szCs w:val="23"/>
                      <w:lang w:eastAsia="zh-CN"/>
                    </w:rPr>
                  </w:rPrChange>
                </w:rPr>
                <w:t>202</w:t>
              </w:r>
            </w:ins>
          </w:p>
        </w:tc>
        <w:tc>
          <w:tcPr>
            <w:tcW w:w="0" w:type="auto"/>
            <w:shd w:val="clear" w:color="auto" w:fill="auto"/>
            <w:tcMar>
              <w:top w:w="0" w:type="dxa"/>
              <w:left w:w="75" w:type="dxa"/>
              <w:bottom w:w="0" w:type="dxa"/>
              <w:right w:w="75" w:type="dxa"/>
            </w:tcMar>
            <w:vAlign w:val="center"/>
            <w:hideMark/>
          </w:tcPr>
          <w:p w14:paraId="40A01D9A" w14:textId="77777777" w:rsidR="003638E3" w:rsidRPr="003638E3" w:rsidRDefault="003638E3" w:rsidP="003638E3">
            <w:pPr>
              <w:suppressAutoHyphens w:val="0"/>
              <w:spacing w:before="150" w:after="150" w:line="240" w:lineRule="auto"/>
              <w:jc w:val="center"/>
              <w:rPr>
                <w:ins w:id="1436" w:author="Qizhou Duan" w:date="2024-06-21T12:09:00Z"/>
                <w:rFonts w:ascii="Times New Roman" w:eastAsia="Times New Roman" w:hAnsi="Times New Roman" w:cs="Times New Roman"/>
                <w:color w:val="222222"/>
                <w:sz w:val="16"/>
                <w:szCs w:val="16"/>
                <w:lang w:eastAsia="zh-CN"/>
                <w:rPrChange w:id="1437" w:author="Qizhou Duan" w:date="2024-06-21T12:09:00Z">
                  <w:rPr>
                    <w:ins w:id="1438" w:author="Qizhou Duan" w:date="2024-06-21T12:09:00Z"/>
                    <w:rFonts w:ascii="Cambria" w:eastAsia="Times New Roman" w:hAnsi="Cambria" w:cs="Times New Roman"/>
                    <w:color w:val="222222"/>
                    <w:sz w:val="23"/>
                    <w:szCs w:val="23"/>
                    <w:lang w:eastAsia="zh-CN"/>
                  </w:rPr>
                </w:rPrChange>
              </w:rPr>
              <w:pPrChange w:id="1439" w:author="Qizhou Duan" w:date="2024-06-21T12:10:00Z">
                <w:pPr>
                  <w:suppressAutoHyphens w:val="0"/>
                  <w:spacing w:before="150" w:after="150" w:line="240" w:lineRule="auto"/>
                  <w:jc w:val="right"/>
                </w:pPr>
              </w:pPrChange>
            </w:pPr>
            <w:ins w:id="1440" w:author="Qizhou Duan" w:date="2024-06-21T12:09:00Z">
              <w:r w:rsidRPr="003638E3">
                <w:rPr>
                  <w:rFonts w:ascii="Times New Roman" w:eastAsia="Times New Roman" w:hAnsi="Times New Roman" w:cs="Times New Roman"/>
                  <w:color w:val="222222"/>
                  <w:sz w:val="16"/>
                  <w:szCs w:val="16"/>
                  <w:lang w:eastAsia="zh-CN"/>
                  <w:rPrChange w:id="1441" w:author="Qizhou Duan" w:date="2024-06-21T12:09:00Z">
                    <w:rPr>
                      <w:rFonts w:ascii="Cambria" w:eastAsia="Times New Roman" w:hAnsi="Cambria" w:cs="Times New Roman"/>
                      <w:color w:val="222222"/>
                      <w:sz w:val="23"/>
                      <w:szCs w:val="23"/>
                      <w:lang w:eastAsia="zh-CN"/>
                    </w:rPr>
                  </w:rPrChange>
                </w:rPr>
                <w:t>37.10</w:t>
              </w:r>
            </w:ins>
          </w:p>
        </w:tc>
        <w:tc>
          <w:tcPr>
            <w:tcW w:w="0" w:type="auto"/>
            <w:shd w:val="clear" w:color="auto" w:fill="auto"/>
            <w:tcMar>
              <w:top w:w="0" w:type="dxa"/>
              <w:left w:w="75" w:type="dxa"/>
              <w:bottom w:w="0" w:type="dxa"/>
              <w:right w:w="75" w:type="dxa"/>
            </w:tcMar>
            <w:vAlign w:val="center"/>
            <w:hideMark/>
          </w:tcPr>
          <w:p w14:paraId="599C841F" w14:textId="77777777" w:rsidR="003638E3" w:rsidRPr="003638E3" w:rsidRDefault="003638E3" w:rsidP="003638E3">
            <w:pPr>
              <w:suppressAutoHyphens w:val="0"/>
              <w:spacing w:before="150" w:after="150" w:line="240" w:lineRule="auto"/>
              <w:jc w:val="center"/>
              <w:rPr>
                <w:ins w:id="1442" w:author="Qizhou Duan" w:date="2024-06-21T12:09:00Z"/>
                <w:rFonts w:ascii="Times New Roman" w:eastAsia="Times New Roman" w:hAnsi="Times New Roman" w:cs="Times New Roman"/>
                <w:color w:val="222222"/>
                <w:sz w:val="16"/>
                <w:szCs w:val="16"/>
                <w:lang w:eastAsia="zh-CN"/>
                <w:rPrChange w:id="1443" w:author="Qizhou Duan" w:date="2024-06-21T12:09:00Z">
                  <w:rPr>
                    <w:ins w:id="1444" w:author="Qizhou Duan" w:date="2024-06-21T12:09:00Z"/>
                    <w:rFonts w:ascii="Cambria" w:eastAsia="Times New Roman" w:hAnsi="Cambria" w:cs="Times New Roman"/>
                    <w:color w:val="222222"/>
                    <w:sz w:val="23"/>
                    <w:szCs w:val="23"/>
                    <w:lang w:eastAsia="zh-CN"/>
                  </w:rPr>
                </w:rPrChange>
              </w:rPr>
              <w:pPrChange w:id="1445" w:author="Qizhou Duan" w:date="2024-06-21T12:10:00Z">
                <w:pPr>
                  <w:suppressAutoHyphens w:val="0"/>
                  <w:spacing w:before="150" w:after="150" w:line="240" w:lineRule="auto"/>
                  <w:jc w:val="right"/>
                </w:pPr>
              </w:pPrChange>
            </w:pPr>
            <w:ins w:id="1446" w:author="Qizhou Duan" w:date="2024-06-21T12:09:00Z">
              <w:r w:rsidRPr="003638E3">
                <w:rPr>
                  <w:rFonts w:ascii="Times New Roman" w:eastAsia="Times New Roman" w:hAnsi="Times New Roman" w:cs="Times New Roman"/>
                  <w:color w:val="222222"/>
                  <w:sz w:val="16"/>
                  <w:szCs w:val="16"/>
                  <w:lang w:eastAsia="zh-CN"/>
                  <w:rPrChange w:id="1447" w:author="Qizhou Duan" w:date="2024-06-21T12:09:00Z">
                    <w:rPr>
                      <w:rFonts w:ascii="Cambria" w:eastAsia="Times New Roman" w:hAnsi="Cambria" w:cs="Times New Roman"/>
                      <w:color w:val="222222"/>
                      <w:sz w:val="23"/>
                      <w:szCs w:val="23"/>
                      <w:lang w:eastAsia="zh-CN"/>
                    </w:rPr>
                  </w:rPrChange>
                </w:rPr>
                <w:t>24.70</w:t>
              </w:r>
            </w:ins>
          </w:p>
        </w:tc>
      </w:tr>
      <w:tr w:rsidR="003638E3" w:rsidRPr="003638E3" w14:paraId="037B6D51" w14:textId="77777777" w:rsidTr="003638E3">
        <w:trPr>
          <w:ins w:id="1448" w:author="Qizhou Duan" w:date="2024-06-21T12:09:00Z"/>
        </w:trPr>
        <w:tc>
          <w:tcPr>
            <w:tcW w:w="0" w:type="auto"/>
            <w:shd w:val="clear" w:color="auto" w:fill="auto"/>
            <w:tcMar>
              <w:top w:w="0" w:type="dxa"/>
              <w:left w:w="75" w:type="dxa"/>
              <w:bottom w:w="0" w:type="dxa"/>
              <w:right w:w="75" w:type="dxa"/>
            </w:tcMar>
            <w:vAlign w:val="center"/>
            <w:hideMark/>
          </w:tcPr>
          <w:p w14:paraId="6F4CD63A" w14:textId="77777777" w:rsidR="003638E3" w:rsidRPr="003638E3" w:rsidRDefault="003638E3" w:rsidP="003638E3">
            <w:pPr>
              <w:suppressAutoHyphens w:val="0"/>
              <w:spacing w:before="150" w:after="150" w:line="240" w:lineRule="auto"/>
              <w:jc w:val="center"/>
              <w:rPr>
                <w:ins w:id="1449" w:author="Qizhou Duan" w:date="2024-06-21T12:09:00Z"/>
                <w:rFonts w:ascii="Times New Roman" w:eastAsia="Times New Roman" w:hAnsi="Times New Roman" w:cs="Times New Roman"/>
                <w:color w:val="222222"/>
                <w:sz w:val="16"/>
                <w:szCs w:val="16"/>
                <w:lang w:eastAsia="zh-CN"/>
                <w:rPrChange w:id="1450" w:author="Qizhou Duan" w:date="2024-06-21T12:09:00Z">
                  <w:rPr>
                    <w:ins w:id="1451" w:author="Qizhou Duan" w:date="2024-06-21T12:09:00Z"/>
                    <w:rFonts w:ascii="Cambria" w:eastAsia="Times New Roman" w:hAnsi="Cambria" w:cs="Times New Roman"/>
                    <w:color w:val="222222"/>
                    <w:sz w:val="23"/>
                    <w:szCs w:val="23"/>
                    <w:lang w:eastAsia="zh-CN"/>
                  </w:rPr>
                </w:rPrChange>
              </w:rPr>
              <w:pPrChange w:id="1452" w:author="Qizhou Duan" w:date="2024-06-21T12:10:00Z">
                <w:pPr>
                  <w:suppressAutoHyphens w:val="0"/>
                  <w:spacing w:before="150" w:after="150" w:line="240" w:lineRule="auto"/>
                </w:pPr>
              </w:pPrChange>
            </w:pPr>
            <w:ins w:id="1453" w:author="Qizhou Duan" w:date="2024-06-21T12:09:00Z">
              <w:r w:rsidRPr="003638E3">
                <w:rPr>
                  <w:rFonts w:ascii="Times New Roman" w:eastAsia="Times New Roman" w:hAnsi="Times New Roman" w:cs="Times New Roman"/>
                  <w:color w:val="222222"/>
                  <w:sz w:val="16"/>
                  <w:szCs w:val="16"/>
                  <w:lang w:eastAsia="zh-CN"/>
                  <w:rPrChange w:id="1454" w:author="Qizhou Duan" w:date="2024-06-21T12:09:00Z">
                    <w:rPr>
                      <w:rFonts w:ascii="Cambria" w:eastAsia="Times New Roman" w:hAnsi="Cambria" w:cs="Times New Roman"/>
                      <w:color w:val="222222"/>
                      <w:sz w:val="23"/>
                      <w:szCs w:val="23"/>
                      <w:lang w:eastAsia="zh-CN"/>
                    </w:rPr>
                  </w:rPrChange>
                </w:rPr>
                <w:t>Jiang et al. (2022)</w:t>
              </w:r>
            </w:ins>
          </w:p>
        </w:tc>
        <w:tc>
          <w:tcPr>
            <w:tcW w:w="0" w:type="auto"/>
            <w:shd w:val="clear" w:color="auto" w:fill="auto"/>
            <w:tcMar>
              <w:top w:w="0" w:type="dxa"/>
              <w:left w:w="75" w:type="dxa"/>
              <w:bottom w:w="0" w:type="dxa"/>
              <w:right w:w="75" w:type="dxa"/>
            </w:tcMar>
            <w:vAlign w:val="center"/>
            <w:hideMark/>
          </w:tcPr>
          <w:p w14:paraId="71C3599E" w14:textId="77777777" w:rsidR="003638E3" w:rsidRPr="003638E3" w:rsidRDefault="003638E3" w:rsidP="003638E3">
            <w:pPr>
              <w:suppressAutoHyphens w:val="0"/>
              <w:spacing w:before="150" w:after="150" w:line="240" w:lineRule="auto"/>
              <w:jc w:val="center"/>
              <w:rPr>
                <w:ins w:id="1455" w:author="Qizhou Duan" w:date="2024-06-21T12:09:00Z"/>
                <w:rFonts w:ascii="Times New Roman" w:eastAsia="Times New Roman" w:hAnsi="Times New Roman" w:cs="Times New Roman"/>
                <w:color w:val="222222"/>
                <w:sz w:val="16"/>
                <w:szCs w:val="16"/>
                <w:lang w:eastAsia="zh-CN"/>
                <w:rPrChange w:id="1456" w:author="Qizhou Duan" w:date="2024-06-21T12:09:00Z">
                  <w:rPr>
                    <w:ins w:id="1457" w:author="Qizhou Duan" w:date="2024-06-21T12:09:00Z"/>
                    <w:rFonts w:ascii="Cambria" w:eastAsia="Times New Roman" w:hAnsi="Cambria" w:cs="Times New Roman"/>
                    <w:color w:val="222222"/>
                    <w:sz w:val="23"/>
                    <w:szCs w:val="23"/>
                    <w:lang w:eastAsia="zh-CN"/>
                  </w:rPr>
                </w:rPrChange>
              </w:rPr>
              <w:pPrChange w:id="1458" w:author="Qizhou Duan" w:date="2024-06-21T12:10:00Z">
                <w:pPr>
                  <w:suppressAutoHyphens w:val="0"/>
                  <w:spacing w:before="150" w:after="150" w:line="240" w:lineRule="auto"/>
                  <w:jc w:val="right"/>
                </w:pPr>
              </w:pPrChange>
            </w:pPr>
            <w:ins w:id="1459" w:author="Qizhou Duan" w:date="2024-06-21T12:09:00Z">
              <w:r w:rsidRPr="003638E3">
                <w:rPr>
                  <w:rFonts w:ascii="Times New Roman" w:eastAsia="Times New Roman" w:hAnsi="Times New Roman" w:cs="Times New Roman"/>
                  <w:color w:val="222222"/>
                  <w:sz w:val="16"/>
                  <w:szCs w:val="16"/>
                  <w:lang w:eastAsia="zh-CN"/>
                  <w:rPrChange w:id="1460" w:author="Qizhou Duan" w:date="2024-06-21T12:09:00Z">
                    <w:rPr>
                      <w:rFonts w:ascii="Cambria" w:eastAsia="Times New Roman" w:hAnsi="Cambria" w:cs="Times New Roman"/>
                      <w:color w:val="222222"/>
                      <w:sz w:val="23"/>
                      <w:szCs w:val="23"/>
                      <w:lang w:eastAsia="zh-CN"/>
                    </w:rPr>
                  </w:rPrChange>
                </w:rPr>
                <w:t>2750</w:t>
              </w:r>
            </w:ins>
          </w:p>
        </w:tc>
        <w:tc>
          <w:tcPr>
            <w:tcW w:w="0" w:type="auto"/>
            <w:shd w:val="clear" w:color="auto" w:fill="auto"/>
            <w:tcMar>
              <w:top w:w="0" w:type="dxa"/>
              <w:left w:w="75" w:type="dxa"/>
              <w:bottom w:w="0" w:type="dxa"/>
              <w:right w:w="75" w:type="dxa"/>
            </w:tcMar>
            <w:vAlign w:val="center"/>
            <w:hideMark/>
          </w:tcPr>
          <w:p w14:paraId="6E51E779" w14:textId="77777777" w:rsidR="003638E3" w:rsidRPr="003638E3" w:rsidRDefault="003638E3" w:rsidP="003638E3">
            <w:pPr>
              <w:suppressAutoHyphens w:val="0"/>
              <w:spacing w:before="150" w:after="150" w:line="240" w:lineRule="auto"/>
              <w:jc w:val="center"/>
              <w:rPr>
                <w:ins w:id="1461" w:author="Qizhou Duan" w:date="2024-06-21T12:09:00Z"/>
                <w:rFonts w:ascii="Times New Roman" w:eastAsia="Times New Roman" w:hAnsi="Times New Roman" w:cs="Times New Roman"/>
                <w:color w:val="222222"/>
                <w:sz w:val="16"/>
                <w:szCs w:val="16"/>
                <w:lang w:eastAsia="zh-CN"/>
                <w:rPrChange w:id="1462" w:author="Qizhou Duan" w:date="2024-06-21T12:09:00Z">
                  <w:rPr>
                    <w:ins w:id="1463" w:author="Qizhou Duan" w:date="2024-06-21T12:09:00Z"/>
                    <w:rFonts w:ascii="Cambria" w:eastAsia="Times New Roman" w:hAnsi="Cambria" w:cs="Times New Roman"/>
                    <w:color w:val="222222"/>
                    <w:sz w:val="23"/>
                    <w:szCs w:val="23"/>
                    <w:lang w:eastAsia="zh-CN"/>
                  </w:rPr>
                </w:rPrChange>
              </w:rPr>
              <w:pPrChange w:id="1464" w:author="Qizhou Duan" w:date="2024-06-21T12:10:00Z">
                <w:pPr>
                  <w:suppressAutoHyphens w:val="0"/>
                  <w:spacing w:before="150" w:after="150" w:line="240" w:lineRule="auto"/>
                  <w:jc w:val="right"/>
                </w:pPr>
              </w:pPrChange>
            </w:pPr>
            <w:ins w:id="1465" w:author="Qizhou Duan" w:date="2024-06-21T12:09:00Z">
              <w:r w:rsidRPr="003638E3">
                <w:rPr>
                  <w:rFonts w:ascii="Times New Roman" w:eastAsia="Times New Roman" w:hAnsi="Times New Roman" w:cs="Times New Roman"/>
                  <w:color w:val="222222"/>
                  <w:sz w:val="16"/>
                  <w:szCs w:val="16"/>
                  <w:lang w:eastAsia="zh-CN"/>
                  <w:rPrChange w:id="1466" w:author="Qizhou Duan" w:date="2024-06-21T12:09:00Z">
                    <w:rPr>
                      <w:rFonts w:ascii="Cambria" w:eastAsia="Times New Roman" w:hAnsi="Cambria" w:cs="Times New Roman"/>
                      <w:color w:val="222222"/>
                      <w:sz w:val="23"/>
                      <w:szCs w:val="23"/>
                      <w:lang w:eastAsia="zh-CN"/>
                    </w:rPr>
                  </w:rPrChange>
                </w:rPr>
                <w:t>97.09</w:t>
              </w:r>
            </w:ins>
          </w:p>
        </w:tc>
        <w:tc>
          <w:tcPr>
            <w:tcW w:w="0" w:type="auto"/>
            <w:shd w:val="clear" w:color="auto" w:fill="auto"/>
            <w:tcMar>
              <w:top w:w="0" w:type="dxa"/>
              <w:left w:w="75" w:type="dxa"/>
              <w:bottom w:w="0" w:type="dxa"/>
              <w:right w:w="75" w:type="dxa"/>
            </w:tcMar>
            <w:vAlign w:val="center"/>
            <w:hideMark/>
          </w:tcPr>
          <w:p w14:paraId="572A0E82" w14:textId="77777777" w:rsidR="003638E3" w:rsidRPr="003638E3" w:rsidRDefault="003638E3" w:rsidP="003638E3">
            <w:pPr>
              <w:suppressAutoHyphens w:val="0"/>
              <w:spacing w:before="150" w:after="150" w:line="240" w:lineRule="auto"/>
              <w:jc w:val="center"/>
              <w:rPr>
                <w:ins w:id="1467" w:author="Qizhou Duan" w:date="2024-06-21T12:09:00Z"/>
                <w:rFonts w:ascii="Times New Roman" w:eastAsia="Times New Roman" w:hAnsi="Times New Roman" w:cs="Times New Roman"/>
                <w:color w:val="222222"/>
                <w:sz w:val="16"/>
                <w:szCs w:val="16"/>
                <w:lang w:eastAsia="zh-CN"/>
                <w:rPrChange w:id="1468" w:author="Qizhou Duan" w:date="2024-06-21T12:09:00Z">
                  <w:rPr>
                    <w:ins w:id="1469" w:author="Qizhou Duan" w:date="2024-06-21T12:09:00Z"/>
                    <w:rFonts w:ascii="Cambria" w:eastAsia="Times New Roman" w:hAnsi="Cambria" w:cs="Times New Roman"/>
                    <w:color w:val="222222"/>
                    <w:sz w:val="23"/>
                    <w:szCs w:val="23"/>
                    <w:lang w:eastAsia="zh-CN"/>
                  </w:rPr>
                </w:rPrChange>
              </w:rPr>
              <w:pPrChange w:id="1470" w:author="Qizhou Duan" w:date="2024-06-21T12:10:00Z">
                <w:pPr>
                  <w:suppressAutoHyphens w:val="0"/>
                  <w:spacing w:before="150" w:after="150" w:line="240" w:lineRule="auto"/>
                  <w:jc w:val="right"/>
                </w:pPr>
              </w:pPrChange>
            </w:pPr>
            <w:ins w:id="1471" w:author="Qizhou Duan" w:date="2024-06-21T12:09:00Z">
              <w:r w:rsidRPr="003638E3">
                <w:rPr>
                  <w:rFonts w:ascii="Times New Roman" w:eastAsia="Times New Roman" w:hAnsi="Times New Roman" w:cs="Times New Roman"/>
                  <w:color w:val="222222"/>
                  <w:sz w:val="16"/>
                  <w:szCs w:val="16"/>
                  <w:lang w:eastAsia="zh-CN"/>
                  <w:rPrChange w:id="1472" w:author="Qizhou Duan" w:date="2024-06-21T12:09:00Z">
                    <w:rPr>
                      <w:rFonts w:ascii="Cambria" w:eastAsia="Times New Roman" w:hAnsi="Cambria" w:cs="Times New Roman"/>
                      <w:color w:val="222222"/>
                      <w:sz w:val="23"/>
                      <w:szCs w:val="23"/>
                      <w:lang w:eastAsia="zh-CN"/>
                    </w:rPr>
                  </w:rPrChange>
                </w:rPr>
                <w:t>18.27</w:t>
              </w:r>
            </w:ins>
          </w:p>
        </w:tc>
      </w:tr>
      <w:tr w:rsidR="003638E3" w:rsidRPr="003638E3" w14:paraId="4BC866F0" w14:textId="77777777" w:rsidTr="003638E3">
        <w:trPr>
          <w:ins w:id="1473" w:author="Qizhou Duan" w:date="2024-06-21T12:09:00Z"/>
        </w:trPr>
        <w:tc>
          <w:tcPr>
            <w:tcW w:w="0" w:type="auto"/>
            <w:shd w:val="clear" w:color="auto" w:fill="auto"/>
            <w:tcMar>
              <w:top w:w="0" w:type="dxa"/>
              <w:left w:w="75" w:type="dxa"/>
              <w:bottom w:w="0" w:type="dxa"/>
              <w:right w:w="75" w:type="dxa"/>
            </w:tcMar>
            <w:vAlign w:val="center"/>
            <w:hideMark/>
          </w:tcPr>
          <w:p w14:paraId="311D78F8" w14:textId="77777777" w:rsidR="003638E3" w:rsidRPr="003638E3" w:rsidRDefault="003638E3" w:rsidP="003638E3">
            <w:pPr>
              <w:suppressAutoHyphens w:val="0"/>
              <w:spacing w:before="150" w:after="150" w:line="240" w:lineRule="auto"/>
              <w:jc w:val="center"/>
              <w:rPr>
                <w:ins w:id="1474" w:author="Qizhou Duan" w:date="2024-06-21T12:09:00Z"/>
                <w:rFonts w:ascii="Times New Roman" w:eastAsia="Times New Roman" w:hAnsi="Times New Roman" w:cs="Times New Roman"/>
                <w:color w:val="222222"/>
                <w:sz w:val="16"/>
                <w:szCs w:val="16"/>
                <w:lang w:eastAsia="zh-CN"/>
                <w:rPrChange w:id="1475" w:author="Qizhou Duan" w:date="2024-06-21T12:09:00Z">
                  <w:rPr>
                    <w:ins w:id="1476" w:author="Qizhou Duan" w:date="2024-06-21T12:09:00Z"/>
                    <w:rFonts w:ascii="Cambria" w:eastAsia="Times New Roman" w:hAnsi="Cambria" w:cs="Times New Roman"/>
                    <w:color w:val="222222"/>
                    <w:sz w:val="23"/>
                    <w:szCs w:val="23"/>
                    <w:lang w:eastAsia="zh-CN"/>
                  </w:rPr>
                </w:rPrChange>
              </w:rPr>
              <w:pPrChange w:id="1477" w:author="Qizhou Duan" w:date="2024-06-21T12:10:00Z">
                <w:pPr>
                  <w:suppressAutoHyphens w:val="0"/>
                  <w:spacing w:before="150" w:after="150" w:line="240" w:lineRule="auto"/>
                </w:pPr>
              </w:pPrChange>
            </w:pPr>
            <w:ins w:id="1478" w:author="Qizhou Duan" w:date="2024-06-21T12:09:00Z">
              <w:r w:rsidRPr="003638E3">
                <w:rPr>
                  <w:rFonts w:ascii="Times New Roman" w:eastAsia="Times New Roman" w:hAnsi="Times New Roman" w:cs="Times New Roman"/>
                  <w:color w:val="222222"/>
                  <w:sz w:val="16"/>
                  <w:szCs w:val="16"/>
                  <w:lang w:eastAsia="zh-CN"/>
                  <w:rPrChange w:id="1479" w:author="Qizhou Duan" w:date="2024-06-21T12:09:00Z">
                    <w:rPr>
                      <w:rFonts w:ascii="Cambria" w:eastAsia="Times New Roman" w:hAnsi="Cambria" w:cs="Times New Roman"/>
                      <w:color w:val="222222"/>
                      <w:sz w:val="23"/>
                      <w:szCs w:val="23"/>
                      <w:lang w:eastAsia="zh-CN"/>
                    </w:rPr>
                  </w:rPrChange>
                </w:rPr>
                <w:t>Song et al. (2024)</w:t>
              </w:r>
            </w:ins>
          </w:p>
        </w:tc>
        <w:tc>
          <w:tcPr>
            <w:tcW w:w="0" w:type="auto"/>
            <w:shd w:val="clear" w:color="auto" w:fill="auto"/>
            <w:tcMar>
              <w:top w:w="0" w:type="dxa"/>
              <w:left w:w="75" w:type="dxa"/>
              <w:bottom w:w="0" w:type="dxa"/>
              <w:right w:w="75" w:type="dxa"/>
            </w:tcMar>
            <w:vAlign w:val="center"/>
            <w:hideMark/>
          </w:tcPr>
          <w:p w14:paraId="52B692F1" w14:textId="77777777" w:rsidR="003638E3" w:rsidRPr="003638E3" w:rsidRDefault="003638E3" w:rsidP="003638E3">
            <w:pPr>
              <w:suppressAutoHyphens w:val="0"/>
              <w:spacing w:before="150" w:after="150" w:line="240" w:lineRule="auto"/>
              <w:jc w:val="center"/>
              <w:rPr>
                <w:ins w:id="1480" w:author="Qizhou Duan" w:date="2024-06-21T12:09:00Z"/>
                <w:rFonts w:ascii="Times New Roman" w:eastAsia="Times New Roman" w:hAnsi="Times New Roman" w:cs="Times New Roman"/>
                <w:color w:val="222222"/>
                <w:sz w:val="16"/>
                <w:szCs w:val="16"/>
                <w:lang w:eastAsia="zh-CN"/>
                <w:rPrChange w:id="1481" w:author="Qizhou Duan" w:date="2024-06-21T12:09:00Z">
                  <w:rPr>
                    <w:ins w:id="1482" w:author="Qizhou Duan" w:date="2024-06-21T12:09:00Z"/>
                    <w:rFonts w:ascii="Cambria" w:eastAsia="Times New Roman" w:hAnsi="Cambria" w:cs="Times New Roman"/>
                    <w:color w:val="222222"/>
                    <w:sz w:val="23"/>
                    <w:szCs w:val="23"/>
                    <w:lang w:eastAsia="zh-CN"/>
                  </w:rPr>
                </w:rPrChange>
              </w:rPr>
              <w:pPrChange w:id="1483" w:author="Qizhou Duan" w:date="2024-06-21T12:10:00Z">
                <w:pPr>
                  <w:suppressAutoHyphens w:val="0"/>
                  <w:spacing w:before="150" w:after="150" w:line="240" w:lineRule="auto"/>
                  <w:jc w:val="right"/>
                </w:pPr>
              </w:pPrChange>
            </w:pPr>
            <w:ins w:id="1484" w:author="Qizhou Duan" w:date="2024-06-21T12:09:00Z">
              <w:r w:rsidRPr="003638E3">
                <w:rPr>
                  <w:rFonts w:ascii="Times New Roman" w:eastAsia="Times New Roman" w:hAnsi="Times New Roman" w:cs="Times New Roman"/>
                  <w:color w:val="222222"/>
                  <w:sz w:val="16"/>
                  <w:szCs w:val="16"/>
                  <w:lang w:eastAsia="zh-CN"/>
                  <w:rPrChange w:id="1485" w:author="Qizhou Duan" w:date="2024-06-21T12:09:00Z">
                    <w:rPr>
                      <w:rFonts w:ascii="Cambria" w:eastAsia="Times New Roman" w:hAnsi="Cambria" w:cs="Times New Roman"/>
                      <w:color w:val="222222"/>
                      <w:sz w:val="23"/>
                      <w:szCs w:val="23"/>
                      <w:lang w:eastAsia="zh-CN"/>
                    </w:rPr>
                  </w:rPrChange>
                </w:rPr>
                <w:t>338</w:t>
              </w:r>
            </w:ins>
          </w:p>
        </w:tc>
        <w:tc>
          <w:tcPr>
            <w:tcW w:w="0" w:type="auto"/>
            <w:shd w:val="clear" w:color="auto" w:fill="auto"/>
            <w:tcMar>
              <w:top w:w="0" w:type="dxa"/>
              <w:left w:w="75" w:type="dxa"/>
              <w:bottom w:w="0" w:type="dxa"/>
              <w:right w:w="75" w:type="dxa"/>
            </w:tcMar>
            <w:vAlign w:val="center"/>
            <w:hideMark/>
          </w:tcPr>
          <w:p w14:paraId="41300104" w14:textId="77777777" w:rsidR="003638E3" w:rsidRPr="003638E3" w:rsidRDefault="003638E3" w:rsidP="003638E3">
            <w:pPr>
              <w:suppressAutoHyphens w:val="0"/>
              <w:spacing w:before="150" w:after="150" w:line="240" w:lineRule="auto"/>
              <w:jc w:val="center"/>
              <w:rPr>
                <w:ins w:id="1486" w:author="Qizhou Duan" w:date="2024-06-21T12:09:00Z"/>
                <w:rFonts w:ascii="Times New Roman" w:eastAsia="Times New Roman" w:hAnsi="Times New Roman" w:cs="Times New Roman"/>
                <w:color w:val="222222"/>
                <w:sz w:val="16"/>
                <w:szCs w:val="16"/>
                <w:lang w:eastAsia="zh-CN"/>
                <w:rPrChange w:id="1487" w:author="Qizhou Duan" w:date="2024-06-21T12:09:00Z">
                  <w:rPr>
                    <w:ins w:id="1488" w:author="Qizhou Duan" w:date="2024-06-21T12:09:00Z"/>
                    <w:rFonts w:ascii="Cambria" w:eastAsia="Times New Roman" w:hAnsi="Cambria" w:cs="Times New Roman"/>
                    <w:color w:val="222222"/>
                    <w:sz w:val="23"/>
                    <w:szCs w:val="23"/>
                    <w:lang w:eastAsia="zh-CN"/>
                  </w:rPr>
                </w:rPrChange>
              </w:rPr>
              <w:pPrChange w:id="1489" w:author="Qizhou Duan" w:date="2024-06-21T12:10:00Z">
                <w:pPr>
                  <w:suppressAutoHyphens w:val="0"/>
                  <w:spacing w:before="150" w:after="150" w:line="240" w:lineRule="auto"/>
                  <w:jc w:val="right"/>
                </w:pPr>
              </w:pPrChange>
            </w:pPr>
            <w:ins w:id="1490" w:author="Qizhou Duan" w:date="2024-06-21T12:09:00Z">
              <w:r w:rsidRPr="003638E3">
                <w:rPr>
                  <w:rFonts w:ascii="Times New Roman" w:eastAsia="Times New Roman" w:hAnsi="Times New Roman" w:cs="Times New Roman"/>
                  <w:color w:val="222222"/>
                  <w:sz w:val="16"/>
                  <w:szCs w:val="16"/>
                  <w:lang w:eastAsia="zh-CN"/>
                  <w:rPrChange w:id="1491" w:author="Qizhou Duan" w:date="2024-06-21T12:09:00Z">
                    <w:rPr>
                      <w:rFonts w:ascii="Cambria" w:eastAsia="Times New Roman" w:hAnsi="Cambria" w:cs="Times New Roman"/>
                      <w:color w:val="222222"/>
                      <w:sz w:val="23"/>
                      <w:szCs w:val="23"/>
                      <w:lang w:eastAsia="zh-CN"/>
                    </w:rPr>
                  </w:rPrChange>
                </w:rPr>
                <w:t>76.65</w:t>
              </w:r>
            </w:ins>
          </w:p>
        </w:tc>
        <w:tc>
          <w:tcPr>
            <w:tcW w:w="0" w:type="auto"/>
            <w:shd w:val="clear" w:color="auto" w:fill="auto"/>
            <w:tcMar>
              <w:top w:w="0" w:type="dxa"/>
              <w:left w:w="75" w:type="dxa"/>
              <w:bottom w:w="0" w:type="dxa"/>
              <w:right w:w="75" w:type="dxa"/>
            </w:tcMar>
            <w:vAlign w:val="center"/>
            <w:hideMark/>
          </w:tcPr>
          <w:p w14:paraId="69A3CBA5" w14:textId="77777777" w:rsidR="003638E3" w:rsidRPr="003638E3" w:rsidRDefault="003638E3" w:rsidP="003638E3">
            <w:pPr>
              <w:suppressAutoHyphens w:val="0"/>
              <w:spacing w:before="150" w:after="150" w:line="240" w:lineRule="auto"/>
              <w:jc w:val="center"/>
              <w:rPr>
                <w:ins w:id="1492" w:author="Qizhou Duan" w:date="2024-06-21T12:09:00Z"/>
                <w:rFonts w:ascii="Times New Roman" w:eastAsia="Times New Roman" w:hAnsi="Times New Roman" w:cs="Times New Roman"/>
                <w:color w:val="222222"/>
                <w:sz w:val="16"/>
                <w:szCs w:val="16"/>
                <w:lang w:eastAsia="zh-CN"/>
                <w:rPrChange w:id="1493" w:author="Qizhou Duan" w:date="2024-06-21T12:09:00Z">
                  <w:rPr>
                    <w:ins w:id="1494" w:author="Qizhou Duan" w:date="2024-06-21T12:09:00Z"/>
                    <w:rFonts w:ascii="Cambria" w:eastAsia="Times New Roman" w:hAnsi="Cambria" w:cs="Times New Roman"/>
                    <w:color w:val="222222"/>
                    <w:sz w:val="23"/>
                    <w:szCs w:val="23"/>
                    <w:lang w:eastAsia="zh-CN"/>
                  </w:rPr>
                </w:rPrChange>
              </w:rPr>
              <w:pPrChange w:id="1495" w:author="Qizhou Duan" w:date="2024-06-21T12:10:00Z">
                <w:pPr>
                  <w:suppressAutoHyphens w:val="0"/>
                  <w:spacing w:before="150" w:after="150" w:line="240" w:lineRule="auto"/>
                  <w:jc w:val="right"/>
                </w:pPr>
              </w:pPrChange>
            </w:pPr>
            <w:ins w:id="1496" w:author="Qizhou Duan" w:date="2024-06-21T12:09:00Z">
              <w:r w:rsidRPr="003638E3">
                <w:rPr>
                  <w:rFonts w:ascii="Times New Roman" w:eastAsia="Times New Roman" w:hAnsi="Times New Roman" w:cs="Times New Roman"/>
                  <w:color w:val="222222"/>
                  <w:sz w:val="16"/>
                  <w:szCs w:val="16"/>
                  <w:lang w:eastAsia="zh-CN"/>
                  <w:rPrChange w:id="1497" w:author="Qizhou Duan" w:date="2024-06-21T12:09:00Z">
                    <w:rPr>
                      <w:rFonts w:ascii="Cambria" w:eastAsia="Times New Roman" w:hAnsi="Cambria" w:cs="Times New Roman"/>
                      <w:color w:val="222222"/>
                      <w:sz w:val="23"/>
                      <w:szCs w:val="23"/>
                      <w:lang w:eastAsia="zh-CN"/>
                    </w:rPr>
                  </w:rPrChange>
                </w:rPr>
                <w:t>0.77</w:t>
              </w:r>
            </w:ins>
          </w:p>
        </w:tc>
      </w:tr>
      <w:tr w:rsidR="003638E3" w:rsidRPr="003638E3" w14:paraId="41FFC5FE" w14:textId="77777777" w:rsidTr="003638E3">
        <w:trPr>
          <w:ins w:id="1498" w:author="Qizhou Duan" w:date="2024-06-21T12:09:00Z"/>
        </w:trPr>
        <w:tc>
          <w:tcPr>
            <w:tcW w:w="0" w:type="auto"/>
            <w:shd w:val="clear" w:color="auto" w:fill="auto"/>
            <w:tcMar>
              <w:top w:w="0" w:type="dxa"/>
              <w:left w:w="75" w:type="dxa"/>
              <w:bottom w:w="0" w:type="dxa"/>
              <w:right w:w="75" w:type="dxa"/>
            </w:tcMar>
            <w:vAlign w:val="center"/>
            <w:hideMark/>
          </w:tcPr>
          <w:p w14:paraId="6221D18A" w14:textId="77777777" w:rsidR="003638E3" w:rsidRPr="003638E3" w:rsidRDefault="003638E3" w:rsidP="003638E3">
            <w:pPr>
              <w:suppressAutoHyphens w:val="0"/>
              <w:spacing w:before="150" w:after="150" w:line="240" w:lineRule="auto"/>
              <w:jc w:val="center"/>
              <w:rPr>
                <w:ins w:id="1499" w:author="Qizhou Duan" w:date="2024-06-21T12:09:00Z"/>
                <w:rFonts w:ascii="Times New Roman" w:eastAsia="Times New Roman" w:hAnsi="Times New Roman" w:cs="Times New Roman"/>
                <w:color w:val="222222"/>
                <w:sz w:val="16"/>
                <w:szCs w:val="16"/>
                <w:lang w:eastAsia="zh-CN"/>
                <w:rPrChange w:id="1500" w:author="Qizhou Duan" w:date="2024-06-21T12:09:00Z">
                  <w:rPr>
                    <w:ins w:id="1501" w:author="Qizhou Duan" w:date="2024-06-21T12:09:00Z"/>
                    <w:rFonts w:ascii="Cambria" w:eastAsia="Times New Roman" w:hAnsi="Cambria" w:cs="Times New Roman"/>
                    <w:color w:val="222222"/>
                    <w:sz w:val="23"/>
                    <w:szCs w:val="23"/>
                    <w:lang w:eastAsia="zh-CN"/>
                  </w:rPr>
                </w:rPrChange>
              </w:rPr>
              <w:pPrChange w:id="1502" w:author="Qizhou Duan" w:date="2024-06-21T12:10:00Z">
                <w:pPr>
                  <w:suppressAutoHyphens w:val="0"/>
                  <w:spacing w:before="150" w:after="150" w:line="240" w:lineRule="auto"/>
                </w:pPr>
              </w:pPrChange>
            </w:pPr>
            <w:ins w:id="1503" w:author="Qizhou Duan" w:date="2024-06-21T12:09:00Z">
              <w:r w:rsidRPr="003638E3">
                <w:rPr>
                  <w:rFonts w:ascii="Times New Roman" w:eastAsia="Times New Roman" w:hAnsi="Times New Roman" w:cs="Times New Roman"/>
                  <w:color w:val="222222"/>
                  <w:sz w:val="16"/>
                  <w:szCs w:val="16"/>
                  <w:lang w:eastAsia="zh-CN"/>
                  <w:rPrChange w:id="1504" w:author="Qizhou Duan" w:date="2024-06-21T12:09:00Z">
                    <w:rPr>
                      <w:rFonts w:ascii="Cambria" w:eastAsia="Times New Roman" w:hAnsi="Cambria" w:cs="Times New Roman"/>
                      <w:color w:val="222222"/>
                      <w:sz w:val="23"/>
                      <w:szCs w:val="23"/>
                      <w:lang w:eastAsia="zh-CN"/>
                    </w:rPr>
                  </w:rPrChange>
                </w:rPr>
                <w:t>Sun et al. (2022)</w:t>
              </w:r>
            </w:ins>
          </w:p>
        </w:tc>
        <w:tc>
          <w:tcPr>
            <w:tcW w:w="0" w:type="auto"/>
            <w:shd w:val="clear" w:color="auto" w:fill="auto"/>
            <w:tcMar>
              <w:top w:w="0" w:type="dxa"/>
              <w:left w:w="75" w:type="dxa"/>
              <w:bottom w:w="0" w:type="dxa"/>
              <w:right w:w="75" w:type="dxa"/>
            </w:tcMar>
            <w:vAlign w:val="center"/>
            <w:hideMark/>
          </w:tcPr>
          <w:p w14:paraId="4670787E" w14:textId="77777777" w:rsidR="003638E3" w:rsidRPr="003638E3" w:rsidRDefault="003638E3" w:rsidP="003638E3">
            <w:pPr>
              <w:suppressAutoHyphens w:val="0"/>
              <w:spacing w:before="150" w:after="150" w:line="240" w:lineRule="auto"/>
              <w:jc w:val="center"/>
              <w:rPr>
                <w:ins w:id="1505" w:author="Qizhou Duan" w:date="2024-06-21T12:09:00Z"/>
                <w:rFonts w:ascii="Times New Roman" w:eastAsia="Times New Roman" w:hAnsi="Times New Roman" w:cs="Times New Roman"/>
                <w:color w:val="222222"/>
                <w:sz w:val="16"/>
                <w:szCs w:val="16"/>
                <w:lang w:eastAsia="zh-CN"/>
                <w:rPrChange w:id="1506" w:author="Qizhou Duan" w:date="2024-06-21T12:09:00Z">
                  <w:rPr>
                    <w:ins w:id="1507" w:author="Qizhou Duan" w:date="2024-06-21T12:09:00Z"/>
                    <w:rFonts w:ascii="Cambria" w:eastAsia="Times New Roman" w:hAnsi="Cambria" w:cs="Times New Roman"/>
                    <w:color w:val="222222"/>
                    <w:sz w:val="23"/>
                    <w:szCs w:val="23"/>
                    <w:lang w:eastAsia="zh-CN"/>
                  </w:rPr>
                </w:rPrChange>
              </w:rPr>
              <w:pPrChange w:id="1508" w:author="Qizhou Duan" w:date="2024-06-21T12:10:00Z">
                <w:pPr>
                  <w:suppressAutoHyphens w:val="0"/>
                  <w:spacing w:before="150" w:after="150" w:line="240" w:lineRule="auto"/>
                  <w:jc w:val="right"/>
                </w:pPr>
              </w:pPrChange>
            </w:pPr>
            <w:ins w:id="1509" w:author="Qizhou Duan" w:date="2024-06-21T12:09:00Z">
              <w:r w:rsidRPr="003638E3">
                <w:rPr>
                  <w:rFonts w:ascii="Times New Roman" w:eastAsia="Times New Roman" w:hAnsi="Times New Roman" w:cs="Times New Roman"/>
                  <w:color w:val="222222"/>
                  <w:sz w:val="16"/>
                  <w:szCs w:val="16"/>
                  <w:lang w:eastAsia="zh-CN"/>
                  <w:rPrChange w:id="1510" w:author="Qizhou Duan" w:date="2024-06-21T12:09:00Z">
                    <w:rPr>
                      <w:rFonts w:ascii="Cambria" w:eastAsia="Times New Roman" w:hAnsi="Cambria" w:cs="Times New Roman"/>
                      <w:color w:val="222222"/>
                      <w:sz w:val="23"/>
                      <w:szCs w:val="23"/>
                      <w:lang w:eastAsia="zh-CN"/>
                    </w:rPr>
                  </w:rPrChange>
                </w:rPr>
                <w:t>233</w:t>
              </w:r>
            </w:ins>
          </w:p>
        </w:tc>
        <w:tc>
          <w:tcPr>
            <w:tcW w:w="0" w:type="auto"/>
            <w:shd w:val="clear" w:color="auto" w:fill="auto"/>
            <w:tcMar>
              <w:top w:w="0" w:type="dxa"/>
              <w:left w:w="75" w:type="dxa"/>
              <w:bottom w:w="0" w:type="dxa"/>
              <w:right w:w="75" w:type="dxa"/>
            </w:tcMar>
            <w:vAlign w:val="center"/>
            <w:hideMark/>
          </w:tcPr>
          <w:p w14:paraId="63CB600C" w14:textId="77777777" w:rsidR="003638E3" w:rsidRPr="003638E3" w:rsidRDefault="003638E3" w:rsidP="003638E3">
            <w:pPr>
              <w:suppressAutoHyphens w:val="0"/>
              <w:spacing w:before="150" w:after="150" w:line="240" w:lineRule="auto"/>
              <w:jc w:val="center"/>
              <w:rPr>
                <w:ins w:id="1511" w:author="Qizhou Duan" w:date="2024-06-21T12:09:00Z"/>
                <w:rFonts w:ascii="Times New Roman" w:eastAsia="Times New Roman" w:hAnsi="Times New Roman" w:cs="Times New Roman"/>
                <w:color w:val="222222"/>
                <w:sz w:val="16"/>
                <w:szCs w:val="16"/>
                <w:lang w:eastAsia="zh-CN"/>
                <w:rPrChange w:id="1512" w:author="Qizhou Duan" w:date="2024-06-21T12:09:00Z">
                  <w:rPr>
                    <w:ins w:id="1513" w:author="Qizhou Duan" w:date="2024-06-21T12:09:00Z"/>
                    <w:rFonts w:ascii="Cambria" w:eastAsia="Times New Roman" w:hAnsi="Cambria" w:cs="Times New Roman"/>
                    <w:color w:val="222222"/>
                    <w:sz w:val="23"/>
                    <w:szCs w:val="23"/>
                    <w:lang w:eastAsia="zh-CN"/>
                  </w:rPr>
                </w:rPrChange>
              </w:rPr>
              <w:pPrChange w:id="1514" w:author="Qizhou Duan" w:date="2024-06-21T12:10:00Z">
                <w:pPr>
                  <w:suppressAutoHyphens w:val="0"/>
                  <w:spacing w:before="150" w:after="150" w:line="240" w:lineRule="auto"/>
                  <w:jc w:val="right"/>
                </w:pPr>
              </w:pPrChange>
            </w:pPr>
            <w:ins w:id="1515" w:author="Qizhou Duan" w:date="2024-06-21T12:09:00Z">
              <w:r w:rsidRPr="003638E3">
                <w:rPr>
                  <w:rFonts w:ascii="Times New Roman" w:eastAsia="Times New Roman" w:hAnsi="Times New Roman" w:cs="Times New Roman"/>
                  <w:color w:val="222222"/>
                  <w:sz w:val="16"/>
                  <w:szCs w:val="16"/>
                  <w:lang w:eastAsia="zh-CN"/>
                  <w:rPrChange w:id="1516" w:author="Qizhou Duan" w:date="2024-06-21T12:09:00Z">
                    <w:rPr>
                      <w:rFonts w:ascii="Cambria" w:eastAsia="Times New Roman" w:hAnsi="Cambria" w:cs="Times New Roman"/>
                      <w:color w:val="222222"/>
                      <w:sz w:val="23"/>
                      <w:szCs w:val="23"/>
                      <w:lang w:eastAsia="zh-CN"/>
                    </w:rPr>
                  </w:rPrChange>
                </w:rPr>
                <w:t>76.18</w:t>
              </w:r>
            </w:ins>
          </w:p>
        </w:tc>
        <w:tc>
          <w:tcPr>
            <w:tcW w:w="0" w:type="auto"/>
            <w:shd w:val="clear" w:color="auto" w:fill="auto"/>
            <w:tcMar>
              <w:top w:w="0" w:type="dxa"/>
              <w:left w:w="75" w:type="dxa"/>
              <w:bottom w:w="0" w:type="dxa"/>
              <w:right w:w="75" w:type="dxa"/>
            </w:tcMar>
            <w:vAlign w:val="center"/>
            <w:hideMark/>
          </w:tcPr>
          <w:p w14:paraId="0C30AA3E" w14:textId="77777777" w:rsidR="003638E3" w:rsidRPr="003638E3" w:rsidRDefault="003638E3" w:rsidP="003638E3">
            <w:pPr>
              <w:suppressAutoHyphens w:val="0"/>
              <w:spacing w:before="150" w:after="150" w:line="240" w:lineRule="auto"/>
              <w:jc w:val="center"/>
              <w:rPr>
                <w:ins w:id="1517" w:author="Qizhou Duan" w:date="2024-06-21T12:09:00Z"/>
                <w:rFonts w:ascii="Times New Roman" w:eastAsia="Times New Roman" w:hAnsi="Times New Roman" w:cs="Times New Roman"/>
                <w:color w:val="222222"/>
                <w:sz w:val="16"/>
                <w:szCs w:val="16"/>
                <w:lang w:eastAsia="zh-CN"/>
                <w:rPrChange w:id="1518" w:author="Qizhou Duan" w:date="2024-06-21T12:09:00Z">
                  <w:rPr>
                    <w:ins w:id="1519" w:author="Qizhou Duan" w:date="2024-06-21T12:09:00Z"/>
                    <w:rFonts w:ascii="Cambria" w:eastAsia="Times New Roman" w:hAnsi="Cambria" w:cs="Times New Roman"/>
                    <w:color w:val="222222"/>
                    <w:sz w:val="23"/>
                    <w:szCs w:val="23"/>
                    <w:lang w:eastAsia="zh-CN"/>
                  </w:rPr>
                </w:rPrChange>
              </w:rPr>
              <w:pPrChange w:id="1520" w:author="Qizhou Duan" w:date="2024-06-21T12:10:00Z">
                <w:pPr>
                  <w:suppressAutoHyphens w:val="0"/>
                  <w:spacing w:before="150" w:after="150" w:line="240" w:lineRule="auto"/>
                  <w:jc w:val="right"/>
                </w:pPr>
              </w:pPrChange>
            </w:pPr>
            <w:ins w:id="1521" w:author="Qizhou Duan" w:date="2024-06-21T12:09:00Z">
              <w:r w:rsidRPr="003638E3">
                <w:rPr>
                  <w:rFonts w:ascii="Times New Roman" w:eastAsia="Times New Roman" w:hAnsi="Times New Roman" w:cs="Times New Roman"/>
                  <w:color w:val="222222"/>
                  <w:sz w:val="16"/>
                  <w:szCs w:val="16"/>
                  <w:lang w:eastAsia="zh-CN"/>
                  <w:rPrChange w:id="1522" w:author="Qizhou Duan" w:date="2024-06-21T12:09:00Z">
                    <w:rPr>
                      <w:rFonts w:ascii="Cambria" w:eastAsia="Times New Roman" w:hAnsi="Cambria" w:cs="Times New Roman"/>
                      <w:color w:val="222222"/>
                      <w:sz w:val="23"/>
                      <w:szCs w:val="23"/>
                      <w:lang w:eastAsia="zh-CN"/>
                    </w:rPr>
                  </w:rPrChange>
                </w:rPr>
                <w:t>16.00</w:t>
              </w:r>
            </w:ins>
          </w:p>
        </w:tc>
      </w:tr>
      <w:tr w:rsidR="003638E3" w:rsidRPr="003638E3" w14:paraId="68159D85" w14:textId="77777777" w:rsidTr="003638E3">
        <w:trPr>
          <w:ins w:id="1523" w:author="Qizhou Duan" w:date="2024-06-21T12:09:00Z"/>
        </w:trPr>
        <w:tc>
          <w:tcPr>
            <w:tcW w:w="0" w:type="auto"/>
            <w:shd w:val="clear" w:color="auto" w:fill="auto"/>
            <w:tcMar>
              <w:top w:w="0" w:type="dxa"/>
              <w:left w:w="75" w:type="dxa"/>
              <w:bottom w:w="0" w:type="dxa"/>
              <w:right w:w="75" w:type="dxa"/>
            </w:tcMar>
            <w:vAlign w:val="center"/>
            <w:hideMark/>
          </w:tcPr>
          <w:p w14:paraId="0C5B8754" w14:textId="77777777" w:rsidR="003638E3" w:rsidRPr="003638E3" w:rsidRDefault="003638E3" w:rsidP="003638E3">
            <w:pPr>
              <w:suppressAutoHyphens w:val="0"/>
              <w:spacing w:before="150" w:after="150" w:line="240" w:lineRule="auto"/>
              <w:jc w:val="center"/>
              <w:rPr>
                <w:ins w:id="1524" w:author="Qizhou Duan" w:date="2024-06-21T12:09:00Z"/>
                <w:rFonts w:ascii="Times New Roman" w:eastAsia="Times New Roman" w:hAnsi="Times New Roman" w:cs="Times New Roman"/>
                <w:color w:val="222222"/>
                <w:sz w:val="16"/>
                <w:szCs w:val="16"/>
                <w:lang w:eastAsia="zh-CN"/>
                <w:rPrChange w:id="1525" w:author="Qizhou Duan" w:date="2024-06-21T12:09:00Z">
                  <w:rPr>
                    <w:ins w:id="1526" w:author="Qizhou Duan" w:date="2024-06-21T12:09:00Z"/>
                    <w:rFonts w:ascii="Cambria" w:eastAsia="Times New Roman" w:hAnsi="Cambria" w:cs="Times New Roman"/>
                    <w:color w:val="222222"/>
                    <w:sz w:val="23"/>
                    <w:szCs w:val="23"/>
                    <w:lang w:eastAsia="zh-CN"/>
                  </w:rPr>
                </w:rPrChange>
              </w:rPr>
              <w:pPrChange w:id="1527" w:author="Qizhou Duan" w:date="2024-06-21T12:10:00Z">
                <w:pPr>
                  <w:suppressAutoHyphens w:val="0"/>
                  <w:spacing w:before="150" w:after="150" w:line="240" w:lineRule="auto"/>
                </w:pPr>
              </w:pPrChange>
            </w:pPr>
            <w:ins w:id="1528" w:author="Qizhou Duan" w:date="2024-06-21T12:09:00Z">
              <w:r w:rsidRPr="003638E3">
                <w:rPr>
                  <w:rFonts w:ascii="Times New Roman" w:eastAsia="Times New Roman" w:hAnsi="Times New Roman" w:cs="Times New Roman"/>
                  <w:color w:val="222222"/>
                  <w:sz w:val="16"/>
                  <w:szCs w:val="16"/>
                  <w:lang w:eastAsia="zh-CN"/>
                  <w:rPrChange w:id="1529" w:author="Qizhou Duan" w:date="2024-06-21T12:09:00Z">
                    <w:rPr>
                      <w:rFonts w:ascii="Cambria" w:eastAsia="Times New Roman" w:hAnsi="Cambria" w:cs="Times New Roman"/>
                      <w:color w:val="222222"/>
                      <w:sz w:val="23"/>
                      <w:szCs w:val="23"/>
                      <w:lang w:eastAsia="zh-CN"/>
                    </w:rPr>
                  </w:rPrChange>
                </w:rPr>
                <w:t>Peng et al. (2021)</w:t>
              </w:r>
            </w:ins>
          </w:p>
        </w:tc>
        <w:tc>
          <w:tcPr>
            <w:tcW w:w="0" w:type="auto"/>
            <w:shd w:val="clear" w:color="auto" w:fill="auto"/>
            <w:tcMar>
              <w:top w:w="0" w:type="dxa"/>
              <w:left w:w="75" w:type="dxa"/>
              <w:bottom w:w="0" w:type="dxa"/>
              <w:right w:w="75" w:type="dxa"/>
            </w:tcMar>
            <w:vAlign w:val="center"/>
            <w:hideMark/>
          </w:tcPr>
          <w:p w14:paraId="2E636421" w14:textId="77777777" w:rsidR="003638E3" w:rsidRPr="003638E3" w:rsidRDefault="003638E3" w:rsidP="003638E3">
            <w:pPr>
              <w:suppressAutoHyphens w:val="0"/>
              <w:spacing w:before="150" w:after="150" w:line="240" w:lineRule="auto"/>
              <w:jc w:val="center"/>
              <w:rPr>
                <w:ins w:id="1530" w:author="Qizhou Duan" w:date="2024-06-21T12:09:00Z"/>
                <w:rFonts w:ascii="Times New Roman" w:eastAsia="Times New Roman" w:hAnsi="Times New Roman" w:cs="Times New Roman"/>
                <w:color w:val="222222"/>
                <w:sz w:val="16"/>
                <w:szCs w:val="16"/>
                <w:lang w:eastAsia="zh-CN"/>
                <w:rPrChange w:id="1531" w:author="Qizhou Duan" w:date="2024-06-21T12:09:00Z">
                  <w:rPr>
                    <w:ins w:id="1532" w:author="Qizhou Duan" w:date="2024-06-21T12:09:00Z"/>
                    <w:rFonts w:ascii="Cambria" w:eastAsia="Times New Roman" w:hAnsi="Cambria" w:cs="Times New Roman"/>
                    <w:color w:val="222222"/>
                    <w:sz w:val="23"/>
                    <w:szCs w:val="23"/>
                    <w:lang w:eastAsia="zh-CN"/>
                  </w:rPr>
                </w:rPrChange>
              </w:rPr>
              <w:pPrChange w:id="1533" w:author="Qizhou Duan" w:date="2024-06-21T12:10:00Z">
                <w:pPr>
                  <w:suppressAutoHyphens w:val="0"/>
                  <w:spacing w:before="150" w:after="150" w:line="240" w:lineRule="auto"/>
                  <w:jc w:val="right"/>
                </w:pPr>
              </w:pPrChange>
            </w:pPr>
            <w:ins w:id="1534" w:author="Qizhou Duan" w:date="2024-06-21T12:09:00Z">
              <w:r w:rsidRPr="003638E3">
                <w:rPr>
                  <w:rFonts w:ascii="Times New Roman" w:eastAsia="Times New Roman" w:hAnsi="Times New Roman" w:cs="Times New Roman"/>
                  <w:color w:val="222222"/>
                  <w:sz w:val="16"/>
                  <w:szCs w:val="16"/>
                  <w:lang w:eastAsia="zh-CN"/>
                  <w:rPrChange w:id="1535" w:author="Qizhou Duan" w:date="2024-06-21T12:09:00Z">
                    <w:rPr>
                      <w:rFonts w:ascii="Cambria" w:eastAsia="Times New Roman" w:hAnsi="Cambria" w:cs="Times New Roman"/>
                      <w:color w:val="222222"/>
                      <w:sz w:val="23"/>
                      <w:szCs w:val="23"/>
                      <w:lang w:eastAsia="zh-CN"/>
                    </w:rPr>
                  </w:rPrChange>
                </w:rPr>
                <w:t>116</w:t>
              </w:r>
            </w:ins>
          </w:p>
        </w:tc>
        <w:tc>
          <w:tcPr>
            <w:tcW w:w="0" w:type="auto"/>
            <w:shd w:val="clear" w:color="auto" w:fill="auto"/>
            <w:tcMar>
              <w:top w:w="0" w:type="dxa"/>
              <w:left w:w="75" w:type="dxa"/>
              <w:bottom w:w="0" w:type="dxa"/>
              <w:right w:w="75" w:type="dxa"/>
            </w:tcMar>
            <w:vAlign w:val="center"/>
            <w:hideMark/>
          </w:tcPr>
          <w:p w14:paraId="36050BD3" w14:textId="77777777" w:rsidR="003638E3" w:rsidRPr="003638E3" w:rsidRDefault="003638E3" w:rsidP="003638E3">
            <w:pPr>
              <w:suppressAutoHyphens w:val="0"/>
              <w:spacing w:before="150" w:after="150" w:line="240" w:lineRule="auto"/>
              <w:jc w:val="center"/>
              <w:rPr>
                <w:ins w:id="1536" w:author="Qizhou Duan" w:date="2024-06-21T12:09:00Z"/>
                <w:rFonts w:ascii="Times New Roman" w:eastAsia="Times New Roman" w:hAnsi="Times New Roman" w:cs="Times New Roman"/>
                <w:color w:val="222222"/>
                <w:sz w:val="16"/>
                <w:szCs w:val="16"/>
                <w:lang w:eastAsia="zh-CN"/>
                <w:rPrChange w:id="1537" w:author="Qizhou Duan" w:date="2024-06-21T12:09:00Z">
                  <w:rPr>
                    <w:ins w:id="1538" w:author="Qizhou Duan" w:date="2024-06-21T12:09:00Z"/>
                    <w:rFonts w:ascii="Cambria" w:eastAsia="Times New Roman" w:hAnsi="Cambria" w:cs="Times New Roman"/>
                    <w:color w:val="222222"/>
                    <w:sz w:val="23"/>
                    <w:szCs w:val="23"/>
                    <w:lang w:eastAsia="zh-CN"/>
                  </w:rPr>
                </w:rPrChange>
              </w:rPr>
              <w:pPrChange w:id="1539" w:author="Qizhou Duan" w:date="2024-06-21T12:10:00Z">
                <w:pPr>
                  <w:suppressAutoHyphens w:val="0"/>
                  <w:spacing w:before="150" w:after="150" w:line="240" w:lineRule="auto"/>
                  <w:jc w:val="right"/>
                </w:pPr>
              </w:pPrChange>
            </w:pPr>
            <w:ins w:id="1540" w:author="Qizhou Duan" w:date="2024-06-21T12:09:00Z">
              <w:r w:rsidRPr="003638E3">
                <w:rPr>
                  <w:rFonts w:ascii="Times New Roman" w:eastAsia="Times New Roman" w:hAnsi="Times New Roman" w:cs="Times New Roman"/>
                  <w:color w:val="222222"/>
                  <w:sz w:val="16"/>
                  <w:szCs w:val="16"/>
                  <w:lang w:eastAsia="zh-CN"/>
                  <w:rPrChange w:id="1541" w:author="Qizhou Duan" w:date="2024-06-21T12:09:00Z">
                    <w:rPr>
                      <w:rFonts w:ascii="Cambria" w:eastAsia="Times New Roman" w:hAnsi="Cambria" w:cs="Times New Roman"/>
                      <w:color w:val="222222"/>
                      <w:sz w:val="23"/>
                      <w:szCs w:val="23"/>
                      <w:lang w:eastAsia="zh-CN"/>
                    </w:rPr>
                  </w:rPrChange>
                </w:rPr>
                <w:t>65.65</w:t>
              </w:r>
            </w:ins>
          </w:p>
        </w:tc>
        <w:tc>
          <w:tcPr>
            <w:tcW w:w="0" w:type="auto"/>
            <w:shd w:val="clear" w:color="auto" w:fill="auto"/>
            <w:tcMar>
              <w:top w:w="0" w:type="dxa"/>
              <w:left w:w="75" w:type="dxa"/>
              <w:bottom w:w="0" w:type="dxa"/>
              <w:right w:w="75" w:type="dxa"/>
            </w:tcMar>
            <w:vAlign w:val="center"/>
            <w:hideMark/>
          </w:tcPr>
          <w:p w14:paraId="7AA35C37" w14:textId="77777777" w:rsidR="003638E3" w:rsidRPr="003638E3" w:rsidRDefault="003638E3" w:rsidP="003638E3">
            <w:pPr>
              <w:suppressAutoHyphens w:val="0"/>
              <w:spacing w:before="150" w:after="150" w:line="240" w:lineRule="auto"/>
              <w:jc w:val="center"/>
              <w:rPr>
                <w:ins w:id="1542" w:author="Qizhou Duan" w:date="2024-06-21T12:09:00Z"/>
                <w:rFonts w:ascii="Times New Roman" w:eastAsia="Times New Roman" w:hAnsi="Times New Roman" w:cs="Times New Roman"/>
                <w:color w:val="222222"/>
                <w:sz w:val="16"/>
                <w:szCs w:val="16"/>
                <w:lang w:eastAsia="zh-CN"/>
                <w:rPrChange w:id="1543" w:author="Qizhou Duan" w:date="2024-06-21T12:09:00Z">
                  <w:rPr>
                    <w:ins w:id="1544" w:author="Qizhou Duan" w:date="2024-06-21T12:09:00Z"/>
                    <w:rFonts w:ascii="Cambria" w:eastAsia="Times New Roman" w:hAnsi="Cambria" w:cs="Times New Roman"/>
                    <w:color w:val="222222"/>
                    <w:sz w:val="23"/>
                    <w:szCs w:val="23"/>
                    <w:lang w:eastAsia="zh-CN"/>
                  </w:rPr>
                </w:rPrChange>
              </w:rPr>
              <w:pPrChange w:id="1545" w:author="Qizhou Duan" w:date="2024-06-21T12:10:00Z">
                <w:pPr>
                  <w:suppressAutoHyphens w:val="0"/>
                  <w:spacing w:before="150" w:after="150" w:line="240" w:lineRule="auto"/>
                  <w:jc w:val="right"/>
                </w:pPr>
              </w:pPrChange>
            </w:pPr>
            <w:ins w:id="1546" w:author="Qizhou Duan" w:date="2024-06-21T12:09:00Z">
              <w:r w:rsidRPr="003638E3">
                <w:rPr>
                  <w:rFonts w:ascii="Times New Roman" w:eastAsia="Times New Roman" w:hAnsi="Times New Roman" w:cs="Times New Roman"/>
                  <w:color w:val="222222"/>
                  <w:sz w:val="16"/>
                  <w:szCs w:val="16"/>
                  <w:lang w:eastAsia="zh-CN"/>
                  <w:rPrChange w:id="1547" w:author="Qizhou Duan" w:date="2024-06-21T12:09:00Z">
                    <w:rPr>
                      <w:rFonts w:ascii="Cambria" w:eastAsia="Times New Roman" w:hAnsi="Cambria" w:cs="Times New Roman"/>
                      <w:color w:val="222222"/>
                      <w:sz w:val="23"/>
                      <w:szCs w:val="23"/>
                      <w:lang w:eastAsia="zh-CN"/>
                    </w:rPr>
                  </w:rPrChange>
                </w:rPr>
                <w:t>11.50</w:t>
              </w:r>
            </w:ins>
          </w:p>
        </w:tc>
      </w:tr>
      <w:tr w:rsidR="003638E3" w:rsidRPr="003638E3" w14:paraId="71D4DB53" w14:textId="77777777" w:rsidTr="003638E3">
        <w:trPr>
          <w:ins w:id="1548" w:author="Qizhou Duan" w:date="2024-06-21T12:09:00Z"/>
        </w:trPr>
        <w:tc>
          <w:tcPr>
            <w:tcW w:w="0" w:type="auto"/>
            <w:shd w:val="clear" w:color="auto" w:fill="auto"/>
            <w:tcMar>
              <w:top w:w="0" w:type="dxa"/>
              <w:left w:w="75" w:type="dxa"/>
              <w:bottom w:w="0" w:type="dxa"/>
              <w:right w:w="75" w:type="dxa"/>
            </w:tcMar>
            <w:vAlign w:val="center"/>
            <w:hideMark/>
          </w:tcPr>
          <w:p w14:paraId="2048D49B" w14:textId="77777777" w:rsidR="003638E3" w:rsidRPr="003638E3" w:rsidRDefault="003638E3" w:rsidP="003638E3">
            <w:pPr>
              <w:suppressAutoHyphens w:val="0"/>
              <w:spacing w:before="150" w:after="150" w:line="240" w:lineRule="auto"/>
              <w:jc w:val="center"/>
              <w:rPr>
                <w:ins w:id="1549" w:author="Qizhou Duan" w:date="2024-06-21T12:09:00Z"/>
                <w:rFonts w:ascii="Times New Roman" w:eastAsia="Times New Roman" w:hAnsi="Times New Roman" w:cs="Times New Roman"/>
                <w:color w:val="222222"/>
                <w:sz w:val="16"/>
                <w:szCs w:val="16"/>
                <w:lang w:eastAsia="zh-CN"/>
                <w:rPrChange w:id="1550" w:author="Qizhou Duan" w:date="2024-06-21T12:09:00Z">
                  <w:rPr>
                    <w:ins w:id="1551" w:author="Qizhou Duan" w:date="2024-06-21T12:09:00Z"/>
                    <w:rFonts w:ascii="Cambria" w:eastAsia="Times New Roman" w:hAnsi="Cambria" w:cs="Times New Roman"/>
                    <w:color w:val="222222"/>
                    <w:sz w:val="23"/>
                    <w:szCs w:val="23"/>
                    <w:lang w:eastAsia="zh-CN"/>
                  </w:rPr>
                </w:rPrChange>
              </w:rPr>
              <w:pPrChange w:id="1552" w:author="Qizhou Duan" w:date="2024-06-21T12:10:00Z">
                <w:pPr>
                  <w:suppressAutoHyphens w:val="0"/>
                  <w:spacing w:before="150" w:after="150" w:line="240" w:lineRule="auto"/>
                </w:pPr>
              </w:pPrChange>
            </w:pPr>
            <w:ins w:id="1553" w:author="Qizhou Duan" w:date="2024-06-21T12:09:00Z">
              <w:r w:rsidRPr="003638E3">
                <w:rPr>
                  <w:rFonts w:ascii="Times New Roman" w:eastAsia="Times New Roman" w:hAnsi="Times New Roman" w:cs="Times New Roman"/>
                  <w:color w:val="222222"/>
                  <w:sz w:val="16"/>
                  <w:szCs w:val="16"/>
                  <w:lang w:eastAsia="zh-CN"/>
                  <w:rPrChange w:id="1554" w:author="Qizhou Duan" w:date="2024-06-21T12:09:00Z">
                    <w:rPr>
                      <w:rFonts w:ascii="Cambria" w:eastAsia="Times New Roman" w:hAnsi="Cambria" w:cs="Times New Roman"/>
                      <w:color w:val="222222"/>
                      <w:sz w:val="23"/>
                      <w:szCs w:val="23"/>
                      <w:lang w:eastAsia="zh-CN"/>
                    </w:rPr>
                  </w:rPrChange>
                </w:rPr>
                <w:t>Cui et al.</w:t>
              </w:r>
            </w:ins>
          </w:p>
        </w:tc>
        <w:tc>
          <w:tcPr>
            <w:tcW w:w="0" w:type="auto"/>
            <w:shd w:val="clear" w:color="auto" w:fill="auto"/>
            <w:tcMar>
              <w:top w:w="0" w:type="dxa"/>
              <w:left w:w="75" w:type="dxa"/>
              <w:bottom w:w="0" w:type="dxa"/>
              <w:right w:w="75" w:type="dxa"/>
            </w:tcMar>
            <w:vAlign w:val="center"/>
            <w:hideMark/>
          </w:tcPr>
          <w:p w14:paraId="2510F742" w14:textId="77777777" w:rsidR="003638E3" w:rsidRPr="003638E3" w:rsidRDefault="003638E3" w:rsidP="003638E3">
            <w:pPr>
              <w:suppressAutoHyphens w:val="0"/>
              <w:spacing w:before="150" w:after="150" w:line="240" w:lineRule="auto"/>
              <w:jc w:val="center"/>
              <w:rPr>
                <w:ins w:id="1555" w:author="Qizhou Duan" w:date="2024-06-21T12:09:00Z"/>
                <w:rFonts w:ascii="Times New Roman" w:eastAsia="Times New Roman" w:hAnsi="Times New Roman" w:cs="Times New Roman"/>
                <w:color w:val="222222"/>
                <w:sz w:val="16"/>
                <w:szCs w:val="16"/>
                <w:lang w:eastAsia="zh-CN"/>
                <w:rPrChange w:id="1556" w:author="Qizhou Duan" w:date="2024-06-21T12:09:00Z">
                  <w:rPr>
                    <w:ins w:id="1557" w:author="Qizhou Duan" w:date="2024-06-21T12:09:00Z"/>
                    <w:rFonts w:ascii="Cambria" w:eastAsia="Times New Roman" w:hAnsi="Cambria" w:cs="Times New Roman"/>
                    <w:color w:val="222222"/>
                    <w:sz w:val="23"/>
                    <w:szCs w:val="23"/>
                    <w:lang w:eastAsia="zh-CN"/>
                  </w:rPr>
                </w:rPrChange>
              </w:rPr>
              <w:pPrChange w:id="1558" w:author="Qizhou Duan" w:date="2024-06-21T12:10:00Z">
                <w:pPr>
                  <w:suppressAutoHyphens w:val="0"/>
                  <w:spacing w:before="150" w:after="150" w:line="240" w:lineRule="auto"/>
                  <w:jc w:val="right"/>
                </w:pPr>
              </w:pPrChange>
            </w:pPr>
            <w:ins w:id="1559" w:author="Qizhou Duan" w:date="2024-06-21T12:09:00Z">
              <w:r w:rsidRPr="003638E3">
                <w:rPr>
                  <w:rFonts w:ascii="Times New Roman" w:eastAsia="Times New Roman" w:hAnsi="Times New Roman" w:cs="Times New Roman"/>
                  <w:color w:val="222222"/>
                  <w:sz w:val="16"/>
                  <w:szCs w:val="16"/>
                  <w:lang w:eastAsia="zh-CN"/>
                  <w:rPrChange w:id="1560" w:author="Qizhou Duan" w:date="2024-06-21T12:09:00Z">
                    <w:rPr>
                      <w:rFonts w:ascii="Cambria" w:eastAsia="Times New Roman" w:hAnsi="Cambria" w:cs="Times New Roman"/>
                      <w:color w:val="222222"/>
                      <w:sz w:val="23"/>
                      <w:szCs w:val="23"/>
                      <w:lang w:eastAsia="zh-CN"/>
                    </w:rPr>
                  </w:rPrChange>
                </w:rPr>
                <w:t>179</w:t>
              </w:r>
            </w:ins>
          </w:p>
        </w:tc>
        <w:tc>
          <w:tcPr>
            <w:tcW w:w="0" w:type="auto"/>
            <w:shd w:val="clear" w:color="auto" w:fill="auto"/>
            <w:tcMar>
              <w:top w:w="0" w:type="dxa"/>
              <w:left w:w="75" w:type="dxa"/>
              <w:bottom w:w="0" w:type="dxa"/>
              <w:right w:w="75" w:type="dxa"/>
            </w:tcMar>
            <w:vAlign w:val="center"/>
            <w:hideMark/>
          </w:tcPr>
          <w:p w14:paraId="16EA5441" w14:textId="77777777" w:rsidR="003638E3" w:rsidRPr="003638E3" w:rsidRDefault="003638E3" w:rsidP="003638E3">
            <w:pPr>
              <w:suppressAutoHyphens w:val="0"/>
              <w:spacing w:before="150" w:after="150" w:line="240" w:lineRule="auto"/>
              <w:jc w:val="center"/>
              <w:rPr>
                <w:ins w:id="1561" w:author="Qizhou Duan" w:date="2024-06-21T12:09:00Z"/>
                <w:rFonts w:ascii="Times New Roman" w:eastAsia="Times New Roman" w:hAnsi="Times New Roman" w:cs="Times New Roman"/>
                <w:color w:val="222222"/>
                <w:sz w:val="16"/>
                <w:szCs w:val="16"/>
                <w:lang w:eastAsia="zh-CN"/>
                <w:rPrChange w:id="1562" w:author="Qizhou Duan" w:date="2024-06-21T12:09:00Z">
                  <w:rPr>
                    <w:ins w:id="1563" w:author="Qizhou Duan" w:date="2024-06-21T12:09:00Z"/>
                    <w:rFonts w:ascii="Cambria" w:eastAsia="Times New Roman" w:hAnsi="Cambria" w:cs="Times New Roman"/>
                    <w:color w:val="222222"/>
                    <w:sz w:val="23"/>
                    <w:szCs w:val="23"/>
                    <w:lang w:eastAsia="zh-CN"/>
                  </w:rPr>
                </w:rPrChange>
              </w:rPr>
              <w:pPrChange w:id="1564" w:author="Qizhou Duan" w:date="2024-06-21T12:10:00Z">
                <w:pPr>
                  <w:suppressAutoHyphens w:val="0"/>
                  <w:spacing w:before="150" w:after="150" w:line="240" w:lineRule="auto"/>
                  <w:jc w:val="right"/>
                </w:pPr>
              </w:pPrChange>
            </w:pPr>
            <w:ins w:id="1565" w:author="Qizhou Duan" w:date="2024-06-21T12:09:00Z">
              <w:r w:rsidRPr="003638E3">
                <w:rPr>
                  <w:rFonts w:ascii="Times New Roman" w:eastAsia="Times New Roman" w:hAnsi="Times New Roman" w:cs="Times New Roman"/>
                  <w:color w:val="222222"/>
                  <w:sz w:val="16"/>
                  <w:szCs w:val="16"/>
                  <w:lang w:eastAsia="zh-CN"/>
                  <w:rPrChange w:id="1566" w:author="Qizhou Duan" w:date="2024-06-21T12:09:00Z">
                    <w:rPr>
                      <w:rFonts w:ascii="Cambria" w:eastAsia="Times New Roman" w:hAnsi="Cambria" w:cs="Times New Roman"/>
                      <w:color w:val="222222"/>
                      <w:sz w:val="23"/>
                      <w:szCs w:val="23"/>
                      <w:lang w:eastAsia="zh-CN"/>
                    </w:rPr>
                  </w:rPrChange>
                </w:rPr>
                <w:t>70.53</w:t>
              </w:r>
            </w:ins>
          </w:p>
        </w:tc>
        <w:tc>
          <w:tcPr>
            <w:tcW w:w="0" w:type="auto"/>
            <w:shd w:val="clear" w:color="auto" w:fill="auto"/>
            <w:tcMar>
              <w:top w:w="0" w:type="dxa"/>
              <w:left w:w="75" w:type="dxa"/>
              <w:bottom w:w="0" w:type="dxa"/>
              <w:right w:w="75" w:type="dxa"/>
            </w:tcMar>
            <w:vAlign w:val="center"/>
            <w:hideMark/>
          </w:tcPr>
          <w:p w14:paraId="36AEFAB6" w14:textId="77777777" w:rsidR="003638E3" w:rsidRPr="003638E3" w:rsidRDefault="003638E3" w:rsidP="003638E3">
            <w:pPr>
              <w:suppressAutoHyphens w:val="0"/>
              <w:spacing w:before="150" w:after="150" w:line="240" w:lineRule="auto"/>
              <w:jc w:val="center"/>
              <w:rPr>
                <w:ins w:id="1567" w:author="Qizhou Duan" w:date="2024-06-21T12:09:00Z"/>
                <w:rFonts w:ascii="Times New Roman" w:eastAsia="Times New Roman" w:hAnsi="Times New Roman" w:cs="Times New Roman"/>
                <w:color w:val="222222"/>
                <w:sz w:val="16"/>
                <w:szCs w:val="16"/>
                <w:lang w:eastAsia="zh-CN"/>
                <w:rPrChange w:id="1568" w:author="Qizhou Duan" w:date="2024-06-21T12:09:00Z">
                  <w:rPr>
                    <w:ins w:id="1569" w:author="Qizhou Duan" w:date="2024-06-21T12:09:00Z"/>
                    <w:rFonts w:ascii="Cambria" w:eastAsia="Times New Roman" w:hAnsi="Cambria" w:cs="Times New Roman"/>
                    <w:color w:val="222222"/>
                    <w:sz w:val="23"/>
                    <w:szCs w:val="23"/>
                    <w:lang w:eastAsia="zh-CN"/>
                  </w:rPr>
                </w:rPrChange>
              </w:rPr>
              <w:pPrChange w:id="1570" w:author="Qizhou Duan" w:date="2024-06-21T12:10:00Z">
                <w:pPr>
                  <w:suppressAutoHyphens w:val="0"/>
                  <w:spacing w:before="150" w:after="150" w:line="240" w:lineRule="auto"/>
                  <w:jc w:val="right"/>
                </w:pPr>
              </w:pPrChange>
            </w:pPr>
            <w:ins w:id="1571" w:author="Qizhou Duan" w:date="2024-06-21T12:09:00Z">
              <w:r w:rsidRPr="003638E3">
                <w:rPr>
                  <w:rFonts w:ascii="Times New Roman" w:eastAsia="Times New Roman" w:hAnsi="Times New Roman" w:cs="Times New Roman"/>
                  <w:color w:val="222222"/>
                  <w:sz w:val="16"/>
                  <w:szCs w:val="16"/>
                  <w:lang w:eastAsia="zh-CN"/>
                  <w:rPrChange w:id="1572" w:author="Qizhou Duan" w:date="2024-06-21T12:09:00Z">
                    <w:rPr>
                      <w:rFonts w:ascii="Cambria" w:eastAsia="Times New Roman" w:hAnsi="Cambria" w:cs="Times New Roman"/>
                      <w:color w:val="222222"/>
                      <w:sz w:val="23"/>
                      <w:szCs w:val="23"/>
                      <w:lang w:eastAsia="zh-CN"/>
                    </w:rPr>
                  </w:rPrChange>
                </w:rPr>
                <w:t>17.26</w:t>
              </w:r>
            </w:ins>
          </w:p>
        </w:tc>
      </w:tr>
      <w:tr w:rsidR="003638E3" w:rsidRPr="003638E3" w14:paraId="6212F326" w14:textId="77777777" w:rsidTr="003638E3">
        <w:trPr>
          <w:ins w:id="1573" w:author="Qizhou Duan" w:date="2024-06-21T12:09:00Z"/>
        </w:trPr>
        <w:tc>
          <w:tcPr>
            <w:tcW w:w="0" w:type="auto"/>
            <w:shd w:val="clear" w:color="auto" w:fill="auto"/>
            <w:tcMar>
              <w:top w:w="0" w:type="dxa"/>
              <w:left w:w="75" w:type="dxa"/>
              <w:bottom w:w="0" w:type="dxa"/>
              <w:right w:w="75" w:type="dxa"/>
            </w:tcMar>
            <w:vAlign w:val="center"/>
            <w:hideMark/>
          </w:tcPr>
          <w:p w14:paraId="0DEEFCBC" w14:textId="77777777" w:rsidR="003638E3" w:rsidRPr="003638E3" w:rsidRDefault="003638E3" w:rsidP="003638E3">
            <w:pPr>
              <w:suppressAutoHyphens w:val="0"/>
              <w:spacing w:before="150" w:after="150" w:line="240" w:lineRule="auto"/>
              <w:jc w:val="center"/>
              <w:rPr>
                <w:ins w:id="1574" w:author="Qizhou Duan" w:date="2024-06-21T12:09:00Z"/>
                <w:rFonts w:ascii="Times New Roman" w:eastAsia="Times New Roman" w:hAnsi="Times New Roman" w:cs="Times New Roman"/>
                <w:color w:val="222222"/>
                <w:sz w:val="16"/>
                <w:szCs w:val="16"/>
                <w:lang w:eastAsia="zh-CN"/>
                <w:rPrChange w:id="1575" w:author="Qizhou Duan" w:date="2024-06-21T12:09:00Z">
                  <w:rPr>
                    <w:ins w:id="1576" w:author="Qizhou Duan" w:date="2024-06-21T12:09:00Z"/>
                    <w:rFonts w:ascii="Cambria" w:eastAsia="Times New Roman" w:hAnsi="Cambria" w:cs="Times New Roman"/>
                    <w:color w:val="222222"/>
                    <w:sz w:val="23"/>
                    <w:szCs w:val="23"/>
                    <w:lang w:eastAsia="zh-CN"/>
                  </w:rPr>
                </w:rPrChange>
              </w:rPr>
              <w:pPrChange w:id="1577" w:author="Qizhou Duan" w:date="2024-06-21T12:10:00Z">
                <w:pPr>
                  <w:suppressAutoHyphens w:val="0"/>
                  <w:spacing w:before="150" w:after="150" w:line="240" w:lineRule="auto"/>
                </w:pPr>
              </w:pPrChange>
            </w:pPr>
            <w:ins w:id="1578" w:author="Qizhou Duan" w:date="2024-06-21T12:09:00Z">
              <w:r w:rsidRPr="003638E3">
                <w:rPr>
                  <w:rFonts w:ascii="Times New Roman" w:eastAsia="Times New Roman" w:hAnsi="Times New Roman" w:cs="Times New Roman"/>
                  <w:color w:val="222222"/>
                  <w:sz w:val="16"/>
                  <w:szCs w:val="16"/>
                  <w:lang w:eastAsia="zh-CN"/>
                  <w:rPrChange w:id="1579" w:author="Qizhou Duan" w:date="2024-06-21T12:09:00Z">
                    <w:rPr>
                      <w:rFonts w:ascii="Cambria" w:eastAsia="Times New Roman" w:hAnsi="Cambria" w:cs="Times New Roman"/>
                      <w:color w:val="222222"/>
                      <w:sz w:val="23"/>
                      <w:szCs w:val="23"/>
                      <w:lang w:eastAsia="zh-CN"/>
                    </w:rPr>
                  </w:rPrChange>
                </w:rPr>
                <w:t>Adjorlolo et al. (2022)</w:t>
              </w:r>
            </w:ins>
          </w:p>
        </w:tc>
        <w:tc>
          <w:tcPr>
            <w:tcW w:w="0" w:type="auto"/>
            <w:shd w:val="clear" w:color="auto" w:fill="auto"/>
            <w:tcMar>
              <w:top w:w="0" w:type="dxa"/>
              <w:left w:w="75" w:type="dxa"/>
              <w:bottom w:w="0" w:type="dxa"/>
              <w:right w:w="75" w:type="dxa"/>
            </w:tcMar>
            <w:vAlign w:val="center"/>
            <w:hideMark/>
          </w:tcPr>
          <w:p w14:paraId="24627C42" w14:textId="77777777" w:rsidR="003638E3" w:rsidRPr="003638E3" w:rsidRDefault="003638E3" w:rsidP="003638E3">
            <w:pPr>
              <w:suppressAutoHyphens w:val="0"/>
              <w:spacing w:before="150" w:after="150" w:line="240" w:lineRule="auto"/>
              <w:jc w:val="center"/>
              <w:rPr>
                <w:ins w:id="1580" w:author="Qizhou Duan" w:date="2024-06-21T12:09:00Z"/>
                <w:rFonts w:ascii="Times New Roman" w:eastAsia="Times New Roman" w:hAnsi="Times New Roman" w:cs="Times New Roman"/>
                <w:color w:val="222222"/>
                <w:sz w:val="16"/>
                <w:szCs w:val="16"/>
                <w:lang w:eastAsia="zh-CN"/>
                <w:rPrChange w:id="1581" w:author="Qizhou Duan" w:date="2024-06-21T12:09:00Z">
                  <w:rPr>
                    <w:ins w:id="1582" w:author="Qizhou Duan" w:date="2024-06-21T12:09:00Z"/>
                    <w:rFonts w:ascii="Cambria" w:eastAsia="Times New Roman" w:hAnsi="Cambria" w:cs="Times New Roman"/>
                    <w:color w:val="222222"/>
                    <w:sz w:val="23"/>
                    <w:szCs w:val="23"/>
                    <w:lang w:eastAsia="zh-CN"/>
                  </w:rPr>
                </w:rPrChange>
              </w:rPr>
              <w:pPrChange w:id="1583" w:author="Qizhou Duan" w:date="2024-06-21T12:10:00Z">
                <w:pPr>
                  <w:suppressAutoHyphens w:val="0"/>
                  <w:spacing w:before="150" w:after="150" w:line="240" w:lineRule="auto"/>
                  <w:jc w:val="right"/>
                </w:pPr>
              </w:pPrChange>
            </w:pPr>
            <w:ins w:id="1584" w:author="Qizhou Duan" w:date="2024-06-21T12:09:00Z">
              <w:r w:rsidRPr="003638E3">
                <w:rPr>
                  <w:rFonts w:ascii="Times New Roman" w:eastAsia="Times New Roman" w:hAnsi="Times New Roman" w:cs="Times New Roman"/>
                  <w:color w:val="222222"/>
                  <w:sz w:val="16"/>
                  <w:szCs w:val="16"/>
                  <w:lang w:eastAsia="zh-CN"/>
                  <w:rPrChange w:id="1585" w:author="Qizhou Duan" w:date="2024-06-21T12:09:00Z">
                    <w:rPr>
                      <w:rFonts w:ascii="Cambria" w:eastAsia="Times New Roman" w:hAnsi="Cambria" w:cs="Times New Roman"/>
                      <w:color w:val="222222"/>
                      <w:sz w:val="23"/>
                      <w:szCs w:val="23"/>
                      <w:lang w:eastAsia="zh-CN"/>
                    </w:rPr>
                  </w:rPrChange>
                </w:rPr>
                <w:t>381</w:t>
              </w:r>
            </w:ins>
          </w:p>
        </w:tc>
        <w:tc>
          <w:tcPr>
            <w:tcW w:w="0" w:type="auto"/>
            <w:shd w:val="clear" w:color="auto" w:fill="auto"/>
            <w:tcMar>
              <w:top w:w="0" w:type="dxa"/>
              <w:left w:w="75" w:type="dxa"/>
              <w:bottom w:w="0" w:type="dxa"/>
              <w:right w:w="75" w:type="dxa"/>
            </w:tcMar>
            <w:vAlign w:val="center"/>
            <w:hideMark/>
          </w:tcPr>
          <w:p w14:paraId="7145C026" w14:textId="77777777" w:rsidR="003638E3" w:rsidRPr="003638E3" w:rsidRDefault="003638E3" w:rsidP="003638E3">
            <w:pPr>
              <w:suppressAutoHyphens w:val="0"/>
              <w:spacing w:before="150" w:after="150" w:line="240" w:lineRule="auto"/>
              <w:jc w:val="center"/>
              <w:rPr>
                <w:ins w:id="1586" w:author="Qizhou Duan" w:date="2024-06-21T12:09:00Z"/>
                <w:rFonts w:ascii="Times New Roman" w:eastAsia="Times New Roman" w:hAnsi="Times New Roman" w:cs="Times New Roman"/>
                <w:color w:val="222222"/>
                <w:sz w:val="16"/>
                <w:szCs w:val="16"/>
                <w:lang w:eastAsia="zh-CN"/>
                <w:rPrChange w:id="1587" w:author="Qizhou Duan" w:date="2024-06-21T12:09:00Z">
                  <w:rPr>
                    <w:ins w:id="1588" w:author="Qizhou Duan" w:date="2024-06-21T12:09:00Z"/>
                    <w:rFonts w:ascii="Cambria" w:eastAsia="Times New Roman" w:hAnsi="Cambria" w:cs="Times New Roman"/>
                    <w:color w:val="222222"/>
                    <w:sz w:val="23"/>
                    <w:szCs w:val="23"/>
                    <w:lang w:eastAsia="zh-CN"/>
                  </w:rPr>
                </w:rPrChange>
              </w:rPr>
              <w:pPrChange w:id="1589" w:author="Qizhou Duan" w:date="2024-06-21T12:10:00Z">
                <w:pPr>
                  <w:suppressAutoHyphens w:val="0"/>
                  <w:spacing w:before="150" w:after="150" w:line="240" w:lineRule="auto"/>
                  <w:jc w:val="right"/>
                </w:pPr>
              </w:pPrChange>
            </w:pPr>
            <w:ins w:id="1590" w:author="Qizhou Duan" w:date="2024-06-21T12:09:00Z">
              <w:r w:rsidRPr="003638E3">
                <w:rPr>
                  <w:rFonts w:ascii="Times New Roman" w:eastAsia="Times New Roman" w:hAnsi="Times New Roman" w:cs="Times New Roman"/>
                  <w:color w:val="222222"/>
                  <w:sz w:val="16"/>
                  <w:szCs w:val="16"/>
                  <w:lang w:eastAsia="zh-CN"/>
                  <w:rPrChange w:id="1591" w:author="Qizhou Duan" w:date="2024-06-21T12:09:00Z">
                    <w:rPr>
                      <w:rFonts w:ascii="Cambria" w:eastAsia="Times New Roman" w:hAnsi="Cambria" w:cs="Times New Roman"/>
                      <w:color w:val="222222"/>
                      <w:sz w:val="23"/>
                      <w:szCs w:val="23"/>
                      <w:lang w:eastAsia="zh-CN"/>
                    </w:rPr>
                  </w:rPrChange>
                </w:rPr>
                <w:t>46.74</w:t>
              </w:r>
            </w:ins>
          </w:p>
        </w:tc>
        <w:tc>
          <w:tcPr>
            <w:tcW w:w="0" w:type="auto"/>
            <w:shd w:val="clear" w:color="auto" w:fill="auto"/>
            <w:tcMar>
              <w:top w:w="0" w:type="dxa"/>
              <w:left w:w="75" w:type="dxa"/>
              <w:bottom w:w="0" w:type="dxa"/>
              <w:right w:w="75" w:type="dxa"/>
            </w:tcMar>
            <w:vAlign w:val="center"/>
            <w:hideMark/>
          </w:tcPr>
          <w:p w14:paraId="1BE95948" w14:textId="77777777" w:rsidR="003638E3" w:rsidRPr="003638E3" w:rsidRDefault="003638E3" w:rsidP="003638E3">
            <w:pPr>
              <w:suppressAutoHyphens w:val="0"/>
              <w:spacing w:before="150" w:after="150" w:line="240" w:lineRule="auto"/>
              <w:jc w:val="center"/>
              <w:rPr>
                <w:ins w:id="1592" w:author="Qizhou Duan" w:date="2024-06-21T12:09:00Z"/>
                <w:rFonts w:ascii="Times New Roman" w:eastAsia="Times New Roman" w:hAnsi="Times New Roman" w:cs="Times New Roman"/>
                <w:color w:val="222222"/>
                <w:sz w:val="16"/>
                <w:szCs w:val="16"/>
                <w:lang w:eastAsia="zh-CN"/>
                <w:rPrChange w:id="1593" w:author="Qizhou Duan" w:date="2024-06-21T12:09:00Z">
                  <w:rPr>
                    <w:ins w:id="1594" w:author="Qizhou Duan" w:date="2024-06-21T12:09:00Z"/>
                    <w:rFonts w:ascii="Cambria" w:eastAsia="Times New Roman" w:hAnsi="Cambria" w:cs="Times New Roman"/>
                    <w:color w:val="222222"/>
                    <w:sz w:val="23"/>
                    <w:szCs w:val="23"/>
                    <w:lang w:eastAsia="zh-CN"/>
                  </w:rPr>
                </w:rPrChange>
              </w:rPr>
              <w:pPrChange w:id="1595" w:author="Qizhou Duan" w:date="2024-06-21T12:10:00Z">
                <w:pPr>
                  <w:suppressAutoHyphens w:val="0"/>
                  <w:spacing w:before="150" w:after="150" w:line="240" w:lineRule="auto"/>
                  <w:jc w:val="right"/>
                </w:pPr>
              </w:pPrChange>
            </w:pPr>
            <w:ins w:id="1596" w:author="Qizhou Duan" w:date="2024-06-21T12:09:00Z">
              <w:r w:rsidRPr="003638E3">
                <w:rPr>
                  <w:rFonts w:ascii="Times New Roman" w:eastAsia="Times New Roman" w:hAnsi="Times New Roman" w:cs="Times New Roman"/>
                  <w:color w:val="222222"/>
                  <w:sz w:val="16"/>
                  <w:szCs w:val="16"/>
                  <w:lang w:eastAsia="zh-CN"/>
                  <w:rPrChange w:id="1597" w:author="Qizhou Duan" w:date="2024-06-21T12:09:00Z">
                    <w:rPr>
                      <w:rFonts w:ascii="Cambria" w:eastAsia="Times New Roman" w:hAnsi="Cambria" w:cs="Times New Roman"/>
                      <w:color w:val="222222"/>
                      <w:sz w:val="23"/>
                      <w:szCs w:val="23"/>
                      <w:lang w:eastAsia="zh-CN"/>
                    </w:rPr>
                  </w:rPrChange>
                </w:rPr>
                <w:t>10.61</w:t>
              </w:r>
            </w:ins>
          </w:p>
        </w:tc>
      </w:tr>
      <w:tr w:rsidR="003638E3" w:rsidRPr="003638E3" w14:paraId="04F168C4" w14:textId="77777777" w:rsidTr="003638E3">
        <w:trPr>
          <w:ins w:id="1598" w:author="Qizhou Duan" w:date="2024-06-21T12:09:00Z"/>
        </w:trPr>
        <w:tc>
          <w:tcPr>
            <w:tcW w:w="0" w:type="auto"/>
            <w:shd w:val="clear" w:color="auto" w:fill="auto"/>
            <w:tcMar>
              <w:top w:w="0" w:type="dxa"/>
              <w:left w:w="75" w:type="dxa"/>
              <w:bottom w:w="0" w:type="dxa"/>
              <w:right w:w="75" w:type="dxa"/>
            </w:tcMar>
            <w:vAlign w:val="center"/>
            <w:hideMark/>
          </w:tcPr>
          <w:p w14:paraId="0C06EA66" w14:textId="77777777" w:rsidR="003638E3" w:rsidRPr="003638E3" w:rsidRDefault="003638E3" w:rsidP="003638E3">
            <w:pPr>
              <w:suppressAutoHyphens w:val="0"/>
              <w:spacing w:before="150" w:after="150" w:line="240" w:lineRule="auto"/>
              <w:jc w:val="center"/>
              <w:rPr>
                <w:ins w:id="1599" w:author="Qizhou Duan" w:date="2024-06-21T12:09:00Z"/>
                <w:rFonts w:ascii="Times New Roman" w:eastAsia="Times New Roman" w:hAnsi="Times New Roman" w:cs="Times New Roman"/>
                <w:color w:val="222222"/>
                <w:sz w:val="16"/>
                <w:szCs w:val="16"/>
                <w:lang w:eastAsia="zh-CN"/>
                <w:rPrChange w:id="1600" w:author="Qizhou Duan" w:date="2024-06-21T12:09:00Z">
                  <w:rPr>
                    <w:ins w:id="1601" w:author="Qizhou Duan" w:date="2024-06-21T12:09:00Z"/>
                    <w:rFonts w:ascii="Cambria" w:eastAsia="Times New Roman" w:hAnsi="Cambria" w:cs="Times New Roman"/>
                    <w:color w:val="222222"/>
                    <w:sz w:val="23"/>
                    <w:szCs w:val="23"/>
                    <w:lang w:eastAsia="zh-CN"/>
                  </w:rPr>
                </w:rPrChange>
              </w:rPr>
              <w:pPrChange w:id="1602" w:author="Qizhou Duan" w:date="2024-06-21T12:10:00Z">
                <w:pPr>
                  <w:suppressAutoHyphens w:val="0"/>
                  <w:spacing w:before="150" w:after="150" w:line="240" w:lineRule="auto"/>
                </w:pPr>
              </w:pPrChange>
            </w:pPr>
            <w:ins w:id="1603" w:author="Qizhou Duan" w:date="2024-06-21T12:09:00Z">
              <w:r w:rsidRPr="003638E3">
                <w:rPr>
                  <w:rFonts w:ascii="Times New Roman" w:eastAsia="Times New Roman" w:hAnsi="Times New Roman" w:cs="Times New Roman"/>
                  <w:color w:val="222222"/>
                  <w:sz w:val="16"/>
                  <w:szCs w:val="16"/>
                  <w:lang w:eastAsia="zh-CN"/>
                  <w:rPrChange w:id="1604" w:author="Qizhou Duan" w:date="2024-06-21T12:09:00Z">
                    <w:rPr>
                      <w:rFonts w:ascii="Cambria" w:eastAsia="Times New Roman" w:hAnsi="Cambria" w:cs="Times New Roman"/>
                      <w:color w:val="222222"/>
                      <w:sz w:val="23"/>
                      <w:szCs w:val="23"/>
                      <w:lang w:eastAsia="zh-CN"/>
                    </w:rPr>
                  </w:rPrChange>
                </w:rPr>
                <w:t>Chen et al.(2020)</w:t>
              </w:r>
            </w:ins>
          </w:p>
        </w:tc>
        <w:tc>
          <w:tcPr>
            <w:tcW w:w="0" w:type="auto"/>
            <w:shd w:val="clear" w:color="auto" w:fill="auto"/>
            <w:tcMar>
              <w:top w:w="0" w:type="dxa"/>
              <w:left w:w="75" w:type="dxa"/>
              <w:bottom w:w="0" w:type="dxa"/>
              <w:right w:w="75" w:type="dxa"/>
            </w:tcMar>
            <w:vAlign w:val="center"/>
            <w:hideMark/>
          </w:tcPr>
          <w:p w14:paraId="005B0C9F" w14:textId="77777777" w:rsidR="003638E3" w:rsidRPr="003638E3" w:rsidRDefault="003638E3" w:rsidP="003638E3">
            <w:pPr>
              <w:suppressAutoHyphens w:val="0"/>
              <w:spacing w:before="150" w:after="150" w:line="240" w:lineRule="auto"/>
              <w:jc w:val="center"/>
              <w:rPr>
                <w:ins w:id="1605" w:author="Qizhou Duan" w:date="2024-06-21T12:09:00Z"/>
                <w:rFonts w:ascii="Times New Roman" w:eastAsia="Times New Roman" w:hAnsi="Times New Roman" w:cs="Times New Roman"/>
                <w:color w:val="222222"/>
                <w:sz w:val="16"/>
                <w:szCs w:val="16"/>
                <w:lang w:eastAsia="zh-CN"/>
                <w:rPrChange w:id="1606" w:author="Qizhou Duan" w:date="2024-06-21T12:09:00Z">
                  <w:rPr>
                    <w:ins w:id="1607" w:author="Qizhou Duan" w:date="2024-06-21T12:09:00Z"/>
                    <w:rFonts w:ascii="Cambria" w:eastAsia="Times New Roman" w:hAnsi="Cambria" w:cs="Times New Roman"/>
                    <w:color w:val="222222"/>
                    <w:sz w:val="23"/>
                    <w:szCs w:val="23"/>
                    <w:lang w:eastAsia="zh-CN"/>
                  </w:rPr>
                </w:rPrChange>
              </w:rPr>
              <w:pPrChange w:id="1608" w:author="Qizhou Duan" w:date="2024-06-21T12:10:00Z">
                <w:pPr>
                  <w:suppressAutoHyphens w:val="0"/>
                  <w:spacing w:before="150" w:after="150" w:line="240" w:lineRule="auto"/>
                  <w:jc w:val="right"/>
                </w:pPr>
              </w:pPrChange>
            </w:pPr>
            <w:ins w:id="1609" w:author="Qizhou Duan" w:date="2024-06-21T12:09:00Z">
              <w:r w:rsidRPr="003638E3">
                <w:rPr>
                  <w:rFonts w:ascii="Times New Roman" w:eastAsia="Times New Roman" w:hAnsi="Times New Roman" w:cs="Times New Roman"/>
                  <w:color w:val="222222"/>
                  <w:sz w:val="16"/>
                  <w:szCs w:val="16"/>
                  <w:lang w:eastAsia="zh-CN"/>
                  <w:rPrChange w:id="1610" w:author="Qizhou Duan" w:date="2024-06-21T12:09:00Z">
                    <w:rPr>
                      <w:rFonts w:ascii="Cambria" w:eastAsia="Times New Roman" w:hAnsi="Cambria" w:cs="Times New Roman"/>
                      <w:color w:val="222222"/>
                      <w:sz w:val="23"/>
                      <w:szCs w:val="23"/>
                      <w:lang w:eastAsia="zh-CN"/>
                    </w:rPr>
                  </w:rPrChange>
                </w:rPr>
                <w:t>12596</w:t>
              </w:r>
            </w:ins>
          </w:p>
        </w:tc>
        <w:tc>
          <w:tcPr>
            <w:tcW w:w="0" w:type="auto"/>
            <w:shd w:val="clear" w:color="auto" w:fill="auto"/>
            <w:tcMar>
              <w:top w:w="0" w:type="dxa"/>
              <w:left w:w="75" w:type="dxa"/>
              <w:bottom w:w="0" w:type="dxa"/>
              <w:right w:w="75" w:type="dxa"/>
            </w:tcMar>
            <w:vAlign w:val="center"/>
            <w:hideMark/>
          </w:tcPr>
          <w:p w14:paraId="3FFFE0C4" w14:textId="77777777" w:rsidR="003638E3" w:rsidRPr="003638E3" w:rsidRDefault="003638E3" w:rsidP="003638E3">
            <w:pPr>
              <w:suppressAutoHyphens w:val="0"/>
              <w:spacing w:before="150" w:after="150" w:line="240" w:lineRule="auto"/>
              <w:jc w:val="center"/>
              <w:rPr>
                <w:ins w:id="1611" w:author="Qizhou Duan" w:date="2024-06-21T12:09:00Z"/>
                <w:rFonts w:ascii="Times New Roman" w:eastAsia="Times New Roman" w:hAnsi="Times New Roman" w:cs="Times New Roman"/>
                <w:color w:val="222222"/>
                <w:sz w:val="16"/>
                <w:szCs w:val="16"/>
                <w:lang w:eastAsia="zh-CN"/>
                <w:rPrChange w:id="1612" w:author="Qizhou Duan" w:date="2024-06-21T12:09:00Z">
                  <w:rPr>
                    <w:ins w:id="1613" w:author="Qizhou Duan" w:date="2024-06-21T12:09:00Z"/>
                    <w:rFonts w:ascii="Cambria" w:eastAsia="Times New Roman" w:hAnsi="Cambria" w:cs="Times New Roman"/>
                    <w:color w:val="222222"/>
                    <w:sz w:val="23"/>
                    <w:szCs w:val="23"/>
                    <w:lang w:eastAsia="zh-CN"/>
                  </w:rPr>
                </w:rPrChange>
              </w:rPr>
              <w:pPrChange w:id="1614" w:author="Qizhou Duan" w:date="2024-06-21T12:10:00Z">
                <w:pPr>
                  <w:suppressAutoHyphens w:val="0"/>
                  <w:spacing w:before="150" w:after="150" w:line="240" w:lineRule="auto"/>
                  <w:jc w:val="right"/>
                </w:pPr>
              </w:pPrChange>
            </w:pPr>
            <w:ins w:id="1615" w:author="Qizhou Duan" w:date="2024-06-21T12:09:00Z">
              <w:r w:rsidRPr="003638E3">
                <w:rPr>
                  <w:rFonts w:ascii="Times New Roman" w:eastAsia="Times New Roman" w:hAnsi="Times New Roman" w:cs="Times New Roman"/>
                  <w:color w:val="222222"/>
                  <w:sz w:val="16"/>
                  <w:szCs w:val="16"/>
                  <w:lang w:eastAsia="zh-CN"/>
                  <w:rPrChange w:id="1616" w:author="Qizhou Duan" w:date="2024-06-21T12:09:00Z">
                    <w:rPr>
                      <w:rFonts w:ascii="Cambria" w:eastAsia="Times New Roman" w:hAnsi="Cambria" w:cs="Times New Roman"/>
                      <w:color w:val="222222"/>
                      <w:sz w:val="23"/>
                      <w:szCs w:val="23"/>
                      <w:lang w:eastAsia="zh-CN"/>
                    </w:rPr>
                  </w:rPrChange>
                </w:rPr>
                <w:t>58.80</w:t>
              </w:r>
            </w:ins>
          </w:p>
        </w:tc>
        <w:tc>
          <w:tcPr>
            <w:tcW w:w="0" w:type="auto"/>
            <w:shd w:val="clear" w:color="auto" w:fill="auto"/>
            <w:tcMar>
              <w:top w:w="0" w:type="dxa"/>
              <w:left w:w="75" w:type="dxa"/>
              <w:bottom w:w="0" w:type="dxa"/>
              <w:right w:w="75" w:type="dxa"/>
            </w:tcMar>
            <w:vAlign w:val="center"/>
            <w:hideMark/>
          </w:tcPr>
          <w:p w14:paraId="565E911A" w14:textId="77777777" w:rsidR="003638E3" w:rsidRPr="003638E3" w:rsidRDefault="003638E3" w:rsidP="003638E3">
            <w:pPr>
              <w:suppressAutoHyphens w:val="0"/>
              <w:spacing w:before="150" w:after="150" w:line="240" w:lineRule="auto"/>
              <w:jc w:val="center"/>
              <w:rPr>
                <w:ins w:id="1617" w:author="Qizhou Duan" w:date="2024-06-21T12:09:00Z"/>
                <w:rFonts w:ascii="Times New Roman" w:eastAsia="Times New Roman" w:hAnsi="Times New Roman" w:cs="Times New Roman"/>
                <w:color w:val="222222"/>
                <w:sz w:val="16"/>
                <w:szCs w:val="16"/>
                <w:lang w:eastAsia="zh-CN"/>
                <w:rPrChange w:id="1618" w:author="Qizhou Duan" w:date="2024-06-21T12:09:00Z">
                  <w:rPr>
                    <w:ins w:id="1619" w:author="Qizhou Duan" w:date="2024-06-21T12:09:00Z"/>
                    <w:rFonts w:ascii="Cambria" w:eastAsia="Times New Roman" w:hAnsi="Cambria" w:cs="Times New Roman"/>
                    <w:color w:val="222222"/>
                    <w:sz w:val="23"/>
                    <w:szCs w:val="23"/>
                    <w:lang w:eastAsia="zh-CN"/>
                  </w:rPr>
                </w:rPrChange>
              </w:rPr>
              <w:pPrChange w:id="1620" w:author="Qizhou Duan" w:date="2024-06-21T12:10:00Z">
                <w:pPr>
                  <w:suppressAutoHyphens w:val="0"/>
                  <w:spacing w:before="150" w:after="150" w:line="240" w:lineRule="auto"/>
                  <w:jc w:val="right"/>
                </w:pPr>
              </w:pPrChange>
            </w:pPr>
            <w:ins w:id="1621" w:author="Qizhou Duan" w:date="2024-06-21T12:09:00Z">
              <w:r w:rsidRPr="003638E3">
                <w:rPr>
                  <w:rFonts w:ascii="Times New Roman" w:eastAsia="Times New Roman" w:hAnsi="Times New Roman" w:cs="Times New Roman"/>
                  <w:color w:val="222222"/>
                  <w:sz w:val="16"/>
                  <w:szCs w:val="16"/>
                  <w:lang w:eastAsia="zh-CN"/>
                  <w:rPrChange w:id="1622" w:author="Qizhou Duan" w:date="2024-06-21T12:09:00Z">
                    <w:rPr>
                      <w:rFonts w:ascii="Cambria" w:eastAsia="Times New Roman" w:hAnsi="Cambria" w:cs="Times New Roman"/>
                      <w:color w:val="222222"/>
                      <w:sz w:val="23"/>
                      <w:szCs w:val="23"/>
                      <w:lang w:eastAsia="zh-CN"/>
                    </w:rPr>
                  </w:rPrChange>
                </w:rPr>
                <w:t>24.15</w:t>
              </w:r>
            </w:ins>
          </w:p>
        </w:tc>
      </w:tr>
      <w:tr w:rsidR="003638E3" w:rsidRPr="003638E3" w14:paraId="143D67DC" w14:textId="77777777" w:rsidTr="003638E3">
        <w:trPr>
          <w:ins w:id="1623" w:author="Qizhou Duan" w:date="2024-06-21T12:09:00Z"/>
        </w:trPr>
        <w:tc>
          <w:tcPr>
            <w:tcW w:w="0" w:type="auto"/>
            <w:shd w:val="clear" w:color="auto" w:fill="auto"/>
            <w:tcMar>
              <w:top w:w="0" w:type="dxa"/>
              <w:left w:w="75" w:type="dxa"/>
              <w:bottom w:w="0" w:type="dxa"/>
              <w:right w:w="75" w:type="dxa"/>
            </w:tcMar>
            <w:vAlign w:val="center"/>
            <w:hideMark/>
          </w:tcPr>
          <w:p w14:paraId="3C4CE445" w14:textId="77777777" w:rsidR="003638E3" w:rsidRPr="003638E3" w:rsidRDefault="003638E3" w:rsidP="003638E3">
            <w:pPr>
              <w:suppressAutoHyphens w:val="0"/>
              <w:spacing w:before="150" w:after="150" w:line="240" w:lineRule="auto"/>
              <w:jc w:val="center"/>
              <w:rPr>
                <w:ins w:id="1624" w:author="Qizhou Duan" w:date="2024-06-21T12:09:00Z"/>
                <w:rFonts w:ascii="Times New Roman" w:eastAsia="Times New Roman" w:hAnsi="Times New Roman" w:cs="Times New Roman"/>
                <w:color w:val="222222"/>
                <w:sz w:val="16"/>
                <w:szCs w:val="16"/>
                <w:lang w:eastAsia="zh-CN"/>
                <w:rPrChange w:id="1625" w:author="Qizhou Duan" w:date="2024-06-21T12:09:00Z">
                  <w:rPr>
                    <w:ins w:id="1626" w:author="Qizhou Duan" w:date="2024-06-21T12:09:00Z"/>
                    <w:rFonts w:ascii="Cambria" w:eastAsia="Times New Roman" w:hAnsi="Cambria" w:cs="Times New Roman"/>
                    <w:color w:val="222222"/>
                    <w:sz w:val="23"/>
                    <w:szCs w:val="23"/>
                    <w:lang w:eastAsia="zh-CN"/>
                  </w:rPr>
                </w:rPrChange>
              </w:rPr>
              <w:pPrChange w:id="1627" w:author="Qizhou Duan" w:date="2024-06-21T12:10:00Z">
                <w:pPr>
                  <w:suppressAutoHyphens w:val="0"/>
                  <w:spacing w:before="150" w:after="150" w:line="240" w:lineRule="auto"/>
                </w:pPr>
              </w:pPrChange>
            </w:pPr>
            <w:ins w:id="1628" w:author="Qizhou Duan" w:date="2024-06-21T12:09:00Z">
              <w:r w:rsidRPr="003638E3">
                <w:rPr>
                  <w:rFonts w:ascii="Times New Roman" w:eastAsia="Times New Roman" w:hAnsi="Times New Roman" w:cs="Times New Roman"/>
                  <w:color w:val="222222"/>
                  <w:sz w:val="16"/>
                  <w:szCs w:val="16"/>
                  <w:lang w:eastAsia="zh-CN"/>
                  <w:rPrChange w:id="1629" w:author="Qizhou Duan" w:date="2024-06-21T12:09:00Z">
                    <w:rPr>
                      <w:rFonts w:ascii="Cambria" w:eastAsia="Times New Roman" w:hAnsi="Cambria" w:cs="Times New Roman"/>
                      <w:color w:val="222222"/>
                      <w:sz w:val="23"/>
                      <w:szCs w:val="23"/>
                      <w:lang w:eastAsia="zh-CN"/>
                    </w:rPr>
                  </w:rPrChange>
                </w:rPr>
                <w:t>Lewis et al. (2022)</w:t>
              </w:r>
            </w:ins>
          </w:p>
        </w:tc>
        <w:tc>
          <w:tcPr>
            <w:tcW w:w="0" w:type="auto"/>
            <w:shd w:val="clear" w:color="auto" w:fill="auto"/>
            <w:tcMar>
              <w:top w:w="0" w:type="dxa"/>
              <w:left w:w="75" w:type="dxa"/>
              <w:bottom w:w="0" w:type="dxa"/>
              <w:right w:w="75" w:type="dxa"/>
            </w:tcMar>
            <w:vAlign w:val="center"/>
            <w:hideMark/>
          </w:tcPr>
          <w:p w14:paraId="6CDE0654" w14:textId="77777777" w:rsidR="003638E3" w:rsidRPr="003638E3" w:rsidRDefault="003638E3" w:rsidP="003638E3">
            <w:pPr>
              <w:suppressAutoHyphens w:val="0"/>
              <w:spacing w:before="150" w:after="150" w:line="240" w:lineRule="auto"/>
              <w:jc w:val="center"/>
              <w:rPr>
                <w:ins w:id="1630" w:author="Qizhou Duan" w:date="2024-06-21T12:09:00Z"/>
                <w:rFonts w:ascii="Times New Roman" w:eastAsia="Times New Roman" w:hAnsi="Times New Roman" w:cs="Times New Roman"/>
                <w:color w:val="222222"/>
                <w:sz w:val="16"/>
                <w:szCs w:val="16"/>
                <w:lang w:eastAsia="zh-CN"/>
                <w:rPrChange w:id="1631" w:author="Qizhou Duan" w:date="2024-06-21T12:09:00Z">
                  <w:rPr>
                    <w:ins w:id="1632" w:author="Qizhou Duan" w:date="2024-06-21T12:09:00Z"/>
                    <w:rFonts w:ascii="Cambria" w:eastAsia="Times New Roman" w:hAnsi="Cambria" w:cs="Times New Roman"/>
                    <w:color w:val="222222"/>
                    <w:sz w:val="23"/>
                    <w:szCs w:val="23"/>
                    <w:lang w:eastAsia="zh-CN"/>
                  </w:rPr>
                </w:rPrChange>
              </w:rPr>
              <w:pPrChange w:id="1633" w:author="Qizhou Duan" w:date="2024-06-21T12:10:00Z">
                <w:pPr>
                  <w:suppressAutoHyphens w:val="0"/>
                  <w:spacing w:before="150" w:after="150" w:line="240" w:lineRule="auto"/>
                  <w:jc w:val="right"/>
                </w:pPr>
              </w:pPrChange>
            </w:pPr>
            <w:ins w:id="1634" w:author="Qizhou Duan" w:date="2024-06-21T12:09:00Z">
              <w:r w:rsidRPr="003638E3">
                <w:rPr>
                  <w:rFonts w:ascii="Times New Roman" w:eastAsia="Times New Roman" w:hAnsi="Times New Roman" w:cs="Times New Roman"/>
                  <w:color w:val="222222"/>
                  <w:sz w:val="16"/>
                  <w:szCs w:val="16"/>
                  <w:lang w:eastAsia="zh-CN"/>
                  <w:rPrChange w:id="1635" w:author="Qizhou Duan" w:date="2024-06-21T12:09:00Z">
                    <w:rPr>
                      <w:rFonts w:ascii="Cambria" w:eastAsia="Times New Roman" w:hAnsi="Cambria" w:cs="Times New Roman"/>
                      <w:color w:val="222222"/>
                      <w:sz w:val="23"/>
                      <w:szCs w:val="23"/>
                      <w:lang w:eastAsia="zh-CN"/>
                    </w:rPr>
                  </w:rPrChange>
                </w:rPr>
                <w:t>1424</w:t>
              </w:r>
            </w:ins>
          </w:p>
        </w:tc>
        <w:tc>
          <w:tcPr>
            <w:tcW w:w="0" w:type="auto"/>
            <w:shd w:val="clear" w:color="auto" w:fill="auto"/>
            <w:tcMar>
              <w:top w:w="0" w:type="dxa"/>
              <w:left w:w="75" w:type="dxa"/>
              <w:bottom w:w="0" w:type="dxa"/>
              <w:right w:w="75" w:type="dxa"/>
            </w:tcMar>
            <w:vAlign w:val="center"/>
            <w:hideMark/>
          </w:tcPr>
          <w:p w14:paraId="1CA5A780" w14:textId="77777777" w:rsidR="003638E3" w:rsidRPr="003638E3" w:rsidRDefault="003638E3" w:rsidP="003638E3">
            <w:pPr>
              <w:suppressAutoHyphens w:val="0"/>
              <w:spacing w:before="150" w:after="150" w:line="240" w:lineRule="auto"/>
              <w:jc w:val="center"/>
              <w:rPr>
                <w:ins w:id="1636" w:author="Qizhou Duan" w:date="2024-06-21T12:09:00Z"/>
                <w:rFonts w:ascii="Times New Roman" w:eastAsia="Times New Roman" w:hAnsi="Times New Roman" w:cs="Times New Roman"/>
                <w:color w:val="222222"/>
                <w:sz w:val="16"/>
                <w:szCs w:val="16"/>
                <w:lang w:eastAsia="zh-CN"/>
                <w:rPrChange w:id="1637" w:author="Qizhou Duan" w:date="2024-06-21T12:09:00Z">
                  <w:rPr>
                    <w:ins w:id="1638" w:author="Qizhou Duan" w:date="2024-06-21T12:09:00Z"/>
                    <w:rFonts w:ascii="Cambria" w:eastAsia="Times New Roman" w:hAnsi="Cambria" w:cs="Times New Roman"/>
                    <w:color w:val="222222"/>
                    <w:sz w:val="23"/>
                    <w:szCs w:val="23"/>
                    <w:lang w:eastAsia="zh-CN"/>
                  </w:rPr>
                </w:rPrChange>
              </w:rPr>
              <w:pPrChange w:id="1639" w:author="Qizhou Duan" w:date="2024-06-21T12:10:00Z">
                <w:pPr>
                  <w:suppressAutoHyphens w:val="0"/>
                  <w:spacing w:before="150" w:after="150" w:line="240" w:lineRule="auto"/>
                  <w:jc w:val="right"/>
                </w:pPr>
              </w:pPrChange>
            </w:pPr>
            <w:ins w:id="1640" w:author="Qizhou Duan" w:date="2024-06-21T12:09:00Z">
              <w:r w:rsidRPr="003638E3">
                <w:rPr>
                  <w:rFonts w:ascii="Times New Roman" w:eastAsia="Times New Roman" w:hAnsi="Times New Roman" w:cs="Times New Roman"/>
                  <w:color w:val="222222"/>
                  <w:sz w:val="16"/>
                  <w:szCs w:val="16"/>
                  <w:lang w:eastAsia="zh-CN"/>
                  <w:rPrChange w:id="1641" w:author="Qizhou Duan" w:date="2024-06-21T12:09:00Z">
                    <w:rPr>
                      <w:rFonts w:ascii="Cambria" w:eastAsia="Times New Roman" w:hAnsi="Cambria" w:cs="Times New Roman"/>
                      <w:color w:val="222222"/>
                      <w:sz w:val="23"/>
                      <w:szCs w:val="23"/>
                      <w:lang w:eastAsia="zh-CN"/>
                    </w:rPr>
                  </w:rPrChange>
                </w:rPr>
                <w:t>26.54</w:t>
              </w:r>
            </w:ins>
          </w:p>
        </w:tc>
        <w:tc>
          <w:tcPr>
            <w:tcW w:w="0" w:type="auto"/>
            <w:shd w:val="clear" w:color="auto" w:fill="auto"/>
            <w:tcMar>
              <w:top w:w="0" w:type="dxa"/>
              <w:left w:w="75" w:type="dxa"/>
              <w:bottom w:w="0" w:type="dxa"/>
              <w:right w:w="75" w:type="dxa"/>
            </w:tcMar>
            <w:vAlign w:val="center"/>
            <w:hideMark/>
          </w:tcPr>
          <w:p w14:paraId="1A178B08" w14:textId="77777777" w:rsidR="003638E3" w:rsidRPr="003638E3" w:rsidRDefault="003638E3" w:rsidP="003638E3">
            <w:pPr>
              <w:suppressAutoHyphens w:val="0"/>
              <w:spacing w:before="150" w:after="150" w:line="240" w:lineRule="auto"/>
              <w:jc w:val="center"/>
              <w:rPr>
                <w:ins w:id="1642" w:author="Qizhou Duan" w:date="2024-06-21T12:09:00Z"/>
                <w:rFonts w:ascii="Times New Roman" w:eastAsia="Times New Roman" w:hAnsi="Times New Roman" w:cs="Times New Roman"/>
                <w:color w:val="222222"/>
                <w:sz w:val="16"/>
                <w:szCs w:val="16"/>
                <w:lang w:eastAsia="zh-CN"/>
                <w:rPrChange w:id="1643" w:author="Qizhou Duan" w:date="2024-06-21T12:09:00Z">
                  <w:rPr>
                    <w:ins w:id="1644" w:author="Qizhou Duan" w:date="2024-06-21T12:09:00Z"/>
                    <w:rFonts w:ascii="Cambria" w:eastAsia="Times New Roman" w:hAnsi="Cambria" w:cs="Times New Roman"/>
                    <w:color w:val="222222"/>
                    <w:sz w:val="23"/>
                    <w:szCs w:val="23"/>
                    <w:lang w:eastAsia="zh-CN"/>
                  </w:rPr>
                </w:rPrChange>
              </w:rPr>
              <w:pPrChange w:id="1645" w:author="Qizhou Duan" w:date="2024-06-21T12:10:00Z">
                <w:pPr>
                  <w:suppressAutoHyphens w:val="0"/>
                  <w:spacing w:before="150" w:after="150" w:line="240" w:lineRule="auto"/>
                  <w:jc w:val="right"/>
                </w:pPr>
              </w:pPrChange>
            </w:pPr>
            <w:ins w:id="1646" w:author="Qizhou Duan" w:date="2024-06-21T12:09:00Z">
              <w:r w:rsidRPr="003638E3">
                <w:rPr>
                  <w:rFonts w:ascii="Times New Roman" w:eastAsia="Times New Roman" w:hAnsi="Times New Roman" w:cs="Times New Roman"/>
                  <w:color w:val="222222"/>
                  <w:sz w:val="16"/>
                  <w:szCs w:val="16"/>
                  <w:lang w:eastAsia="zh-CN"/>
                  <w:rPrChange w:id="1647" w:author="Qizhou Duan" w:date="2024-06-21T12:09:00Z">
                    <w:rPr>
                      <w:rFonts w:ascii="Cambria" w:eastAsia="Times New Roman" w:hAnsi="Cambria" w:cs="Times New Roman"/>
                      <w:color w:val="222222"/>
                      <w:sz w:val="23"/>
                      <w:szCs w:val="23"/>
                      <w:lang w:eastAsia="zh-CN"/>
                    </w:rPr>
                  </w:rPrChange>
                </w:rPr>
                <w:t>23.12</w:t>
              </w:r>
            </w:ins>
          </w:p>
        </w:tc>
      </w:tr>
      <w:tr w:rsidR="003638E3" w:rsidRPr="003638E3" w14:paraId="507168A5" w14:textId="77777777" w:rsidTr="003638E3">
        <w:trPr>
          <w:ins w:id="1648" w:author="Qizhou Duan" w:date="2024-06-21T12:09:00Z"/>
        </w:trPr>
        <w:tc>
          <w:tcPr>
            <w:tcW w:w="0" w:type="auto"/>
            <w:shd w:val="clear" w:color="auto" w:fill="auto"/>
            <w:tcMar>
              <w:top w:w="0" w:type="dxa"/>
              <w:left w:w="75" w:type="dxa"/>
              <w:bottom w:w="0" w:type="dxa"/>
              <w:right w:w="75" w:type="dxa"/>
            </w:tcMar>
            <w:vAlign w:val="center"/>
            <w:hideMark/>
          </w:tcPr>
          <w:p w14:paraId="12C60E02" w14:textId="77777777" w:rsidR="003638E3" w:rsidRPr="003638E3" w:rsidRDefault="003638E3" w:rsidP="003638E3">
            <w:pPr>
              <w:suppressAutoHyphens w:val="0"/>
              <w:spacing w:before="150" w:after="150" w:line="240" w:lineRule="auto"/>
              <w:jc w:val="center"/>
              <w:rPr>
                <w:ins w:id="1649" w:author="Qizhou Duan" w:date="2024-06-21T12:09:00Z"/>
                <w:rFonts w:ascii="Times New Roman" w:eastAsia="Times New Roman" w:hAnsi="Times New Roman" w:cs="Times New Roman"/>
                <w:color w:val="222222"/>
                <w:sz w:val="16"/>
                <w:szCs w:val="16"/>
                <w:lang w:eastAsia="zh-CN"/>
                <w:rPrChange w:id="1650" w:author="Qizhou Duan" w:date="2024-06-21T12:09:00Z">
                  <w:rPr>
                    <w:ins w:id="1651" w:author="Qizhou Duan" w:date="2024-06-21T12:09:00Z"/>
                    <w:rFonts w:ascii="Cambria" w:eastAsia="Times New Roman" w:hAnsi="Cambria" w:cs="Times New Roman"/>
                    <w:color w:val="222222"/>
                    <w:sz w:val="23"/>
                    <w:szCs w:val="23"/>
                    <w:lang w:eastAsia="zh-CN"/>
                  </w:rPr>
                </w:rPrChange>
              </w:rPr>
              <w:pPrChange w:id="1652" w:author="Qizhou Duan" w:date="2024-06-21T12:10:00Z">
                <w:pPr>
                  <w:suppressAutoHyphens w:val="0"/>
                  <w:spacing w:before="150" w:after="150" w:line="240" w:lineRule="auto"/>
                </w:pPr>
              </w:pPrChange>
            </w:pPr>
            <w:ins w:id="1653" w:author="Qizhou Duan" w:date="2024-06-21T12:09:00Z">
              <w:r w:rsidRPr="003638E3">
                <w:rPr>
                  <w:rFonts w:ascii="Times New Roman" w:eastAsia="Times New Roman" w:hAnsi="Times New Roman" w:cs="Times New Roman"/>
                  <w:color w:val="222222"/>
                  <w:sz w:val="16"/>
                  <w:szCs w:val="16"/>
                  <w:lang w:eastAsia="zh-CN"/>
                  <w:rPrChange w:id="1654" w:author="Qizhou Duan" w:date="2024-06-21T12:09:00Z">
                    <w:rPr>
                      <w:rFonts w:ascii="Cambria" w:eastAsia="Times New Roman" w:hAnsi="Cambria" w:cs="Times New Roman"/>
                      <w:color w:val="222222"/>
                      <w:sz w:val="23"/>
                      <w:szCs w:val="23"/>
                      <w:lang w:eastAsia="zh-CN"/>
                    </w:rPr>
                  </w:rPrChange>
                </w:rPr>
                <w:t>Ulset &amp; Soest (2022)</w:t>
              </w:r>
            </w:ins>
          </w:p>
        </w:tc>
        <w:tc>
          <w:tcPr>
            <w:tcW w:w="0" w:type="auto"/>
            <w:shd w:val="clear" w:color="auto" w:fill="auto"/>
            <w:tcMar>
              <w:top w:w="0" w:type="dxa"/>
              <w:left w:w="75" w:type="dxa"/>
              <w:bottom w:w="0" w:type="dxa"/>
              <w:right w:w="75" w:type="dxa"/>
            </w:tcMar>
            <w:vAlign w:val="center"/>
            <w:hideMark/>
          </w:tcPr>
          <w:p w14:paraId="53142736" w14:textId="77777777" w:rsidR="003638E3" w:rsidRPr="003638E3" w:rsidRDefault="003638E3" w:rsidP="003638E3">
            <w:pPr>
              <w:suppressAutoHyphens w:val="0"/>
              <w:spacing w:before="150" w:after="150" w:line="240" w:lineRule="auto"/>
              <w:jc w:val="center"/>
              <w:rPr>
                <w:ins w:id="1655" w:author="Qizhou Duan" w:date="2024-06-21T12:09:00Z"/>
                <w:rFonts w:ascii="Times New Roman" w:eastAsia="Times New Roman" w:hAnsi="Times New Roman" w:cs="Times New Roman"/>
                <w:color w:val="222222"/>
                <w:sz w:val="16"/>
                <w:szCs w:val="16"/>
                <w:lang w:eastAsia="zh-CN"/>
                <w:rPrChange w:id="1656" w:author="Qizhou Duan" w:date="2024-06-21T12:09:00Z">
                  <w:rPr>
                    <w:ins w:id="1657" w:author="Qizhou Duan" w:date="2024-06-21T12:09:00Z"/>
                    <w:rFonts w:ascii="Cambria" w:eastAsia="Times New Roman" w:hAnsi="Cambria" w:cs="Times New Roman"/>
                    <w:color w:val="222222"/>
                    <w:sz w:val="23"/>
                    <w:szCs w:val="23"/>
                    <w:lang w:eastAsia="zh-CN"/>
                  </w:rPr>
                </w:rPrChange>
              </w:rPr>
              <w:pPrChange w:id="1658" w:author="Qizhou Duan" w:date="2024-06-21T12:10:00Z">
                <w:pPr>
                  <w:suppressAutoHyphens w:val="0"/>
                  <w:spacing w:before="150" w:after="150" w:line="240" w:lineRule="auto"/>
                  <w:jc w:val="right"/>
                </w:pPr>
              </w:pPrChange>
            </w:pPr>
            <w:ins w:id="1659" w:author="Qizhou Duan" w:date="2024-06-21T12:09:00Z">
              <w:r w:rsidRPr="003638E3">
                <w:rPr>
                  <w:rFonts w:ascii="Times New Roman" w:eastAsia="Times New Roman" w:hAnsi="Times New Roman" w:cs="Times New Roman"/>
                  <w:color w:val="222222"/>
                  <w:sz w:val="16"/>
                  <w:szCs w:val="16"/>
                  <w:lang w:eastAsia="zh-CN"/>
                  <w:rPrChange w:id="1660" w:author="Qizhou Duan" w:date="2024-06-21T12:09:00Z">
                    <w:rPr>
                      <w:rFonts w:ascii="Cambria" w:eastAsia="Times New Roman" w:hAnsi="Cambria" w:cs="Times New Roman"/>
                      <w:color w:val="222222"/>
                      <w:sz w:val="23"/>
                      <w:szCs w:val="23"/>
                      <w:lang w:eastAsia="zh-CN"/>
                    </w:rPr>
                  </w:rPrChange>
                </w:rPr>
                <w:t>12686</w:t>
              </w:r>
            </w:ins>
          </w:p>
        </w:tc>
        <w:tc>
          <w:tcPr>
            <w:tcW w:w="0" w:type="auto"/>
            <w:shd w:val="clear" w:color="auto" w:fill="auto"/>
            <w:tcMar>
              <w:top w:w="0" w:type="dxa"/>
              <w:left w:w="75" w:type="dxa"/>
              <w:bottom w:w="0" w:type="dxa"/>
              <w:right w:w="75" w:type="dxa"/>
            </w:tcMar>
            <w:vAlign w:val="center"/>
            <w:hideMark/>
          </w:tcPr>
          <w:p w14:paraId="47311D35" w14:textId="77777777" w:rsidR="003638E3" w:rsidRPr="003638E3" w:rsidRDefault="003638E3" w:rsidP="003638E3">
            <w:pPr>
              <w:suppressAutoHyphens w:val="0"/>
              <w:spacing w:before="150" w:after="150" w:line="240" w:lineRule="auto"/>
              <w:jc w:val="center"/>
              <w:rPr>
                <w:ins w:id="1661" w:author="Qizhou Duan" w:date="2024-06-21T12:09:00Z"/>
                <w:rFonts w:ascii="Times New Roman" w:eastAsia="Times New Roman" w:hAnsi="Times New Roman" w:cs="Times New Roman"/>
                <w:color w:val="222222"/>
                <w:sz w:val="16"/>
                <w:szCs w:val="16"/>
                <w:lang w:eastAsia="zh-CN"/>
                <w:rPrChange w:id="1662" w:author="Qizhou Duan" w:date="2024-06-21T12:09:00Z">
                  <w:rPr>
                    <w:ins w:id="1663" w:author="Qizhou Duan" w:date="2024-06-21T12:09:00Z"/>
                    <w:rFonts w:ascii="Cambria" w:eastAsia="Times New Roman" w:hAnsi="Cambria" w:cs="Times New Roman"/>
                    <w:color w:val="222222"/>
                    <w:sz w:val="23"/>
                    <w:szCs w:val="23"/>
                    <w:lang w:eastAsia="zh-CN"/>
                  </w:rPr>
                </w:rPrChange>
              </w:rPr>
              <w:pPrChange w:id="1664" w:author="Qizhou Duan" w:date="2024-06-21T12:10:00Z">
                <w:pPr>
                  <w:suppressAutoHyphens w:val="0"/>
                  <w:spacing w:before="150" w:after="150" w:line="240" w:lineRule="auto"/>
                  <w:jc w:val="right"/>
                </w:pPr>
              </w:pPrChange>
            </w:pPr>
            <w:ins w:id="1665" w:author="Qizhou Duan" w:date="2024-06-21T12:09:00Z">
              <w:r w:rsidRPr="003638E3">
                <w:rPr>
                  <w:rFonts w:ascii="Times New Roman" w:eastAsia="Times New Roman" w:hAnsi="Times New Roman" w:cs="Times New Roman"/>
                  <w:color w:val="222222"/>
                  <w:sz w:val="16"/>
                  <w:szCs w:val="16"/>
                  <w:lang w:eastAsia="zh-CN"/>
                  <w:rPrChange w:id="1666" w:author="Qizhou Duan" w:date="2024-06-21T12:09:00Z">
                    <w:rPr>
                      <w:rFonts w:ascii="Cambria" w:eastAsia="Times New Roman" w:hAnsi="Cambria" w:cs="Times New Roman"/>
                      <w:color w:val="222222"/>
                      <w:sz w:val="23"/>
                      <w:szCs w:val="23"/>
                      <w:lang w:eastAsia="zh-CN"/>
                    </w:rPr>
                  </w:rPrChange>
                </w:rPr>
                <w:t>45.36</w:t>
              </w:r>
            </w:ins>
          </w:p>
        </w:tc>
        <w:tc>
          <w:tcPr>
            <w:tcW w:w="0" w:type="auto"/>
            <w:shd w:val="clear" w:color="auto" w:fill="auto"/>
            <w:tcMar>
              <w:top w:w="0" w:type="dxa"/>
              <w:left w:w="75" w:type="dxa"/>
              <w:bottom w:w="0" w:type="dxa"/>
              <w:right w:w="75" w:type="dxa"/>
            </w:tcMar>
            <w:vAlign w:val="center"/>
            <w:hideMark/>
          </w:tcPr>
          <w:p w14:paraId="423A44E2" w14:textId="77777777" w:rsidR="003638E3" w:rsidRPr="003638E3" w:rsidRDefault="003638E3" w:rsidP="003638E3">
            <w:pPr>
              <w:suppressAutoHyphens w:val="0"/>
              <w:spacing w:before="150" w:after="150" w:line="240" w:lineRule="auto"/>
              <w:jc w:val="center"/>
              <w:rPr>
                <w:ins w:id="1667" w:author="Qizhou Duan" w:date="2024-06-21T12:09:00Z"/>
                <w:rFonts w:ascii="Times New Roman" w:eastAsia="Times New Roman" w:hAnsi="Times New Roman" w:cs="Times New Roman"/>
                <w:color w:val="222222"/>
                <w:sz w:val="16"/>
                <w:szCs w:val="16"/>
                <w:lang w:eastAsia="zh-CN"/>
                <w:rPrChange w:id="1668" w:author="Qizhou Duan" w:date="2024-06-21T12:09:00Z">
                  <w:rPr>
                    <w:ins w:id="1669" w:author="Qizhou Duan" w:date="2024-06-21T12:09:00Z"/>
                    <w:rFonts w:ascii="Cambria" w:eastAsia="Times New Roman" w:hAnsi="Cambria" w:cs="Times New Roman"/>
                    <w:color w:val="222222"/>
                    <w:sz w:val="23"/>
                    <w:szCs w:val="23"/>
                    <w:lang w:eastAsia="zh-CN"/>
                  </w:rPr>
                </w:rPrChange>
              </w:rPr>
              <w:pPrChange w:id="1670" w:author="Qizhou Duan" w:date="2024-06-21T12:10:00Z">
                <w:pPr>
                  <w:suppressAutoHyphens w:val="0"/>
                  <w:spacing w:before="150" w:after="150" w:line="240" w:lineRule="auto"/>
                  <w:jc w:val="right"/>
                </w:pPr>
              </w:pPrChange>
            </w:pPr>
            <w:ins w:id="1671" w:author="Qizhou Duan" w:date="2024-06-21T12:09:00Z">
              <w:r w:rsidRPr="003638E3">
                <w:rPr>
                  <w:rFonts w:ascii="Times New Roman" w:eastAsia="Times New Roman" w:hAnsi="Times New Roman" w:cs="Times New Roman"/>
                  <w:color w:val="222222"/>
                  <w:sz w:val="16"/>
                  <w:szCs w:val="16"/>
                  <w:lang w:eastAsia="zh-CN"/>
                  <w:rPrChange w:id="1672" w:author="Qizhou Duan" w:date="2024-06-21T12:09:00Z">
                    <w:rPr>
                      <w:rFonts w:ascii="Cambria" w:eastAsia="Times New Roman" w:hAnsi="Cambria" w:cs="Times New Roman"/>
                      <w:color w:val="222222"/>
                      <w:sz w:val="23"/>
                      <w:szCs w:val="23"/>
                      <w:lang w:eastAsia="zh-CN"/>
                    </w:rPr>
                  </w:rPrChange>
                </w:rPr>
                <w:t>14.28</w:t>
              </w:r>
            </w:ins>
          </w:p>
        </w:tc>
      </w:tr>
      <w:tr w:rsidR="003638E3" w:rsidRPr="003638E3" w14:paraId="3EDC5F3C" w14:textId="77777777" w:rsidTr="003638E3">
        <w:trPr>
          <w:ins w:id="1673" w:author="Qizhou Duan" w:date="2024-06-21T12:09:00Z"/>
        </w:trPr>
        <w:tc>
          <w:tcPr>
            <w:tcW w:w="0" w:type="auto"/>
            <w:shd w:val="clear" w:color="auto" w:fill="auto"/>
            <w:tcMar>
              <w:top w:w="0" w:type="dxa"/>
              <w:left w:w="75" w:type="dxa"/>
              <w:bottom w:w="0" w:type="dxa"/>
              <w:right w:w="75" w:type="dxa"/>
            </w:tcMar>
            <w:vAlign w:val="center"/>
            <w:hideMark/>
          </w:tcPr>
          <w:p w14:paraId="29C853EA" w14:textId="77777777" w:rsidR="003638E3" w:rsidRPr="003638E3" w:rsidRDefault="003638E3" w:rsidP="003638E3">
            <w:pPr>
              <w:suppressAutoHyphens w:val="0"/>
              <w:spacing w:before="150" w:after="150" w:line="240" w:lineRule="auto"/>
              <w:jc w:val="center"/>
              <w:rPr>
                <w:ins w:id="1674" w:author="Qizhou Duan" w:date="2024-06-21T12:09:00Z"/>
                <w:rFonts w:ascii="Times New Roman" w:eastAsia="Times New Roman" w:hAnsi="Times New Roman" w:cs="Times New Roman"/>
                <w:color w:val="222222"/>
                <w:sz w:val="16"/>
                <w:szCs w:val="16"/>
                <w:lang w:eastAsia="zh-CN"/>
                <w:rPrChange w:id="1675" w:author="Qizhou Duan" w:date="2024-06-21T12:09:00Z">
                  <w:rPr>
                    <w:ins w:id="1676" w:author="Qizhou Duan" w:date="2024-06-21T12:09:00Z"/>
                    <w:rFonts w:ascii="Cambria" w:eastAsia="Times New Roman" w:hAnsi="Cambria" w:cs="Times New Roman"/>
                    <w:color w:val="222222"/>
                    <w:sz w:val="23"/>
                    <w:szCs w:val="23"/>
                    <w:lang w:eastAsia="zh-CN"/>
                  </w:rPr>
                </w:rPrChange>
              </w:rPr>
              <w:pPrChange w:id="1677" w:author="Qizhou Duan" w:date="2024-06-21T12:10:00Z">
                <w:pPr>
                  <w:suppressAutoHyphens w:val="0"/>
                  <w:spacing w:before="150" w:after="150" w:line="240" w:lineRule="auto"/>
                </w:pPr>
              </w:pPrChange>
            </w:pPr>
            <w:ins w:id="1678" w:author="Qizhou Duan" w:date="2024-06-21T12:09:00Z">
              <w:r w:rsidRPr="003638E3">
                <w:rPr>
                  <w:rFonts w:ascii="Times New Roman" w:eastAsia="Times New Roman" w:hAnsi="Times New Roman" w:cs="Times New Roman"/>
                  <w:color w:val="222222"/>
                  <w:sz w:val="16"/>
                  <w:szCs w:val="16"/>
                  <w:lang w:eastAsia="zh-CN"/>
                  <w:rPrChange w:id="1679" w:author="Qizhou Duan" w:date="2024-06-21T12:09:00Z">
                    <w:rPr>
                      <w:rFonts w:ascii="Cambria" w:eastAsia="Times New Roman" w:hAnsi="Cambria" w:cs="Times New Roman"/>
                      <w:color w:val="222222"/>
                      <w:sz w:val="23"/>
                      <w:szCs w:val="23"/>
                      <w:lang w:eastAsia="zh-CN"/>
                    </w:rPr>
                  </w:rPrChange>
                </w:rPr>
                <w:t>Vazquez et al. (2021)</w:t>
              </w:r>
            </w:ins>
          </w:p>
        </w:tc>
        <w:tc>
          <w:tcPr>
            <w:tcW w:w="0" w:type="auto"/>
            <w:shd w:val="clear" w:color="auto" w:fill="auto"/>
            <w:tcMar>
              <w:top w:w="0" w:type="dxa"/>
              <w:left w:w="75" w:type="dxa"/>
              <w:bottom w:w="0" w:type="dxa"/>
              <w:right w:w="75" w:type="dxa"/>
            </w:tcMar>
            <w:vAlign w:val="center"/>
            <w:hideMark/>
          </w:tcPr>
          <w:p w14:paraId="054806E9" w14:textId="77777777" w:rsidR="003638E3" w:rsidRPr="003638E3" w:rsidRDefault="003638E3" w:rsidP="003638E3">
            <w:pPr>
              <w:suppressAutoHyphens w:val="0"/>
              <w:spacing w:before="150" w:after="150" w:line="240" w:lineRule="auto"/>
              <w:jc w:val="center"/>
              <w:rPr>
                <w:ins w:id="1680" w:author="Qizhou Duan" w:date="2024-06-21T12:09:00Z"/>
                <w:rFonts w:ascii="Times New Roman" w:eastAsia="Times New Roman" w:hAnsi="Times New Roman" w:cs="Times New Roman"/>
                <w:color w:val="222222"/>
                <w:sz w:val="16"/>
                <w:szCs w:val="16"/>
                <w:lang w:eastAsia="zh-CN"/>
                <w:rPrChange w:id="1681" w:author="Qizhou Duan" w:date="2024-06-21T12:09:00Z">
                  <w:rPr>
                    <w:ins w:id="1682" w:author="Qizhou Duan" w:date="2024-06-21T12:09:00Z"/>
                    <w:rFonts w:ascii="Cambria" w:eastAsia="Times New Roman" w:hAnsi="Cambria" w:cs="Times New Roman"/>
                    <w:color w:val="222222"/>
                    <w:sz w:val="23"/>
                    <w:szCs w:val="23"/>
                    <w:lang w:eastAsia="zh-CN"/>
                  </w:rPr>
                </w:rPrChange>
              </w:rPr>
              <w:pPrChange w:id="1683" w:author="Qizhou Duan" w:date="2024-06-21T12:10:00Z">
                <w:pPr>
                  <w:suppressAutoHyphens w:val="0"/>
                  <w:spacing w:before="150" w:after="150" w:line="240" w:lineRule="auto"/>
                  <w:jc w:val="right"/>
                </w:pPr>
              </w:pPrChange>
            </w:pPr>
            <w:ins w:id="1684" w:author="Qizhou Duan" w:date="2024-06-21T12:09:00Z">
              <w:r w:rsidRPr="003638E3">
                <w:rPr>
                  <w:rFonts w:ascii="Times New Roman" w:eastAsia="Times New Roman" w:hAnsi="Times New Roman" w:cs="Times New Roman"/>
                  <w:color w:val="222222"/>
                  <w:sz w:val="16"/>
                  <w:szCs w:val="16"/>
                  <w:lang w:eastAsia="zh-CN"/>
                  <w:rPrChange w:id="1685" w:author="Qizhou Duan" w:date="2024-06-21T12:09:00Z">
                    <w:rPr>
                      <w:rFonts w:ascii="Cambria" w:eastAsia="Times New Roman" w:hAnsi="Cambria" w:cs="Times New Roman"/>
                      <w:color w:val="222222"/>
                      <w:sz w:val="23"/>
                      <w:szCs w:val="23"/>
                      <w:lang w:eastAsia="zh-CN"/>
                    </w:rPr>
                  </w:rPrChange>
                </w:rPr>
                <w:t>1951</w:t>
              </w:r>
            </w:ins>
          </w:p>
        </w:tc>
        <w:tc>
          <w:tcPr>
            <w:tcW w:w="0" w:type="auto"/>
            <w:shd w:val="clear" w:color="auto" w:fill="auto"/>
            <w:tcMar>
              <w:top w:w="0" w:type="dxa"/>
              <w:left w:w="75" w:type="dxa"/>
              <w:bottom w:w="0" w:type="dxa"/>
              <w:right w:w="75" w:type="dxa"/>
            </w:tcMar>
            <w:vAlign w:val="center"/>
            <w:hideMark/>
          </w:tcPr>
          <w:p w14:paraId="373DD663" w14:textId="77777777" w:rsidR="003638E3" w:rsidRPr="003638E3" w:rsidRDefault="003638E3" w:rsidP="003638E3">
            <w:pPr>
              <w:suppressAutoHyphens w:val="0"/>
              <w:spacing w:before="150" w:after="150" w:line="240" w:lineRule="auto"/>
              <w:jc w:val="center"/>
              <w:rPr>
                <w:ins w:id="1686" w:author="Qizhou Duan" w:date="2024-06-21T12:09:00Z"/>
                <w:rFonts w:ascii="Times New Roman" w:eastAsia="Times New Roman" w:hAnsi="Times New Roman" w:cs="Times New Roman"/>
                <w:color w:val="222222"/>
                <w:sz w:val="16"/>
                <w:szCs w:val="16"/>
                <w:lang w:eastAsia="zh-CN"/>
                <w:rPrChange w:id="1687" w:author="Qizhou Duan" w:date="2024-06-21T12:09:00Z">
                  <w:rPr>
                    <w:ins w:id="1688" w:author="Qizhou Duan" w:date="2024-06-21T12:09:00Z"/>
                    <w:rFonts w:ascii="Cambria" w:eastAsia="Times New Roman" w:hAnsi="Cambria" w:cs="Times New Roman"/>
                    <w:color w:val="222222"/>
                    <w:sz w:val="23"/>
                    <w:szCs w:val="23"/>
                    <w:lang w:eastAsia="zh-CN"/>
                  </w:rPr>
                </w:rPrChange>
              </w:rPr>
              <w:pPrChange w:id="1689" w:author="Qizhou Duan" w:date="2024-06-21T12:10:00Z">
                <w:pPr>
                  <w:suppressAutoHyphens w:val="0"/>
                  <w:spacing w:before="150" w:after="150" w:line="240" w:lineRule="auto"/>
                  <w:jc w:val="right"/>
                </w:pPr>
              </w:pPrChange>
            </w:pPr>
            <w:ins w:id="1690" w:author="Qizhou Duan" w:date="2024-06-21T12:09:00Z">
              <w:r w:rsidRPr="003638E3">
                <w:rPr>
                  <w:rFonts w:ascii="Times New Roman" w:eastAsia="Times New Roman" w:hAnsi="Times New Roman" w:cs="Times New Roman"/>
                  <w:color w:val="222222"/>
                  <w:sz w:val="16"/>
                  <w:szCs w:val="16"/>
                  <w:lang w:eastAsia="zh-CN"/>
                  <w:rPrChange w:id="1691" w:author="Qizhou Duan" w:date="2024-06-21T12:09:00Z">
                    <w:rPr>
                      <w:rFonts w:ascii="Cambria" w:eastAsia="Times New Roman" w:hAnsi="Cambria" w:cs="Times New Roman"/>
                      <w:color w:val="222222"/>
                      <w:sz w:val="23"/>
                      <w:szCs w:val="23"/>
                      <w:lang w:eastAsia="zh-CN"/>
                    </w:rPr>
                  </w:rPrChange>
                </w:rPr>
                <w:t>76.67</w:t>
              </w:r>
            </w:ins>
          </w:p>
        </w:tc>
        <w:tc>
          <w:tcPr>
            <w:tcW w:w="0" w:type="auto"/>
            <w:shd w:val="clear" w:color="auto" w:fill="auto"/>
            <w:tcMar>
              <w:top w:w="0" w:type="dxa"/>
              <w:left w:w="75" w:type="dxa"/>
              <w:bottom w:w="0" w:type="dxa"/>
              <w:right w:w="75" w:type="dxa"/>
            </w:tcMar>
            <w:vAlign w:val="center"/>
            <w:hideMark/>
          </w:tcPr>
          <w:p w14:paraId="5A566137" w14:textId="77777777" w:rsidR="003638E3" w:rsidRPr="003638E3" w:rsidRDefault="003638E3" w:rsidP="003638E3">
            <w:pPr>
              <w:suppressAutoHyphens w:val="0"/>
              <w:spacing w:before="150" w:after="150" w:line="240" w:lineRule="auto"/>
              <w:jc w:val="center"/>
              <w:rPr>
                <w:ins w:id="1692" w:author="Qizhou Duan" w:date="2024-06-21T12:09:00Z"/>
                <w:rFonts w:ascii="Times New Roman" w:eastAsia="Times New Roman" w:hAnsi="Times New Roman" w:cs="Times New Roman"/>
                <w:color w:val="222222"/>
                <w:sz w:val="16"/>
                <w:szCs w:val="16"/>
                <w:lang w:eastAsia="zh-CN"/>
                <w:rPrChange w:id="1693" w:author="Qizhou Duan" w:date="2024-06-21T12:09:00Z">
                  <w:rPr>
                    <w:ins w:id="1694" w:author="Qizhou Duan" w:date="2024-06-21T12:09:00Z"/>
                    <w:rFonts w:ascii="Cambria" w:eastAsia="Times New Roman" w:hAnsi="Cambria" w:cs="Times New Roman"/>
                    <w:color w:val="222222"/>
                    <w:sz w:val="23"/>
                    <w:szCs w:val="23"/>
                    <w:lang w:eastAsia="zh-CN"/>
                  </w:rPr>
                </w:rPrChange>
              </w:rPr>
              <w:pPrChange w:id="1695" w:author="Qizhou Duan" w:date="2024-06-21T12:10:00Z">
                <w:pPr>
                  <w:suppressAutoHyphens w:val="0"/>
                  <w:spacing w:before="150" w:after="150" w:line="240" w:lineRule="auto"/>
                  <w:jc w:val="right"/>
                </w:pPr>
              </w:pPrChange>
            </w:pPr>
            <w:ins w:id="1696" w:author="Qizhou Duan" w:date="2024-06-21T12:09:00Z">
              <w:r w:rsidRPr="003638E3">
                <w:rPr>
                  <w:rFonts w:ascii="Times New Roman" w:eastAsia="Times New Roman" w:hAnsi="Times New Roman" w:cs="Times New Roman"/>
                  <w:color w:val="222222"/>
                  <w:sz w:val="16"/>
                  <w:szCs w:val="16"/>
                  <w:lang w:eastAsia="zh-CN"/>
                  <w:rPrChange w:id="1697" w:author="Qizhou Duan" w:date="2024-06-21T12:09:00Z">
                    <w:rPr>
                      <w:rFonts w:ascii="Cambria" w:eastAsia="Times New Roman" w:hAnsi="Cambria" w:cs="Times New Roman"/>
                      <w:color w:val="222222"/>
                      <w:sz w:val="23"/>
                      <w:szCs w:val="23"/>
                      <w:lang w:eastAsia="zh-CN"/>
                    </w:rPr>
                  </w:rPrChange>
                </w:rPr>
                <w:t>15.96</w:t>
              </w:r>
            </w:ins>
          </w:p>
        </w:tc>
      </w:tr>
      <w:tr w:rsidR="003638E3" w:rsidRPr="003638E3" w14:paraId="25E3076A" w14:textId="77777777" w:rsidTr="003638E3">
        <w:trPr>
          <w:ins w:id="1698" w:author="Qizhou Duan" w:date="2024-06-21T12:09:00Z"/>
        </w:trPr>
        <w:tc>
          <w:tcPr>
            <w:tcW w:w="0" w:type="auto"/>
            <w:shd w:val="clear" w:color="auto" w:fill="auto"/>
            <w:tcMar>
              <w:top w:w="0" w:type="dxa"/>
              <w:left w:w="75" w:type="dxa"/>
              <w:bottom w:w="0" w:type="dxa"/>
              <w:right w:w="75" w:type="dxa"/>
            </w:tcMar>
            <w:vAlign w:val="center"/>
            <w:hideMark/>
          </w:tcPr>
          <w:p w14:paraId="273E5BFD" w14:textId="77777777" w:rsidR="003638E3" w:rsidRPr="003638E3" w:rsidRDefault="003638E3" w:rsidP="003638E3">
            <w:pPr>
              <w:suppressAutoHyphens w:val="0"/>
              <w:spacing w:before="150" w:after="150" w:line="240" w:lineRule="auto"/>
              <w:jc w:val="center"/>
              <w:rPr>
                <w:ins w:id="1699" w:author="Qizhou Duan" w:date="2024-06-21T12:09:00Z"/>
                <w:rFonts w:ascii="Times New Roman" w:eastAsia="Times New Roman" w:hAnsi="Times New Roman" w:cs="Times New Roman"/>
                <w:color w:val="222222"/>
                <w:sz w:val="16"/>
                <w:szCs w:val="16"/>
                <w:lang w:eastAsia="zh-CN"/>
                <w:rPrChange w:id="1700" w:author="Qizhou Duan" w:date="2024-06-21T12:09:00Z">
                  <w:rPr>
                    <w:ins w:id="1701" w:author="Qizhou Duan" w:date="2024-06-21T12:09:00Z"/>
                    <w:rFonts w:ascii="Cambria" w:eastAsia="Times New Roman" w:hAnsi="Cambria" w:cs="Times New Roman"/>
                    <w:color w:val="222222"/>
                    <w:sz w:val="23"/>
                    <w:szCs w:val="23"/>
                    <w:lang w:eastAsia="zh-CN"/>
                  </w:rPr>
                </w:rPrChange>
              </w:rPr>
              <w:pPrChange w:id="1702" w:author="Qizhou Duan" w:date="2024-06-21T12:10:00Z">
                <w:pPr>
                  <w:suppressAutoHyphens w:val="0"/>
                  <w:spacing w:before="150" w:after="150" w:line="240" w:lineRule="auto"/>
                </w:pPr>
              </w:pPrChange>
            </w:pPr>
            <w:ins w:id="1703" w:author="Qizhou Duan" w:date="2024-06-21T12:09:00Z">
              <w:r w:rsidRPr="003638E3">
                <w:rPr>
                  <w:rFonts w:ascii="Times New Roman" w:eastAsia="Times New Roman" w:hAnsi="Times New Roman" w:cs="Times New Roman"/>
                  <w:color w:val="222222"/>
                  <w:sz w:val="16"/>
                  <w:szCs w:val="16"/>
                  <w:lang w:eastAsia="zh-CN"/>
                  <w:rPrChange w:id="1704" w:author="Qizhou Duan" w:date="2024-06-21T12:09:00Z">
                    <w:rPr>
                      <w:rFonts w:ascii="Cambria" w:eastAsia="Times New Roman" w:hAnsi="Cambria" w:cs="Times New Roman"/>
                      <w:color w:val="222222"/>
                      <w:sz w:val="23"/>
                      <w:szCs w:val="23"/>
                      <w:lang w:eastAsia="zh-CN"/>
                    </w:rPr>
                  </w:rPrChange>
                </w:rPr>
                <w:t>Yeung et al. (2022)</w:t>
              </w:r>
            </w:ins>
          </w:p>
        </w:tc>
        <w:tc>
          <w:tcPr>
            <w:tcW w:w="0" w:type="auto"/>
            <w:shd w:val="clear" w:color="auto" w:fill="auto"/>
            <w:tcMar>
              <w:top w:w="0" w:type="dxa"/>
              <w:left w:w="75" w:type="dxa"/>
              <w:bottom w:w="0" w:type="dxa"/>
              <w:right w:w="75" w:type="dxa"/>
            </w:tcMar>
            <w:vAlign w:val="center"/>
            <w:hideMark/>
          </w:tcPr>
          <w:p w14:paraId="1E5BAE90" w14:textId="77777777" w:rsidR="003638E3" w:rsidRPr="003638E3" w:rsidRDefault="003638E3" w:rsidP="003638E3">
            <w:pPr>
              <w:suppressAutoHyphens w:val="0"/>
              <w:spacing w:before="150" w:after="150" w:line="240" w:lineRule="auto"/>
              <w:jc w:val="center"/>
              <w:rPr>
                <w:ins w:id="1705" w:author="Qizhou Duan" w:date="2024-06-21T12:09:00Z"/>
                <w:rFonts w:ascii="Times New Roman" w:eastAsia="Times New Roman" w:hAnsi="Times New Roman" w:cs="Times New Roman"/>
                <w:color w:val="222222"/>
                <w:sz w:val="16"/>
                <w:szCs w:val="16"/>
                <w:lang w:eastAsia="zh-CN"/>
                <w:rPrChange w:id="1706" w:author="Qizhou Duan" w:date="2024-06-21T12:09:00Z">
                  <w:rPr>
                    <w:ins w:id="1707" w:author="Qizhou Duan" w:date="2024-06-21T12:09:00Z"/>
                    <w:rFonts w:ascii="Cambria" w:eastAsia="Times New Roman" w:hAnsi="Cambria" w:cs="Times New Roman"/>
                    <w:color w:val="222222"/>
                    <w:sz w:val="23"/>
                    <w:szCs w:val="23"/>
                    <w:lang w:eastAsia="zh-CN"/>
                  </w:rPr>
                </w:rPrChange>
              </w:rPr>
              <w:pPrChange w:id="1708" w:author="Qizhou Duan" w:date="2024-06-21T12:10:00Z">
                <w:pPr>
                  <w:suppressAutoHyphens w:val="0"/>
                  <w:spacing w:before="150" w:after="150" w:line="240" w:lineRule="auto"/>
                  <w:jc w:val="right"/>
                </w:pPr>
              </w:pPrChange>
            </w:pPr>
            <w:ins w:id="1709" w:author="Qizhou Duan" w:date="2024-06-21T12:09:00Z">
              <w:r w:rsidRPr="003638E3">
                <w:rPr>
                  <w:rFonts w:ascii="Times New Roman" w:eastAsia="Times New Roman" w:hAnsi="Times New Roman" w:cs="Times New Roman"/>
                  <w:color w:val="222222"/>
                  <w:sz w:val="16"/>
                  <w:szCs w:val="16"/>
                  <w:lang w:eastAsia="zh-CN"/>
                  <w:rPrChange w:id="1710" w:author="Qizhou Duan" w:date="2024-06-21T12:09:00Z">
                    <w:rPr>
                      <w:rFonts w:ascii="Cambria" w:eastAsia="Times New Roman" w:hAnsi="Cambria" w:cs="Times New Roman"/>
                      <w:color w:val="222222"/>
                      <w:sz w:val="23"/>
                      <w:szCs w:val="23"/>
                      <w:lang w:eastAsia="zh-CN"/>
                    </w:rPr>
                  </w:rPrChange>
                </w:rPr>
                <w:t>1510</w:t>
              </w:r>
            </w:ins>
          </w:p>
        </w:tc>
        <w:tc>
          <w:tcPr>
            <w:tcW w:w="0" w:type="auto"/>
            <w:shd w:val="clear" w:color="auto" w:fill="auto"/>
            <w:tcMar>
              <w:top w:w="0" w:type="dxa"/>
              <w:left w:w="75" w:type="dxa"/>
              <w:bottom w:w="0" w:type="dxa"/>
              <w:right w:w="75" w:type="dxa"/>
            </w:tcMar>
            <w:vAlign w:val="center"/>
            <w:hideMark/>
          </w:tcPr>
          <w:p w14:paraId="3E447FE3" w14:textId="77777777" w:rsidR="003638E3" w:rsidRPr="003638E3" w:rsidRDefault="003638E3" w:rsidP="003638E3">
            <w:pPr>
              <w:suppressAutoHyphens w:val="0"/>
              <w:spacing w:before="150" w:after="150" w:line="240" w:lineRule="auto"/>
              <w:jc w:val="center"/>
              <w:rPr>
                <w:ins w:id="1711" w:author="Qizhou Duan" w:date="2024-06-21T12:09:00Z"/>
                <w:rFonts w:ascii="Times New Roman" w:eastAsia="Times New Roman" w:hAnsi="Times New Roman" w:cs="Times New Roman"/>
                <w:color w:val="222222"/>
                <w:sz w:val="16"/>
                <w:szCs w:val="16"/>
                <w:lang w:eastAsia="zh-CN"/>
                <w:rPrChange w:id="1712" w:author="Qizhou Duan" w:date="2024-06-21T12:09:00Z">
                  <w:rPr>
                    <w:ins w:id="1713" w:author="Qizhou Duan" w:date="2024-06-21T12:09:00Z"/>
                    <w:rFonts w:ascii="Cambria" w:eastAsia="Times New Roman" w:hAnsi="Cambria" w:cs="Times New Roman"/>
                    <w:color w:val="222222"/>
                    <w:sz w:val="23"/>
                    <w:szCs w:val="23"/>
                    <w:lang w:eastAsia="zh-CN"/>
                  </w:rPr>
                </w:rPrChange>
              </w:rPr>
              <w:pPrChange w:id="1714" w:author="Qizhou Duan" w:date="2024-06-21T12:10:00Z">
                <w:pPr>
                  <w:suppressAutoHyphens w:val="0"/>
                  <w:spacing w:before="150" w:after="150" w:line="240" w:lineRule="auto"/>
                  <w:jc w:val="right"/>
                </w:pPr>
              </w:pPrChange>
            </w:pPr>
            <w:ins w:id="1715" w:author="Qizhou Duan" w:date="2024-06-21T12:09:00Z">
              <w:r w:rsidRPr="003638E3">
                <w:rPr>
                  <w:rFonts w:ascii="Times New Roman" w:eastAsia="Times New Roman" w:hAnsi="Times New Roman" w:cs="Times New Roman"/>
                  <w:color w:val="222222"/>
                  <w:sz w:val="16"/>
                  <w:szCs w:val="16"/>
                  <w:lang w:eastAsia="zh-CN"/>
                  <w:rPrChange w:id="1716" w:author="Qizhou Duan" w:date="2024-06-21T12:09:00Z">
                    <w:rPr>
                      <w:rFonts w:ascii="Cambria" w:eastAsia="Times New Roman" w:hAnsi="Cambria" w:cs="Times New Roman"/>
                      <w:color w:val="222222"/>
                      <w:sz w:val="23"/>
                      <w:szCs w:val="23"/>
                      <w:lang w:eastAsia="zh-CN"/>
                    </w:rPr>
                  </w:rPrChange>
                </w:rPr>
                <w:t>45.99</w:t>
              </w:r>
            </w:ins>
          </w:p>
        </w:tc>
        <w:tc>
          <w:tcPr>
            <w:tcW w:w="0" w:type="auto"/>
            <w:shd w:val="clear" w:color="auto" w:fill="auto"/>
            <w:tcMar>
              <w:top w:w="0" w:type="dxa"/>
              <w:left w:w="75" w:type="dxa"/>
              <w:bottom w:w="0" w:type="dxa"/>
              <w:right w:w="75" w:type="dxa"/>
            </w:tcMar>
            <w:vAlign w:val="center"/>
            <w:hideMark/>
          </w:tcPr>
          <w:p w14:paraId="64EAFC6E" w14:textId="77777777" w:rsidR="003638E3" w:rsidRPr="003638E3" w:rsidRDefault="003638E3" w:rsidP="003638E3">
            <w:pPr>
              <w:suppressAutoHyphens w:val="0"/>
              <w:spacing w:before="150" w:after="150" w:line="240" w:lineRule="auto"/>
              <w:jc w:val="center"/>
              <w:rPr>
                <w:ins w:id="1717" w:author="Qizhou Duan" w:date="2024-06-21T12:09:00Z"/>
                <w:rFonts w:ascii="Times New Roman" w:eastAsia="Times New Roman" w:hAnsi="Times New Roman" w:cs="Times New Roman"/>
                <w:color w:val="222222"/>
                <w:sz w:val="16"/>
                <w:szCs w:val="16"/>
                <w:lang w:eastAsia="zh-CN"/>
                <w:rPrChange w:id="1718" w:author="Qizhou Duan" w:date="2024-06-21T12:09:00Z">
                  <w:rPr>
                    <w:ins w:id="1719" w:author="Qizhou Duan" w:date="2024-06-21T12:09:00Z"/>
                    <w:rFonts w:ascii="Cambria" w:eastAsia="Times New Roman" w:hAnsi="Cambria" w:cs="Times New Roman"/>
                    <w:color w:val="222222"/>
                    <w:sz w:val="23"/>
                    <w:szCs w:val="23"/>
                    <w:lang w:eastAsia="zh-CN"/>
                  </w:rPr>
                </w:rPrChange>
              </w:rPr>
              <w:pPrChange w:id="1720" w:author="Qizhou Duan" w:date="2024-06-21T12:10:00Z">
                <w:pPr>
                  <w:suppressAutoHyphens w:val="0"/>
                  <w:spacing w:before="150" w:after="150" w:line="240" w:lineRule="auto"/>
                  <w:jc w:val="right"/>
                </w:pPr>
              </w:pPrChange>
            </w:pPr>
            <w:ins w:id="1721" w:author="Qizhou Duan" w:date="2024-06-21T12:09:00Z">
              <w:r w:rsidRPr="003638E3">
                <w:rPr>
                  <w:rFonts w:ascii="Times New Roman" w:eastAsia="Times New Roman" w:hAnsi="Times New Roman" w:cs="Times New Roman"/>
                  <w:color w:val="222222"/>
                  <w:sz w:val="16"/>
                  <w:szCs w:val="16"/>
                  <w:lang w:eastAsia="zh-CN"/>
                  <w:rPrChange w:id="1722" w:author="Qizhou Duan" w:date="2024-06-21T12:09:00Z">
                    <w:rPr>
                      <w:rFonts w:ascii="Cambria" w:eastAsia="Times New Roman" w:hAnsi="Cambria" w:cs="Times New Roman"/>
                      <w:color w:val="222222"/>
                      <w:sz w:val="23"/>
                      <w:szCs w:val="23"/>
                      <w:lang w:eastAsia="zh-CN"/>
                    </w:rPr>
                  </w:rPrChange>
                </w:rPr>
                <w:t>20.37</w:t>
              </w:r>
            </w:ins>
          </w:p>
        </w:tc>
      </w:tr>
      <w:tr w:rsidR="003638E3" w:rsidRPr="003638E3" w14:paraId="0D16BED4" w14:textId="77777777" w:rsidTr="003638E3">
        <w:trPr>
          <w:ins w:id="1723" w:author="Qizhou Duan" w:date="2024-06-21T12:09:00Z"/>
        </w:trPr>
        <w:tc>
          <w:tcPr>
            <w:tcW w:w="0" w:type="auto"/>
            <w:shd w:val="clear" w:color="auto" w:fill="auto"/>
            <w:tcMar>
              <w:top w:w="0" w:type="dxa"/>
              <w:left w:w="75" w:type="dxa"/>
              <w:bottom w:w="0" w:type="dxa"/>
              <w:right w:w="75" w:type="dxa"/>
            </w:tcMar>
            <w:vAlign w:val="center"/>
            <w:hideMark/>
          </w:tcPr>
          <w:p w14:paraId="11A0463A" w14:textId="77777777" w:rsidR="003638E3" w:rsidRPr="003638E3" w:rsidRDefault="003638E3" w:rsidP="003638E3">
            <w:pPr>
              <w:suppressAutoHyphens w:val="0"/>
              <w:spacing w:before="150" w:after="150" w:line="240" w:lineRule="auto"/>
              <w:jc w:val="center"/>
              <w:rPr>
                <w:ins w:id="1724" w:author="Qizhou Duan" w:date="2024-06-21T12:09:00Z"/>
                <w:rFonts w:ascii="Times New Roman" w:eastAsia="Times New Roman" w:hAnsi="Times New Roman" w:cs="Times New Roman"/>
                <w:color w:val="222222"/>
                <w:sz w:val="16"/>
                <w:szCs w:val="16"/>
                <w:lang w:eastAsia="zh-CN"/>
                <w:rPrChange w:id="1725" w:author="Qizhou Duan" w:date="2024-06-21T12:09:00Z">
                  <w:rPr>
                    <w:ins w:id="1726" w:author="Qizhou Duan" w:date="2024-06-21T12:09:00Z"/>
                    <w:rFonts w:ascii="Cambria" w:eastAsia="Times New Roman" w:hAnsi="Cambria" w:cs="Times New Roman"/>
                    <w:color w:val="222222"/>
                    <w:sz w:val="23"/>
                    <w:szCs w:val="23"/>
                    <w:lang w:eastAsia="zh-CN"/>
                  </w:rPr>
                </w:rPrChange>
              </w:rPr>
              <w:pPrChange w:id="1727" w:author="Qizhou Duan" w:date="2024-06-21T12:10:00Z">
                <w:pPr>
                  <w:suppressAutoHyphens w:val="0"/>
                  <w:spacing w:before="150" w:after="150" w:line="240" w:lineRule="auto"/>
                </w:pPr>
              </w:pPrChange>
            </w:pPr>
            <w:ins w:id="1728" w:author="Qizhou Duan" w:date="2024-06-21T12:09:00Z">
              <w:r w:rsidRPr="003638E3">
                <w:rPr>
                  <w:rFonts w:ascii="Times New Roman" w:eastAsia="Times New Roman" w:hAnsi="Times New Roman" w:cs="Times New Roman"/>
                  <w:color w:val="222222"/>
                  <w:sz w:val="16"/>
                  <w:szCs w:val="16"/>
                  <w:lang w:eastAsia="zh-CN"/>
                  <w:rPrChange w:id="1729" w:author="Qizhou Duan" w:date="2024-06-21T12:09:00Z">
                    <w:rPr>
                      <w:rFonts w:ascii="Cambria" w:eastAsia="Times New Roman" w:hAnsi="Cambria" w:cs="Times New Roman"/>
                      <w:color w:val="222222"/>
                      <w:sz w:val="23"/>
                      <w:szCs w:val="23"/>
                      <w:lang w:eastAsia="zh-CN"/>
                    </w:rPr>
                  </w:rPrChange>
                </w:rPr>
                <w:t>El-Khoury Malhame et al. (2023)</w:t>
              </w:r>
            </w:ins>
          </w:p>
        </w:tc>
        <w:tc>
          <w:tcPr>
            <w:tcW w:w="0" w:type="auto"/>
            <w:shd w:val="clear" w:color="auto" w:fill="auto"/>
            <w:tcMar>
              <w:top w:w="0" w:type="dxa"/>
              <w:left w:w="75" w:type="dxa"/>
              <w:bottom w:w="0" w:type="dxa"/>
              <w:right w:w="75" w:type="dxa"/>
            </w:tcMar>
            <w:vAlign w:val="center"/>
            <w:hideMark/>
          </w:tcPr>
          <w:p w14:paraId="4CB2D4F1" w14:textId="77777777" w:rsidR="003638E3" w:rsidRPr="003638E3" w:rsidRDefault="003638E3" w:rsidP="003638E3">
            <w:pPr>
              <w:suppressAutoHyphens w:val="0"/>
              <w:spacing w:before="150" w:after="150" w:line="240" w:lineRule="auto"/>
              <w:jc w:val="center"/>
              <w:rPr>
                <w:ins w:id="1730" w:author="Qizhou Duan" w:date="2024-06-21T12:09:00Z"/>
                <w:rFonts w:ascii="Times New Roman" w:eastAsia="Times New Roman" w:hAnsi="Times New Roman" w:cs="Times New Roman"/>
                <w:color w:val="222222"/>
                <w:sz w:val="16"/>
                <w:szCs w:val="16"/>
                <w:lang w:eastAsia="zh-CN"/>
                <w:rPrChange w:id="1731" w:author="Qizhou Duan" w:date="2024-06-21T12:09:00Z">
                  <w:rPr>
                    <w:ins w:id="1732" w:author="Qizhou Duan" w:date="2024-06-21T12:09:00Z"/>
                    <w:rFonts w:ascii="Cambria" w:eastAsia="Times New Roman" w:hAnsi="Cambria" w:cs="Times New Roman"/>
                    <w:color w:val="222222"/>
                    <w:sz w:val="23"/>
                    <w:szCs w:val="23"/>
                    <w:lang w:eastAsia="zh-CN"/>
                  </w:rPr>
                </w:rPrChange>
              </w:rPr>
              <w:pPrChange w:id="1733" w:author="Qizhou Duan" w:date="2024-06-21T12:10:00Z">
                <w:pPr>
                  <w:suppressAutoHyphens w:val="0"/>
                  <w:spacing w:before="150" w:after="150" w:line="240" w:lineRule="auto"/>
                  <w:jc w:val="right"/>
                </w:pPr>
              </w:pPrChange>
            </w:pPr>
            <w:ins w:id="1734" w:author="Qizhou Duan" w:date="2024-06-21T12:09:00Z">
              <w:r w:rsidRPr="003638E3">
                <w:rPr>
                  <w:rFonts w:ascii="Times New Roman" w:eastAsia="Times New Roman" w:hAnsi="Times New Roman" w:cs="Times New Roman"/>
                  <w:color w:val="222222"/>
                  <w:sz w:val="16"/>
                  <w:szCs w:val="16"/>
                  <w:lang w:eastAsia="zh-CN"/>
                  <w:rPrChange w:id="1735" w:author="Qizhou Duan" w:date="2024-06-21T12:09:00Z">
                    <w:rPr>
                      <w:rFonts w:ascii="Cambria" w:eastAsia="Times New Roman" w:hAnsi="Cambria" w:cs="Times New Roman"/>
                      <w:color w:val="222222"/>
                      <w:sz w:val="23"/>
                      <w:szCs w:val="23"/>
                      <w:lang w:eastAsia="zh-CN"/>
                    </w:rPr>
                  </w:rPrChange>
                </w:rPr>
                <w:t>252</w:t>
              </w:r>
            </w:ins>
          </w:p>
        </w:tc>
        <w:tc>
          <w:tcPr>
            <w:tcW w:w="0" w:type="auto"/>
            <w:shd w:val="clear" w:color="auto" w:fill="auto"/>
            <w:tcMar>
              <w:top w:w="0" w:type="dxa"/>
              <w:left w:w="75" w:type="dxa"/>
              <w:bottom w:w="0" w:type="dxa"/>
              <w:right w:w="75" w:type="dxa"/>
            </w:tcMar>
            <w:vAlign w:val="center"/>
            <w:hideMark/>
          </w:tcPr>
          <w:p w14:paraId="03A01266" w14:textId="77777777" w:rsidR="003638E3" w:rsidRPr="003638E3" w:rsidRDefault="003638E3" w:rsidP="003638E3">
            <w:pPr>
              <w:suppressAutoHyphens w:val="0"/>
              <w:spacing w:before="150" w:after="150" w:line="240" w:lineRule="auto"/>
              <w:jc w:val="center"/>
              <w:rPr>
                <w:ins w:id="1736" w:author="Qizhou Duan" w:date="2024-06-21T12:09:00Z"/>
                <w:rFonts w:ascii="Times New Roman" w:eastAsia="Times New Roman" w:hAnsi="Times New Roman" w:cs="Times New Roman"/>
                <w:color w:val="222222"/>
                <w:sz w:val="16"/>
                <w:szCs w:val="16"/>
                <w:lang w:eastAsia="zh-CN"/>
                <w:rPrChange w:id="1737" w:author="Qizhou Duan" w:date="2024-06-21T12:09:00Z">
                  <w:rPr>
                    <w:ins w:id="1738" w:author="Qizhou Duan" w:date="2024-06-21T12:09:00Z"/>
                    <w:rFonts w:ascii="Cambria" w:eastAsia="Times New Roman" w:hAnsi="Cambria" w:cs="Times New Roman"/>
                    <w:color w:val="222222"/>
                    <w:sz w:val="23"/>
                    <w:szCs w:val="23"/>
                    <w:lang w:eastAsia="zh-CN"/>
                  </w:rPr>
                </w:rPrChange>
              </w:rPr>
              <w:pPrChange w:id="1739" w:author="Qizhou Duan" w:date="2024-06-21T12:10:00Z">
                <w:pPr>
                  <w:suppressAutoHyphens w:val="0"/>
                  <w:spacing w:before="150" w:after="150" w:line="240" w:lineRule="auto"/>
                  <w:jc w:val="right"/>
                </w:pPr>
              </w:pPrChange>
            </w:pPr>
            <w:ins w:id="1740" w:author="Qizhou Duan" w:date="2024-06-21T12:09:00Z">
              <w:r w:rsidRPr="003638E3">
                <w:rPr>
                  <w:rFonts w:ascii="Times New Roman" w:eastAsia="Times New Roman" w:hAnsi="Times New Roman" w:cs="Times New Roman"/>
                  <w:color w:val="222222"/>
                  <w:sz w:val="16"/>
                  <w:szCs w:val="16"/>
                  <w:lang w:eastAsia="zh-CN"/>
                  <w:rPrChange w:id="1741" w:author="Qizhou Duan" w:date="2024-06-21T12:09:00Z">
                    <w:rPr>
                      <w:rFonts w:ascii="Cambria" w:eastAsia="Times New Roman" w:hAnsi="Cambria" w:cs="Times New Roman"/>
                      <w:color w:val="222222"/>
                      <w:sz w:val="23"/>
                      <w:szCs w:val="23"/>
                      <w:lang w:eastAsia="zh-CN"/>
                    </w:rPr>
                  </w:rPrChange>
                </w:rPr>
                <w:t>63.69</w:t>
              </w:r>
            </w:ins>
          </w:p>
        </w:tc>
        <w:tc>
          <w:tcPr>
            <w:tcW w:w="0" w:type="auto"/>
            <w:shd w:val="clear" w:color="auto" w:fill="auto"/>
            <w:tcMar>
              <w:top w:w="0" w:type="dxa"/>
              <w:left w:w="75" w:type="dxa"/>
              <w:bottom w:w="0" w:type="dxa"/>
              <w:right w:w="75" w:type="dxa"/>
            </w:tcMar>
            <w:vAlign w:val="center"/>
            <w:hideMark/>
          </w:tcPr>
          <w:p w14:paraId="2EEE754C" w14:textId="77777777" w:rsidR="003638E3" w:rsidRPr="003638E3" w:rsidRDefault="003638E3" w:rsidP="003638E3">
            <w:pPr>
              <w:suppressAutoHyphens w:val="0"/>
              <w:spacing w:before="150" w:after="150" w:line="240" w:lineRule="auto"/>
              <w:jc w:val="center"/>
              <w:rPr>
                <w:ins w:id="1742" w:author="Qizhou Duan" w:date="2024-06-21T12:09:00Z"/>
                <w:rFonts w:ascii="Times New Roman" w:eastAsia="Times New Roman" w:hAnsi="Times New Roman" w:cs="Times New Roman"/>
                <w:color w:val="222222"/>
                <w:sz w:val="16"/>
                <w:szCs w:val="16"/>
                <w:lang w:eastAsia="zh-CN"/>
                <w:rPrChange w:id="1743" w:author="Qizhou Duan" w:date="2024-06-21T12:09:00Z">
                  <w:rPr>
                    <w:ins w:id="1744" w:author="Qizhou Duan" w:date="2024-06-21T12:09:00Z"/>
                    <w:rFonts w:ascii="Cambria" w:eastAsia="Times New Roman" w:hAnsi="Cambria" w:cs="Times New Roman"/>
                    <w:color w:val="222222"/>
                    <w:sz w:val="23"/>
                    <w:szCs w:val="23"/>
                    <w:lang w:eastAsia="zh-CN"/>
                  </w:rPr>
                </w:rPrChange>
              </w:rPr>
              <w:pPrChange w:id="1745" w:author="Qizhou Duan" w:date="2024-06-21T12:10:00Z">
                <w:pPr>
                  <w:suppressAutoHyphens w:val="0"/>
                  <w:spacing w:before="150" w:after="150" w:line="240" w:lineRule="auto"/>
                  <w:jc w:val="right"/>
                </w:pPr>
              </w:pPrChange>
            </w:pPr>
            <w:ins w:id="1746" w:author="Qizhou Duan" w:date="2024-06-21T12:09:00Z">
              <w:r w:rsidRPr="003638E3">
                <w:rPr>
                  <w:rFonts w:ascii="Times New Roman" w:eastAsia="Times New Roman" w:hAnsi="Times New Roman" w:cs="Times New Roman"/>
                  <w:color w:val="222222"/>
                  <w:sz w:val="16"/>
                  <w:szCs w:val="16"/>
                  <w:lang w:eastAsia="zh-CN"/>
                  <w:rPrChange w:id="1747" w:author="Qizhou Duan" w:date="2024-06-21T12:09:00Z">
                    <w:rPr>
                      <w:rFonts w:ascii="Cambria" w:eastAsia="Times New Roman" w:hAnsi="Cambria" w:cs="Times New Roman"/>
                      <w:color w:val="222222"/>
                      <w:sz w:val="23"/>
                      <w:szCs w:val="23"/>
                      <w:lang w:eastAsia="zh-CN"/>
                    </w:rPr>
                  </w:rPrChange>
                </w:rPr>
                <w:t>24.46</w:t>
              </w:r>
            </w:ins>
          </w:p>
        </w:tc>
      </w:tr>
      <w:tr w:rsidR="003638E3" w:rsidRPr="003638E3" w14:paraId="3E700801" w14:textId="77777777" w:rsidTr="003638E3">
        <w:trPr>
          <w:ins w:id="1748" w:author="Qizhou Duan" w:date="2024-06-21T12:09:00Z"/>
        </w:trPr>
        <w:tc>
          <w:tcPr>
            <w:tcW w:w="0" w:type="auto"/>
            <w:shd w:val="clear" w:color="auto" w:fill="auto"/>
            <w:tcMar>
              <w:top w:w="0" w:type="dxa"/>
              <w:left w:w="75" w:type="dxa"/>
              <w:bottom w:w="0" w:type="dxa"/>
              <w:right w:w="75" w:type="dxa"/>
            </w:tcMar>
            <w:vAlign w:val="center"/>
            <w:hideMark/>
          </w:tcPr>
          <w:p w14:paraId="3CA372CE" w14:textId="77777777" w:rsidR="003638E3" w:rsidRPr="003638E3" w:rsidRDefault="003638E3" w:rsidP="003638E3">
            <w:pPr>
              <w:suppressAutoHyphens w:val="0"/>
              <w:spacing w:before="150" w:after="150" w:line="240" w:lineRule="auto"/>
              <w:jc w:val="center"/>
              <w:rPr>
                <w:ins w:id="1749" w:author="Qizhou Duan" w:date="2024-06-21T12:09:00Z"/>
                <w:rFonts w:ascii="Times New Roman" w:eastAsia="Times New Roman" w:hAnsi="Times New Roman" w:cs="Times New Roman"/>
                <w:color w:val="222222"/>
                <w:sz w:val="16"/>
                <w:szCs w:val="16"/>
                <w:lang w:eastAsia="zh-CN"/>
                <w:rPrChange w:id="1750" w:author="Qizhou Duan" w:date="2024-06-21T12:09:00Z">
                  <w:rPr>
                    <w:ins w:id="1751" w:author="Qizhou Duan" w:date="2024-06-21T12:09:00Z"/>
                    <w:rFonts w:ascii="Cambria" w:eastAsia="Times New Roman" w:hAnsi="Cambria" w:cs="Times New Roman"/>
                    <w:color w:val="222222"/>
                    <w:sz w:val="23"/>
                    <w:szCs w:val="23"/>
                    <w:lang w:eastAsia="zh-CN"/>
                  </w:rPr>
                </w:rPrChange>
              </w:rPr>
              <w:pPrChange w:id="1752" w:author="Qizhou Duan" w:date="2024-06-21T12:10:00Z">
                <w:pPr>
                  <w:suppressAutoHyphens w:val="0"/>
                  <w:spacing w:before="150" w:after="150" w:line="240" w:lineRule="auto"/>
                </w:pPr>
              </w:pPrChange>
            </w:pPr>
            <w:ins w:id="1753" w:author="Qizhou Duan" w:date="2024-06-21T12:09:00Z">
              <w:r w:rsidRPr="003638E3">
                <w:rPr>
                  <w:rFonts w:ascii="Times New Roman" w:eastAsia="Times New Roman" w:hAnsi="Times New Roman" w:cs="Times New Roman"/>
                  <w:color w:val="222222"/>
                  <w:sz w:val="16"/>
                  <w:szCs w:val="16"/>
                  <w:lang w:eastAsia="zh-CN"/>
                  <w:rPrChange w:id="1754" w:author="Qizhou Duan" w:date="2024-06-21T12:09:00Z">
                    <w:rPr>
                      <w:rFonts w:ascii="Cambria" w:eastAsia="Times New Roman" w:hAnsi="Cambria" w:cs="Times New Roman"/>
                      <w:color w:val="222222"/>
                      <w:sz w:val="23"/>
                      <w:szCs w:val="23"/>
                      <w:lang w:eastAsia="zh-CN"/>
                    </w:rPr>
                  </w:rPrChange>
                </w:rPr>
                <w:t>Tu et al. (2023)</w:t>
              </w:r>
            </w:ins>
          </w:p>
        </w:tc>
        <w:tc>
          <w:tcPr>
            <w:tcW w:w="0" w:type="auto"/>
            <w:shd w:val="clear" w:color="auto" w:fill="auto"/>
            <w:tcMar>
              <w:top w:w="0" w:type="dxa"/>
              <w:left w:w="75" w:type="dxa"/>
              <w:bottom w:w="0" w:type="dxa"/>
              <w:right w:w="75" w:type="dxa"/>
            </w:tcMar>
            <w:vAlign w:val="center"/>
            <w:hideMark/>
          </w:tcPr>
          <w:p w14:paraId="65780D9E" w14:textId="77777777" w:rsidR="003638E3" w:rsidRPr="003638E3" w:rsidRDefault="003638E3" w:rsidP="003638E3">
            <w:pPr>
              <w:suppressAutoHyphens w:val="0"/>
              <w:spacing w:before="150" w:after="150" w:line="240" w:lineRule="auto"/>
              <w:jc w:val="center"/>
              <w:rPr>
                <w:ins w:id="1755" w:author="Qizhou Duan" w:date="2024-06-21T12:09:00Z"/>
                <w:rFonts w:ascii="Times New Roman" w:eastAsia="Times New Roman" w:hAnsi="Times New Roman" w:cs="Times New Roman"/>
                <w:color w:val="222222"/>
                <w:sz w:val="16"/>
                <w:szCs w:val="16"/>
                <w:lang w:eastAsia="zh-CN"/>
                <w:rPrChange w:id="1756" w:author="Qizhou Duan" w:date="2024-06-21T12:09:00Z">
                  <w:rPr>
                    <w:ins w:id="1757" w:author="Qizhou Duan" w:date="2024-06-21T12:09:00Z"/>
                    <w:rFonts w:ascii="Cambria" w:eastAsia="Times New Roman" w:hAnsi="Cambria" w:cs="Times New Roman"/>
                    <w:color w:val="222222"/>
                    <w:sz w:val="23"/>
                    <w:szCs w:val="23"/>
                    <w:lang w:eastAsia="zh-CN"/>
                  </w:rPr>
                </w:rPrChange>
              </w:rPr>
              <w:pPrChange w:id="1758" w:author="Qizhou Duan" w:date="2024-06-21T12:10:00Z">
                <w:pPr>
                  <w:suppressAutoHyphens w:val="0"/>
                  <w:spacing w:before="150" w:after="150" w:line="240" w:lineRule="auto"/>
                  <w:jc w:val="right"/>
                </w:pPr>
              </w:pPrChange>
            </w:pPr>
            <w:ins w:id="1759" w:author="Qizhou Duan" w:date="2024-06-21T12:09:00Z">
              <w:r w:rsidRPr="003638E3">
                <w:rPr>
                  <w:rFonts w:ascii="Times New Roman" w:eastAsia="Times New Roman" w:hAnsi="Times New Roman" w:cs="Times New Roman"/>
                  <w:color w:val="222222"/>
                  <w:sz w:val="16"/>
                  <w:szCs w:val="16"/>
                  <w:lang w:eastAsia="zh-CN"/>
                  <w:rPrChange w:id="1760" w:author="Qizhou Duan" w:date="2024-06-21T12:09:00Z">
                    <w:rPr>
                      <w:rFonts w:ascii="Cambria" w:eastAsia="Times New Roman" w:hAnsi="Cambria" w:cs="Times New Roman"/>
                      <w:color w:val="222222"/>
                      <w:sz w:val="23"/>
                      <w:szCs w:val="23"/>
                      <w:lang w:eastAsia="zh-CN"/>
                    </w:rPr>
                  </w:rPrChange>
                </w:rPr>
                <w:t>290</w:t>
              </w:r>
            </w:ins>
          </w:p>
        </w:tc>
        <w:tc>
          <w:tcPr>
            <w:tcW w:w="0" w:type="auto"/>
            <w:shd w:val="clear" w:color="auto" w:fill="auto"/>
            <w:tcMar>
              <w:top w:w="0" w:type="dxa"/>
              <w:left w:w="75" w:type="dxa"/>
              <w:bottom w:w="0" w:type="dxa"/>
              <w:right w:w="75" w:type="dxa"/>
            </w:tcMar>
            <w:vAlign w:val="center"/>
            <w:hideMark/>
          </w:tcPr>
          <w:p w14:paraId="49AF5CDC" w14:textId="77777777" w:rsidR="003638E3" w:rsidRPr="003638E3" w:rsidRDefault="003638E3" w:rsidP="003638E3">
            <w:pPr>
              <w:suppressAutoHyphens w:val="0"/>
              <w:spacing w:before="150" w:after="150" w:line="240" w:lineRule="auto"/>
              <w:jc w:val="center"/>
              <w:rPr>
                <w:ins w:id="1761" w:author="Qizhou Duan" w:date="2024-06-21T12:09:00Z"/>
                <w:rFonts w:ascii="Times New Roman" w:eastAsia="Times New Roman" w:hAnsi="Times New Roman" w:cs="Times New Roman"/>
                <w:color w:val="222222"/>
                <w:sz w:val="16"/>
                <w:szCs w:val="16"/>
                <w:lang w:eastAsia="zh-CN"/>
                <w:rPrChange w:id="1762" w:author="Qizhou Duan" w:date="2024-06-21T12:09:00Z">
                  <w:rPr>
                    <w:ins w:id="1763" w:author="Qizhou Duan" w:date="2024-06-21T12:09:00Z"/>
                    <w:rFonts w:ascii="Cambria" w:eastAsia="Times New Roman" w:hAnsi="Cambria" w:cs="Times New Roman"/>
                    <w:color w:val="222222"/>
                    <w:sz w:val="23"/>
                    <w:szCs w:val="23"/>
                    <w:lang w:eastAsia="zh-CN"/>
                  </w:rPr>
                </w:rPrChange>
              </w:rPr>
              <w:pPrChange w:id="1764" w:author="Qizhou Duan" w:date="2024-06-21T12:10:00Z">
                <w:pPr>
                  <w:suppressAutoHyphens w:val="0"/>
                  <w:spacing w:before="150" w:after="150" w:line="240" w:lineRule="auto"/>
                  <w:jc w:val="right"/>
                </w:pPr>
              </w:pPrChange>
            </w:pPr>
            <w:ins w:id="1765" w:author="Qizhou Duan" w:date="2024-06-21T12:09:00Z">
              <w:r w:rsidRPr="003638E3">
                <w:rPr>
                  <w:rFonts w:ascii="Times New Roman" w:eastAsia="Times New Roman" w:hAnsi="Times New Roman" w:cs="Times New Roman"/>
                  <w:color w:val="222222"/>
                  <w:sz w:val="16"/>
                  <w:szCs w:val="16"/>
                  <w:lang w:eastAsia="zh-CN"/>
                  <w:rPrChange w:id="1766" w:author="Qizhou Duan" w:date="2024-06-21T12:09:00Z">
                    <w:rPr>
                      <w:rFonts w:ascii="Cambria" w:eastAsia="Times New Roman" w:hAnsi="Cambria" w:cs="Times New Roman"/>
                      <w:color w:val="222222"/>
                      <w:sz w:val="23"/>
                      <w:szCs w:val="23"/>
                      <w:lang w:eastAsia="zh-CN"/>
                    </w:rPr>
                  </w:rPrChange>
                </w:rPr>
                <w:t>98.30</w:t>
              </w:r>
            </w:ins>
          </w:p>
        </w:tc>
        <w:tc>
          <w:tcPr>
            <w:tcW w:w="0" w:type="auto"/>
            <w:shd w:val="clear" w:color="auto" w:fill="auto"/>
            <w:tcMar>
              <w:top w:w="0" w:type="dxa"/>
              <w:left w:w="75" w:type="dxa"/>
              <w:bottom w:w="0" w:type="dxa"/>
              <w:right w:w="75" w:type="dxa"/>
            </w:tcMar>
            <w:vAlign w:val="center"/>
            <w:hideMark/>
          </w:tcPr>
          <w:p w14:paraId="678A446D" w14:textId="77777777" w:rsidR="003638E3" w:rsidRPr="003638E3" w:rsidRDefault="003638E3" w:rsidP="003638E3">
            <w:pPr>
              <w:suppressAutoHyphens w:val="0"/>
              <w:spacing w:before="150" w:after="150" w:line="240" w:lineRule="auto"/>
              <w:jc w:val="center"/>
              <w:rPr>
                <w:ins w:id="1767" w:author="Qizhou Duan" w:date="2024-06-21T12:09:00Z"/>
                <w:rFonts w:ascii="Times New Roman" w:eastAsia="Times New Roman" w:hAnsi="Times New Roman" w:cs="Times New Roman"/>
                <w:color w:val="222222"/>
                <w:sz w:val="16"/>
                <w:szCs w:val="16"/>
                <w:lang w:eastAsia="zh-CN"/>
                <w:rPrChange w:id="1768" w:author="Qizhou Duan" w:date="2024-06-21T12:09:00Z">
                  <w:rPr>
                    <w:ins w:id="1769" w:author="Qizhou Duan" w:date="2024-06-21T12:09:00Z"/>
                    <w:rFonts w:ascii="Cambria" w:eastAsia="Times New Roman" w:hAnsi="Cambria" w:cs="Times New Roman"/>
                    <w:color w:val="222222"/>
                    <w:sz w:val="23"/>
                    <w:szCs w:val="23"/>
                    <w:lang w:eastAsia="zh-CN"/>
                  </w:rPr>
                </w:rPrChange>
              </w:rPr>
              <w:pPrChange w:id="1770" w:author="Qizhou Duan" w:date="2024-06-21T12:10:00Z">
                <w:pPr>
                  <w:suppressAutoHyphens w:val="0"/>
                  <w:spacing w:before="150" w:after="150" w:line="240" w:lineRule="auto"/>
                  <w:jc w:val="right"/>
                </w:pPr>
              </w:pPrChange>
            </w:pPr>
            <w:ins w:id="1771" w:author="Qizhou Duan" w:date="2024-06-21T12:09:00Z">
              <w:r w:rsidRPr="003638E3">
                <w:rPr>
                  <w:rFonts w:ascii="Times New Roman" w:eastAsia="Times New Roman" w:hAnsi="Times New Roman" w:cs="Times New Roman"/>
                  <w:color w:val="222222"/>
                  <w:sz w:val="16"/>
                  <w:szCs w:val="16"/>
                  <w:lang w:eastAsia="zh-CN"/>
                  <w:rPrChange w:id="1772" w:author="Qizhou Duan" w:date="2024-06-21T12:09:00Z">
                    <w:rPr>
                      <w:rFonts w:ascii="Cambria" w:eastAsia="Times New Roman" w:hAnsi="Cambria" w:cs="Times New Roman"/>
                      <w:color w:val="222222"/>
                      <w:sz w:val="23"/>
                      <w:szCs w:val="23"/>
                      <w:lang w:eastAsia="zh-CN"/>
                    </w:rPr>
                  </w:rPrChange>
                </w:rPr>
                <w:t>25.05</w:t>
              </w:r>
            </w:ins>
          </w:p>
        </w:tc>
      </w:tr>
      <w:tr w:rsidR="003638E3" w:rsidRPr="003638E3" w14:paraId="4D4DB7ED" w14:textId="77777777" w:rsidTr="003638E3">
        <w:trPr>
          <w:ins w:id="1773" w:author="Qizhou Duan" w:date="2024-06-21T12:09:00Z"/>
        </w:trPr>
        <w:tc>
          <w:tcPr>
            <w:tcW w:w="0" w:type="auto"/>
            <w:shd w:val="clear" w:color="auto" w:fill="auto"/>
            <w:tcMar>
              <w:top w:w="0" w:type="dxa"/>
              <w:left w:w="75" w:type="dxa"/>
              <w:bottom w:w="0" w:type="dxa"/>
              <w:right w:w="75" w:type="dxa"/>
            </w:tcMar>
            <w:vAlign w:val="center"/>
            <w:hideMark/>
          </w:tcPr>
          <w:p w14:paraId="6AEFD23F" w14:textId="77777777" w:rsidR="003638E3" w:rsidRPr="003638E3" w:rsidRDefault="003638E3" w:rsidP="003638E3">
            <w:pPr>
              <w:suppressAutoHyphens w:val="0"/>
              <w:spacing w:before="150" w:after="150" w:line="240" w:lineRule="auto"/>
              <w:jc w:val="center"/>
              <w:rPr>
                <w:ins w:id="1774" w:author="Qizhou Duan" w:date="2024-06-21T12:09:00Z"/>
                <w:rFonts w:ascii="Times New Roman" w:eastAsia="Times New Roman" w:hAnsi="Times New Roman" w:cs="Times New Roman"/>
                <w:color w:val="222222"/>
                <w:sz w:val="16"/>
                <w:szCs w:val="16"/>
                <w:lang w:eastAsia="zh-CN"/>
                <w:rPrChange w:id="1775" w:author="Qizhou Duan" w:date="2024-06-21T12:09:00Z">
                  <w:rPr>
                    <w:ins w:id="1776" w:author="Qizhou Duan" w:date="2024-06-21T12:09:00Z"/>
                    <w:rFonts w:ascii="Cambria" w:eastAsia="Times New Roman" w:hAnsi="Cambria" w:cs="Times New Roman"/>
                    <w:color w:val="222222"/>
                    <w:sz w:val="23"/>
                    <w:szCs w:val="23"/>
                    <w:lang w:eastAsia="zh-CN"/>
                  </w:rPr>
                </w:rPrChange>
              </w:rPr>
              <w:pPrChange w:id="1777" w:author="Qizhou Duan" w:date="2024-06-21T12:10:00Z">
                <w:pPr>
                  <w:suppressAutoHyphens w:val="0"/>
                  <w:spacing w:before="150" w:after="150" w:line="240" w:lineRule="auto"/>
                </w:pPr>
              </w:pPrChange>
            </w:pPr>
            <w:ins w:id="1778" w:author="Qizhou Duan" w:date="2024-06-21T12:09:00Z">
              <w:r w:rsidRPr="003638E3">
                <w:rPr>
                  <w:rFonts w:ascii="Times New Roman" w:eastAsia="Times New Roman" w:hAnsi="Times New Roman" w:cs="Times New Roman"/>
                  <w:color w:val="222222"/>
                  <w:sz w:val="16"/>
                  <w:szCs w:val="16"/>
                  <w:lang w:eastAsia="zh-CN"/>
                  <w:rPrChange w:id="1779" w:author="Qizhou Duan" w:date="2024-06-21T12:09:00Z">
                    <w:rPr>
                      <w:rFonts w:ascii="Cambria" w:eastAsia="Times New Roman" w:hAnsi="Cambria" w:cs="Times New Roman"/>
                      <w:color w:val="222222"/>
                      <w:sz w:val="23"/>
                      <w:szCs w:val="23"/>
                      <w:lang w:eastAsia="zh-CN"/>
                    </w:rPr>
                  </w:rPrChange>
                </w:rPr>
                <w:t>Barnicot et al (2023)</w:t>
              </w:r>
            </w:ins>
          </w:p>
        </w:tc>
        <w:tc>
          <w:tcPr>
            <w:tcW w:w="0" w:type="auto"/>
            <w:shd w:val="clear" w:color="auto" w:fill="auto"/>
            <w:tcMar>
              <w:top w:w="0" w:type="dxa"/>
              <w:left w:w="75" w:type="dxa"/>
              <w:bottom w:w="0" w:type="dxa"/>
              <w:right w:w="75" w:type="dxa"/>
            </w:tcMar>
            <w:vAlign w:val="center"/>
            <w:hideMark/>
          </w:tcPr>
          <w:p w14:paraId="0D61AA75" w14:textId="77777777" w:rsidR="003638E3" w:rsidRPr="003638E3" w:rsidRDefault="003638E3" w:rsidP="003638E3">
            <w:pPr>
              <w:suppressAutoHyphens w:val="0"/>
              <w:spacing w:before="150" w:after="150" w:line="240" w:lineRule="auto"/>
              <w:jc w:val="center"/>
              <w:rPr>
                <w:ins w:id="1780" w:author="Qizhou Duan" w:date="2024-06-21T12:09:00Z"/>
                <w:rFonts w:ascii="Times New Roman" w:eastAsia="Times New Roman" w:hAnsi="Times New Roman" w:cs="Times New Roman"/>
                <w:color w:val="222222"/>
                <w:sz w:val="16"/>
                <w:szCs w:val="16"/>
                <w:lang w:eastAsia="zh-CN"/>
                <w:rPrChange w:id="1781" w:author="Qizhou Duan" w:date="2024-06-21T12:09:00Z">
                  <w:rPr>
                    <w:ins w:id="1782" w:author="Qizhou Duan" w:date="2024-06-21T12:09:00Z"/>
                    <w:rFonts w:ascii="Cambria" w:eastAsia="Times New Roman" w:hAnsi="Cambria" w:cs="Times New Roman"/>
                    <w:color w:val="222222"/>
                    <w:sz w:val="23"/>
                    <w:szCs w:val="23"/>
                    <w:lang w:eastAsia="zh-CN"/>
                  </w:rPr>
                </w:rPrChange>
              </w:rPr>
              <w:pPrChange w:id="1783" w:author="Qizhou Duan" w:date="2024-06-21T12:10:00Z">
                <w:pPr>
                  <w:suppressAutoHyphens w:val="0"/>
                  <w:spacing w:before="150" w:after="150" w:line="240" w:lineRule="auto"/>
                  <w:jc w:val="right"/>
                </w:pPr>
              </w:pPrChange>
            </w:pPr>
            <w:ins w:id="1784" w:author="Qizhou Duan" w:date="2024-06-21T12:09:00Z">
              <w:r w:rsidRPr="003638E3">
                <w:rPr>
                  <w:rFonts w:ascii="Times New Roman" w:eastAsia="Times New Roman" w:hAnsi="Times New Roman" w:cs="Times New Roman"/>
                  <w:color w:val="222222"/>
                  <w:sz w:val="16"/>
                  <w:szCs w:val="16"/>
                  <w:lang w:eastAsia="zh-CN"/>
                  <w:rPrChange w:id="1785" w:author="Qizhou Duan" w:date="2024-06-21T12:09:00Z">
                    <w:rPr>
                      <w:rFonts w:ascii="Cambria" w:eastAsia="Times New Roman" w:hAnsi="Cambria" w:cs="Times New Roman"/>
                      <w:color w:val="222222"/>
                      <w:sz w:val="23"/>
                      <w:szCs w:val="23"/>
                      <w:lang w:eastAsia="zh-CN"/>
                    </w:rPr>
                  </w:rPrChange>
                </w:rPr>
                <w:t>854</w:t>
              </w:r>
            </w:ins>
          </w:p>
        </w:tc>
        <w:tc>
          <w:tcPr>
            <w:tcW w:w="0" w:type="auto"/>
            <w:shd w:val="clear" w:color="auto" w:fill="auto"/>
            <w:tcMar>
              <w:top w:w="0" w:type="dxa"/>
              <w:left w:w="75" w:type="dxa"/>
              <w:bottom w:w="0" w:type="dxa"/>
              <w:right w:w="75" w:type="dxa"/>
            </w:tcMar>
            <w:vAlign w:val="center"/>
            <w:hideMark/>
          </w:tcPr>
          <w:p w14:paraId="76D50FCF" w14:textId="77777777" w:rsidR="003638E3" w:rsidRPr="003638E3" w:rsidRDefault="003638E3" w:rsidP="003638E3">
            <w:pPr>
              <w:suppressAutoHyphens w:val="0"/>
              <w:spacing w:before="150" w:after="150" w:line="240" w:lineRule="auto"/>
              <w:jc w:val="center"/>
              <w:rPr>
                <w:ins w:id="1786" w:author="Qizhou Duan" w:date="2024-06-21T12:09:00Z"/>
                <w:rFonts w:ascii="Times New Roman" w:eastAsia="Times New Roman" w:hAnsi="Times New Roman" w:cs="Times New Roman"/>
                <w:color w:val="222222"/>
                <w:sz w:val="16"/>
                <w:szCs w:val="16"/>
                <w:lang w:eastAsia="zh-CN"/>
                <w:rPrChange w:id="1787" w:author="Qizhou Duan" w:date="2024-06-21T12:09:00Z">
                  <w:rPr>
                    <w:ins w:id="1788" w:author="Qizhou Duan" w:date="2024-06-21T12:09:00Z"/>
                    <w:rFonts w:ascii="Cambria" w:eastAsia="Times New Roman" w:hAnsi="Cambria" w:cs="Times New Roman"/>
                    <w:color w:val="222222"/>
                    <w:sz w:val="23"/>
                    <w:szCs w:val="23"/>
                    <w:lang w:eastAsia="zh-CN"/>
                  </w:rPr>
                </w:rPrChange>
              </w:rPr>
              <w:pPrChange w:id="1789" w:author="Qizhou Duan" w:date="2024-06-21T12:10:00Z">
                <w:pPr>
                  <w:suppressAutoHyphens w:val="0"/>
                  <w:spacing w:before="150" w:after="150" w:line="240" w:lineRule="auto"/>
                  <w:jc w:val="right"/>
                </w:pPr>
              </w:pPrChange>
            </w:pPr>
            <w:ins w:id="1790" w:author="Qizhou Duan" w:date="2024-06-21T12:09:00Z">
              <w:r w:rsidRPr="003638E3">
                <w:rPr>
                  <w:rFonts w:ascii="Times New Roman" w:eastAsia="Times New Roman" w:hAnsi="Times New Roman" w:cs="Times New Roman"/>
                  <w:color w:val="222222"/>
                  <w:sz w:val="16"/>
                  <w:szCs w:val="16"/>
                  <w:lang w:eastAsia="zh-CN"/>
                  <w:rPrChange w:id="1791" w:author="Qizhou Duan" w:date="2024-06-21T12:09:00Z">
                    <w:rPr>
                      <w:rFonts w:ascii="Cambria" w:eastAsia="Times New Roman" w:hAnsi="Cambria" w:cs="Times New Roman"/>
                      <w:color w:val="222222"/>
                      <w:sz w:val="23"/>
                      <w:szCs w:val="23"/>
                      <w:lang w:eastAsia="zh-CN"/>
                    </w:rPr>
                  </w:rPrChange>
                </w:rPr>
                <w:t>42.74</w:t>
              </w:r>
            </w:ins>
          </w:p>
        </w:tc>
        <w:tc>
          <w:tcPr>
            <w:tcW w:w="0" w:type="auto"/>
            <w:shd w:val="clear" w:color="auto" w:fill="auto"/>
            <w:tcMar>
              <w:top w:w="0" w:type="dxa"/>
              <w:left w:w="75" w:type="dxa"/>
              <w:bottom w:w="0" w:type="dxa"/>
              <w:right w:w="75" w:type="dxa"/>
            </w:tcMar>
            <w:vAlign w:val="center"/>
            <w:hideMark/>
          </w:tcPr>
          <w:p w14:paraId="66CC7913" w14:textId="77777777" w:rsidR="003638E3" w:rsidRPr="003638E3" w:rsidRDefault="003638E3" w:rsidP="003638E3">
            <w:pPr>
              <w:suppressAutoHyphens w:val="0"/>
              <w:spacing w:before="150" w:after="150" w:line="240" w:lineRule="auto"/>
              <w:jc w:val="center"/>
              <w:rPr>
                <w:ins w:id="1792" w:author="Qizhou Duan" w:date="2024-06-21T12:09:00Z"/>
                <w:rFonts w:ascii="Times New Roman" w:eastAsia="Times New Roman" w:hAnsi="Times New Roman" w:cs="Times New Roman"/>
                <w:color w:val="222222"/>
                <w:sz w:val="16"/>
                <w:szCs w:val="16"/>
                <w:lang w:eastAsia="zh-CN"/>
                <w:rPrChange w:id="1793" w:author="Qizhou Duan" w:date="2024-06-21T12:09:00Z">
                  <w:rPr>
                    <w:ins w:id="1794" w:author="Qizhou Duan" w:date="2024-06-21T12:09:00Z"/>
                    <w:rFonts w:ascii="Cambria" w:eastAsia="Times New Roman" w:hAnsi="Cambria" w:cs="Times New Roman"/>
                    <w:color w:val="222222"/>
                    <w:sz w:val="23"/>
                    <w:szCs w:val="23"/>
                    <w:lang w:eastAsia="zh-CN"/>
                  </w:rPr>
                </w:rPrChange>
              </w:rPr>
              <w:pPrChange w:id="1795" w:author="Qizhou Duan" w:date="2024-06-21T12:10:00Z">
                <w:pPr>
                  <w:suppressAutoHyphens w:val="0"/>
                  <w:spacing w:before="150" w:after="150" w:line="240" w:lineRule="auto"/>
                  <w:jc w:val="right"/>
                </w:pPr>
              </w:pPrChange>
            </w:pPr>
            <w:ins w:id="1796" w:author="Qizhou Duan" w:date="2024-06-21T12:09:00Z">
              <w:r w:rsidRPr="003638E3">
                <w:rPr>
                  <w:rFonts w:ascii="Times New Roman" w:eastAsia="Times New Roman" w:hAnsi="Times New Roman" w:cs="Times New Roman"/>
                  <w:color w:val="222222"/>
                  <w:sz w:val="16"/>
                  <w:szCs w:val="16"/>
                  <w:lang w:eastAsia="zh-CN"/>
                  <w:rPrChange w:id="1797" w:author="Qizhou Duan" w:date="2024-06-21T12:09:00Z">
                    <w:rPr>
                      <w:rFonts w:ascii="Cambria" w:eastAsia="Times New Roman" w:hAnsi="Cambria" w:cs="Times New Roman"/>
                      <w:color w:val="222222"/>
                      <w:sz w:val="23"/>
                      <w:szCs w:val="23"/>
                      <w:lang w:eastAsia="zh-CN"/>
                    </w:rPr>
                  </w:rPrChange>
                </w:rPr>
                <w:t>22.93</w:t>
              </w:r>
            </w:ins>
          </w:p>
        </w:tc>
      </w:tr>
      <w:tr w:rsidR="003638E3" w:rsidRPr="003638E3" w14:paraId="4CDC3BC5" w14:textId="77777777" w:rsidTr="003638E3">
        <w:trPr>
          <w:ins w:id="1798" w:author="Qizhou Duan" w:date="2024-06-21T12:09:00Z"/>
        </w:trPr>
        <w:tc>
          <w:tcPr>
            <w:tcW w:w="0" w:type="auto"/>
            <w:shd w:val="clear" w:color="auto" w:fill="auto"/>
            <w:tcMar>
              <w:top w:w="0" w:type="dxa"/>
              <w:left w:w="75" w:type="dxa"/>
              <w:bottom w:w="0" w:type="dxa"/>
              <w:right w:w="75" w:type="dxa"/>
            </w:tcMar>
            <w:vAlign w:val="center"/>
            <w:hideMark/>
          </w:tcPr>
          <w:p w14:paraId="3995D9C3" w14:textId="77777777" w:rsidR="003638E3" w:rsidRPr="003638E3" w:rsidRDefault="003638E3" w:rsidP="003638E3">
            <w:pPr>
              <w:suppressAutoHyphens w:val="0"/>
              <w:spacing w:before="150" w:after="150" w:line="240" w:lineRule="auto"/>
              <w:jc w:val="center"/>
              <w:rPr>
                <w:ins w:id="1799" w:author="Qizhou Duan" w:date="2024-06-21T12:09:00Z"/>
                <w:rFonts w:ascii="Times New Roman" w:eastAsia="Times New Roman" w:hAnsi="Times New Roman" w:cs="Times New Roman"/>
                <w:color w:val="222222"/>
                <w:sz w:val="16"/>
                <w:szCs w:val="16"/>
                <w:lang w:eastAsia="zh-CN"/>
                <w:rPrChange w:id="1800" w:author="Qizhou Duan" w:date="2024-06-21T12:09:00Z">
                  <w:rPr>
                    <w:ins w:id="1801" w:author="Qizhou Duan" w:date="2024-06-21T12:09:00Z"/>
                    <w:rFonts w:ascii="Cambria" w:eastAsia="Times New Roman" w:hAnsi="Cambria" w:cs="Times New Roman"/>
                    <w:color w:val="222222"/>
                    <w:sz w:val="23"/>
                    <w:szCs w:val="23"/>
                    <w:lang w:eastAsia="zh-CN"/>
                  </w:rPr>
                </w:rPrChange>
              </w:rPr>
              <w:pPrChange w:id="1802" w:author="Qizhou Duan" w:date="2024-06-21T12:10:00Z">
                <w:pPr>
                  <w:suppressAutoHyphens w:val="0"/>
                  <w:spacing w:before="150" w:after="150" w:line="240" w:lineRule="auto"/>
                </w:pPr>
              </w:pPrChange>
            </w:pPr>
            <w:ins w:id="1803" w:author="Qizhou Duan" w:date="2024-06-21T12:09:00Z">
              <w:r w:rsidRPr="003638E3">
                <w:rPr>
                  <w:rFonts w:ascii="Times New Roman" w:eastAsia="Times New Roman" w:hAnsi="Times New Roman" w:cs="Times New Roman"/>
                  <w:color w:val="222222"/>
                  <w:sz w:val="16"/>
                  <w:szCs w:val="16"/>
                  <w:lang w:eastAsia="zh-CN"/>
                  <w:rPrChange w:id="1804" w:author="Qizhou Duan" w:date="2024-06-21T12:09:00Z">
                    <w:rPr>
                      <w:rFonts w:ascii="Cambria" w:eastAsia="Times New Roman" w:hAnsi="Cambria" w:cs="Times New Roman"/>
                      <w:color w:val="222222"/>
                      <w:sz w:val="23"/>
                      <w:szCs w:val="23"/>
                      <w:lang w:eastAsia="zh-CN"/>
                    </w:rPr>
                  </w:rPrChange>
                </w:rPr>
                <w:t>Azman et al. (2023)</w:t>
              </w:r>
            </w:ins>
          </w:p>
        </w:tc>
        <w:tc>
          <w:tcPr>
            <w:tcW w:w="0" w:type="auto"/>
            <w:shd w:val="clear" w:color="auto" w:fill="auto"/>
            <w:tcMar>
              <w:top w:w="0" w:type="dxa"/>
              <w:left w:w="75" w:type="dxa"/>
              <w:bottom w:w="0" w:type="dxa"/>
              <w:right w:w="75" w:type="dxa"/>
            </w:tcMar>
            <w:vAlign w:val="center"/>
            <w:hideMark/>
          </w:tcPr>
          <w:p w14:paraId="44CFDF70" w14:textId="77777777" w:rsidR="003638E3" w:rsidRPr="003638E3" w:rsidRDefault="003638E3" w:rsidP="003638E3">
            <w:pPr>
              <w:suppressAutoHyphens w:val="0"/>
              <w:spacing w:before="150" w:after="150" w:line="240" w:lineRule="auto"/>
              <w:jc w:val="center"/>
              <w:rPr>
                <w:ins w:id="1805" w:author="Qizhou Duan" w:date="2024-06-21T12:09:00Z"/>
                <w:rFonts w:ascii="Times New Roman" w:eastAsia="Times New Roman" w:hAnsi="Times New Roman" w:cs="Times New Roman"/>
                <w:color w:val="222222"/>
                <w:sz w:val="16"/>
                <w:szCs w:val="16"/>
                <w:lang w:eastAsia="zh-CN"/>
                <w:rPrChange w:id="1806" w:author="Qizhou Duan" w:date="2024-06-21T12:09:00Z">
                  <w:rPr>
                    <w:ins w:id="1807" w:author="Qizhou Duan" w:date="2024-06-21T12:09:00Z"/>
                    <w:rFonts w:ascii="Cambria" w:eastAsia="Times New Roman" w:hAnsi="Cambria" w:cs="Times New Roman"/>
                    <w:color w:val="222222"/>
                    <w:sz w:val="23"/>
                    <w:szCs w:val="23"/>
                    <w:lang w:eastAsia="zh-CN"/>
                  </w:rPr>
                </w:rPrChange>
              </w:rPr>
              <w:pPrChange w:id="1808" w:author="Qizhou Duan" w:date="2024-06-21T12:10:00Z">
                <w:pPr>
                  <w:suppressAutoHyphens w:val="0"/>
                  <w:spacing w:before="150" w:after="150" w:line="240" w:lineRule="auto"/>
                  <w:jc w:val="right"/>
                </w:pPr>
              </w:pPrChange>
            </w:pPr>
            <w:ins w:id="1809" w:author="Qizhou Duan" w:date="2024-06-21T12:09:00Z">
              <w:r w:rsidRPr="003638E3">
                <w:rPr>
                  <w:rFonts w:ascii="Times New Roman" w:eastAsia="Times New Roman" w:hAnsi="Times New Roman" w:cs="Times New Roman"/>
                  <w:color w:val="222222"/>
                  <w:sz w:val="16"/>
                  <w:szCs w:val="16"/>
                  <w:lang w:eastAsia="zh-CN"/>
                  <w:rPrChange w:id="1810" w:author="Qizhou Duan" w:date="2024-06-21T12:09:00Z">
                    <w:rPr>
                      <w:rFonts w:ascii="Cambria" w:eastAsia="Times New Roman" w:hAnsi="Cambria" w:cs="Times New Roman"/>
                      <w:color w:val="222222"/>
                      <w:sz w:val="23"/>
                      <w:szCs w:val="23"/>
                      <w:lang w:eastAsia="zh-CN"/>
                    </w:rPr>
                  </w:rPrChange>
                </w:rPr>
                <w:t>152</w:t>
              </w:r>
            </w:ins>
          </w:p>
        </w:tc>
        <w:tc>
          <w:tcPr>
            <w:tcW w:w="0" w:type="auto"/>
            <w:shd w:val="clear" w:color="auto" w:fill="auto"/>
            <w:tcMar>
              <w:top w:w="0" w:type="dxa"/>
              <w:left w:w="75" w:type="dxa"/>
              <w:bottom w:w="0" w:type="dxa"/>
              <w:right w:w="75" w:type="dxa"/>
            </w:tcMar>
            <w:vAlign w:val="center"/>
            <w:hideMark/>
          </w:tcPr>
          <w:p w14:paraId="75BB9E1B" w14:textId="77777777" w:rsidR="003638E3" w:rsidRPr="003638E3" w:rsidRDefault="003638E3" w:rsidP="003638E3">
            <w:pPr>
              <w:suppressAutoHyphens w:val="0"/>
              <w:spacing w:before="150" w:after="150" w:line="240" w:lineRule="auto"/>
              <w:jc w:val="center"/>
              <w:rPr>
                <w:ins w:id="1811" w:author="Qizhou Duan" w:date="2024-06-21T12:09:00Z"/>
                <w:rFonts w:ascii="Times New Roman" w:eastAsia="Times New Roman" w:hAnsi="Times New Roman" w:cs="Times New Roman"/>
                <w:color w:val="222222"/>
                <w:sz w:val="16"/>
                <w:szCs w:val="16"/>
                <w:lang w:eastAsia="zh-CN"/>
                <w:rPrChange w:id="1812" w:author="Qizhou Duan" w:date="2024-06-21T12:09:00Z">
                  <w:rPr>
                    <w:ins w:id="1813" w:author="Qizhou Duan" w:date="2024-06-21T12:09:00Z"/>
                    <w:rFonts w:ascii="Cambria" w:eastAsia="Times New Roman" w:hAnsi="Cambria" w:cs="Times New Roman"/>
                    <w:color w:val="222222"/>
                    <w:sz w:val="23"/>
                    <w:szCs w:val="23"/>
                    <w:lang w:eastAsia="zh-CN"/>
                  </w:rPr>
                </w:rPrChange>
              </w:rPr>
              <w:pPrChange w:id="1814" w:author="Qizhou Duan" w:date="2024-06-21T12:10:00Z">
                <w:pPr>
                  <w:suppressAutoHyphens w:val="0"/>
                  <w:spacing w:before="150" w:after="150" w:line="240" w:lineRule="auto"/>
                  <w:jc w:val="right"/>
                </w:pPr>
              </w:pPrChange>
            </w:pPr>
            <w:ins w:id="1815" w:author="Qizhou Duan" w:date="2024-06-21T12:09:00Z">
              <w:r w:rsidRPr="003638E3">
                <w:rPr>
                  <w:rFonts w:ascii="Times New Roman" w:eastAsia="Times New Roman" w:hAnsi="Times New Roman" w:cs="Times New Roman"/>
                  <w:color w:val="222222"/>
                  <w:sz w:val="16"/>
                  <w:szCs w:val="16"/>
                  <w:lang w:eastAsia="zh-CN"/>
                  <w:rPrChange w:id="1816" w:author="Qizhou Duan" w:date="2024-06-21T12:09:00Z">
                    <w:rPr>
                      <w:rFonts w:ascii="Cambria" w:eastAsia="Times New Roman" w:hAnsi="Cambria" w:cs="Times New Roman"/>
                      <w:color w:val="222222"/>
                      <w:sz w:val="23"/>
                      <w:szCs w:val="23"/>
                      <w:lang w:eastAsia="zh-CN"/>
                    </w:rPr>
                  </w:rPrChange>
                </w:rPr>
                <w:t>84.00</w:t>
              </w:r>
            </w:ins>
          </w:p>
        </w:tc>
        <w:tc>
          <w:tcPr>
            <w:tcW w:w="0" w:type="auto"/>
            <w:shd w:val="clear" w:color="auto" w:fill="auto"/>
            <w:tcMar>
              <w:top w:w="0" w:type="dxa"/>
              <w:left w:w="75" w:type="dxa"/>
              <w:bottom w:w="0" w:type="dxa"/>
              <w:right w:w="75" w:type="dxa"/>
            </w:tcMar>
            <w:vAlign w:val="center"/>
            <w:hideMark/>
          </w:tcPr>
          <w:p w14:paraId="39AD6A85" w14:textId="77777777" w:rsidR="003638E3" w:rsidRPr="003638E3" w:rsidRDefault="003638E3" w:rsidP="003638E3">
            <w:pPr>
              <w:suppressAutoHyphens w:val="0"/>
              <w:spacing w:before="150" w:after="150" w:line="240" w:lineRule="auto"/>
              <w:jc w:val="center"/>
              <w:rPr>
                <w:ins w:id="1817" w:author="Qizhou Duan" w:date="2024-06-21T12:09:00Z"/>
                <w:rFonts w:ascii="Times New Roman" w:eastAsia="Times New Roman" w:hAnsi="Times New Roman" w:cs="Times New Roman"/>
                <w:color w:val="222222"/>
                <w:sz w:val="16"/>
                <w:szCs w:val="16"/>
                <w:lang w:eastAsia="zh-CN"/>
                <w:rPrChange w:id="1818" w:author="Qizhou Duan" w:date="2024-06-21T12:09:00Z">
                  <w:rPr>
                    <w:ins w:id="1819" w:author="Qizhou Duan" w:date="2024-06-21T12:09:00Z"/>
                    <w:rFonts w:ascii="Cambria" w:eastAsia="Times New Roman" w:hAnsi="Cambria" w:cs="Times New Roman"/>
                    <w:color w:val="222222"/>
                    <w:sz w:val="23"/>
                    <w:szCs w:val="23"/>
                    <w:lang w:eastAsia="zh-CN"/>
                  </w:rPr>
                </w:rPrChange>
              </w:rPr>
              <w:pPrChange w:id="1820" w:author="Qizhou Duan" w:date="2024-06-21T12:10:00Z">
                <w:pPr>
                  <w:suppressAutoHyphens w:val="0"/>
                  <w:spacing w:before="150" w:after="150" w:line="240" w:lineRule="auto"/>
                  <w:jc w:val="right"/>
                </w:pPr>
              </w:pPrChange>
            </w:pPr>
            <w:ins w:id="1821" w:author="Qizhou Duan" w:date="2024-06-21T12:09:00Z">
              <w:r w:rsidRPr="003638E3">
                <w:rPr>
                  <w:rFonts w:ascii="Times New Roman" w:eastAsia="Times New Roman" w:hAnsi="Times New Roman" w:cs="Times New Roman"/>
                  <w:color w:val="222222"/>
                  <w:sz w:val="16"/>
                  <w:szCs w:val="16"/>
                  <w:lang w:eastAsia="zh-CN"/>
                  <w:rPrChange w:id="1822" w:author="Qizhou Duan" w:date="2024-06-21T12:09:00Z">
                    <w:rPr>
                      <w:rFonts w:ascii="Cambria" w:eastAsia="Times New Roman" w:hAnsi="Cambria" w:cs="Times New Roman"/>
                      <w:color w:val="222222"/>
                      <w:sz w:val="23"/>
                      <w:szCs w:val="23"/>
                      <w:lang w:eastAsia="zh-CN"/>
                    </w:rPr>
                  </w:rPrChange>
                </w:rPr>
                <w:t>45.36</w:t>
              </w:r>
            </w:ins>
          </w:p>
        </w:tc>
      </w:tr>
      <w:tr w:rsidR="003638E3" w:rsidRPr="003638E3" w14:paraId="0E3FCE14" w14:textId="77777777" w:rsidTr="003638E3">
        <w:trPr>
          <w:ins w:id="1823" w:author="Qizhou Duan" w:date="2024-06-21T12:09:00Z"/>
        </w:trPr>
        <w:tc>
          <w:tcPr>
            <w:tcW w:w="0" w:type="auto"/>
            <w:shd w:val="clear" w:color="auto" w:fill="auto"/>
            <w:tcMar>
              <w:top w:w="0" w:type="dxa"/>
              <w:left w:w="75" w:type="dxa"/>
              <w:bottom w:w="0" w:type="dxa"/>
              <w:right w:w="75" w:type="dxa"/>
            </w:tcMar>
            <w:vAlign w:val="center"/>
            <w:hideMark/>
          </w:tcPr>
          <w:p w14:paraId="37EDCB09" w14:textId="77777777" w:rsidR="003638E3" w:rsidRPr="003638E3" w:rsidRDefault="003638E3" w:rsidP="003638E3">
            <w:pPr>
              <w:suppressAutoHyphens w:val="0"/>
              <w:spacing w:before="150" w:after="150" w:line="240" w:lineRule="auto"/>
              <w:jc w:val="center"/>
              <w:rPr>
                <w:ins w:id="1824" w:author="Qizhou Duan" w:date="2024-06-21T12:09:00Z"/>
                <w:rFonts w:ascii="Times New Roman" w:eastAsia="Times New Roman" w:hAnsi="Times New Roman" w:cs="Times New Roman"/>
                <w:color w:val="222222"/>
                <w:sz w:val="16"/>
                <w:szCs w:val="16"/>
                <w:lang w:eastAsia="zh-CN"/>
                <w:rPrChange w:id="1825" w:author="Qizhou Duan" w:date="2024-06-21T12:09:00Z">
                  <w:rPr>
                    <w:ins w:id="1826" w:author="Qizhou Duan" w:date="2024-06-21T12:09:00Z"/>
                    <w:rFonts w:ascii="Cambria" w:eastAsia="Times New Roman" w:hAnsi="Cambria" w:cs="Times New Roman"/>
                    <w:color w:val="222222"/>
                    <w:sz w:val="23"/>
                    <w:szCs w:val="23"/>
                    <w:lang w:eastAsia="zh-CN"/>
                  </w:rPr>
                </w:rPrChange>
              </w:rPr>
              <w:pPrChange w:id="1827" w:author="Qizhou Duan" w:date="2024-06-21T12:10:00Z">
                <w:pPr>
                  <w:suppressAutoHyphens w:val="0"/>
                  <w:spacing w:before="150" w:after="150" w:line="240" w:lineRule="auto"/>
                </w:pPr>
              </w:pPrChange>
            </w:pPr>
            <w:ins w:id="1828" w:author="Qizhou Duan" w:date="2024-06-21T12:09:00Z">
              <w:r w:rsidRPr="003638E3">
                <w:rPr>
                  <w:rFonts w:ascii="Times New Roman" w:eastAsia="Times New Roman" w:hAnsi="Times New Roman" w:cs="Times New Roman"/>
                  <w:color w:val="222222"/>
                  <w:sz w:val="16"/>
                  <w:szCs w:val="16"/>
                  <w:lang w:eastAsia="zh-CN"/>
                  <w:rPrChange w:id="1829" w:author="Qizhou Duan" w:date="2024-06-21T12:09:00Z">
                    <w:rPr>
                      <w:rFonts w:ascii="Cambria" w:eastAsia="Times New Roman" w:hAnsi="Cambria" w:cs="Times New Roman"/>
                      <w:color w:val="222222"/>
                      <w:sz w:val="23"/>
                      <w:szCs w:val="23"/>
                      <w:lang w:eastAsia="zh-CN"/>
                    </w:rPr>
                  </w:rPrChange>
                </w:rPr>
                <w:t>Deitz (2024)</w:t>
              </w:r>
            </w:ins>
          </w:p>
        </w:tc>
        <w:tc>
          <w:tcPr>
            <w:tcW w:w="0" w:type="auto"/>
            <w:shd w:val="clear" w:color="auto" w:fill="auto"/>
            <w:tcMar>
              <w:top w:w="0" w:type="dxa"/>
              <w:left w:w="75" w:type="dxa"/>
              <w:bottom w:w="0" w:type="dxa"/>
              <w:right w:w="75" w:type="dxa"/>
            </w:tcMar>
            <w:vAlign w:val="center"/>
            <w:hideMark/>
          </w:tcPr>
          <w:p w14:paraId="3892E346" w14:textId="77777777" w:rsidR="003638E3" w:rsidRPr="003638E3" w:rsidRDefault="003638E3" w:rsidP="003638E3">
            <w:pPr>
              <w:suppressAutoHyphens w:val="0"/>
              <w:spacing w:before="150" w:after="150" w:line="240" w:lineRule="auto"/>
              <w:jc w:val="center"/>
              <w:rPr>
                <w:ins w:id="1830" w:author="Qizhou Duan" w:date="2024-06-21T12:09:00Z"/>
                <w:rFonts w:ascii="Times New Roman" w:eastAsia="Times New Roman" w:hAnsi="Times New Roman" w:cs="Times New Roman"/>
                <w:color w:val="222222"/>
                <w:sz w:val="16"/>
                <w:szCs w:val="16"/>
                <w:lang w:eastAsia="zh-CN"/>
                <w:rPrChange w:id="1831" w:author="Qizhou Duan" w:date="2024-06-21T12:09:00Z">
                  <w:rPr>
                    <w:ins w:id="1832" w:author="Qizhou Duan" w:date="2024-06-21T12:09:00Z"/>
                    <w:rFonts w:ascii="Cambria" w:eastAsia="Times New Roman" w:hAnsi="Cambria" w:cs="Times New Roman"/>
                    <w:color w:val="222222"/>
                    <w:sz w:val="23"/>
                    <w:szCs w:val="23"/>
                    <w:lang w:eastAsia="zh-CN"/>
                  </w:rPr>
                </w:rPrChange>
              </w:rPr>
              <w:pPrChange w:id="1833" w:author="Qizhou Duan" w:date="2024-06-21T12:10:00Z">
                <w:pPr>
                  <w:suppressAutoHyphens w:val="0"/>
                  <w:spacing w:before="150" w:after="150" w:line="240" w:lineRule="auto"/>
                  <w:jc w:val="right"/>
                </w:pPr>
              </w:pPrChange>
            </w:pPr>
            <w:ins w:id="1834" w:author="Qizhou Duan" w:date="2024-06-21T12:09:00Z">
              <w:r w:rsidRPr="003638E3">
                <w:rPr>
                  <w:rFonts w:ascii="Times New Roman" w:eastAsia="Times New Roman" w:hAnsi="Times New Roman" w:cs="Times New Roman"/>
                  <w:color w:val="222222"/>
                  <w:sz w:val="16"/>
                  <w:szCs w:val="16"/>
                  <w:lang w:eastAsia="zh-CN"/>
                  <w:rPrChange w:id="1835" w:author="Qizhou Duan" w:date="2024-06-21T12:09:00Z">
                    <w:rPr>
                      <w:rFonts w:ascii="Cambria" w:eastAsia="Times New Roman" w:hAnsi="Cambria" w:cs="Times New Roman"/>
                      <w:color w:val="222222"/>
                      <w:sz w:val="23"/>
                      <w:szCs w:val="23"/>
                      <w:lang w:eastAsia="zh-CN"/>
                    </w:rPr>
                  </w:rPrChange>
                </w:rPr>
                <w:t>436</w:t>
              </w:r>
            </w:ins>
          </w:p>
        </w:tc>
        <w:tc>
          <w:tcPr>
            <w:tcW w:w="0" w:type="auto"/>
            <w:shd w:val="clear" w:color="auto" w:fill="auto"/>
            <w:tcMar>
              <w:top w:w="0" w:type="dxa"/>
              <w:left w:w="75" w:type="dxa"/>
              <w:bottom w:w="0" w:type="dxa"/>
              <w:right w:w="75" w:type="dxa"/>
            </w:tcMar>
            <w:vAlign w:val="center"/>
            <w:hideMark/>
          </w:tcPr>
          <w:p w14:paraId="7625C772" w14:textId="77777777" w:rsidR="003638E3" w:rsidRPr="003638E3" w:rsidRDefault="003638E3" w:rsidP="003638E3">
            <w:pPr>
              <w:suppressAutoHyphens w:val="0"/>
              <w:spacing w:before="150" w:after="150" w:line="240" w:lineRule="auto"/>
              <w:jc w:val="center"/>
              <w:rPr>
                <w:ins w:id="1836" w:author="Qizhou Duan" w:date="2024-06-21T12:09:00Z"/>
                <w:rFonts w:ascii="Times New Roman" w:eastAsia="Times New Roman" w:hAnsi="Times New Roman" w:cs="Times New Roman"/>
                <w:color w:val="222222"/>
                <w:sz w:val="16"/>
                <w:szCs w:val="16"/>
                <w:lang w:eastAsia="zh-CN"/>
                <w:rPrChange w:id="1837" w:author="Qizhou Duan" w:date="2024-06-21T12:09:00Z">
                  <w:rPr>
                    <w:ins w:id="1838" w:author="Qizhou Duan" w:date="2024-06-21T12:09:00Z"/>
                    <w:rFonts w:ascii="Cambria" w:eastAsia="Times New Roman" w:hAnsi="Cambria" w:cs="Times New Roman"/>
                    <w:color w:val="222222"/>
                    <w:sz w:val="23"/>
                    <w:szCs w:val="23"/>
                    <w:lang w:eastAsia="zh-CN"/>
                  </w:rPr>
                </w:rPrChange>
              </w:rPr>
              <w:pPrChange w:id="1839" w:author="Qizhou Duan" w:date="2024-06-21T12:10:00Z">
                <w:pPr>
                  <w:suppressAutoHyphens w:val="0"/>
                  <w:spacing w:before="150" w:after="150" w:line="240" w:lineRule="auto"/>
                  <w:jc w:val="right"/>
                </w:pPr>
              </w:pPrChange>
            </w:pPr>
            <w:ins w:id="1840" w:author="Qizhou Duan" w:date="2024-06-21T12:09:00Z">
              <w:r w:rsidRPr="003638E3">
                <w:rPr>
                  <w:rFonts w:ascii="Times New Roman" w:eastAsia="Times New Roman" w:hAnsi="Times New Roman" w:cs="Times New Roman"/>
                  <w:color w:val="222222"/>
                  <w:sz w:val="16"/>
                  <w:szCs w:val="16"/>
                  <w:lang w:eastAsia="zh-CN"/>
                  <w:rPrChange w:id="1841" w:author="Qizhou Duan" w:date="2024-06-21T12:09:00Z">
                    <w:rPr>
                      <w:rFonts w:ascii="Cambria" w:eastAsia="Times New Roman" w:hAnsi="Cambria" w:cs="Times New Roman"/>
                      <w:color w:val="222222"/>
                      <w:sz w:val="23"/>
                      <w:szCs w:val="23"/>
                      <w:lang w:eastAsia="zh-CN"/>
                    </w:rPr>
                  </w:rPrChange>
                </w:rPr>
                <w:t>48.30</w:t>
              </w:r>
            </w:ins>
          </w:p>
        </w:tc>
        <w:tc>
          <w:tcPr>
            <w:tcW w:w="0" w:type="auto"/>
            <w:shd w:val="clear" w:color="auto" w:fill="auto"/>
            <w:tcMar>
              <w:top w:w="0" w:type="dxa"/>
              <w:left w:w="75" w:type="dxa"/>
              <w:bottom w:w="0" w:type="dxa"/>
              <w:right w:w="75" w:type="dxa"/>
            </w:tcMar>
            <w:vAlign w:val="center"/>
            <w:hideMark/>
          </w:tcPr>
          <w:p w14:paraId="22616A82" w14:textId="77777777" w:rsidR="003638E3" w:rsidRPr="003638E3" w:rsidRDefault="003638E3" w:rsidP="003638E3">
            <w:pPr>
              <w:suppressAutoHyphens w:val="0"/>
              <w:spacing w:before="150" w:after="150" w:line="240" w:lineRule="auto"/>
              <w:jc w:val="center"/>
              <w:rPr>
                <w:ins w:id="1842" w:author="Qizhou Duan" w:date="2024-06-21T12:09:00Z"/>
                <w:rFonts w:ascii="Times New Roman" w:eastAsia="Times New Roman" w:hAnsi="Times New Roman" w:cs="Times New Roman"/>
                <w:color w:val="222222"/>
                <w:sz w:val="16"/>
                <w:szCs w:val="16"/>
                <w:lang w:eastAsia="zh-CN"/>
                <w:rPrChange w:id="1843" w:author="Qizhou Duan" w:date="2024-06-21T12:09:00Z">
                  <w:rPr>
                    <w:ins w:id="1844" w:author="Qizhou Duan" w:date="2024-06-21T12:09:00Z"/>
                    <w:rFonts w:ascii="Cambria" w:eastAsia="Times New Roman" w:hAnsi="Cambria" w:cs="Times New Roman"/>
                    <w:color w:val="222222"/>
                    <w:sz w:val="23"/>
                    <w:szCs w:val="23"/>
                    <w:lang w:eastAsia="zh-CN"/>
                  </w:rPr>
                </w:rPrChange>
              </w:rPr>
              <w:pPrChange w:id="1845" w:author="Qizhou Duan" w:date="2024-06-21T12:10:00Z">
                <w:pPr>
                  <w:suppressAutoHyphens w:val="0"/>
                  <w:spacing w:before="150" w:after="150" w:line="240" w:lineRule="auto"/>
                  <w:jc w:val="right"/>
                </w:pPr>
              </w:pPrChange>
            </w:pPr>
            <w:ins w:id="1846" w:author="Qizhou Duan" w:date="2024-06-21T12:09:00Z">
              <w:r w:rsidRPr="003638E3">
                <w:rPr>
                  <w:rFonts w:ascii="Times New Roman" w:eastAsia="Times New Roman" w:hAnsi="Times New Roman" w:cs="Times New Roman"/>
                  <w:color w:val="222222"/>
                  <w:sz w:val="16"/>
                  <w:szCs w:val="16"/>
                  <w:lang w:eastAsia="zh-CN"/>
                  <w:rPrChange w:id="1847" w:author="Qizhou Duan" w:date="2024-06-21T12:09:00Z">
                    <w:rPr>
                      <w:rFonts w:ascii="Cambria" w:eastAsia="Times New Roman" w:hAnsi="Cambria" w:cs="Times New Roman"/>
                      <w:color w:val="222222"/>
                      <w:sz w:val="23"/>
                      <w:szCs w:val="23"/>
                      <w:lang w:eastAsia="zh-CN"/>
                    </w:rPr>
                  </w:rPrChange>
                </w:rPr>
                <w:t>10.71</w:t>
              </w:r>
            </w:ins>
          </w:p>
        </w:tc>
      </w:tr>
      <w:tr w:rsidR="003638E3" w:rsidRPr="003638E3" w14:paraId="7F052EF8" w14:textId="77777777" w:rsidTr="003638E3">
        <w:trPr>
          <w:ins w:id="1848" w:author="Qizhou Duan" w:date="2024-06-21T12:09:00Z"/>
        </w:trPr>
        <w:tc>
          <w:tcPr>
            <w:tcW w:w="0" w:type="auto"/>
            <w:shd w:val="clear" w:color="auto" w:fill="auto"/>
            <w:tcMar>
              <w:top w:w="0" w:type="dxa"/>
              <w:left w:w="75" w:type="dxa"/>
              <w:bottom w:w="0" w:type="dxa"/>
              <w:right w:w="75" w:type="dxa"/>
            </w:tcMar>
            <w:vAlign w:val="center"/>
            <w:hideMark/>
          </w:tcPr>
          <w:p w14:paraId="40D1885E" w14:textId="77777777" w:rsidR="003638E3" w:rsidRPr="003638E3" w:rsidRDefault="003638E3" w:rsidP="003638E3">
            <w:pPr>
              <w:suppressAutoHyphens w:val="0"/>
              <w:spacing w:before="150" w:after="150" w:line="240" w:lineRule="auto"/>
              <w:jc w:val="center"/>
              <w:rPr>
                <w:ins w:id="1849" w:author="Qizhou Duan" w:date="2024-06-21T12:09:00Z"/>
                <w:rFonts w:ascii="Times New Roman" w:eastAsia="Times New Roman" w:hAnsi="Times New Roman" w:cs="Times New Roman"/>
                <w:color w:val="222222"/>
                <w:sz w:val="16"/>
                <w:szCs w:val="16"/>
                <w:lang w:eastAsia="zh-CN"/>
                <w:rPrChange w:id="1850" w:author="Qizhou Duan" w:date="2024-06-21T12:09:00Z">
                  <w:rPr>
                    <w:ins w:id="1851" w:author="Qizhou Duan" w:date="2024-06-21T12:09:00Z"/>
                    <w:rFonts w:ascii="Cambria" w:eastAsia="Times New Roman" w:hAnsi="Cambria" w:cs="Times New Roman"/>
                    <w:color w:val="222222"/>
                    <w:sz w:val="23"/>
                    <w:szCs w:val="23"/>
                    <w:lang w:eastAsia="zh-CN"/>
                  </w:rPr>
                </w:rPrChange>
              </w:rPr>
              <w:pPrChange w:id="1852" w:author="Qizhou Duan" w:date="2024-06-21T12:10:00Z">
                <w:pPr>
                  <w:suppressAutoHyphens w:val="0"/>
                  <w:spacing w:before="150" w:after="150" w:line="240" w:lineRule="auto"/>
                </w:pPr>
              </w:pPrChange>
            </w:pPr>
            <w:ins w:id="1853" w:author="Qizhou Duan" w:date="2024-06-21T12:09:00Z">
              <w:r w:rsidRPr="003638E3">
                <w:rPr>
                  <w:rFonts w:ascii="Times New Roman" w:eastAsia="Times New Roman" w:hAnsi="Times New Roman" w:cs="Times New Roman"/>
                  <w:color w:val="222222"/>
                  <w:sz w:val="16"/>
                  <w:szCs w:val="16"/>
                  <w:lang w:eastAsia="zh-CN"/>
                  <w:rPrChange w:id="1854" w:author="Qizhou Duan" w:date="2024-06-21T12:09:00Z">
                    <w:rPr>
                      <w:rFonts w:ascii="Cambria" w:eastAsia="Times New Roman" w:hAnsi="Cambria" w:cs="Times New Roman"/>
                      <w:color w:val="222222"/>
                      <w:sz w:val="23"/>
                      <w:szCs w:val="23"/>
                      <w:lang w:eastAsia="zh-CN"/>
                    </w:rPr>
                  </w:rPrChange>
                </w:rPr>
                <w:t>Gaboardi et al. (2024)</w:t>
              </w:r>
            </w:ins>
          </w:p>
        </w:tc>
        <w:tc>
          <w:tcPr>
            <w:tcW w:w="0" w:type="auto"/>
            <w:shd w:val="clear" w:color="auto" w:fill="auto"/>
            <w:tcMar>
              <w:top w:w="0" w:type="dxa"/>
              <w:left w:w="75" w:type="dxa"/>
              <w:bottom w:w="0" w:type="dxa"/>
              <w:right w:w="75" w:type="dxa"/>
            </w:tcMar>
            <w:vAlign w:val="center"/>
            <w:hideMark/>
          </w:tcPr>
          <w:p w14:paraId="41695358" w14:textId="77777777" w:rsidR="003638E3" w:rsidRPr="003638E3" w:rsidRDefault="003638E3" w:rsidP="003638E3">
            <w:pPr>
              <w:suppressAutoHyphens w:val="0"/>
              <w:spacing w:before="150" w:after="150" w:line="240" w:lineRule="auto"/>
              <w:jc w:val="center"/>
              <w:rPr>
                <w:ins w:id="1855" w:author="Qizhou Duan" w:date="2024-06-21T12:09:00Z"/>
                <w:rFonts w:ascii="Times New Roman" w:eastAsia="Times New Roman" w:hAnsi="Times New Roman" w:cs="Times New Roman"/>
                <w:color w:val="222222"/>
                <w:sz w:val="16"/>
                <w:szCs w:val="16"/>
                <w:lang w:eastAsia="zh-CN"/>
                <w:rPrChange w:id="1856" w:author="Qizhou Duan" w:date="2024-06-21T12:09:00Z">
                  <w:rPr>
                    <w:ins w:id="1857" w:author="Qizhou Duan" w:date="2024-06-21T12:09:00Z"/>
                    <w:rFonts w:ascii="Cambria" w:eastAsia="Times New Roman" w:hAnsi="Cambria" w:cs="Times New Roman"/>
                    <w:color w:val="222222"/>
                    <w:sz w:val="23"/>
                    <w:szCs w:val="23"/>
                    <w:lang w:eastAsia="zh-CN"/>
                  </w:rPr>
                </w:rPrChange>
              </w:rPr>
              <w:pPrChange w:id="1858" w:author="Qizhou Duan" w:date="2024-06-21T12:10:00Z">
                <w:pPr>
                  <w:suppressAutoHyphens w:val="0"/>
                  <w:spacing w:before="150" w:after="150" w:line="240" w:lineRule="auto"/>
                  <w:jc w:val="right"/>
                </w:pPr>
              </w:pPrChange>
            </w:pPr>
            <w:ins w:id="1859" w:author="Qizhou Duan" w:date="2024-06-21T12:09:00Z">
              <w:r w:rsidRPr="003638E3">
                <w:rPr>
                  <w:rFonts w:ascii="Times New Roman" w:eastAsia="Times New Roman" w:hAnsi="Times New Roman" w:cs="Times New Roman"/>
                  <w:color w:val="222222"/>
                  <w:sz w:val="16"/>
                  <w:szCs w:val="16"/>
                  <w:lang w:eastAsia="zh-CN"/>
                  <w:rPrChange w:id="1860" w:author="Qizhou Duan" w:date="2024-06-21T12:09:00Z">
                    <w:rPr>
                      <w:rFonts w:ascii="Cambria" w:eastAsia="Times New Roman" w:hAnsi="Cambria" w:cs="Times New Roman"/>
                      <w:color w:val="222222"/>
                      <w:sz w:val="23"/>
                      <w:szCs w:val="23"/>
                      <w:lang w:eastAsia="zh-CN"/>
                    </w:rPr>
                  </w:rPrChange>
                </w:rPr>
                <w:t>295</w:t>
              </w:r>
            </w:ins>
          </w:p>
        </w:tc>
        <w:tc>
          <w:tcPr>
            <w:tcW w:w="0" w:type="auto"/>
            <w:shd w:val="clear" w:color="auto" w:fill="auto"/>
            <w:tcMar>
              <w:top w:w="0" w:type="dxa"/>
              <w:left w:w="75" w:type="dxa"/>
              <w:bottom w:w="0" w:type="dxa"/>
              <w:right w:w="75" w:type="dxa"/>
            </w:tcMar>
            <w:vAlign w:val="center"/>
            <w:hideMark/>
          </w:tcPr>
          <w:p w14:paraId="00AF1E9B" w14:textId="77777777" w:rsidR="003638E3" w:rsidRPr="003638E3" w:rsidRDefault="003638E3" w:rsidP="003638E3">
            <w:pPr>
              <w:suppressAutoHyphens w:val="0"/>
              <w:spacing w:before="150" w:after="150" w:line="240" w:lineRule="auto"/>
              <w:jc w:val="center"/>
              <w:rPr>
                <w:ins w:id="1861" w:author="Qizhou Duan" w:date="2024-06-21T12:09:00Z"/>
                <w:rFonts w:ascii="Times New Roman" w:eastAsia="Times New Roman" w:hAnsi="Times New Roman" w:cs="Times New Roman"/>
                <w:color w:val="222222"/>
                <w:sz w:val="16"/>
                <w:szCs w:val="16"/>
                <w:lang w:eastAsia="zh-CN"/>
                <w:rPrChange w:id="1862" w:author="Qizhou Duan" w:date="2024-06-21T12:09:00Z">
                  <w:rPr>
                    <w:ins w:id="1863" w:author="Qizhou Duan" w:date="2024-06-21T12:09:00Z"/>
                    <w:rFonts w:ascii="Cambria" w:eastAsia="Times New Roman" w:hAnsi="Cambria" w:cs="Times New Roman"/>
                    <w:color w:val="222222"/>
                    <w:sz w:val="23"/>
                    <w:szCs w:val="23"/>
                    <w:lang w:eastAsia="zh-CN"/>
                  </w:rPr>
                </w:rPrChange>
              </w:rPr>
              <w:pPrChange w:id="1864" w:author="Qizhou Duan" w:date="2024-06-21T12:10:00Z">
                <w:pPr>
                  <w:suppressAutoHyphens w:val="0"/>
                  <w:spacing w:before="150" w:after="150" w:line="240" w:lineRule="auto"/>
                  <w:jc w:val="right"/>
                </w:pPr>
              </w:pPrChange>
            </w:pPr>
            <w:ins w:id="1865" w:author="Qizhou Duan" w:date="2024-06-21T12:09:00Z">
              <w:r w:rsidRPr="003638E3">
                <w:rPr>
                  <w:rFonts w:ascii="Times New Roman" w:eastAsia="Times New Roman" w:hAnsi="Times New Roman" w:cs="Times New Roman"/>
                  <w:color w:val="222222"/>
                  <w:sz w:val="16"/>
                  <w:szCs w:val="16"/>
                  <w:lang w:eastAsia="zh-CN"/>
                  <w:rPrChange w:id="1866" w:author="Qizhou Duan" w:date="2024-06-21T12:09:00Z">
                    <w:rPr>
                      <w:rFonts w:ascii="Cambria" w:eastAsia="Times New Roman" w:hAnsi="Cambria" w:cs="Times New Roman"/>
                      <w:color w:val="222222"/>
                      <w:sz w:val="23"/>
                      <w:szCs w:val="23"/>
                      <w:lang w:eastAsia="zh-CN"/>
                    </w:rPr>
                  </w:rPrChange>
                </w:rPr>
                <w:t>76.02</w:t>
              </w:r>
            </w:ins>
          </w:p>
        </w:tc>
        <w:tc>
          <w:tcPr>
            <w:tcW w:w="0" w:type="auto"/>
            <w:shd w:val="clear" w:color="auto" w:fill="auto"/>
            <w:tcMar>
              <w:top w:w="0" w:type="dxa"/>
              <w:left w:w="75" w:type="dxa"/>
              <w:bottom w:w="0" w:type="dxa"/>
              <w:right w:w="75" w:type="dxa"/>
            </w:tcMar>
            <w:vAlign w:val="center"/>
            <w:hideMark/>
          </w:tcPr>
          <w:p w14:paraId="5935C64C" w14:textId="77777777" w:rsidR="003638E3" w:rsidRPr="003638E3" w:rsidRDefault="003638E3" w:rsidP="003638E3">
            <w:pPr>
              <w:suppressAutoHyphens w:val="0"/>
              <w:spacing w:before="150" w:after="150" w:line="240" w:lineRule="auto"/>
              <w:jc w:val="center"/>
              <w:rPr>
                <w:ins w:id="1867" w:author="Qizhou Duan" w:date="2024-06-21T12:09:00Z"/>
                <w:rFonts w:ascii="Times New Roman" w:eastAsia="Times New Roman" w:hAnsi="Times New Roman" w:cs="Times New Roman"/>
                <w:color w:val="222222"/>
                <w:sz w:val="16"/>
                <w:szCs w:val="16"/>
                <w:lang w:eastAsia="zh-CN"/>
                <w:rPrChange w:id="1868" w:author="Qizhou Duan" w:date="2024-06-21T12:09:00Z">
                  <w:rPr>
                    <w:ins w:id="1869" w:author="Qizhou Duan" w:date="2024-06-21T12:09:00Z"/>
                    <w:rFonts w:ascii="Cambria" w:eastAsia="Times New Roman" w:hAnsi="Cambria" w:cs="Times New Roman"/>
                    <w:color w:val="222222"/>
                    <w:sz w:val="23"/>
                    <w:szCs w:val="23"/>
                    <w:lang w:eastAsia="zh-CN"/>
                  </w:rPr>
                </w:rPrChange>
              </w:rPr>
              <w:pPrChange w:id="1870" w:author="Qizhou Duan" w:date="2024-06-21T12:10:00Z">
                <w:pPr>
                  <w:suppressAutoHyphens w:val="0"/>
                  <w:spacing w:before="150" w:after="150" w:line="240" w:lineRule="auto"/>
                  <w:jc w:val="right"/>
                </w:pPr>
              </w:pPrChange>
            </w:pPr>
            <w:ins w:id="1871" w:author="Qizhou Duan" w:date="2024-06-21T12:09:00Z">
              <w:r w:rsidRPr="003638E3">
                <w:rPr>
                  <w:rFonts w:ascii="Times New Roman" w:eastAsia="Times New Roman" w:hAnsi="Times New Roman" w:cs="Times New Roman"/>
                  <w:color w:val="222222"/>
                  <w:sz w:val="16"/>
                  <w:szCs w:val="16"/>
                  <w:lang w:eastAsia="zh-CN"/>
                  <w:rPrChange w:id="1872" w:author="Qizhou Duan" w:date="2024-06-21T12:09:00Z">
                    <w:rPr>
                      <w:rFonts w:ascii="Cambria" w:eastAsia="Times New Roman" w:hAnsi="Cambria" w:cs="Times New Roman"/>
                      <w:color w:val="222222"/>
                      <w:sz w:val="23"/>
                      <w:szCs w:val="23"/>
                      <w:lang w:eastAsia="zh-CN"/>
                    </w:rPr>
                  </w:rPrChange>
                </w:rPr>
                <w:t>25.62</w:t>
              </w:r>
            </w:ins>
          </w:p>
        </w:tc>
      </w:tr>
      <w:tr w:rsidR="003638E3" w:rsidRPr="003638E3" w14:paraId="3D1EA287" w14:textId="77777777" w:rsidTr="003638E3">
        <w:trPr>
          <w:ins w:id="1873" w:author="Qizhou Duan" w:date="2024-06-21T12:09:00Z"/>
        </w:trPr>
        <w:tc>
          <w:tcPr>
            <w:tcW w:w="0" w:type="auto"/>
            <w:shd w:val="clear" w:color="auto" w:fill="auto"/>
            <w:tcMar>
              <w:top w:w="0" w:type="dxa"/>
              <w:left w:w="75" w:type="dxa"/>
              <w:bottom w:w="0" w:type="dxa"/>
              <w:right w:w="75" w:type="dxa"/>
            </w:tcMar>
            <w:vAlign w:val="center"/>
            <w:hideMark/>
          </w:tcPr>
          <w:p w14:paraId="04E7D1D7" w14:textId="77777777" w:rsidR="003638E3" w:rsidRPr="003638E3" w:rsidRDefault="003638E3" w:rsidP="003638E3">
            <w:pPr>
              <w:suppressAutoHyphens w:val="0"/>
              <w:spacing w:before="150" w:after="150" w:line="240" w:lineRule="auto"/>
              <w:jc w:val="center"/>
              <w:rPr>
                <w:ins w:id="1874" w:author="Qizhou Duan" w:date="2024-06-21T12:09:00Z"/>
                <w:rFonts w:ascii="Times New Roman" w:eastAsia="Times New Roman" w:hAnsi="Times New Roman" w:cs="Times New Roman"/>
                <w:color w:val="222222"/>
                <w:sz w:val="16"/>
                <w:szCs w:val="16"/>
                <w:lang w:eastAsia="zh-CN"/>
                <w:rPrChange w:id="1875" w:author="Qizhou Duan" w:date="2024-06-21T12:09:00Z">
                  <w:rPr>
                    <w:ins w:id="1876" w:author="Qizhou Duan" w:date="2024-06-21T12:09:00Z"/>
                    <w:rFonts w:ascii="Cambria" w:eastAsia="Times New Roman" w:hAnsi="Cambria" w:cs="Times New Roman"/>
                    <w:color w:val="222222"/>
                    <w:sz w:val="23"/>
                    <w:szCs w:val="23"/>
                    <w:lang w:eastAsia="zh-CN"/>
                  </w:rPr>
                </w:rPrChange>
              </w:rPr>
              <w:pPrChange w:id="1877" w:author="Qizhou Duan" w:date="2024-06-21T12:10:00Z">
                <w:pPr>
                  <w:suppressAutoHyphens w:val="0"/>
                  <w:spacing w:before="150" w:after="150" w:line="240" w:lineRule="auto"/>
                </w:pPr>
              </w:pPrChange>
            </w:pPr>
            <w:ins w:id="1878" w:author="Qizhou Duan" w:date="2024-06-21T12:09:00Z">
              <w:r w:rsidRPr="003638E3">
                <w:rPr>
                  <w:rFonts w:ascii="Times New Roman" w:eastAsia="Times New Roman" w:hAnsi="Times New Roman" w:cs="Times New Roman"/>
                  <w:color w:val="222222"/>
                  <w:sz w:val="16"/>
                  <w:szCs w:val="16"/>
                  <w:lang w:eastAsia="zh-CN"/>
                  <w:rPrChange w:id="1879" w:author="Qizhou Duan" w:date="2024-06-21T12:09:00Z">
                    <w:rPr>
                      <w:rFonts w:ascii="Cambria" w:eastAsia="Times New Roman" w:hAnsi="Cambria" w:cs="Times New Roman"/>
                      <w:color w:val="222222"/>
                      <w:sz w:val="23"/>
                      <w:szCs w:val="23"/>
                      <w:lang w:eastAsia="zh-CN"/>
                    </w:rPr>
                  </w:rPrChange>
                </w:rPr>
                <w:t>Moreno-Jimenez et al. (2021)</w:t>
              </w:r>
            </w:ins>
          </w:p>
        </w:tc>
        <w:tc>
          <w:tcPr>
            <w:tcW w:w="0" w:type="auto"/>
            <w:shd w:val="clear" w:color="auto" w:fill="auto"/>
            <w:tcMar>
              <w:top w:w="0" w:type="dxa"/>
              <w:left w:w="75" w:type="dxa"/>
              <w:bottom w:w="0" w:type="dxa"/>
              <w:right w:w="75" w:type="dxa"/>
            </w:tcMar>
            <w:vAlign w:val="center"/>
            <w:hideMark/>
          </w:tcPr>
          <w:p w14:paraId="4C69CE3E" w14:textId="77777777" w:rsidR="003638E3" w:rsidRPr="003638E3" w:rsidRDefault="003638E3" w:rsidP="003638E3">
            <w:pPr>
              <w:suppressAutoHyphens w:val="0"/>
              <w:spacing w:before="150" w:after="150" w:line="240" w:lineRule="auto"/>
              <w:jc w:val="center"/>
              <w:rPr>
                <w:ins w:id="1880" w:author="Qizhou Duan" w:date="2024-06-21T12:09:00Z"/>
                <w:rFonts w:ascii="Times New Roman" w:eastAsia="Times New Roman" w:hAnsi="Times New Roman" w:cs="Times New Roman"/>
                <w:color w:val="222222"/>
                <w:sz w:val="16"/>
                <w:szCs w:val="16"/>
                <w:lang w:eastAsia="zh-CN"/>
                <w:rPrChange w:id="1881" w:author="Qizhou Duan" w:date="2024-06-21T12:09:00Z">
                  <w:rPr>
                    <w:ins w:id="1882" w:author="Qizhou Duan" w:date="2024-06-21T12:09:00Z"/>
                    <w:rFonts w:ascii="Cambria" w:eastAsia="Times New Roman" w:hAnsi="Cambria" w:cs="Times New Roman"/>
                    <w:color w:val="222222"/>
                    <w:sz w:val="23"/>
                    <w:szCs w:val="23"/>
                    <w:lang w:eastAsia="zh-CN"/>
                  </w:rPr>
                </w:rPrChange>
              </w:rPr>
              <w:pPrChange w:id="1883" w:author="Qizhou Duan" w:date="2024-06-21T12:10:00Z">
                <w:pPr>
                  <w:suppressAutoHyphens w:val="0"/>
                  <w:spacing w:before="150" w:after="150" w:line="240" w:lineRule="auto"/>
                  <w:jc w:val="right"/>
                </w:pPr>
              </w:pPrChange>
            </w:pPr>
            <w:ins w:id="1884" w:author="Qizhou Duan" w:date="2024-06-21T12:09:00Z">
              <w:r w:rsidRPr="003638E3">
                <w:rPr>
                  <w:rFonts w:ascii="Times New Roman" w:eastAsia="Times New Roman" w:hAnsi="Times New Roman" w:cs="Times New Roman"/>
                  <w:color w:val="222222"/>
                  <w:sz w:val="16"/>
                  <w:szCs w:val="16"/>
                  <w:lang w:eastAsia="zh-CN"/>
                  <w:rPrChange w:id="1885" w:author="Qizhou Duan" w:date="2024-06-21T12:09:00Z">
                    <w:rPr>
                      <w:rFonts w:ascii="Cambria" w:eastAsia="Times New Roman" w:hAnsi="Cambria" w:cs="Times New Roman"/>
                      <w:color w:val="222222"/>
                      <w:sz w:val="23"/>
                      <w:szCs w:val="23"/>
                      <w:lang w:eastAsia="zh-CN"/>
                    </w:rPr>
                  </w:rPrChange>
                </w:rPr>
                <w:t>172</w:t>
              </w:r>
            </w:ins>
          </w:p>
        </w:tc>
        <w:tc>
          <w:tcPr>
            <w:tcW w:w="0" w:type="auto"/>
            <w:shd w:val="clear" w:color="auto" w:fill="auto"/>
            <w:tcMar>
              <w:top w:w="0" w:type="dxa"/>
              <w:left w:w="75" w:type="dxa"/>
              <w:bottom w:w="0" w:type="dxa"/>
              <w:right w:w="75" w:type="dxa"/>
            </w:tcMar>
            <w:vAlign w:val="center"/>
            <w:hideMark/>
          </w:tcPr>
          <w:p w14:paraId="1219EFA7" w14:textId="77777777" w:rsidR="003638E3" w:rsidRPr="003638E3" w:rsidRDefault="003638E3" w:rsidP="003638E3">
            <w:pPr>
              <w:suppressAutoHyphens w:val="0"/>
              <w:spacing w:before="150" w:after="150" w:line="240" w:lineRule="auto"/>
              <w:jc w:val="center"/>
              <w:rPr>
                <w:ins w:id="1886" w:author="Qizhou Duan" w:date="2024-06-21T12:09:00Z"/>
                <w:rFonts w:ascii="Times New Roman" w:eastAsia="Times New Roman" w:hAnsi="Times New Roman" w:cs="Times New Roman"/>
                <w:color w:val="222222"/>
                <w:sz w:val="16"/>
                <w:szCs w:val="16"/>
                <w:lang w:eastAsia="zh-CN"/>
                <w:rPrChange w:id="1887" w:author="Qizhou Duan" w:date="2024-06-21T12:09:00Z">
                  <w:rPr>
                    <w:ins w:id="1888" w:author="Qizhou Duan" w:date="2024-06-21T12:09:00Z"/>
                    <w:rFonts w:ascii="Cambria" w:eastAsia="Times New Roman" w:hAnsi="Cambria" w:cs="Times New Roman"/>
                    <w:color w:val="222222"/>
                    <w:sz w:val="23"/>
                    <w:szCs w:val="23"/>
                    <w:lang w:eastAsia="zh-CN"/>
                  </w:rPr>
                </w:rPrChange>
              </w:rPr>
              <w:pPrChange w:id="1889" w:author="Qizhou Duan" w:date="2024-06-21T12:10:00Z">
                <w:pPr>
                  <w:suppressAutoHyphens w:val="0"/>
                  <w:spacing w:before="150" w:after="150" w:line="240" w:lineRule="auto"/>
                  <w:jc w:val="right"/>
                </w:pPr>
              </w:pPrChange>
            </w:pPr>
            <w:ins w:id="1890" w:author="Qizhou Duan" w:date="2024-06-21T12:09:00Z">
              <w:r w:rsidRPr="003638E3">
                <w:rPr>
                  <w:rFonts w:ascii="Times New Roman" w:eastAsia="Times New Roman" w:hAnsi="Times New Roman" w:cs="Times New Roman"/>
                  <w:color w:val="222222"/>
                  <w:sz w:val="16"/>
                  <w:szCs w:val="16"/>
                  <w:lang w:eastAsia="zh-CN"/>
                  <w:rPrChange w:id="1891" w:author="Qizhou Duan" w:date="2024-06-21T12:09:00Z">
                    <w:rPr>
                      <w:rFonts w:ascii="Cambria" w:eastAsia="Times New Roman" w:hAnsi="Cambria" w:cs="Times New Roman"/>
                      <w:color w:val="222222"/>
                      <w:sz w:val="23"/>
                      <w:szCs w:val="23"/>
                      <w:lang w:eastAsia="zh-CN"/>
                    </w:rPr>
                  </w:rPrChange>
                </w:rPr>
                <w:t>86.31</w:t>
              </w:r>
            </w:ins>
          </w:p>
        </w:tc>
        <w:tc>
          <w:tcPr>
            <w:tcW w:w="0" w:type="auto"/>
            <w:shd w:val="clear" w:color="auto" w:fill="auto"/>
            <w:tcMar>
              <w:top w:w="0" w:type="dxa"/>
              <w:left w:w="75" w:type="dxa"/>
              <w:bottom w:w="0" w:type="dxa"/>
              <w:right w:w="75" w:type="dxa"/>
            </w:tcMar>
            <w:vAlign w:val="center"/>
            <w:hideMark/>
          </w:tcPr>
          <w:p w14:paraId="080B85F4" w14:textId="77777777" w:rsidR="003638E3" w:rsidRPr="003638E3" w:rsidRDefault="003638E3" w:rsidP="003638E3">
            <w:pPr>
              <w:suppressAutoHyphens w:val="0"/>
              <w:spacing w:before="150" w:after="150" w:line="240" w:lineRule="auto"/>
              <w:jc w:val="center"/>
              <w:rPr>
                <w:ins w:id="1892" w:author="Qizhou Duan" w:date="2024-06-21T12:09:00Z"/>
                <w:rFonts w:ascii="Times New Roman" w:eastAsia="Times New Roman" w:hAnsi="Times New Roman" w:cs="Times New Roman"/>
                <w:color w:val="222222"/>
                <w:sz w:val="16"/>
                <w:szCs w:val="16"/>
                <w:lang w:eastAsia="zh-CN"/>
                <w:rPrChange w:id="1893" w:author="Qizhou Duan" w:date="2024-06-21T12:09:00Z">
                  <w:rPr>
                    <w:ins w:id="1894" w:author="Qizhou Duan" w:date="2024-06-21T12:09:00Z"/>
                    <w:rFonts w:ascii="Cambria" w:eastAsia="Times New Roman" w:hAnsi="Cambria" w:cs="Times New Roman"/>
                    <w:color w:val="222222"/>
                    <w:sz w:val="23"/>
                    <w:szCs w:val="23"/>
                    <w:lang w:eastAsia="zh-CN"/>
                  </w:rPr>
                </w:rPrChange>
              </w:rPr>
              <w:pPrChange w:id="1895" w:author="Qizhou Duan" w:date="2024-06-21T12:10:00Z">
                <w:pPr>
                  <w:suppressAutoHyphens w:val="0"/>
                  <w:spacing w:before="150" w:after="150" w:line="240" w:lineRule="auto"/>
                  <w:jc w:val="right"/>
                </w:pPr>
              </w:pPrChange>
            </w:pPr>
            <w:ins w:id="1896" w:author="Qizhou Duan" w:date="2024-06-21T12:09:00Z">
              <w:r w:rsidRPr="003638E3">
                <w:rPr>
                  <w:rFonts w:ascii="Times New Roman" w:eastAsia="Times New Roman" w:hAnsi="Times New Roman" w:cs="Times New Roman"/>
                  <w:color w:val="222222"/>
                  <w:sz w:val="16"/>
                  <w:szCs w:val="16"/>
                  <w:lang w:eastAsia="zh-CN"/>
                  <w:rPrChange w:id="1897" w:author="Qizhou Duan" w:date="2024-06-21T12:09:00Z">
                    <w:rPr>
                      <w:rFonts w:ascii="Cambria" w:eastAsia="Times New Roman" w:hAnsi="Cambria" w:cs="Times New Roman"/>
                      <w:color w:val="222222"/>
                      <w:sz w:val="23"/>
                      <w:szCs w:val="23"/>
                      <w:lang w:eastAsia="zh-CN"/>
                    </w:rPr>
                  </w:rPrChange>
                </w:rPr>
                <w:t>17.64</w:t>
              </w:r>
            </w:ins>
          </w:p>
        </w:tc>
      </w:tr>
      <w:tr w:rsidR="003638E3" w:rsidRPr="003638E3" w14:paraId="0012D209" w14:textId="77777777" w:rsidTr="003638E3">
        <w:trPr>
          <w:ins w:id="1898" w:author="Qizhou Duan" w:date="2024-06-21T12:09:00Z"/>
        </w:trPr>
        <w:tc>
          <w:tcPr>
            <w:tcW w:w="0" w:type="auto"/>
            <w:shd w:val="clear" w:color="auto" w:fill="auto"/>
            <w:tcMar>
              <w:top w:w="0" w:type="dxa"/>
              <w:left w:w="75" w:type="dxa"/>
              <w:bottom w:w="0" w:type="dxa"/>
              <w:right w:w="75" w:type="dxa"/>
            </w:tcMar>
            <w:vAlign w:val="center"/>
            <w:hideMark/>
          </w:tcPr>
          <w:p w14:paraId="5B4DFA6B" w14:textId="77777777" w:rsidR="003638E3" w:rsidRPr="003638E3" w:rsidRDefault="003638E3" w:rsidP="003638E3">
            <w:pPr>
              <w:suppressAutoHyphens w:val="0"/>
              <w:spacing w:before="150" w:after="150" w:line="240" w:lineRule="auto"/>
              <w:jc w:val="center"/>
              <w:rPr>
                <w:ins w:id="1899" w:author="Qizhou Duan" w:date="2024-06-21T12:09:00Z"/>
                <w:rFonts w:ascii="Times New Roman" w:eastAsia="Times New Roman" w:hAnsi="Times New Roman" w:cs="Times New Roman"/>
                <w:color w:val="222222"/>
                <w:sz w:val="16"/>
                <w:szCs w:val="16"/>
                <w:lang w:eastAsia="zh-CN"/>
                <w:rPrChange w:id="1900" w:author="Qizhou Duan" w:date="2024-06-21T12:09:00Z">
                  <w:rPr>
                    <w:ins w:id="1901" w:author="Qizhou Duan" w:date="2024-06-21T12:09:00Z"/>
                    <w:rFonts w:ascii="Cambria" w:eastAsia="Times New Roman" w:hAnsi="Cambria" w:cs="Times New Roman"/>
                    <w:color w:val="222222"/>
                    <w:sz w:val="23"/>
                    <w:szCs w:val="23"/>
                    <w:lang w:eastAsia="zh-CN"/>
                  </w:rPr>
                </w:rPrChange>
              </w:rPr>
              <w:pPrChange w:id="1902" w:author="Qizhou Duan" w:date="2024-06-21T12:10:00Z">
                <w:pPr>
                  <w:suppressAutoHyphens w:val="0"/>
                  <w:spacing w:before="150" w:after="150" w:line="240" w:lineRule="auto"/>
                </w:pPr>
              </w:pPrChange>
            </w:pPr>
            <w:ins w:id="1903" w:author="Qizhou Duan" w:date="2024-06-21T12:09:00Z">
              <w:r w:rsidRPr="003638E3">
                <w:rPr>
                  <w:rFonts w:ascii="Times New Roman" w:eastAsia="Times New Roman" w:hAnsi="Times New Roman" w:cs="Times New Roman"/>
                  <w:color w:val="222222"/>
                  <w:sz w:val="16"/>
                  <w:szCs w:val="16"/>
                  <w:lang w:eastAsia="zh-CN"/>
                  <w:rPrChange w:id="1904" w:author="Qizhou Duan" w:date="2024-06-21T12:09:00Z">
                    <w:rPr>
                      <w:rFonts w:ascii="Cambria" w:eastAsia="Times New Roman" w:hAnsi="Cambria" w:cs="Times New Roman"/>
                      <w:color w:val="222222"/>
                      <w:sz w:val="23"/>
                      <w:szCs w:val="23"/>
                      <w:lang w:eastAsia="zh-CN"/>
                    </w:rPr>
                  </w:rPrChange>
                </w:rPr>
                <w:t>Uziel et al. (2021)</w:t>
              </w:r>
            </w:ins>
          </w:p>
        </w:tc>
        <w:tc>
          <w:tcPr>
            <w:tcW w:w="0" w:type="auto"/>
            <w:shd w:val="clear" w:color="auto" w:fill="auto"/>
            <w:tcMar>
              <w:top w:w="0" w:type="dxa"/>
              <w:left w:w="75" w:type="dxa"/>
              <w:bottom w:w="0" w:type="dxa"/>
              <w:right w:w="75" w:type="dxa"/>
            </w:tcMar>
            <w:vAlign w:val="center"/>
            <w:hideMark/>
          </w:tcPr>
          <w:p w14:paraId="598CD1DB" w14:textId="77777777" w:rsidR="003638E3" w:rsidRPr="003638E3" w:rsidRDefault="003638E3" w:rsidP="003638E3">
            <w:pPr>
              <w:suppressAutoHyphens w:val="0"/>
              <w:spacing w:before="150" w:after="150" w:line="240" w:lineRule="auto"/>
              <w:jc w:val="center"/>
              <w:rPr>
                <w:ins w:id="1905" w:author="Qizhou Duan" w:date="2024-06-21T12:09:00Z"/>
                <w:rFonts w:ascii="Times New Roman" w:eastAsia="Times New Roman" w:hAnsi="Times New Roman" w:cs="Times New Roman"/>
                <w:color w:val="222222"/>
                <w:sz w:val="16"/>
                <w:szCs w:val="16"/>
                <w:lang w:eastAsia="zh-CN"/>
                <w:rPrChange w:id="1906" w:author="Qizhou Duan" w:date="2024-06-21T12:09:00Z">
                  <w:rPr>
                    <w:ins w:id="1907" w:author="Qizhou Duan" w:date="2024-06-21T12:09:00Z"/>
                    <w:rFonts w:ascii="Cambria" w:eastAsia="Times New Roman" w:hAnsi="Cambria" w:cs="Times New Roman"/>
                    <w:color w:val="222222"/>
                    <w:sz w:val="23"/>
                    <w:szCs w:val="23"/>
                    <w:lang w:eastAsia="zh-CN"/>
                  </w:rPr>
                </w:rPrChange>
              </w:rPr>
              <w:pPrChange w:id="1908" w:author="Qizhou Duan" w:date="2024-06-21T12:10:00Z">
                <w:pPr>
                  <w:suppressAutoHyphens w:val="0"/>
                  <w:spacing w:before="150" w:after="150" w:line="240" w:lineRule="auto"/>
                  <w:jc w:val="right"/>
                </w:pPr>
              </w:pPrChange>
            </w:pPr>
            <w:ins w:id="1909" w:author="Qizhou Duan" w:date="2024-06-21T12:09:00Z">
              <w:r w:rsidRPr="003638E3">
                <w:rPr>
                  <w:rFonts w:ascii="Times New Roman" w:eastAsia="Times New Roman" w:hAnsi="Times New Roman" w:cs="Times New Roman"/>
                  <w:color w:val="222222"/>
                  <w:sz w:val="16"/>
                  <w:szCs w:val="16"/>
                  <w:lang w:eastAsia="zh-CN"/>
                  <w:rPrChange w:id="1910" w:author="Qizhou Duan" w:date="2024-06-21T12:09:00Z">
                    <w:rPr>
                      <w:rFonts w:ascii="Cambria" w:eastAsia="Times New Roman" w:hAnsi="Cambria" w:cs="Times New Roman"/>
                      <w:color w:val="222222"/>
                      <w:sz w:val="23"/>
                      <w:szCs w:val="23"/>
                      <w:lang w:eastAsia="zh-CN"/>
                    </w:rPr>
                  </w:rPrChange>
                </w:rPr>
                <w:t>364</w:t>
              </w:r>
            </w:ins>
          </w:p>
        </w:tc>
        <w:tc>
          <w:tcPr>
            <w:tcW w:w="0" w:type="auto"/>
            <w:shd w:val="clear" w:color="auto" w:fill="auto"/>
            <w:tcMar>
              <w:top w:w="0" w:type="dxa"/>
              <w:left w:w="75" w:type="dxa"/>
              <w:bottom w:w="0" w:type="dxa"/>
              <w:right w:w="75" w:type="dxa"/>
            </w:tcMar>
            <w:vAlign w:val="center"/>
            <w:hideMark/>
          </w:tcPr>
          <w:p w14:paraId="0A5BA97C" w14:textId="77777777" w:rsidR="003638E3" w:rsidRPr="003638E3" w:rsidRDefault="003638E3" w:rsidP="003638E3">
            <w:pPr>
              <w:suppressAutoHyphens w:val="0"/>
              <w:spacing w:before="150" w:after="150" w:line="240" w:lineRule="auto"/>
              <w:jc w:val="center"/>
              <w:rPr>
                <w:ins w:id="1911" w:author="Qizhou Duan" w:date="2024-06-21T12:09:00Z"/>
                <w:rFonts w:ascii="Times New Roman" w:eastAsia="Times New Roman" w:hAnsi="Times New Roman" w:cs="Times New Roman"/>
                <w:color w:val="222222"/>
                <w:sz w:val="16"/>
                <w:szCs w:val="16"/>
                <w:lang w:eastAsia="zh-CN"/>
                <w:rPrChange w:id="1912" w:author="Qizhou Duan" w:date="2024-06-21T12:09:00Z">
                  <w:rPr>
                    <w:ins w:id="1913" w:author="Qizhou Duan" w:date="2024-06-21T12:09:00Z"/>
                    <w:rFonts w:ascii="Cambria" w:eastAsia="Times New Roman" w:hAnsi="Cambria" w:cs="Times New Roman"/>
                    <w:color w:val="222222"/>
                    <w:sz w:val="23"/>
                    <w:szCs w:val="23"/>
                    <w:lang w:eastAsia="zh-CN"/>
                  </w:rPr>
                </w:rPrChange>
              </w:rPr>
              <w:pPrChange w:id="1914" w:author="Qizhou Duan" w:date="2024-06-21T12:10:00Z">
                <w:pPr>
                  <w:suppressAutoHyphens w:val="0"/>
                  <w:spacing w:before="150" w:after="150" w:line="240" w:lineRule="auto"/>
                  <w:jc w:val="right"/>
                </w:pPr>
              </w:pPrChange>
            </w:pPr>
            <w:ins w:id="1915" w:author="Qizhou Duan" w:date="2024-06-21T12:09:00Z">
              <w:r w:rsidRPr="003638E3">
                <w:rPr>
                  <w:rFonts w:ascii="Times New Roman" w:eastAsia="Times New Roman" w:hAnsi="Times New Roman" w:cs="Times New Roman"/>
                  <w:color w:val="222222"/>
                  <w:sz w:val="16"/>
                  <w:szCs w:val="16"/>
                  <w:lang w:eastAsia="zh-CN"/>
                  <w:rPrChange w:id="1916" w:author="Qizhou Duan" w:date="2024-06-21T12:09:00Z">
                    <w:rPr>
                      <w:rFonts w:ascii="Cambria" w:eastAsia="Times New Roman" w:hAnsi="Cambria" w:cs="Times New Roman"/>
                      <w:color w:val="222222"/>
                      <w:sz w:val="23"/>
                      <w:szCs w:val="23"/>
                      <w:lang w:eastAsia="zh-CN"/>
                    </w:rPr>
                  </w:rPrChange>
                </w:rPr>
                <w:t>37.44</w:t>
              </w:r>
            </w:ins>
          </w:p>
        </w:tc>
        <w:tc>
          <w:tcPr>
            <w:tcW w:w="0" w:type="auto"/>
            <w:shd w:val="clear" w:color="auto" w:fill="auto"/>
            <w:tcMar>
              <w:top w:w="0" w:type="dxa"/>
              <w:left w:w="75" w:type="dxa"/>
              <w:bottom w:w="0" w:type="dxa"/>
              <w:right w:w="75" w:type="dxa"/>
            </w:tcMar>
            <w:vAlign w:val="center"/>
            <w:hideMark/>
          </w:tcPr>
          <w:p w14:paraId="7981B53D" w14:textId="77777777" w:rsidR="003638E3" w:rsidRPr="003638E3" w:rsidRDefault="003638E3" w:rsidP="003638E3">
            <w:pPr>
              <w:suppressAutoHyphens w:val="0"/>
              <w:spacing w:before="150" w:after="150" w:line="240" w:lineRule="auto"/>
              <w:jc w:val="center"/>
              <w:rPr>
                <w:ins w:id="1917" w:author="Qizhou Duan" w:date="2024-06-21T12:09:00Z"/>
                <w:rFonts w:ascii="Times New Roman" w:eastAsia="Times New Roman" w:hAnsi="Times New Roman" w:cs="Times New Roman"/>
                <w:color w:val="222222"/>
                <w:sz w:val="16"/>
                <w:szCs w:val="16"/>
                <w:lang w:eastAsia="zh-CN"/>
                <w:rPrChange w:id="1918" w:author="Qizhou Duan" w:date="2024-06-21T12:09:00Z">
                  <w:rPr>
                    <w:ins w:id="1919" w:author="Qizhou Duan" w:date="2024-06-21T12:09:00Z"/>
                    <w:rFonts w:ascii="Cambria" w:eastAsia="Times New Roman" w:hAnsi="Cambria" w:cs="Times New Roman"/>
                    <w:color w:val="222222"/>
                    <w:sz w:val="23"/>
                    <w:szCs w:val="23"/>
                    <w:lang w:eastAsia="zh-CN"/>
                  </w:rPr>
                </w:rPrChange>
              </w:rPr>
              <w:pPrChange w:id="1920" w:author="Qizhou Duan" w:date="2024-06-21T12:10:00Z">
                <w:pPr>
                  <w:suppressAutoHyphens w:val="0"/>
                  <w:spacing w:before="150" w:after="150" w:line="240" w:lineRule="auto"/>
                  <w:jc w:val="right"/>
                </w:pPr>
              </w:pPrChange>
            </w:pPr>
            <w:ins w:id="1921" w:author="Qizhou Duan" w:date="2024-06-21T12:09:00Z">
              <w:r w:rsidRPr="003638E3">
                <w:rPr>
                  <w:rFonts w:ascii="Times New Roman" w:eastAsia="Times New Roman" w:hAnsi="Times New Roman" w:cs="Times New Roman"/>
                  <w:color w:val="222222"/>
                  <w:sz w:val="16"/>
                  <w:szCs w:val="16"/>
                  <w:lang w:eastAsia="zh-CN"/>
                  <w:rPrChange w:id="1922" w:author="Qizhou Duan" w:date="2024-06-21T12:09:00Z">
                    <w:rPr>
                      <w:rFonts w:ascii="Cambria" w:eastAsia="Times New Roman" w:hAnsi="Cambria" w:cs="Times New Roman"/>
                      <w:color w:val="222222"/>
                      <w:sz w:val="23"/>
                      <w:szCs w:val="23"/>
                      <w:lang w:eastAsia="zh-CN"/>
                    </w:rPr>
                  </w:rPrChange>
                </w:rPr>
                <w:t>21.63</w:t>
              </w:r>
            </w:ins>
          </w:p>
        </w:tc>
      </w:tr>
      <w:tr w:rsidR="003638E3" w:rsidRPr="003638E3" w14:paraId="472149B6" w14:textId="77777777" w:rsidTr="003638E3">
        <w:trPr>
          <w:ins w:id="1923" w:author="Qizhou Duan" w:date="2024-06-21T12:09:00Z"/>
        </w:trPr>
        <w:tc>
          <w:tcPr>
            <w:tcW w:w="0" w:type="auto"/>
            <w:shd w:val="clear" w:color="auto" w:fill="auto"/>
            <w:tcMar>
              <w:top w:w="0" w:type="dxa"/>
              <w:left w:w="75" w:type="dxa"/>
              <w:bottom w:w="0" w:type="dxa"/>
              <w:right w:w="75" w:type="dxa"/>
            </w:tcMar>
            <w:vAlign w:val="center"/>
            <w:hideMark/>
          </w:tcPr>
          <w:p w14:paraId="6D1053E5" w14:textId="77777777" w:rsidR="003638E3" w:rsidRPr="003638E3" w:rsidRDefault="003638E3" w:rsidP="003638E3">
            <w:pPr>
              <w:suppressAutoHyphens w:val="0"/>
              <w:spacing w:before="150" w:after="150" w:line="240" w:lineRule="auto"/>
              <w:jc w:val="center"/>
              <w:rPr>
                <w:ins w:id="1924" w:author="Qizhou Duan" w:date="2024-06-21T12:09:00Z"/>
                <w:rFonts w:ascii="Times New Roman" w:eastAsia="Times New Roman" w:hAnsi="Times New Roman" w:cs="Times New Roman"/>
                <w:color w:val="222222"/>
                <w:sz w:val="16"/>
                <w:szCs w:val="16"/>
                <w:lang w:eastAsia="zh-CN"/>
                <w:rPrChange w:id="1925" w:author="Qizhou Duan" w:date="2024-06-21T12:09:00Z">
                  <w:rPr>
                    <w:ins w:id="1926" w:author="Qizhou Duan" w:date="2024-06-21T12:09:00Z"/>
                    <w:rFonts w:ascii="Cambria" w:eastAsia="Times New Roman" w:hAnsi="Cambria" w:cs="Times New Roman"/>
                    <w:color w:val="222222"/>
                    <w:sz w:val="23"/>
                    <w:szCs w:val="23"/>
                    <w:lang w:eastAsia="zh-CN"/>
                  </w:rPr>
                </w:rPrChange>
              </w:rPr>
              <w:pPrChange w:id="1927" w:author="Qizhou Duan" w:date="2024-06-21T12:10:00Z">
                <w:pPr>
                  <w:suppressAutoHyphens w:val="0"/>
                  <w:spacing w:before="150" w:after="150" w:line="240" w:lineRule="auto"/>
                </w:pPr>
              </w:pPrChange>
            </w:pPr>
            <w:ins w:id="1928" w:author="Qizhou Duan" w:date="2024-06-21T12:09:00Z">
              <w:r w:rsidRPr="003638E3">
                <w:rPr>
                  <w:rFonts w:ascii="Times New Roman" w:eastAsia="Times New Roman" w:hAnsi="Times New Roman" w:cs="Times New Roman"/>
                  <w:color w:val="222222"/>
                  <w:sz w:val="16"/>
                  <w:szCs w:val="16"/>
                  <w:lang w:eastAsia="zh-CN"/>
                  <w:rPrChange w:id="1929" w:author="Qizhou Duan" w:date="2024-06-21T12:09:00Z">
                    <w:rPr>
                      <w:rFonts w:ascii="Cambria" w:eastAsia="Times New Roman" w:hAnsi="Cambria" w:cs="Times New Roman"/>
                      <w:color w:val="222222"/>
                      <w:sz w:val="23"/>
                      <w:szCs w:val="23"/>
                      <w:lang w:eastAsia="zh-CN"/>
                    </w:rPr>
                  </w:rPrChange>
                </w:rPr>
                <w:t>Veronese et al. (2022)</w:t>
              </w:r>
            </w:ins>
          </w:p>
        </w:tc>
        <w:tc>
          <w:tcPr>
            <w:tcW w:w="0" w:type="auto"/>
            <w:shd w:val="clear" w:color="auto" w:fill="auto"/>
            <w:tcMar>
              <w:top w:w="0" w:type="dxa"/>
              <w:left w:w="75" w:type="dxa"/>
              <w:bottom w:w="0" w:type="dxa"/>
              <w:right w:w="75" w:type="dxa"/>
            </w:tcMar>
            <w:vAlign w:val="center"/>
            <w:hideMark/>
          </w:tcPr>
          <w:p w14:paraId="266F73FA" w14:textId="77777777" w:rsidR="003638E3" w:rsidRPr="003638E3" w:rsidRDefault="003638E3" w:rsidP="003638E3">
            <w:pPr>
              <w:suppressAutoHyphens w:val="0"/>
              <w:spacing w:before="150" w:after="150" w:line="240" w:lineRule="auto"/>
              <w:jc w:val="center"/>
              <w:rPr>
                <w:ins w:id="1930" w:author="Qizhou Duan" w:date="2024-06-21T12:09:00Z"/>
                <w:rFonts w:ascii="Times New Roman" w:eastAsia="Times New Roman" w:hAnsi="Times New Roman" w:cs="Times New Roman"/>
                <w:color w:val="222222"/>
                <w:sz w:val="16"/>
                <w:szCs w:val="16"/>
                <w:lang w:eastAsia="zh-CN"/>
                <w:rPrChange w:id="1931" w:author="Qizhou Duan" w:date="2024-06-21T12:09:00Z">
                  <w:rPr>
                    <w:ins w:id="1932" w:author="Qizhou Duan" w:date="2024-06-21T12:09:00Z"/>
                    <w:rFonts w:ascii="Cambria" w:eastAsia="Times New Roman" w:hAnsi="Cambria" w:cs="Times New Roman"/>
                    <w:color w:val="222222"/>
                    <w:sz w:val="23"/>
                    <w:szCs w:val="23"/>
                    <w:lang w:eastAsia="zh-CN"/>
                  </w:rPr>
                </w:rPrChange>
              </w:rPr>
              <w:pPrChange w:id="1933" w:author="Qizhou Duan" w:date="2024-06-21T12:10:00Z">
                <w:pPr>
                  <w:suppressAutoHyphens w:val="0"/>
                  <w:spacing w:before="150" w:after="150" w:line="240" w:lineRule="auto"/>
                  <w:jc w:val="right"/>
                </w:pPr>
              </w:pPrChange>
            </w:pPr>
            <w:ins w:id="1934" w:author="Qizhou Duan" w:date="2024-06-21T12:09:00Z">
              <w:r w:rsidRPr="003638E3">
                <w:rPr>
                  <w:rFonts w:ascii="Times New Roman" w:eastAsia="Times New Roman" w:hAnsi="Times New Roman" w:cs="Times New Roman"/>
                  <w:color w:val="222222"/>
                  <w:sz w:val="16"/>
                  <w:szCs w:val="16"/>
                  <w:lang w:eastAsia="zh-CN"/>
                  <w:rPrChange w:id="1935" w:author="Qizhou Duan" w:date="2024-06-21T12:09:00Z">
                    <w:rPr>
                      <w:rFonts w:ascii="Cambria" w:eastAsia="Times New Roman" w:hAnsi="Cambria" w:cs="Times New Roman"/>
                      <w:color w:val="222222"/>
                      <w:sz w:val="23"/>
                      <w:szCs w:val="23"/>
                      <w:lang w:eastAsia="zh-CN"/>
                    </w:rPr>
                  </w:rPrChange>
                </w:rPr>
                <w:t>441</w:t>
              </w:r>
            </w:ins>
          </w:p>
        </w:tc>
        <w:tc>
          <w:tcPr>
            <w:tcW w:w="0" w:type="auto"/>
            <w:shd w:val="clear" w:color="auto" w:fill="auto"/>
            <w:tcMar>
              <w:top w:w="0" w:type="dxa"/>
              <w:left w:w="75" w:type="dxa"/>
              <w:bottom w:w="0" w:type="dxa"/>
              <w:right w:w="75" w:type="dxa"/>
            </w:tcMar>
            <w:vAlign w:val="center"/>
            <w:hideMark/>
          </w:tcPr>
          <w:p w14:paraId="1CC101A2" w14:textId="77777777" w:rsidR="003638E3" w:rsidRPr="003638E3" w:rsidRDefault="003638E3" w:rsidP="003638E3">
            <w:pPr>
              <w:suppressAutoHyphens w:val="0"/>
              <w:spacing w:before="150" w:after="150" w:line="240" w:lineRule="auto"/>
              <w:jc w:val="center"/>
              <w:rPr>
                <w:ins w:id="1936" w:author="Qizhou Duan" w:date="2024-06-21T12:09:00Z"/>
                <w:rFonts w:ascii="Times New Roman" w:eastAsia="Times New Roman" w:hAnsi="Times New Roman" w:cs="Times New Roman"/>
                <w:color w:val="222222"/>
                <w:sz w:val="16"/>
                <w:szCs w:val="16"/>
                <w:lang w:eastAsia="zh-CN"/>
                <w:rPrChange w:id="1937" w:author="Qizhou Duan" w:date="2024-06-21T12:09:00Z">
                  <w:rPr>
                    <w:ins w:id="1938" w:author="Qizhou Duan" w:date="2024-06-21T12:09:00Z"/>
                    <w:rFonts w:ascii="Cambria" w:eastAsia="Times New Roman" w:hAnsi="Cambria" w:cs="Times New Roman"/>
                    <w:color w:val="222222"/>
                    <w:sz w:val="23"/>
                    <w:szCs w:val="23"/>
                    <w:lang w:eastAsia="zh-CN"/>
                  </w:rPr>
                </w:rPrChange>
              </w:rPr>
              <w:pPrChange w:id="1939" w:author="Qizhou Duan" w:date="2024-06-21T12:10:00Z">
                <w:pPr>
                  <w:suppressAutoHyphens w:val="0"/>
                  <w:spacing w:before="150" w:after="150" w:line="240" w:lineRule="auto"/>
                  <w:jc w:val="right"/>
                </w:pPr>
              </w:pPrChange>
            </w:pPr>
            <w:ins w:id="1940" w:author="Qizhou Duan" w:date="2024-06-21T12:09:00Z">
              <w:r w:rsidRPr="003638E3">
                <w:rPr>
                  <w:rFonts w:ascii="Times New Roman" w:eastAsia="Times New Roman" w:hAnsi="Times New Roman" w:cs="Times New Roman"/>
                  <w:color w:val="222222"/>
                  <w:sz w:val="16"/>
                  <w:szCs w:val="16"/>
                  <w:lang w:eastAsia="zh-CN"/>
                  <w:rPrChange w:id="1941" w:author="Qizhou Duan" w:date="2024-06-21T12:09:00Z">
                    <w:rPr>
                      <w:rFonts w:ascii="Cambria" w:eastAsia="Times New Roman" w:hAnsi="Cambria" w:cs="Times New Roman"/>
                      <w:color w:val="222222"/>
                      <w:sz w:val="23"/>
                      <w:szCs w:val="23"/>
                      <w:lang w:eastAsia="zh-CN"/>
                    </w:rPr>
                  </w:rPrChange>
                </w:rPr>
                <w:t>76.02</w:t>
              </w:r>
            </w:ins>
          </w:p>
        </w:tc>
        <w:tc>
          <w:tcPr>
            <w:tcW w:w="0" w:type="auto"/>
            <w:shd w:val="clear" w:color="auto" w:fill="auto"/>
            <w:tcMar>
              <w:top w:w="0" w:type="dxa"/>
              <w:left w:w="75" w:type="dxa"/>
              <w:bottom w:w="0" w:type="dxa"/>
              <w:right w:w="75" w:type="dxa"/>
            </w:tcMar>
            <w:vAlign w:val="center"/>
            <w:hideMark/>
          </w:tcPr>
          <w:p w14:paraId="33686617" w14:textId="77777777" w:rsidR="003638E3" w:rsidRPr="003638E3" w:rsidRDefault="003638E3" w:rsidP="003638E3">
            <w:pPr>
              <w:suppressAutoHyphens w:val="0"/>
              <w:spacing w:before="150" w:after="150" w:line="240" w:lineRule="auto"/>
              <w:jc w:val="center"/>
              <w:rPr>
                <w:ins w:id="1942" w:author="Qizhou Duan" w:date="2024-06-21T12:09:00Z"/>
                <w:rFonts w:ascii="Times New Roman" w:eastAsia="Times New Roman" w:hAnsi="Times New Roman" w:cs="Times New Roman"/>
                <w:color w:val="222222"/>
                <w:sz w:val="16"/>
                <w:szCs w:val="16"/>
                <w:lang w:eastAsia="zh-CN"/>
                <w:rPrChange w:id="1943" w:author="Qizhou Duan" w:date="2024-06-21T12:09:00Z">
                  <w:rPr>
                    <w:ins w:id="1944" w:author="Qizhou Duan" w:date="2024-06-21T12:09:00Z"/>
                    <w:rFonts w:ascii="Cambria" w:eastAsia="Times New Roman" w:hAnsi="Cambria" w:cs="Times New Roman"/>
                    <w:color w:val="222222"/>
                    <w:sz w:val="23"/>
                    <w:szCs w:val="23"/>
                    <w:lang w:eastAsia="zh-CN"/>
                  </w:rPr>
                </w:rPrChange>
              </w:rPr>
              <w:pPrChange w:id="1945" w:author="Qizhou Duan" w:date="2024-06-21T12:10:00Z">
                <w:pPr>
                  <w:suppressAutoHyphens w:val="0"/>
                  <w:spacing w:before="150" w:after="150" w:line="240" w:lineRule="auto"/>
                  <w:jc w:val="right"/>
                </w:pPr>
              </w:pPrChange>
            </w:pPr>
            <w:ins w:id="1946" w:author="Qizhou Duan" w:date="2024-06-21T12:09:00Z">
              <w:r w:rsidRPr="003638E3">
                <w:rPr>
                  <w:rFonts w:ascii="Times New Roman" w:eastAsia="Times New Roman" w:hAnsi="Times New Roman" w:cs="Times New Roman"/>
                  <w:color w:val="222222"/>
                  <w:sz w:val="16"/>
                  <w:szCs w:val="16"/>
                  <w:lang w:eastAsia="zh-CN"/>
                  <w:rPrChange w:id="1947" w:author="Qizhou Duan" w:date="2024-06-21T12:09:00Z">
                    <w:rPr>
                      <w:rFonts w:ascii="Cambria" w:eastAsia="Times New Roman" w:hAnsi="Cambria" w:cs="Times New Roman"/>
                      <w:color w:val="222222"/>
                      <w:sz w:val="23"/>
                      <w:szCs w:val="23"/>
                      <w:lang w:eastAsia="zh-CN"/>
                    </w:rPr>
                  </w:rPrChange>
                </w:rPr>
                <w:t>18.90</w:t>
              </w:r>
            </w:ins>
          </w:p>
        </w:tc>
      </w:tr>
      <w:tr w:rsidR="003638E3" w:rsidRPr="003638E3" w14:paraId="7D93ADE0" w14:textId="77777777" w:rsidTr="003638E3">
        <w:trPr>
          <w:ins w:id="1948" w:author="Qizhou Duan" w:date="2024-06-21T12:09:00Z"/>
        </w:trPr>
        <w:tc>
          <w:tcPr>
            <w:tcW w:w="0" w:type="auto"/>
            <w:shd w:val="clear" w:color="auto" w:fill="auto"/>
            <w:tcMar>
              <w:top w:w="0" w:type="dxa"/>
              <w:left w:w="75" w:type="dxa"/>
              <w:bottom w:w="0" w:type="dxa"/>
              <w:right w:w="75" w:type="dxa"/>
            </w:tcMar>
            <w:vAlign w:val="center"/>
            <w:hideMark/>
          </w:tcPr>
          <w:p w14:paraId="63159E49" w14:textId="77777777" w:rsidR="003638E3" w:rsidRPr="003638E3" w:rsidRDefault="003638E3" w:rsidP="003638E3">
            <w:pPr>
              <w:suppressAutoHyphens w:val="0"/>
              <w:spacing w:before="150" w:after="150" w:line="240" w:lineRule="auto"/>
              <w:jc w:val="center"/>
              <w:rPr>
                <w:ins w:id="1949" w:author="Qizhou Duan" w:date="2024-06-21T12:09:00Z"/>
                <w:rFonts w:ascii="Times New Roman" w:eastAsia="Times New Roman" w:hAnsi="Times New Roman" w:cs="Times New Roman"/>
                <w:color w:val="222222"/>
                <w:sz w:val="16"/>
                <w:szCs w:val="16"/>
                <w:lang w:eastAsia="zh-CN"/>
                <w:rPrChange w:id="1950" w:author="Qizhou Duan" w:date="2024-06-21T12:09:00Z">
                  <w:rPr>
                    <w:ins w:id="1951" w:author="Qizhou Duan" w:date="2024-06-21T12:09:00Z"/>
                    <w:rFonts w:ascii="Cambria" w:eastAsia="Times New Roman" w:hAnsi="Cambria" w:cs="Times New Roman"/>
                    <w:color w:val="222222"/>
                    <w:sz w:val="23"/>
                    <w:szCs w:val="23"/>
                    <w:lang w:eastAsia="zh-CN"/>
                  </w:rPr>
                </w:rPrChange>
              </w:rPr>
              <w:pPrChange w:id="1952" w:author="Qizhou Duan" w:date="2024-06-21T12:10:00Z">
                <w:pPr>
                  <w:suppressAutoHyphens w:val="0"/>
                  <w:spacing w:before="150" w:after="150" w:line="240" w:lineRule="auto"/>
                </w:pPr>
              </w:pPrChange>
            </w:pPr>
            <w:ins w:id="1953" w:author="Qizhou Duan" w:date="2024-06-21T12:09:00Z">
              <w:r w:rsidRPr="003638E3">
                <w:rPr>
                  <w:rFonts w:ascii="Times New Roman" w:eastAsia="Times New Roman" w:hAnsi="Times New Roman" w:cs="Times New Roman"/>
                  <w:color w:val="222222"/>
                  <w:sz w:val="16"/>
                  <w:szCs w:val="16"/>
                  <w:lang w:eastAsia="zh-CN"/>
                  <w:rPrChange w:id="1954" w:author="Qizhou Duan" w:date="2024-06-21T12:09:00Z">
                    <w:rPr>
                      <w:rFonts w:ascii="Cambria" w:eastAsia="Times New Roman" w:hAnsi="Cambria" w:cs="Times New Roman"/>
                      <w:color w:val="222222"/>
                      <w:sz w:val="23"/>
                      <w:szCs w:val="23"/>
                      <w:lang w:eastAsia="zh-CN"/>
                    </w:rPr>
                  </w:rPrChange>
                </w:rPr>
                <w:t>Zeng et al. (2023)</w:t>
              </w:r>
            </w:ins>
          </w:p>
        </w:tc>
        <w:tc>
          <w:tcPr>
            <w:tcW w:w="0" w:type="auto"/>
            <w:shd w:val="clear" w:color="auto" w:fill="auto"/>
            <w:tcMar>
              <w:top w:w="0" w:type="dxa"/>
              <w:left w:w="75" w:type="dxa"/>
              <w:bottom w:w="0" w:type="dxa"/>
              <w:right w:w="75" w:type="dxa"/>
            </w:tcMar>
            <w:vAlign w:val="center"/>
            <w:hideMark/>
          </w:tcPr>
          <w:p w14:paraId="4F66482F" w14:textId="77777777" w:rsidR="003638E3" w:rsidRPr="003638E3" w:rsidRDefault="003638E3" w:rsidP="003638E3">
            <w:pPr>
              <w:suppressAutoHyphens w:val="0"/>
              <w:spacing w:before="150" w:after="150" w:line="240" w:lineRule="auto"/>
              <w:jc w:val="center"/>
              <w:rPr>
                <w:ins w:id="1955" w:author="Qizhou Duan" w:date="2024-06-21T12:09:00Z"/>
                <w:rFonts w:ascii="Times New Roman" w:eastAsia="Times New Roman" w:hAnsi="Times New Roman" w:cs="Times New Roman"/>
                <w:color w:val="222222"/>
                <w:sz w:val="16"/>
                <w:szCs w:val="16"/>
                <w:lang w:eastAsia="zh-CN"/>
                <w:rPrChange w:id="1956" w:author="Qizhou Duan" w:date="2024-06-21T12:09:00Z">
                  <w:rPr>
                    <w:ins w:id="1957" w:author="Qizhou Duan" w:date="2024-06-21T12:09:00Z"/>
                    <w:rFonts w:ascii="Cambria" w:eastAsia="Times New Roman" w:hAnsi="Cambria" w:cs="Times New Roman"/>
                    <w:color w:val="222222"/>
                    <w:sz w:val="23"/>
                    <w:szCs w:val="23"/>
                    <w:lang w:eastAsia="zh-CN"/>
                  </w:rPr>
                </w:rPrChange>
              </w:rPr>
              <w:pPrChange w:id="1958" w:author="Qizhou Duan" w:date="2024-06-21T12:10:00Z">
                <w:pPr>
                  <w:suppressAutoHyphens w:val="0"/>
                  <w:spacing w:before="150" w:after="150" w:line="240" w:lineRule="auto"/>
                  <w:jc w:val="right"/>
                </w:pPr>
              </w:pPrChange>
            </w:pPr>
            <w:ins w:id="1959" w:author="Qizhou Duan" w:date="2024-06-21T12:09:00Z">
              <w:r w:rsidRPr="003638E3">
                <w:rPr>
                  <w:rFonts w:ascii="Times New Roman" w:eastAsia="Times New Roman" w:hAnsi="Times New Roman" w:cs="Times New Roman"/>
                  <w:color w:val="222222"/>
                  <w:sz w:val="16"/>
                  <w:szCs w:val="16"/>
                  <w:lang w:eastAsia="zh-CN"/>
                  <w:rPrChange w:id="1960" w:author="Qizhou Duan" w:date="2024-06-21T12:09:00Z">
                    <w:rPr>
                      <w:rFonts w:ascii="Cambria" w:eastAsia="Times New Roman" w:hAnsi="Cambria" w:cs="Times New Roman"/>
                      <w:color w:val="222222"/>
                      <w:sz w:val="23"/>
                      <w:szCs w:val="23"/>
                      <w:lang w:eastAsia="zh-CN"/>
                    </w:rPr>
                  </w:rPrChange>
                </w:rPr>
                <w:t>2267</w:t>
              </w:r>
            </w:ins>
          </w:p>
        </w:tc>
        <w:tc>
          <w:tcPr>
            <w:tcW w:w="0" w:type="auto"/>
            <w:shd w:val="clear" w:color="auto" w:fill="auto"/>
            <w:tcMar>
              <w:top w:w="0" w:type="dxa"/>
              <w:left w:w="75" w:type="dxa"/>
              <w:bottom w:w="0" w:type="dxa"/>
              <w:right w:w="75" w:type="dxa"/>
            </w:tcMar>
            <w:vAlign w:val="center"/>
            <w:hideMark/>
          </w:tcPr>
          <w:p w14:paraId="21EC21F8" w14:textId="77777777" w:rsidR="003638E3" w:rsidRPr="003638E3" w:rsidRDefault="003638E3" w:rsidP="003638E3">
            <w:pPr>
              <w:suppressAutoHyphens w:val="0"/>
              <w:spacing w:before="150" w:after="150" w:line="240" w:lineRule="auto"/>
              <w:jc w:val="center"/>
              <w:rPr>
                <w:ins w:id="1961" w:author="Qizhou Duan" w:date="2024-06-21T12:09:00Z"/>
                <w:rFonts w:ascii="Times New Roman" w:eastAsia="Times New Roman" w:hAnsi="Times New Roman" w:cs="Times New Roman"/>
                <w:color w:val="222222"/>
                <w:sz w:val="16"/>
                <w:szCs w:val="16"/>
                <w:lang w:eastAsia="zh-CN"/>
                <w:rPrChange w:id="1962" w:author="Qizhou Duan" w:date="2024-06-21T12:09:00Z">
                  <w:rPr>
                    <w:ins w:id="1963" w:author="Qizhou Duan" w:date="2024-06-21T12:09:00Z"/>
                    <w:rFonts w:ascii="Cambria" w:eastAsia="Times New Roman" w:hAnsi="Cambria" w:cs="Times New Roman"/>
                    <w:color w:val="222222"/>
                    <w:sz w:val="23"/>
                    <w:szCs w:val="23"/>
                    <w:lang w:eastAsia="zh-CN"/>
                  </w:rPr>
                </w:rPrChange>
              </w:rPr>
              <w:pPrChange w:id="1964" w:author="Qizhou Duan" w:date="2024-06-21T12:10:00Z">
                <w:pPr>
                  <w:suppressAutoHyphens w:val="0"/>
                  <w:spacing w:before="150" w:after="150" w:line="240" w:lineRule="auto"/>
                  <w:jc w:val="right"/>
                </w:pPr>
              </w:pPrChange>
            </w:pPr>
            <w:ins w:id="1965" w:author="Qizhou Duan" w:date="2024-06-21T12:09:00Z">
              <w:r w:rsidRPr="003638E3">
                <w:rPr>
                  <w:rFonts w:ascii="Times New Roman" w:eastAsia="Times New Roman" w:hAnsi="Times New Roman" w:cs="Times New Roman"/>
                  <w:color w:val="222222"/>
                  <w:sz w:val="16"/>
                  <w:szCs w:val="16"/>
                  <w:lang w:eastAsia="zh-CN"/>
                  <w:rPrChange w:id="1966" w:author="Qizhou Duan" w:date="2024-06-21T12:09:00Z">
                    <w:rPr>
                      <w:rFonts w:ascii="Cambria" w:eastAsia="Times New Roman" w:hAnsi="Cambria" w:cs="Times New Roman"/>
                      <w:color w:val="222222"/>
                      <w:sz w:val="23"/>
                      <w:szCs w:val="23"/>
                      <w:lang w:eastAsia="zh-CN"/>
                    </w:rPr>
                  </w:rPrChange>
                </w:rPr>
                <w:t>52.90</w:t>
              </w:r>
            </w:ins>
          </w:p>
        </w:tc>
        <w:tc>
          <w:tcPr>
            <w:tcW w:w="0" w:type="auto"/>
            <w:shd w:val="clear" w:color="auto" w:fill="auto"/>
            <w:tcMar>
              <w:top w:w="0" w:type="dxa"/>
              <w:left w:w="75" w:type="dxa"/>
              <w:bottom w:w="0" w:type="dxa"/>
              <w:right w:w="75" w:type="dxa"/>
            </w:tcMar>
            <w:vAlign w:val="center"/>
            <w:hideMark/>
          </w:tcPr>
          <w:p w14:paraId="7ADFFA56" w14:textId="77777777" w:rsidR="003638E3" w:rsidRPr="003638E3" w:rsidRDefault="003638E3" w:rsidP="003638E3">
            <w:pPr>
              <w:suppressAutoHyphens w:val="0"/>
              <w:spacing w:before="150" w:after="150" w:line="240" w:lineRule="auto"/>
              <w:jc w:val="center"/>
              <w:rPr>
                <w:ins w:id="1967" w:author="Qizhou Duan" w:date="2024-06-21T12:09:00Z"/>
                <w:rFonts w:ascii="Times New Roman" w:eastAsia="Times New Roman" w:hAnsi="Times New Roman" w:cs="Times New Roman"/>
                <w:color w:val="222222"/>
                <w:sz w:val="16"/>
                <w:szCs w:val="16"/>
                <w:lang w:eastAsia="zh-CN"/>
                <w:rPrChange w:id="1968" w:author="Qizhou Duan" w:date="2024-06-21T12:09:00Z">
                  <w:rPr>
                    <w:ins w:id="1969" w:author="Qizhou Duan" w:date="2024-06-21T12:09:00Z"/>
                    <w:rFonts w:ascii="Cambria" w:eastAsia="Times New Roman" w:hAnsi="Cambria" w:cs="Times New Roman"/>
                    <w:color w:val="222222"/>
                    <w:sz w:val="23"/>
                    <w:szCs w:val="23"/>
                    <w:lang w:eastAsia="zh-CN"/>
                  </w:rPr>
                </w:rPrChange>
              </w:rPr>
              <w:pPrChange w:id="1970" w:author="Qizhou Duan" w:date="2024-06-21T12:10:00Z">
                <w:pPr>
                  <w:suppressAutoHyphens w:val="0"/>
                  <w:spacing w:before="150" w:after="150" w:line="240" w:lineRule="auto"/>
                  <w:jc w:val="right"/>
                </w:pPr>
              </w:pPrChange>
            </w:pPr>
            <w:ins w:id="1971" w:author="Qizhou Duan" w:date="2024-06-21T12:09:00Z">
              <w:r w:rsidRPr="003638E3">
                <w:rPr>
                  <w:rFonts w:ascii="Times New Roman" w:eastAsia="Times New Roman" w:hAnsi="Times New Roman" w:cs="Times New Roman"/>
                  <w:color w:val="222222"/>
                  <w:sz w:val="16"/>
                  <w:szCs w:val="16"/>
                  <w:lang w:eastAsia="zh-CN"/>
                  <w:rPrChange w:id="1972" w:author="Qizhou Duan" w:date="2024-06-21T12:09:00Z">
                    <w:rPr>
                      <w:rFonts w:ascii="Cambria" w:eastAsia="Times New Roman" w:hAnsi="Cambria" w:cs="Times New Roman"/>
                      <w:color w:val="222222"/>
                      <w:sz w:val="23"/>
                      <w:szCs w:val="23"/>
                      <w:lang w:eastAsia="zh-CN"/>
                    </w:rPr>
                  </w:rPrChange>
                </w:rPr>
                <w:t>19.91</w:t>
              </w:r>
            </w:ins>
          </w:p>
        </w:tc>
      </w:tr>
      <w:tr w:rsidR="003638E3" w:rsidRPr="003638E3" w14:paraId="50CA9232" w14:textId="77777777" w:rsidTr="003638E3">
        <w:trPr>
          <w:ins w:id="1973" w:author="Qizhou Duan" w:date="2024-06-21T12:09:00Z"/>
        </w:trPr>
        <w:tc>
          <w:tcPr>
            <w:tcW w:w="0" w:type="auto"/>
            <w:shd w:val="clear" w:color="auto" w:fill="auto"/>
            <w:tcMar>
              <w:top w:w="0" w:type="dxa"/>
              <w:left w:w="75" w:type="dxa"/>
              <w:bottom w:w="0" w:type="dxa"/>
              <w:right w:w="75" w:type="dxa"/>
            </w:tcMar>
            <w:vAlign w:val="center"/>
            <w:hideMark/>
          </w:tcPr>
          <w:p w14:paraId="25825526" w14:textId="77777777" w:rsidR="003638E3" w:rsidRPr="003638E3" w:rsidRDefault="003638E3" w:rsidP="003638E3">
            <w:pPr>
              <w:suppressAutoHyphens w:val="0"/>
              <w:spacing w:before="150" w:after="150" w:line="240" w:lineRule="auto"/>
              <w:jc w:val="center"/>
              <w:rPr>
                <w:ins w:id="1974" w:author="Qizhou Duan" w:date="2024-06-21T12:09:00Z"/>
                <w:rFonts w:ascii="Times New Roman" w:eastAsia="Times New Roman" w:hAnsi="Times New Roman" w:cs="Times New Roman"/>
                <w:color w:val="222222"/>
                <w:sz w:val="16"/>
                <w:szCs w:val="16"/>
                <w:lang w:eastAsia="zh-CN"/>
                <w:rPrChange w:id="1975" w:author="Qizhou Duan" w:date="2024-06-21T12:09:00Z">
                  <w:rPr>
                    <w:ins w:id="1976" w:author="Qizhou Duan" w:date="2024-06-21T12:09:00Z"/>
                    <w:rFonts w:ascii="Cambria" w:eastAsia="Times New Roman" w:hAnsi="Cambria" w:cs="Times New Roman"/>
                    <w:color w:val="222222"/>
                    <w:sz w:val="23"/>
                    <w:szCs w:val="23"/>
                    <w:lang w:eastAsia="zh-CN"/>
                  </w:rPr>
                </w:rPrChange>
              </w:rPr>
              <w:pPrChange w:id="1977" w:author="Qizhou Duan" w:date="2024-06-21T12:10:00Z">
                <w:pPr>
                  <w:suppressAutoHyphens w:val="0"/>
                  <w:spacing w:before="150" w:after="150" w:line="240" w:lineRule="auto"/>
                </w:pPr>
              </w:pPrChange>
            </w:pPr>
            <w:ins w:id="1978" w:author="Qizhou Duan" w:date="2024-06-21T12:09:00Z">
              <w:r w:rsidRPr="003638E3">
                <w:rPr>
                  <w:rFonts w:ascii="Times New Roman" w:eastAsia="Times New Roman" w:hAnsi="Times New Roman" w:cs="Times New Roman"/>
                  <w:color w:val="222222"/>
                  <w:sz w:val="16"/>
                  <w:szCs w:val="16"/>
                  <w:lang w:eastAsia="zh-CN"/>
                  <w:rPrChange w:id="1979" w:author="Qizhou Duan" w:date="2024-06-21T12:09:00Z">
                    <w:rPr>
                      <w:rFonts w:ascii="Cambria" w:eastAsia="Times New Roman" w:hAnsi="Cambria" w:cs="Times New Roman"/>
                      <w:color w:val="222222"/>
                      <w:sz w:val="23"/>
                      <w:szCs w:val="23"/>
                      <w:lang w:eastAsia="zh-CN"/>
                    </w:rPr>
                  </w:rPrChange>
                </w:rPr>
                <w:t>Aggar et al. (2022)</w:t>
              </w:r>
            </w:ins>
          </w:p>
        </w:tc>
        <w:tc>
          <w:tcPr>
            <w:tcW w:w="0" w:type="auto"/>
            <w:shd w:val="clear" w:color="auto" w:fill="auto"/>
            <w:tcMar>
              <w:top w:w="0" w:type="dxa"/>
              <w:left w:w="75" w:type="dxa"/>
              <w:bottom w:w="0" w:type="dxa"/>
              <w:right w:w="75" w:type="dxa"/>
            </w:tcMar>
            <w:vAlign w:val="center"/>
            <w:hideMark/>
          </w:tcPr>
          <w:p w14:paraId="14096681" w14:textId="77777777" w:rsidR="003638E3" w:rsidRPr="003638E3" w:rsidRDefault="003638E3" w:rsidP="003638E3">
            <w:pPr>
              <w:suppressAutoHyphens w:val="0"/>
              <w:spacing w:before="150" w:after="150" w:line="240" w:lineRule="auto"/>
              <w:jc w:val="center"/>
              <w:rPr>
                <w:ins w:id="1980" w:author="Qizhou Duan" w:date="2024-06-21T12:09:00Z"/>
                <w:rFonts w:ascii="Times New Roman" w:eastAsia="Times New Roman" w:hAnsi="Times New Roman" w:cs="Times New Roman"/>
                <w:color w:val="222222"/>
                <w:sz w:val="16"/>
                <w:szCs w:val="16"/>
                <w:lang w:eastAsia="zh-CN"/>
                <w:rPrChange w:id="1981" w:author="Qizhou Duan" w:date="2024-06-21T12:09:00Z">
                  <w:rPr>
                    <w:ins w:id="1982" w:author="Qizhou Duan" w:date="2024-06-21T12:09:00Z"/>
                    <w:rFonts w:ascii="Cambria" w:eastAsia="Times New Roman" w:hAnsi="Cambria" w:cs="Times New Roman"/>
                    <w:color w:val="222222"/>
                    <w:sz w:val="23"/>
                    <w:szCs w:val="23"/>
                    <w:lang w:eastAsia="zh-CN"/>
                  </w:rPr>
                </w:rPrChange>
              </w:rPr>
              <w:pPrChange w:id="1983" w:author="Qizhou Duan" w:date="2024-06-21T12:10:00Z">
                <w:pPr>
                  <w:suppressAutoHyphens w:val="0"/>
                  <w:spacing w:before="150" w:after="150" w:line="240" w:lineRule="auto"/>
                  <w:jc w:val="right"/>
                </w:pPr>
              </w:pPrChange>
            </w:pPr>
            <w:ins w:id="1984" w:author="Qizhou Duan" w:date="2024-06-21T12:09:00Z">
              <w:r w:rsidRPr="003638E3">
                <w:rPr>
                  <w:rFonts w:ascii="Times New Roman" w:eastAsia="Times New Roman" w:hAnsi="Times New Roman" w:cs="Times New Roman"/>
                  <w:color w:val="222222"/>
                  <w:sz w:val="16"/>
                  <w:szCs w:val="16"/>
                  <w:lang w:eastAsia="zh-CN"/>
                  <w:rPrChange w:id="1985" w:author="Qizhou Duan" w:date="2024-06-21T12:09:00Z">
                    <w:rPr>
                      <w:rFonts w:ascii="Cambria" w:eastAsia="Times New Roman" w:hAnsi="Cambria" w:cs="Times New Roman"/>
                      <w:color w:val="222222"/>
                      <w:sz w:val="23"/>
                      <w:szCs w:val="23"/>
                      <w:lang w:eastAsia="zh-CN"/>
                    </w:rPr>
                  </w:rPrChange>
                </w:rPr>
                <w:t>767</w:t>
              </w:r>
            </w:ins>
          </w:p>
        </w:tc>
        <w:tc>
          <w:tcPr>
            <w:tcW w:w="0" w:type="auto"/>
            <w:shd w:val="clear" w:color="auto" w:fill="auto"/>
            <w:tcMar>
              <w:top w:w="0" w:type="dxa"/>
              <w:left w:w="75" w:type="dxa"/>
              <w:bottom w:w="0" w:type="dxa"/>
              <w:right w:w="75" w:type="dxa"/>
            </w:tcMar>
            <w:vAlign w:val="center"/>
            <w:hideMark/>
          </w:tcPr>
          <w:p w14:paraId="47AE1238" w14:textId="77777777" w:rsidR="003638E3" w:rsidRPr="003638E3" w:rsidRDefault="003638E3" w:rsidP="003638E3">
            <w:pPr>
              <w:suppressAutoHyphens w:val="0"/>
              <w:spacing w:before="150" w:after="150" w:line="240" w:lineRule="auto"/>
              <w:jc w:val="center"/>
              <w:rPr>
                <w:ins w:id="1986" w:author="Qizhou Duan" w:date="2024-06-21T12:09:00Z"/>
                <w:rFonts w:ascii="Times New Roman" w:eastAsia="Times New Roman" w:hAnsi="Times New Roman" w:cs="Times New Roman"/>
                <w:color w:val="222222"/>
                <w:sz w:val="16"/>
                <w:szCs w:val="16"/>
                <w:lang w:eastAsia="zh-CN"/>
                <w:rPrChange w:id="1987" w:author="Qizhou Duan" w:date="2024-06-21T12:09:00Z">
                  <w:rPr>
                    <w:ins w:id="1988" w:author="Qizhou Duan" w:date="2024-06-21T12:09:00Z"/>
                    <w:rFonts w:ascii="Cambria" w:eastAsia="Times New Roman" w:hAnsi="Cambria" w:cs="Times New Roman"/>
                    <w:color w:val="222222"/>
                    <w:sz w:val="23"/>
                    <w:szCs w:val="23"/>
                    <w:lang w:eastAsia="zh-CN"/>
                  </w:rPr>
                </w:rPrChange>
              </w:rPr>
              <w:pPrChange w:id="1989" w:author="Qizhou Duan" w:date="2024-06-21T12:10:00Z">
                <w:pPr>
                  <w:suppressAutoHyphens w:val="0"/>
                  <w:spacing w:before="150" w:after="150" w:line="240" w:lineRule="auto"/>
                  <w:jc w:val="right"/>
                </w:pPr>
              </w:pPrChange>
            </w:pPr>
            <w:ins w:id="1990" w:author="Qizhou Duan" w:date="2024-06-21T12:09:00Z">
              <w:r w:rsidRPr="003638E3">
                <w:rPr>
                  <w:rFonts w:ascii="Times New Roman" w:eastAsia="Times New Roman" w:hAnsi="Times New Roman" w:cs="Times New Roman"/>
                  <w:color w:val="222222"/>
                  <w:sz w:val="16"/>
                  <w:szCs w:val="16"/>
                  <w:lang w:eastAsia="zh-CN"/>
                  <w:rPrChange w:id="1991" w:author="Qizhou Duan" w:date="2024-06-21T12:09:00Z">
                    <w:rPr>
                      <w:rFonts w:ascii="Cambria" w:eastAsia="Times New Roman" w:hAnsi="Cambria" w:cs="Times New Roman"/>
                      <w:color w:val="222222"/>
                      <w:sz w:val="23"/>
                      <w:szCs w:val="23"/>
                      <w:lang w:eastAsia="zh-CN"/>
                    </w:rPr>
                  </w:rPrChange>
                </w:rPr>
                <w:t>45.36</w:t>
              </w:r>
            </w:ins>
          </w:p>
        </w:tc>
        <w:tc>
          <w:tcPr>
            <w:tcW w:w="0" w:type="auto"/>
            <w:shd w:val="clear" w:color="auto" w:fill="auto"/>
            <w:tcMar>
              <w:top w:w="0" w:type="dxa"/>
              <w:left w:w="75" w:type="dxa"/>
              <w:bottom w:w="0" w:type="dxa"/>
              <w:right w:w="75" w:type="dxa"/>
            </w:tcMar>
            <w:vAlign w:val="center"/>
            <w:hideMark/>
          </w:tcPr>
          <w:p w14:paraId="7BFDC063" w14:textId="77777777" w:rsidR="003638E3" w:rsidRPr="003638E3" w:rsidRDefault="003638E3" w:rsidP="003638E3">
            <w:pPr>
              <w:suppressAutoHyphens w:val="0"/>
              <w:spacing w:before="150" w:after="150" w:line="240" w:lineRule="auto"/>
              <w:jc w:val="center"/>
              <w:rPr>
                <w:ins w:id="1992" w:author="Qizhou Duan" w:date="2024-06-21T12:09:00Z"/>
                <w:rFonts w:ascii="Times New Roman" w:eastAsia="Times New Roman" w:hAnsi="Times New Roman" w:cs="Times New Roman"/>
                <w:color w:val="222222"/>
                <w:sz w:val="16"/>
                <w:szCs w:val="16"/>
                <w:lang w:eastAsia="zh-CN"/>
                <w:rPrChange w:id="1993" w:author="Qizhou Duan" w:date="2024-06-21T12:09:00Z">
                  <w:rPr>
                    <w:ins w:id="1994" w:author="Qizhou Duan" w:date="2024-06-21T12:09:00Z"/>
                    <w:rFonts w:ascii="Cambria" w:eastAsia="Times New Roman" w:hAnsi="Cambria" w:cs="Times New Roman"/>
                    <w:color w:val="222222"/>
                    <w:sz w:val="23"/>
                    <w:szCs w:val="23"/>
                    <w:lang w:eastAsia="zh-CN"/>
                  </w:rPr>
                </w:rPrChange>
              </w:rPr>
              <w:pPrChange w:id="1995" w:author="Qizhou Duan" w:date="2024-06-21T12:10:00Z">
                <w:pPr>
                  <w:suppressAutoHyphens w:val="0"/>
                  <w:spacing w:before="150" w:after="150" w:line="240" w:lineRule="auto"/>
                  <w:jc w:val="right"/>
                </w:pPr>
              </w:pPrChange>
            </w:pPr>
            <w:ins w:id="1996" w:author="Qizhou Duan" w:date="2024-06-21T12:09:00Z">
              <w:r w:rsidRPr="003638E3">
                <w:rPr>
                  <w:rFonts w:ascii="Times New Roman" w:eastAsia="Times New Roman" w:hAnsi="Times New Roman" w:cs="Times New Roman"/>
                  <w:color w:val="222222"/>
                  <w:sz w:val="16"/>
                  <w:szCs w:val="16"/>
                  <w:lang w:eastAsia="zh-CN"/>
                  <w:rPrChange w:id="1997" w:author="Qizhou Duan" w:date="2024-06-21T12:09:00Z">
                    <w:rPr>
                      <w:rFonts w:ascii="Cambria" w:eastAsia="Times New Roman" w:hAnsi="Cambria" w:cs="Times New Roman"/>
                      <w:color w:val="222222"/>
                      <w:sz w:val="23"/>
                      <w:szCs w:val="23"/>
                      <w:lang w:eastAsia="zh-CN"/>
                    </w:rPr>
                  </w:rPrChange>
                </w:rPr>
                <w:t>24.61</w:t>
              </w:r>
            </w:ins>
          </w:p>
        </w:tc>
      </w:tr>
    </w:tbl>
    <w:p w14:paraId="4E302106" w14:textId="77777777" w:rsidR="003638E3" w:rsidRPr="003638E3" w:rsidRDefault="003638E3" w:rsidP="003638E3">
      <w:pPr>
        <w:spacing w:after="0" w:line="480" w:lineRule="auto"/>
        <w:jc w:val="center"/>
        <w:rPr>
          <w:rFonts w:ascii="Times New Roman" w:hAnsi="Times New Roman" w:cs="Times New Roman"/>
          <w:b/>
          <w:bCs/>
          <w:sz w:val="16"/>
          <w:szCs w:val="16"/>
          <w:rPrChange w:id="1998" w:author="Qizhou Duan" w:date="2024-06-21T12:09:00Z">
            <w:rPr>
              <w:rFonts w:ascii="Times New Roman" w:hAnsi="Times New Roman" w:cs="Times New Roman"/>
              <w:b/>
              <w:bCs/>
              <w:sz w:val="18"/>
              <w:szCs w:val="18"/>
            </w:rPr>
          </w:rPrChange>
        </w:rPr>
        <w:pPrChange w:id="1999" w:author="Qizhou Duan" w:date="2024-06-21T12:10:00Z">
          <w:pPr>
            <w:spacing w:after="0" w:line="480" w:lineRule="auto"/>
          </w:pPr>
        </w:pPrChange>
      </w:pPr>
    </w:p>
    <w:p w14:paraId="4221CD79" w14:textId="77777777" w:rsidR="00F6578E" w:rsidRPr="00BF2773" w:rsidRDefault="00F6578E" w:rsidP="00F6578E">
      <w:pPr>
        <w:suppressAutoHyphens w:val="0"/>
        <w:rPr>
          <w:rFonts w:ascii="Times New Roman" w:hAnsi="Times New Roman" w:cs="Times New Roman"/>
          <w:sz w:val="16"/>
          <w:szCs w:val="16"/>
        </w:rPr>
      </w:pPr>
      <w:r w:rsidRPr="00BF2773">
        <w:rPr>
          <w:rFonts w:ascii="Times New Roman" w:hAnsi="Times New Roman" w:cs="Times New Roman"/>
          <w:sz w:val="16"/>
          <w:szCs w:val="16"/>
        </w:rPr>
        <w:br w:type="page"/>
      </w:r>
    </w:p>
    <w:p w14:paraId="25D48369"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59"/>
        <w:gridCol w:w="1519"/>
        <w:gridCol w:w="671"/>
        <w:gridCol w:w="771"/>
        <w:gridCol w:w="723"/>
        <w:gridCol w:w="1559"/>
        <w:gridCol w:w="1718"/>
        <w:gridCol w:w="1163"/>
      </w:tblGrid>
      <w:tr w:rsidR="00F6578E" w:rsidRPr="00BF2773" w14:paraId="58E3635F" w14:textId="77777777" w:rsidTr="0061012A">
        <w:trPr>
          <w:trHeight w:val="426"/>
        </w:trPr>
        <w:tc>
          <w:tcPr>
            <w:tcW w:w="2578" w:type="dxa"/>
            <w:gridSpan w:val="2"/>
          </w:tcPr>
          <w:p w14:paraId="64C20E90" w14:textId="77777777" w:rsidR="00F6578E" w:rsidRPr="00BF2773" w:rsidRDefault="00F6578E" w:rsidP="0061012A">
            <w:pPr>
              <w:spacing w:after="0" w:line="480" w:lineRule="auto"/>
              <w:jc w:val="center"/>
              <w:rPr>
                <w:rFonts w:ascii="Times New Roman" w:hAnsi="Times New Roman" w:cs="Times New Roman"/>
                <w:b/>
                <w:bCs/>
                <w:sz w:val="18"/>
                <w:szCs w:val="18"/>
              </w:rPr>
            </w:pPr>
            <w:r w:rsidRPr="00BF2773">
              <w:rPr>
                <w:rFonts w:ascii="Times New Roman" w:hAnsi="Times New Roman" w:cs="Times New Roman"/>
                <w:b/>
                <w:bCs/>
                <w:sz w:val="18"/>
                <w:szCs w:val="18"/>
              </w:rPr>
              <w:t>Random Effects Model (k=30)</w:t>
            </w:r>
          </w:p>
        </w:tc>
        <w:tc>
          <w:tcPr>
            <w:tcW w:w="655" w:type="dxa"/>
          </w:tcPr>
          <w:p w14:paraId="03B585BB" w14:textId="77777777" w:rsidR="00F6578E" w:rsidRPr="00BF2773" w:rsidRDefault="00F6578E" w:rsidP="0061012A">
            <w:pPr>
              <w:spacing w:after="0" w:line="480" w:lineRule="auto"/>
              <w:jc w:val="center"/>
              <w:rPr>
                <w:rFonts w:ascii="Times New Roman" w:hAnsi="Times New Roman" w:cs="Times New Roman"/>
                <w:sz w:val="18"/>
                <w:szCs w:val="18"/>
              </w:rPr>
            </w:pPr>
          </w:p>
        </w:tc>
        <w:tc>
          <w:tcPr>
            <w:tcW w:w="753" w:type="dxa"/>
          </w:tcPr>
          <w:p w14:paraId="65D7FB1F" w14:textId="77777777" w:rsidR="00F6578E" w:rsidRPr="00BF2773" w:rsidRDefault="00F6578E" w:rsidP="0061012A">
            <w:pPr>
              <w:spacing w:after="0" w:line="480" w:lineRule="auto"/>
              <w:jc w:val="center"/>
              <w:rPr>
                <w:rFonts w:ascii="Times New Roman" w:hAnsi="Times New Roman" w:cs="Times New Roman"/>
                <w:sz w:val="18"/>
                <w:szCs w:val="18"/>
              </w:rPr>
            </w:pPr>
          </w:p>
        </w:tc>
        <w:tc>
          <w:tcPr>
            <w:tcW w:w="706" w:type="dxa"/>
          </w:tcPr>
          <w:p w14:paraId="29C9CA33" w14:textId="77777777" w:rsidR="00F6578E" w:rsidRPr="00BF2773" w:rsidRDefault="00F6578E" w:rsidP="0061012A">
            <w:pPr>
              <w:spacing w:after="0" w:line="480" w:lineRule="auto"/>
              <w:jc w:val="center"/>
              <w:rPr>
                <w:rFonts w:ascii="Times New Roman" w:hAnsi="Times New Roman" w:cs="Times New Roman"/>
                <w:sz w:val="18"/>
                <w:szCs w:val="18"/>
              </w:rPr>
            </w:pPr>
          </w:p>
        </w:tc>
        <w:tc>
          <w:tcPr>
            <w:tcW w:w="1559" w:type="dxa"/>
          </w:tcPr>
          <w:p w14:paraId="3D5EDC9F" w14:textId="77777777" w:rsidR="00F6578E" w:rsidRPr="00BF2773" w:rsidRDefault="00F6578E" w:rsidP="0061012A">
            <w:pPr>
              <w:spacing w:after="0" w:line="480" w:lineRule="auto"/>
              <w:jc w:val="center"/>
              <w:rPr>
                <w:rFonts w:ascii="Times New Roman" w:hAnsi="Times New Roman" w:cs="Times New Roman"/>
                <w:sz w:val="18"/>
                <w:szCs w:val="18"/>
              </w:rPr>
            </w:pPr>
          </w:p>
        </w:tc>
        <w:tc>
          <w:tcPr>
            <w:tcW w:w="1718" w:type="dxa"/>
          </w:tcPr>
          <w:p w14:paraId="7B428E49" w14:textId="77777777" w:rsidR="00F6578E" w:rsidRPr="00BF2773" w:rsidRDefault="00F6578E" w:rsidP="0061012A">
            <w:pPr>
              <w:spacing w:after="0" w:line="480" w:lineRule="auto"/>
              <w:jc w:val="center"/>
              <w:rPr>
                <w:rFonts w:ascii="Times New Roman" w:hAnsi="Times New Roman" w:cs="Times New Roman"/>
                <w:sz w:val="18"/>
                <w:szCs w:val="18"/>
              </w:rPr>
            </w:pPr>
          </w:p>
        </w:tc>
        <w:tc>
          <w:tcPr>
            <w:tcW w:w="1163" w:type="dxa"/>
          </w:tcPr>
          <w:p w14:paraId="43596E25" w14:textId="77777777" w:rsidR="00F6578E" w:rsidRPr="00BF2773" w:rsidRDefault="00F6578E" w:rsidP="0061012A">
            <w:pPr>
              <w:spacing w:after="0" w:line="480" w:lineRule="auto"/>
              <w:jc w:val="center"/>
              <w:rPr>
                <w:rFonts w:ascii="Times New Roman" w:hAnsi="Times New Roman" w:cs="Times New Roman"/>
                <w:sz w:val="18"/>
                <w:szCs w:val="18"/>
              </w:rPr>
            </w:pPr>
          </w:p>
        </w:tc>
      </w:tr>
      <w:tr w:rsidR="00F6578E" w:rsidRPr="00BF2773" w14:paraId="11093076" w14:textId="77777777" w:rsidTr="0061012A">
        <w:trPr>
          <w:trHeight w:val="426"/>
        </w:trPr>
        <w:tc>
          <w:tcPr>
            <w:tcW w:w="1059" w:type="dxa"/>
          </w:tcPr>
          <w:p w14:paraId="26681CDD" w14:textId="77777777" w:rsidR="00F6578E" w:rsidRPr="00BF2773" w:rsidRDefault="00F6578E" w:rsidP="0061012A">
            <w:pPr>
              <w:spacing w:after="0" w:line="480" w:lineRule="auto"/>
              <w:jc w:val="center"/>
              <w:rPr>
                <w:rFonts w:ascii="Times New Roman" w:hAnsi="Times New Roman" w:cs="Times New Roman"/>
                <w:b/>
                <w:bCs/>
                <w:sz w:val="18"/>
                <w:szCs w:val="18"/>
              </w:rPr>
            </w:pPr>
          </w:p>
        </w:tc>
        <w:tc>
          <w:tcPr>
            <w:tcW w:w="1519" w:type="dxa"/>
          </w:tcPr>
          <w:p w14:paraId="03280C9A"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Estimate</w:t>
            </w:r>
          </w:p>
        </w:tc>
        <w:tc>
          <w:tcPr>
            <w:tcW w:w="655" w:type="dxa"/>
          </w:tcPr>
          <w:p w14:paraId="327819E8"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se</w:t>
            </w:r>
          </w:p>
        </w:tc>
        <w:tc>
          <w:tcPr>
            <w:tcW w:w="753" w:type="dxa"/>
          </w:tcPr>
          <w:p w14:paraId="4486A855"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Z</w:t>
            </w:r>
          </w:p>
        </w:tc>
        <w:tc>
          <w:tcPr>
            <w:tcW w:w="706" w:type="dxa"/>
          </w:tcPr>
          <w:p w14:paraId="7CF4A78E"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p</w:t>
            </w:r>
          </w:p>
        </w:tc>
        <w:tc>
          <w:tcPr>
            <w:tcW w:w="1559" w:type="dxa"/>
          </w:tcPr>
          <w:p w14:paraId="50CCFB41"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CI Lower Bound</w:t>
            </w:r>
          </w:p>
        </w:tc>
        <w:tc>
          <w:tcPr>
            <w:tcW w:w="1718" w:type="dxa"/>
          </w:tcPr>
          <w:p w14:paraId="62CFD270"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CI Upper Bound</w:t>
            </w:r>
          </w:p>
        </w:tc>
        <w:tc>
          <w:tcPr>
            <w:tcW w:w="1163" w:type="dxa"/>
          </w:tcPr>
          <w:p w14:paraId="59C90D1E" w14:textId="77777777" w:rsidR="00F6578E" w:rsidRPr="00BF2773" w:rsidRDefault="00F6578E" w:rsidP="0061012A">
            <w:pPr>
              <w:spacing w:after="0" w:line="480" w:lineRule="auto"/>
              <w:jc w:val="center"/>
              <w:rPr>
                <w:rFonts w:ascii="Times New Roman" w:hAnsi="Times New Roman" w:cs="Times New Roman"/>
                <w:b/>
                <w:bCs/>
                <w:sz w:val="18"/>
                <w:szCs w:val="18"/>
              </w:rPr>
            </w:pPr>
          </w:p>
        </w:tc>
      </w:tr>
      <w:tr w:rsidR="00F6578E" w:rsidRPr="00BF2773" w14:paraId="06C54DB3" w14:textId="77777777" w:rsidTr="0061012A">
        <w:trPr>
          <w:trHeight w:val="565"/>
        </w:trPr>
        <w:tc>
          <w:tcPr>
            <w:tcW w:w="1059" w:type="dxa"/>
          </w:tcPr>
          <w:p w14:paraId="2894DC4F"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Intercept</w:t>
            </w:r>
          </w:p>
        </w:tc>
        <w:tc>
          <w:tcPr>
            <w:tcW w:w="1519" w:type="dxa"/>
          </w:tcPr>
          <w:p w14:paraId="71D49A70"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0.75</w:t>
            </w:r>
          </w:p>
        </w:tc>
        <w:tc>
          <w:tcPr>
            <w:tcW w:w="655" w:type="dxa"/>
          </w:tcPr>
          <w:p w14:paraId="0435AF6E"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0.15</w:t>
            </w:r>
          </w:p>
        </w:tc>
        <w:tc>
          <w:tcPr>
            <w:tcW w:w="753" w:type="dxa"/>
          </w:tcPr>
          <w:p w14:paraId="1A97C270"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4.92</w:t>
            </w:r>
          </w:p>
        </w:tc>
        <w:tc>
          <w:tcPr>
            <w:tcW w:w="706" w:type="dxa"/>
          </w:tcPr>
          <w:p w14:paraId="4B0B145C"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&lt;.0001</w:t>
            </w:r>
          </w:p>
        </w:tc>
        <w:tc>
          <w:tcPr>
            <w:tcW w:w="1559" w:type="dxa"/>
          </w:tcPr>
          <w:p w14:paraId="0318E6D1"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0.45</w:t>
            </w:r>
          </w:p>
        </w:tc>
        <w:tc>
          <w:tcPr>
            <w:tcW w:w="1718" w:type="dxa"/>
          </w:tcPr>
          <w:p w14:paraId="6D5B87C9"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1.05</w:t>
            </w:r>
          </w:p>
        </w:tc>
        <w:tc>
          <w:tcPr>
            <w:tcW w:w="1163" w:type="dxa"/>
          </w:tcPr>
          <w:p w14:paraId="6B751C23" w14:textId="77777777" w:rsidR="00F6578E" w:rsidRPr="00BF2773" w:rsidRDefault="00F6578E" w:rsidP="0061012A">
            <w:pPr>
              <w:spacing w:after="0" w:line="480" w:lineRule="auto"/>
              <w:jc w:val="center"/>
              <w:rPr>
                <w:rFonts w:ascii="Times New Roman" w:hAnsi="Times New Roman" w:cs="Times New Roman"/>
                <w:b/>
                <w:bCs/>
                <w:sz w:val="24"/>
                <w:szCs w:val="24"/>
              </w:rPr>
            </w:pPr>
          </w:p>
        </w:tc>
      </w:tr>
      <w:tr w:rsidR="00F6578E" w:rsidRPr="00BF2773" w14:paraId="10A5E1FE" w14:textId="77777777" w:rsidTr="0061012A">
        <w:trPr>
          <w:trHeight w:val="565"/>
        </w:trPr>
        <w:tc>
          <w:tcPr>
            <w:tcW w:w="2578" w:type="dxa"/>
            <w:gridSpan w:val="2"/>
          </w:tcPr>
          <w:p w14:paraId="5A427D8E"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Heterogeneity Statistics</w:t>
            </w:r>
          </w:p>
        </w:tc>
        <w:tc>
          <w:tcPr>
            <w:tcW w:w="655" w:type="dxa"/>
          </w:tcPr>
          <w:p w14:paraId="43D78CE6"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753" w:type="dxa"/>
          </w:tcPr>
          <w:p w14:paraId="3F452501"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706" w:type="dxa"/>
          </w:tcPr>
          <w:p w14:paraId="5AA95BD9"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1559" w:type="dxa"/>
          </w:tcPr>
          <w:p w14:paraId="2E356E6C"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1718" w:type="dxa"/>
          </w:tcPr>
          <w:p w14:paraId="52D9EFDD"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1163" w:type="dxa"/>
          </w:tcPr>
          <w:p w14:paraId="0DD3C7D5" w14:textId="77777777" w:rsidR="00F6578E" w:rsidRPr="00BF2773" w:rsidRDefault="00F6578E" w:rsidP="0061012A">
            <w:pPr>
              <w:spacing w:after="0" w:line="480" w:lineRule="auto"/>
              <w:jc w:val="center"/>
              <w:rPr>
                <w:rFonts w:ascii="Times New Roman" w:hAnsi="Times New Roman" w:cs="Times New Roman"/>
                <w:b/>
                <w:bCs/>
                <w:sz w:val="24"/>
                <w:szCs w:val="24"/>
              </w:rPr>
            </w:pPr>
          </w:p>
        </w:tc>
      </w:tr>
      <w:tr w:rsidR="00F6578E" w:rsidRPr="00BF2773" w14:paraId="11178310" w14:textId="77777777" w:rsidTr="0061012A">
        <w:trPr>
          <w:trHeight w:val="565"/>
        </w:trPr>
        <w:tc>
          <w:tcPr>
            <w:tcW w:w="1059" w:type="dxa"/>
          </w:tcPr>
          <w:p w14:paraId="46DB75CF"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1519" w:type="dxa"/>
          </w:tcPr>
          <w:p w14:paraId="6C436A4D"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Tau</w:t>
            </w:r>
          </w:p>
        </w:tc>
        <w:tc>
          <w:tcPr>
            <w:tcW w:w="655" w:type="dxa"/>
          </w:tcPr>
          <w:p w14:paraId="7151FF96"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Tau^2</w:t>
            </w:r>
          </w:p>
        </w:tc>
        <w:tc>
          <w:tcPr>
            <w:tcW w:w="753" w:type="dxa"/>
          </w:tcPr>
          <w:p w14:paraId="71C701D2"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I^2</w:t>
            </w:r>
          </w:p>
        </w:tc>
        <w:tc>
          <w:tcPr>
            <w:tcW w:w="706" w:type="dxa"/>
          </w:tcPr>
          <w:p w14:paraId="7A9DB784"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H^2</w:t>
            </w:r>
          </w:p>
        </w:tc>
        <w:tc>
          <w:tcPr>
            <w:tcW w:w="1559" w:type="dxa"/>
          </w:tcPr>
          <w:p w14:paraId="0F964841"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df</w:t>
            </w:r>
          </w:p>
        </w:tc>
        <w:tc>
          <w:tcPr>
            <w:tcW w:w="1718" w:type="dxa"/>
          </w:tcPr>
          <w:p w14:paraId="135E9E7D"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Q</w:t>
            </w:r>
          </w:p>
        </w:tc>
        <w:tc>
          <w:tcPr>
            <w:tcW w:w="1163" w:type="dxa"/>
          </w:tcPr>
          <w:p w14:paraId="2FF2CFB8"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p</w:t>
            </w:r>
          </w:p>
        </w:tc>
      </w:tr>
      <w:tr w:rsidR="00F6578E" w:rsidRPr="00BF2773" w14:paraId="1087816A" w14:textId="77777777" w:rsidTr="0061012A">
        <w:trPr>
          <w:trHeight w:val="565"/>
        </w:trPr>
        <w:tc>
          <w:tcPr>
            <w:tcW w:w="1059" w:type="dxa"/>
          </w:tcPr>
          <w:p w14:paraId="4E0BBFA6" w14:textId="77777777" w:rsidR="00F6578E" w:rsidRPr="00BF2773" w:rsidRDefault="00F6578E" w:rsidP="0061012A">
            <w:pPr>
              <w:spacing w:after="0" w:line="480" w:lineRule="auto"/>
              <w:jc w:val="center"/>
              <w:rPr>
                <w:rFonts w:ascii="Times New Roman" w:hAnsi="Times New Roman" w:cs="Times New Roman"/>
                <w:b/>
                <w:bCs/>
                <w:sz w:val="24"/>
                <w:szCs w:val="24"/>
              </w:rPr>
            </w:pPr>
          </w:p>
        </w:tc>
        <w:tc>
          <w:tcPr>
            <w:tcW w:w="1519" w:type="dxa"/>
          </w:tcPr>
          <w:p w14:paraId="33C41E0B"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0.83</w:t>
            </w:r>
          </w:p>
        </w:tc>
        <w:tc>
          <w:tcPr>
            <w:tcW w:w="655" w:type="dxa"/>
          </w:tcPr>
          <w:p w14:paraId="05C16491"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0.69</w:t>
            </w:r>
          </w:p>
        </w:tc>
        <w:tc>
          <w:tcPr>
            <w:tcW w:w="753" w:type="dxa"/>
          </w:tcPr>
          <w:p w14:paraId="673BB69C"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99.72%</w:t>
            </w:r>
          </w:p>
        </w:tc>
        <w:tc>
          <w:tcPr>
            <w:tcW w:w="706" w:type="dxa"/>
          </w:tcPr>
          <w:p w14:paraId="78D977C1"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352.96</w:t>
            </w:r>
          </w:p>
        </w:tc>
        <w:tc>
          <w:tcPr>
            <w:tcW w:w="1559" w:type="dxa"/>
          </w:tcPr>
          <w:p w14:paraId="49D41555"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29</w:t>
            </w:r>
          </w:p>
        </w:tc>
        <w:tc>
          <w:tcPr>
            <w:tcW w:w="1718" w:type="dxa"/>
          </w:tcPr>
          <w:p w14:paraId="68433F35"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6174.90</w:t>
            </w:r>
          </w:p>
        </w:tc>
        <w:tc>
          <w:tcPr>
            <w:tcW w:w="1163" w:type="dxa"/>
          </w:tcPr>
          <w:p w14:paraId="76DCD294" w14:textId="77777777" w:rsidR="00F6578E" w:rsidRPr="00BF2773" w:rsidRDefault="00F6578E" w:rsidP="0061012A">
            <w:pPr>
              <w:spacing w:after="0" w:line="480" w:lineRule="auto"/>
              <w:jc w:val="center"/>
              <w:rPr>
                <w:rFonts w:ascii="Times New Roman" w:hAnsi="Times New Roman" w:cs="Times New Roman"/>
                <w:sz w:val="18"/>
                <w:szCs w:val="18"/>
              </w:rPr>
            </w:pPr>
            <w:r w:rsidRPr="00BF2773">
              <w:rPr>
                <w:rFonts w:ascii="Times New Roman" w:hAnsi="Times New Roman" w:cs="Times New Roman"/>
                <w:sz w:val="18"/>
                <w:szCs w:val="18"/>
              </w:rPr>
              <w:t>&lt;.0001</w:t>
            </w:r>
          </w:p>
        </w:tc>
      </w:tr>
    </w:tbl>
    <w:p w14:paraId="397C668C"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476D4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DCA36E3"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19427FBA"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272AB96B" w14:textId="205E5E49" w:rsidR="00F6578E" w:rsidRPr="00BF2773" w:rsidRDefault="00F6578E" w:rsidP="00F6578E">
      <w:pPr>
        <w:suppressAutoHyphens w:val="0"/>
        <w:rPr>
          <w:rFonts w:ascii="Times New Roman" w:hAnsi="Times New Roman" w:cs="Times New Roman"/>
          <w:b/>
          <w:bCs/>
          <w:sz w:val="24"/>
          <w:szCs w:val="24"/>
        </w:rPr>
      </w:pPr>
      <w:del w:id="2000" w:author="Qizhou Duan" w:date="2024-06-21T12:14:00Z">
        <w:r w:rsidRPr="00BF2773" w:rsidDel="00525392">
          <w:rPr>
            <w:rFonts w:ascii="Times New Roman" w:hAnsi="Times New Roman" w:cs="Times New Roman"/>
            <w:b/>
            <w:bCs/>
            <w:noProof/>
            <w:sz w:val="24"/>
            <w:szCs w:val="24"/>
            <w:lang w:eastAsia="zh-CN"/>
          </w:rPr>
          <w:drawing>
            <wp:inline distT="0" distB="0" distL="0" distR="0" wp14:anchorId="70BC9CEC" wp14:editId="78FCE3DA">
              <wp:extent cx="5943600" cy="40589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del>
      <w:ins w:id="2001" w:author="Qizhou Duan" w:date="2024-06-21T12:14:00Z">
        <w:r w:rsidR="00525392">
          <w:rPr>
            <w:rFonts w:ascii="Times New Roman" w:hAnsi="Times New Roman" w:cs="Times New Roman"/>
            <w:b/>
            <w:bCs/>
            <w:noProof/>
            <w:sz w:val="24"/>
            <w:szCs w:val="24"/>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ins>
      <w:r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31675F73" w14:textId="77777777" w:rsidR="0042489F" w:rsidRPr="00BF2773" w:rsidRDefault="00F6578E" w:rsidP="00F6578E">
      <w:pPr>
        <w:suppressAutoHyphens w:val="0"/>
        <w:rPr>
          <w:ins w:id="2002" w:author="Qizhou Duan" w:date="2024-06-21T12:05:00Z"/>
          <w:rFonts w:ascii="Times New Roman" w:hAnsi="Times New Roman" w:cs="Times New Roman"/>
          <w:b/>
          <w:bCs/>
          <w:sz w:val="24"/>
          <w:szCs w:val="24"/>
        </w:rPr>
      </w:pPr>
      <w:del w:id="2003" w:author="Qizhou Duan" w:date="2024-06-21T12:05:00Z">
        <w:r w:rsidRPr="00BF2773" w:rsidDel="0042489F">
          <w:rPr>
            <w:rFonts w:ascii="Times New Roman" w:hAnsi="Times New Roman" w:cs="Times New Roman"/>
            <w:b/>
            <w:bCs/>
            <w:noProof/>
            <w:sz w:val="24"/>
            <w:szCs w:val="24"/>
            <w:lang w:eastAsia="zh-CN"/>
          </w:rPr>
          <w:drawing>
            <wp:inline distT="0" distB="0" distL="0" distR="0" wp14:anchorId="4DA59275" wp14:editId="57E8C361">
              <wp:extent cx="6425514" cy="43942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del>
    </w:p>
    <w:tbl>
      <w:tblPr>
        <w:tblW w:w="0" w:type="dxa"/>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2297"/>
        <w:gridCol w:w="892"/>
        <w:gridCol w:w="542"/>
        <w:gridCol w:w="666"/>
        <w:gridCol w:w="870"/>
        <w:gridCol w:w="1097"/>
        <w:gridCol w:w="622"/>
        <w:gridCol w:w="1422"/>
      </w:tblGrid>
      <w:tr w:rsidR="0042489F" w:rsidRPr="0042489F" w14:paraId="5A4C81AF" w14:textId="77777777" w:rsidTr="0042489F">
        <w:trPr>
          <w:tblHeader/>
          <w:ins w:id="2004" w:author="Qizhou Duan" w:date="2024-06-21T12:05:00Z"/>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65C587AE" w14:textId="77777777" w:rsidR="0042489F" w:rsidRPr="0042489F" w:rsidRDefault="0042489F" w:rsidP="0042489F">
            <w:pPr>
              <w:suppressAutoHyphens w:val="0"/>
              <w:spacing w:before="150" w:after="150" w:line="240" w:lineRule="auto"/>
              <w:rPr>
                <w:ins w:id="2005" w:author="Qizhou Duan" w:date="2024-06-21T12:05:00Z"/>
                <w:rFonts w:ascii="Times New Roman" w:eastAsia="Times New Roman" w:hAnsi="Times New Roman" w:cs="Times New Roman"/>
                <w:color w:val="222222"/>
                <w:sz w:val="16"/>
                <w:szCs w:val="16"/>
                <w:lang w:eastAsia="zh-CN"/>
                <w:rPrChange w:id="2006" w:author="Qizhou Duan" w:date="2024-06-21T12:05:00Z">
                  <w:rPr>
                    <w:ins w:id="2007" w:author="Qizhou Duan" w:date="2024-06-21T12:05:00Z"/>
                    <w:rFonts w:ascii="Cambria" w:eastAsia="Times New Roman" w:hAnsi="Cambria" w:cs="Times New Roman"/>
                    <w:color w:val="222222"/>
                    <w:sz w:val="23"/>
                    <w:szCs w:val="23"/>
                    <w:lang w:eastAsia="zh-CN"/>
                  </w:rPr>
                </w:rPrChange>
              </w:rPr>
            </w:pPr>
            <w:ins w:id="2008" w:author="Qizhou Duan" w:date="2024-06-21T12:05:00Z">
              <w:r w:rsidRPr="0042489F">
                <w:rPr>
                  <w:rFonts w:ascii="Times New Roman" w:eastAsia="Times New Roman" w:hAnsi="Times New Roman" w:cs="Times New Roman"/>
                  <w:color w:val="222222"/>
                  <w:sz w:val="16"/>
                  <w:szCs w:val="16"/>
                  <w:lang w:eastAsia="zh-CN"/>
                  <w:rPrChange w:id="2009" w:author="Qizhou Duan" w:date="2024-06-21T12:05:00Z">
                    <w:rPr>
                      <w:rFonts w:ascii="Cambria" w:eastAsia="Times New Roman" w:hAnsi="Cambria" w:cs="Times New Roman"/>
                      <w:color w:val="222222"/>
                      <w:sz w:val="23"/>
                      <w:szCs w:val="23"/>
                      <w:lang w:eastAsia="zh-CN"/>
                    </w:rPr>
                  </w:rPrChange>
                </w:rPr>
                <w:t>Source</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65F3144C" w14:textId="77777777" w:rsidR="0042489F" w:rsidRPr="0042489F" w:rsidRDefault="0042489F" w:rsidP="0042489F">
            <w:pPr>
              <w:suppressAutoHyphens w:val="0"/>
              <w:spacing w:before="150" w:after="150" w:line="240" w:lineRule="auto"/>
              <w:jc w:val="right"/>
              <w:rPr>
                <w:ins w:id="2010" w:author="Qizhou Duan" w:date="2024-06-21T12:05:00Z"/>
                <w:rFonts w:ascii="Times New Roman" w:eastAsia="Times New Roman" w:hAnsi="Times New Roman" w:cs="Times New Roman"/>
                <w:color w:val="222222"/>
                <w:sz w:val="16"/>
                <w:szCs w:val="16"/>
                <w:lang w:eastAsia="zh-CN"/>
                <w:rPrChange w:id="2011" w:author="Qizhou Duan" w:date="2024-06-21T12:05:00Z">
                  <w:rPr>
                    <w:ins w:id="2012" w:author="Qizhou Duan" w:date="2024-06-21T12:05:00Z"/>
                    <w:rFonts w:ascii="Cambria" w:eastAsia="Times New Roman" w:hAnsi="Cambria" w:cs="Times New Roman"/>
                    <w:color w:val="222222"/>
                    <w:sz w:val="23"/>
                    <w:szCs w:val="23"/>
                    <w:lang w:eastAsia="zh-CN"/>
                  </w:rPr>
                </w:rPrChange>
              </w:rPr>
            </w:pPr>
            <w:ins w:id="2013" w:author="Qizhou Duan" w:date="2024-06-21T12:05:00Z">
              <w:r w:rsidRPr="0042489F">
                <w:rPr>
                  <w:rFonts w:ascii="Times New Roman" w:eastAsia="Times New Roman" w:hAnsi="Times New Roman" w:cs="Times New Roman"/>
                  <w:color w:val="222222"/>
                  <w:sz w:val="16"/>
                  <w:szCs w:val="16"/>
                  <w:lang w:eastAsia="zh-CN"/>
                  <w:rPrChange w:id="2014" w:author="Qizhou Duan" w:date="2024-06-21T12:05:00Z">
                    <w:rPr>
                      <w:rFonts w:ascii="Cambria" w:eastAsia="Times New Roman" w:hAnsi="Cambria" w:cs="Times New Roman"/>
                      <w:color w:val="222222"/>
                      <w:sz w:val="23"/>
                      <w:szCs w:val="23"/>
                      <w:lang w:eastAsia="zh-CN"/>
                    </w:rPr>
                  </w:rPrChange>
                </w:rPr>
                <w:t>sample size</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395E8BA4" w14:textId="77777777" w:rsidR="0042489F" w:rsidRPr="0042489F" w:rsidRDefault="0042489F" w:rsidP="0042489F">
            <w:pPr>
              <w:suppressAutoHyphens w:val="0"/>
              <w:spacing w:before="150" w:after="150" w:line="240" w:lineRule="auto"/>
              <w:jc w:val="right"/>
              <w:rPr>
                <w:ins w:id="2015" w:author="Qizhou Duan" w:date="2024-06-21T12:05:00Z"/>
                <w:rFonts w:ascii="Times New Roman" w:eastAsia="Times New Roman" w:hAnsi="Times New Roman" w:cs="Times New Roman"/>
                <w:color w:val="222222"/>
                <w:sz w:val="16"/>
                <w:szCs w:val="16"/>
                <w:lang w:eastAsia="zh-CN"/>
                <w:rPrChange w:id="2016" w:author="Qizhou Duan" w:date="2024-06-21T12:05:00Z">
                  <w:rPr>
                    <w:ins w:id="2017" w:author="Qizhou Duan" w:date="2024-06-21T12:05:00Z"/>
                    <w:rFonts w:ascii="Cambria" w:eastAsia="Times New Roman" w:hAnsi="Cambria" w:cs="Times New Roman"/>
                    <w:color w:val="222222"/>
                    <w:sz w:val="23"/>
                    <w:szCs w:val="23"/>
                    <w:lang w:eastAsia="zh-CN"/>
                  </w:rPr>
                </w:rPrChange>
              </w:rPr>
            </w:pPr>
            <w:ins w:id="2018" w:author="Qizhou Duan" w:date="2024-06-21T12:05:00Z">
              <w:r w:rsidRPr="0042489F">
                <w:rPr>
                  <w:rFonts w:ascii="Times New Roman" w:eastAsia="Times New Roman" w:hAnsi="Times New Roman" w:cs="Times New Roman"/>
                  <w:color w:val="222222"/>
                  <w:sz w:val="16"/>
                  <w:szCs w:val="16"/>
                  <w:lang w:eastAsia="zh-CN"/>
                  <w:rPrChange w:id="2019" w:author="Qizhou Duan" w:date="2024-06-21T12:05:00Z">
                    <w:rPr>
                      <w:rFonts w:ascii="Cambria" w:eastAsia="Times New Roman" w:hAnsi="Cambria" w:cs="Times New Roman"/>
                      <w:color w:val="222222"/>
                      <w:sz w:val="23"/>
                      <w:szCs w:val="23"/>
                      <w:lang w:eastAsia="zh-CN"/>
                    </w:rPr>
                  </w:rPrChange>
                </w:rPr>
                <w:t>PTSD</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7B1FD8DC" w14:textId="77777777" w:rsidR="0042489F" w:rsidRPr="0042489F" w:rsidRDefault="0042489F" w:rsidP="0042489F">
            <w:pPr>
              <w:suppressAutoHyphens w:val="0"/>
              <w:spacing w:before="150" w:after="150" w:line="240" w:lineRule="auto"/>
              <w:jc w:val="right"/>
              <w:rPr>
                <w:ins w:id="2020" w:author="Qizhou Duan" w:date="2024-06-21T12:05:00Z"/>
                <w:rFonts w:ascii="Times New Roman" w:eastAsia="Times New Roman" w:hAnsi="Times New Roman" w:cs="Times New Roman"/>
                <w:color w:val="222222"/>
                <w:sz w:val="16"/>
                <w:szCs w:val="16"/>
                <w:lang w:eastAsia="zh-CN"/>
                <w:rPrChange w:id="2021" w:author="Qizhou Duan" w:date="2024-06-21T12:05:00Z">
                  <w:rPr>
                    <w:ins w:id="2022" w:author="Qizhou Duan" w:date="2024-06-21T12:05:00Z"/>
                    <w:rFonts w:ascii="Cambria" w:eastAsia="Times New Roman" w:hAnsi="Cambria" w:cs="Times New Roman"/>
                    <w:color w:val="222222"/>
                    <w:sz w:val="23"/>
                    <w:szCs w:val="23"/>
                    <w:lang w:eastAsia="zh-CN"/>
                  </w:rPr>
                </w:rPrChange>
              </w:rPr>
            </w:pPr>
            <w:ins w:id="2023" w:author="Qizhou Duan" w:date="2024-06-21T12:05:00Z">
              <w:r w:rsidRPr="0042489F">
                <w:rPr>
                  <w:rFonts w:ascii="Times New Roman" w:eastAsia="Times New Roman" w:hAnsi="Times New Roman" w:cs="Times New Roman"/>
                  <w:color w:val="222222"/>
                  <w:sz w:val="16"/>
                  <w:szCs w:val="16"/>
                  <w:lang w:eastAsia="zh-CN"/>
                  <w:rPrChange w:id="2024" w:author="Qizhou Duan" w:date="2024-06-21T12:05:00Z">
                    <w:rPr>
                      <w:rFonts w:ascii="Cambria" w:eastAsia="Times New Roman" w:hAnsi="Cambria" w:cs="Times New Roman"/>
                      <w:color w:val="222222"/>
                      <w:sz w:val="23"/>
                      <w:szCs w:val="23"/>
                      <w:lang w:eastAsia="zh-CN"/>
                    </w:rPr>
                  </w:rPrChange>
                </w:rPr>
                <w:t>Anxiety</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0FCF584D" w14:textId="77777777" w:rsidR="0042489F" w:rsidRPr="0042489F" w:rsidRDefault="0042489F" w:rsidP="0042489F">
            <w:pPr>
              <w:suppressAutoHyphens w:val="0"/>
              <w:spacing w:before="150" w:after="150" w:line="240" w:lineRule="auto"/>
              <w:jc w:val="right"/>
              <w:rPr>
                <w:ins w:id="2025" w:author="Qizhou Duan" w:date="2024-06-21T12:05:00Z"/>
                <w:rFonts w:ascii="Times New Roman" w:eastAsia="Times New Roman" w:hAnsi="Times New Roman" w:cs="Times New Roman"/>
                <w:color w:val="222222"/>
                <w:sz w:val="16"/>
                <w:szCs w:val="16"/>
                <w:lang w:eastAsia="zh-CN"/>
                <w:rPrChange w:id="2026" w:author="Qizhou Duan" w:date="2024-06-21T12:05:00Z">
                  <w:rPr>
                    <w:ins w:id="2027" w:author="Qizhou Duan" w:date="2024-06-21T12:05:00Z"/>
                    <w:rFonts w:ascii="Cambria" w:eastAsia="Times New Roman" w:hAnsi="Cambria" w:cs="Times New Roman"/>
                    <w:color w:val="222222"/>
                    <w:sz w:val="23"/>
                    <w:szCs w:val="23"/>
                    <w:lang w:eastAsia="zh-CN"/>
                  </w:rPr>
                </w:rPrChange>
              </w:rPr>
            </w:pPr>
            <w:ins w:id="2028" w:author="Qizhou Duan" w:date="2024-06-21T12:05:00Z">
              <w:r w:rsidRPr="0042489F">
                <w:rPr>
                  <w:rFonts w:ascii="Times New Roman" w:eastAsia="Times New Roman" w:hAnsi="Times New Roman" w:cs="Times New Roman"/>
                  <w:color w:val="222222"/>
                  <w:sz w:val="16"/>
                  <w:szCs w:val="16"/>
                  <w:lang w:eastAsia="zh-CN"/>
                  <w:rPrChange w:id="2029" w:author="Qizhou Duan" w:date="2024-06-21T12:05:00Z">
                    <w:rPr>
                      <w:rFonts w:ascii="Cambria" w:eastAsia="Times New Roman" w:hAnsi="Cambria" w:cs="Times New Roman"/>
                      <w:color w:val="222222"/>
                      <w:sz w:val="23"/>
                      <w:szCs w:val="23"/>
                      <w:lang w:eastAsia="zh-CN"/>
                    </w:rPr>
                  </w:rPrChange>
                </w:rPr>
                <w:t>Depression</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207B3680" w14:textId="77777777" w:rsidR="0042489F" w:rsidRPr="0042489F" w:rsidRDefault="0042489F" w:rsidP="0042489F">
            <w:pPr>
              <w:suppressAutoHyphens w:val="0"/>
              <w:spacing w:before="150" w:after="150" w:line="240" w:lineRule="auto"/>
              <w:jc w:val="right"/>
              <w:rPr>
                <w:ins w:id="2030" w:author="Qizhou Duan" w:date="2024-06-21T12:05:00Z"/>
                <w:rFonts w:ascii="Times New Roman" w:eastAsia="Times New Roman" w:hAnsi="Times New Roman" w:cs="Times New Roman"/>
                <w:color w:val="222222"/>
                <w:sz w:val="16"/>
                <w:szCs w:val="16"/>
                <w:lang w:eastAsia="zh-CN"/>
                <w:rPrChange w:id="2031" w:author="Qizhou Duan" w:date="2024-06-21T12:05:00Z">
                  <w:rPr>
                    <w:ins w:id="2032" w:author="Qizhou Duan" w:date="2024-06-21T12:05:00Z"/>
                    <w:rFonts w:ascii="Cambria" w:eastAsia="Times New Roman" w:hAnsi="Cambria" w:cs="Times New Roman"/>
                    <w:color w:val="222222"/>
                    <w:sz w:val="23"/>
                    <w:szCs w:val="23"/>
                    <w:lang w:eastAsia="zh-CN"/>
                  </w:rPr>
                </w:rPrChange>
              </w:rPr>
            </w:pPr>
            <w:ins w:id="2033" w:author="Qizhou Duan" w:date="2024-06-21T12:05:00Z">
              <w:r w:rsidRPr="0042489F">
                <w:rPr>
                  <w:rFonts w:ascii="Times New Roman" w:eastAsia="Times New Roman" w:hAnsi="Times New Roman" w:cs="Times New Roman"/>
                  <w:color w:val="222222"/>
                  <w:sz w:val="16"/>
                  <w:szCs w:val="16"/>
                  <w:lang w:eastAsia="zh-CN"/>
                  <w:rPrChange w:id="2034" w:author="Qizhou Duan" w:date="2024-06-21T12:05:00Z">
                    <w:rPr>
                      <w:rFonts w:ascii="Cambria" w:eastAsia="Times New Roman" w:hAnsi="Cambria" w:cs="Times New Roman"/>
                      <w:color w:val="222222"/>
                      <w:sz w:val="23"/>
                      <w:szCs w:val="23"/>
                      <w:lang w:eastAsia="zh-CN"/>
                    </w:rPr>
                  </w:rPrChange>
                </w:rPr>
                <w:t>Social Support</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31E68CA4" w14:textId="77777777" w:rsidR="0042489F" w:rsidRPr="0042489F" w:rsidRDefault="0042489F" w:rsidP="0042489F">
            <w:pPr>
              <w:suppressAutoHyphens w:val="0"/>
              <w:spacing w:before="150" w:after="150" w:line="240" w:lineRule="auto"/>
              <w:jc w:val="right"/>
              <w:rPr>
                <w:ins w:id="2035" w:author="Qizhou Duan" w:date="2024-06-21T12:05:00Z"/>
                <w:rFonts w:ascii="Times New Roman" w:eastAsia="Times New Roman" w:hAnsi="Times New Roman" w:cs="Times New Roman"/>
                <w:color w:val="222222"/>
                <w:sz w:val="16"/>
                <w:szCs w:val="16"/>
                <w:lang w:eastAsia="zh-CN"/>
                <w:rPrChange w:id="2036" w:author="Qizhou Duan" w:date="2024-06-21T12:05:00Z">
                  <w:rPr>
                    <w:ins w:id="2037" w:author="Qizhou Duan" w:date="2024-06-21T12:05:00Z"/>
                    <w:rFonts w:ascii="Cambria" w:eastAsia="Times New Roman" w:hAnsi="Cambria" w:cs="Times New Roman"/>
                    <w:color w:val="222222"/>
                    <w:sz w:val="23"/>
                    <w:szCs w:val="23"/>
                    <w:lang w:eastAsia="zh-CN"/>
                  </w:rPr>
                </w:rPrChange>
              </w:rPr>
            </w:pPr>
            <w:ins w:id="2038" w:author="Qizhou Duan" w:date="2024-06-21T12:05:00Z">
              <w:r w:rsidRPr="0042489F">
                <w:rPr>
                  <w:rFonts w:ascii="Times New Roman" w:eastAsia="Times New Roman" w:hAnsi="Times New Roman" w:cs="Times New Roman"/>
                  <w:color w:val="222222"/>
                  <w:sz w:val="16"/>
                  <w:szCs w:val="16"/>
                  <w:lang w:eastAsia="zh-CN"/>
                  <w:rPrChange w:id="2039" w:author="Qizhou Duan" w:date="2024-06-21T12:05:00Z">
                    <w:rPr>
                      <w:rFonts w:ascii="Cambria" w:eastAsia="Times New Roman" w:hAnsi="Cambria" w:cs="Times New Roman"/>
                      <w:color w:val="222222"/>
                      <w:sz w:val="23"/>
                      <w:szCs w:val="23"/>
                      <w:lang w:eastAsia="zh-CN"/>
                    </w:rPr>
                  </w:rPrChange>
                </w:rPr>
                <w:t>Coping</w:t>
              </w:r>
            </w:ins>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74AE35A2" w14:textId="77777777" w:rsidR="0042489F" w:rsidRPr="0042489F" w:rsidRDefault="0042489F" w:rsidP="0042489F">
            <w:pPr>
              <w:suppressAutoHyphens w:val="0"/>
              <w:spacing w:before="150" w:after="150" w:line="240" w:lineRule="auto"/>
              <w:jc w:val="right"/>
              <w:rPr>
                <w:ins w:id="2040" w:author="Qizhou Duan" w:date="2024-06-21T12:05:00Z"/>
                <w:rFonts w:ascii="Times New Roman" w:eastAsia="Times New Roman" w:hAnsi="Times New Roman" w:cs="Times New Roman"/>
                <w:color w:val="222222"/>
                <w:sz w:val="16"/>
                <w:szCs w:val="16"/>
                <w:lang w:eastAsia="zh-CN"/>
                <w:rPrChange w:id="2041" w:author="Qizhou Duan" w:date="2024-06-21T12:05:00Z">
                  <w:rPr>
                    <w:ins w:id="2042" w:author="Qizhou Duan" w:date="2024-06-21T12:05:00Z"/>
                    <w:rFonts w:ascii="Cambria" w:eastAsia="Times New Roman" w:hAnsi="Cambria" w:cs="Times New Roman"/>
                    <w:color w:val="222222"/>
                    <w:sz w:val="23"/>
                    <w:szCs w:val="23"/>
                    <w:lang w:eastAsia="zh-CN"/>
                  </w:rPr>
                </w:rPrChange>
              </w:rPr>
            </w:pPr>
            <w:ins w:id="2043" w:author="Qizhou Duan" w:date="2024-06-21T12:05:00Z">
              <w:r w:rsidRPr="0042489F">
                <w:rPr>
                  <w:rFonts w:ascii="Times New Roman" w:eastAsia="Times New Roman" w:hAnsi="Times New Roman" w:cs="Times New Roman"/>
                  <w:color w:val="222222"/>
                  <w:sz w:val="16"/>
                  <w:szCs w:val="16"/>
                  <w:lang w:eastAsia="zh-CN"/>
                  <w:rPrChange w:id="2044" w:author="Qizhou Duan" w:date="2024-06-21T12:05:00Z">
                    <w:rPr>
                      <w:rFonts w:ascii="Cambria" w:eastAsia="Times New Roman" w:hAnsi="Cambria" w:cs="Times New Roman"/>
                      <w:color w:val="222222"/>
                      <w:sz w:val="23"/>
                      <w:szCs w:val="23"/>
                      <w:lang w:eastAsia="zh-CN"/>
                    </w:rPr>
                  </w:rPrChange>
                </w:rPr>
                <w:t>Sprituality/Religion</w:t>
              </w:r>
            </w:ins>
          </w:p>
        </w:tc>
      </w:tr>
      <w:tr w:rsidR="0042489F" w:rsidRPr="0042489F" w14:paraId="4F642F1A" w14:textId="77777777" w:rsidTr="0042489F">
        <w:trPr>
          <w:ins w:id="2045" w:author="Qizhou Duan" w:date="2024-06-21T12:05:00Z"/>
        </w:trPr>
        <w:tc>
          <w:tcPr>
            <w:tcW w:w="0" w:type="auto"/>
            <w:shd w:val="clear" w:color="auto" w:fill="auto"/>
            <w:tcMar>
              <w:top w:w="0" w:type="dxa"/>
              <w:left w:w="75" w:type="dxa"/>
              <w:bottom w:w="0" w:type="dxa"/>
              <w:right w:w="75" w:type="dxa"/>
            </w:tcMar>
            <w:vAlign w:val="center"/>
            <w:hideMark/>
          </w:tcPr>
          <w:p w14:paraId="4417FDC0" w14:textId="77777777" w:rsidR="0042489F" w:rsidRPr="0042489F" w:rsidRDefault="0042489F" w:rsidP="0042489F">
            <w:pPr>
              <w:suppressAutoHyphens w:val="0"/>
              <w:spacing w:before="150" w:after="150" w:line="240" w:lineRule="auto"/>
              <w:rPr>
                <w:ins w:id="2046" w:author="Qizhou Duan" w:date="2024-06-21T12:05:00Z"/>
                <w:rFonts w:ascii="Times New Roman" w:eastAsia="Times New Roman" w:hAnsi="Times New Roman" w:cs="Times New Roman"/>
                <w:color w:val="222222"/>
                <w:sz w:val="16"/>
                <w:szCs w:val="16"/>
                <w:lang w:eastAsia="zh-CN"/>
                <w:rPrChange w:id="2047" w:author="Qizhou Duan" w:date="2024-06-21T12:05:00Z">
                  <w:rPr>
                    <w:ins w:id="2048" w:author="Qizhou Duan" w:date="2024-06-21T12:05:00Z"/>
                    <w:rFonts w:ascii="Cambria" w:eastAsia="Times New Roman" w:hAnsi="Cambria" w:cs="Times New Roman"/>
                    <w:color w:val="222222"/>
                    <w:sz w:val="23"/>
                    <w:szCs w:val="23"/>
                    <w:lang w:eastAsia="zh-CN"/>
                  </w:rPr>
                </w:rPrChange>
              </w:rPr>
            </w:pPr>
            <w:ins w:id="2049" w:author="Qizhou Duan" w:date="2024-06-21T12:05:00Z">
              <w:r w:rsidRPr="0042489F">
                <w:rPr>
                  <w:rFonts w:ascii="Times New Roman" w:eastAsia="Times New Roman" w:hAnsi="Times New Roman" w:cs="Times New Roman"/>
                  <w:color w:val="222222"/>
                  <w:sz w:val="16"/>
                  <w:szCs w:val="16"/>
                  <w:lang w:eastAsia="zh-CN"/>
                  <w:rPrChange w:id="2050" w:author="Qizhou Duan" w:date="2024-06-21T12:05:00Z">
                    <w:rPr>
                      <w:rFonts w:ascii="Cambria" w:eastAsia="Times New Roman" w:hAnsi="Cambria" w:cs="Times New Roman"/>
                      <w:color w:val="222222"/>
                      <w:sz w:val="23"/>
                      <w:szCs w:val="23"/>
                      <w:lang w:eastAsia="zh-CN"/>
                    </w:rPr>
                  </w:rPrChange>
                </w:rPr>
                <w:t>Arnout and Al‐Sufyani (2021)</w:t>
              </w:r>
            </w:ins>
          </w:p>
        </w:tc>
        <w:tc>
          <w:tcPr>
            <w:tcW w:w="0" w:type="auto"/>
            <w:shd w:val="clear" w:color="auto" w:fill="auto"/>
            <w:tcMar>
              <w:top w:w="0" w:type="dxa"/>
              <w:left w:w="75" w:type="dxa"/>
              <w:bottom w:w="0" w:type="dxa"/>
              <w:right w:w="75" w:type="dxa"/>
            </w:tcMar>
            <w:vAlign w:val="center"/>
            <w:hideMark/>
          </w:tcPr>
          <w:p w14:paraId="676E8D28" w14:textId="77777777" w:rsidR="0042489F" w:rsidRPr="0042489F" w:rsidRDefault="0042489F" w:rsidP="0042489F">
            <w:pPr>
              <w:suppressAutoHyphens w:val="0"/>
              <w:spacing w:before="150" w:after="150" w:line="240" w:lineRule="auto"/>
              <w:jc w:val="right"/>
              <w:rPr>
                <w:ins w:id="2051" w:author="Qizhou Duan" w:date="2024-06-21T12:05:00Z"/>
                <w:rFonts w:ascii="Times New Roman" w:eastAsia="Times New Roman" w:hAnsi="Times New Roman" w:cs="Times New Roman"/>
                <w:color w:val="222222"/>
                <w:sz w:val="16"/>
                <w:szCs w:val="16"/>
                <w:lang w:eastAsia="zh-CN"/>
                <w:rPrChange w:id="2052" w:author="Qizhou Duan" w:date="2024-06-21T12:05:00Z">
                  <w:rPr>
                    <w:ins w:id="2053" w:author="Qizhou Duan" w:date="2024-06-21T12:05:00Z"/>
                    <w:rFonts w:ascii="Cambria" w:eastAsia="Times New Roman" w:hAnsi="Cambria" w:cs="Times New Roman"/>
                    <w:color w:val="222222"/>
                    <w:sz w:val="23"/>
                    <w:szCs w:val="23"/>
                    <w:lang w:eastAsia="zh-CN"/>
                  </w:rPr>
                </w:rPrChange>
              </w:rPr>
            </w:pPr>
            <w:ins w:id="2054" w:author="Qizhou Duan" w:date="2024-06-21T12:05:00Z">
              <w:r w:rsidRPr="0042489F">
                <w:rPr>
                  <w:rFonts w:ascii="Times New Roman" w:eastAsia="Times New Roman" w:hAnsi="Times New Roman" w:cs="Times New Roman"/>
                  <w:color w:val="222222"/>
                  <w:sz w:val="16"/>
                  <w:szCs w:val="16"/>
                  <w:lang w:eastAsia="zh-CN"/>
                  <w:rPrChange w:id="2055" w:author="Qizhou Duan" w:date="2024-06-21T12:05:00Z">
                    <w:rPr>
                      <w:rFonts w:ascii="Cambria" w:eastAsia="Times New Roman" w:hAnsi="Cambria" w:cs="Times New Roman"/>
                      <w:color w:val="222222"/>
                      <w:sz w:val="23"/>
                      <w:szCs w:val="23"/>
                      <w:lang w:eastAsia="zh-CN"/>
                    </w:rPr>
                  </w:rPrChange>
                </w:rPr>
                <w:t>365</w:t>
              </w:r>
            </w:ins>
          </w:p>
        </w:tc>
        <w:tc>
          <w:tcPr>
            <w:tcW w:w="0" w:type="auto"/>
            <w:shd w:val="clear" w:color="auto" w:fill="auto"/>
            <w:tcMar>
              <w:top w:w="0" w:type="dxa"/>
              <w:left w:w="75" w:type="dxa"/>
              <w:bottom w:w="0" w:type="dxa"/>
              <w:right w:w="75" w:type="dxa"/>
            </w:tcMar>
            <w:vAlign w:val="center"/>
            <w:hideMark/>
          </w:tcPr>
          <w:p w14:paraId="172A32A4" w14:textId="77777777" w:rsidR="0042489F" w:rsidRPr="0042489F" w:rsidRDefault="0042489F" w:rsidP="0042489F">
            <w:pPr>
              <w:suppressAutoHyphens w:val="0"/>
              <w:spacing w:before="150" w:after="150" w:line="240" w:lineRule="auto"/>
              <w:jc w:val="right"/>
              <w:rPr>
                <w:ins w:id="2056" w:author="Qizhou Duan" w:date="2024-06-21T12:05:00Z"/>
                <w:rFonts w:ascii="Times New Roman" w:eastAsia="Times New Roman" w:hAnsi="Times New Roman" w:cs="Times New Roman"/>
                <w:color w:val="222222"/>
                <w:sz w:val="16"/>
                <w:szCs w:val="16"/>
                <w:lang w:eastAsia="zh-CN"/>
                <w:rPrChange w:id="2057" w:author="Qizhou Duan" w:date="2024-06-21T12:05:00Z">
                  <w:rPr>
                    <w:ins w:id="2058" w:author="Qizhou Duan" w:date="2024-06-21T12:05:00Z"/>
                    <w:rFonts w:ascii="Cambria" w:eastAsia="Times New Roman" w:hAnsi="Cambria" w:cs="Times New Roman"/>
                    <w:color w:val="222222"/>
                    <w:sz w:val="23"/>
                    <w:szCs w:val="23"/>
                    <w:lang w:eastAsia="zh-CN"/>
                  </w:rPr>
                </w:rPrChange>
              </w:rPr>
            </w:pPr>
            <w:ins w:id="2059" w:author="Qizhou Duan" w:date="2024-06-21T12:05:00Z">
              <w:r w:rsidRPr="0042489F">
                <w:rPr>
                  <w:rFonts w:ascii="Times New Roman" w:eastAsia="Times New Roman" w:hAnsi="Times New Roman" w:cs="Times New Roman"/>
                  <w:color w:val="222222"/>
                  <w:sz w:val="16"/>
                  <w:szCs w:val="16"/>
                  <w:lang w:eastAsia="zh-CN"/>
                  <w:rPrChange w:id="206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8E581C3" w14:textId="77777777" w:rsidR="0042489F" w:rsidRPr="0042489F" w:rsidRDefault="0042489F" w:rsidP="0042489F">
            <w:pPr>
              <w:suppressAutoHyphens w:val="0"/>
              <w:spacing w:before="150" w:after="150" w:line="240" w:lineRule="auto"/>
              <w:jc w:val="right"/>
              <w:rPr>
                <w:ins w:id="2061" w:author="Qizhou Duan" w:date="2024-06-21T12:05:00Z"/>
                <w:rFonts w:ascii="Times New Roman" w:eastAsia="Times New Roman" w:hAnsi="Times New Roman" w:cs="Times New Roman"/>
                <w:color w:val="222222"/>
                <w:sz w:val="16"/>
                <w:szCs w:val="16"/>
                <w:lang w:eastAsia="zh-CN"/>
                <w:rPrChange w:id="2062" w:author="Qizhou Duan" w:date="2024-06-21T12:05:00Z">
                  <w:rPr>
                    <w:ins w:id="2063" w:author="Qizhou Duan" w:date="2024-06-21T12:05:00Z"/>
                    <w:rFonts w:ascii="Cambria" w:eastAsia="Times New Roman" w:hAnsi="Cambria" w:cs="Times New Roman"/>
                    <w:color w:val="222222"/>
                    <w:sz w:val="23"/>
                    <w:szCs w:val="23"/>
                    <w:lang w:eastAsia="zh-CN"/>
                  </w:rPr>
                </w:rPrChange>
              </w:rPr>
            </w:pPr>
            <w:ins w:id="2064" w:author="Qizhou Duan" w:date="2024-06-21T12:05:00Z">
              <w:r w:rsidRPr="0042489F">
                <w:rPr>
                  <w:rFonts w:ascii="Times New Roman" w:eastAsia="Times New Roman" w:hAnsi="Times New Roman" w:cs="Times New Roman"/>
                  <w:color w:val="222222"/>
                  <w:sz w:val="16"/>
                  <w:szCs w:val="16"/>
                  <w:lang w:eastAsia="zh-CN"/>
                  <w:rPrChange w:id="206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7AFFAEB" w14:textId="77777777" w:rsidR="0042489F" w:rsidRPr="0042489F" w:rsidRDefault="0042489F" w:rsidP="0042489F">
            <w:pPr>
              <w:suppressAutoHyphens w:val="0"/>
              <w:spacing w:before="150" w:after="150" w:line="240" w:lineRule="auto"/>
              <w:jc w:val="right"/>
              <w:rPr>
                <w:ins w:id="2066" w:author="Qizhou Duan" w:date="2024-06-21T12:05:00Z"/>
                <w:rFonts w:ascii="Times New Roman" w:eastAsia="Times New Roman" w:hAnsi="Times New Roman" w:cs="Times New Roman"/>
                <w:color w:val="222222"/>
                <w:sz w:val="16"/>
                <w:szCs w:val="16"/>
                <w:lang w:eastAsia="zh-CN"/>
                <w:rPrChange w:id="2067" w:author="Qizhou Duan" w:date="2024-06-21T12:05:00Z">
                  <w:rPr>
                    <w:ins w:id="2068" w:author="Qizhou Duan" w:date="2024-06-21T12:05:00Z"/>
                    <w:rFonts w:ascii="Cambria" w:eastAsia="Times New Roman" w:hAnsi="Cambria" w:cs="Times New Roman"/>
                    <w:color w:val="222222"/>
                    <w:sz w:val="23"/>
                    <w:szCs w:val="23"/>
                    <w:lang w:eastAsia="zh-CN"/>
                  </w:rPr>
                </w:rPrChange>
              </w:rPr>
            </w:pPr>
            <w:ins w:id="2069" w:author="Qizhou Duan" w:date="2024-06-21T12:05:00Z">
              <w:r w:rsidRPr="0042489F">
                <w:rPr>
                  <w:rFonts w:ascii="Times New Roman" w:eastAsia="Times New Roman" w:hAnsi="Times New Roman" w:cs="Times New Roman"/>
                  <w:color w:val="222222"/>
                  <w:sz w:val="16"/>
                  <w:szCs w:val="16"/>
                  <w:lang w:eastAsia="zh-CN"/>
                  <w:rPrChange w:id="207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539E47C" w14:textId="77777777" w:rsidR="0042489F" w:rsidRPr="0042489F" w:rsidRDefault="0042489F" w:rsidP="0042489F">
            <w:pPr>
              <w:suppressAutoHyphens w:val="0"/>
              <w:spacing w:before="150" w:after="150" w:line="240" w:lineRule="auto"/>
              <w:jc w:val="right"/>
              <w:rPr>
                <w:ins w:id="2071" w:author="Qizhou Duan" w:date="2024-06-21T12:05:00Z"/>
                <w:rFonts w:ascii="Times New Roman" w:eastAsia="Times New Roman" w:hAnsi="Times New Roman" w:cs="Times New Roman"/>
                <w:color w:val="222222"/>
                <w:sz w:val="16"/>
                <w:szCs w:val="16"/>
                <w:lang w:eastAsia="zh-CN"/>
                <w:rPrChange w:id="2072" w:author="Qizhou Duan" w:date="2024-06-21T12:05:00Z">
                  <w:rPr>
                    <w:ins w:id="2073" w:author="Qizhou Duan" w:date="2024-06-21T12:05:00Z"/>
                    <w:rFonts w:ascii="Cambria" w:eastAsia="Times New Roman" w:hAnsi="Cambria" w:cs="Times New Roman"/>
                    <w:color w:val="222222"/>
                    <w:sz w:val="23"/>
                    <w:szCs w:val="23"/>
                    <w:lang w:eastAsia="zh-CN"/>
                  </w:rPr>
                </w:rPrChange>
              </w:rPr>
            </w:pPr>
            <w:ins w:id="2074" w:author="Qizhou Duan" w:date="2024-06-21T12:05:00Z">
              <w:r w:rsidRPr="0042489F">
                <w:rPr>
                  <w:rFonts w:ascii="Times New Roman" w:eastAsia="Times New Roman" w:hAnsi="Times New Roman" w:cs="Times New Roman"/>
                  <w:color w:val="222222"/>
                  <w:sz w:val="16"/>
                  <w:szCs w:val="16"/>
                  <w:lang w:eastAsia="zh-CN"/>
                  <w:rPrChange w:id="207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8FF3E17" w14:textId="77777777" w:rsidR="0042489F" w:rsidRPr="0042489F" w:rsidRDefault="0042489F" w:rsidP="0042489F">
            <w:pPr>
              <w:suppressAutoHyphens w:val="0"/>
              <w:spacing w:before="150" w:after="150" w:line="240" w:lineRule="auto"/>
              <w:jc w:val="right"/>
              <w:rPr>
                <w:ins w:id="2076" w:author="Qizhou Duan" w:date="2024-06-21T12:05:00Z"/>
                <w:rFonts w:ascii="Times New Roman" w:eastAsia="Times New Roman" w:hAnsi="Times New Roman" w:cs="Times New Roman"/>
                <w:color w:val="222222"/>
                <w:sz w:val="16"/>
                <w:szCs w:val="16"/>
                <w:lang w:eastAsia="zh-CN"/>
                <w:rPrChange w:id="2077" w:author="Qizhou Duan" w:date="2024-06-21T12:05:00Z">
                  <w:rPr>
                    <w:ins w:id="2078" w:author="Qizhou Duan" w:date="2024-06-21T12:05:00Z"/>
                    <w:rFonts w:ascii="Cambria" w:eastAsia="Times New Roman" w:hAnsi="Cambria" w:cs="Times New Roman"/>
                    <w:color w:val="222222"/>
                    <w:sz w:val="23"/>
                    <w:szCs w:val="23"/>
                    <w:lang w:eastAsia="zh-CN"/>
                  </w:rPr>
                </w:rPrChange>
              </w:rPr>
            </w:pPr>
            <w:ins w:id="2079" w:author="Qizhou Duan" w:date="2024-06-21T12:05:00Z">
              <w:r w:rsidRPr="0042489F">
                <w:rPr>
                  <w:rFonts w:ascii="Times New Roman" w:eastAsia="Times New Roman" w:hAnsi="Times New Roman" w:cs="Times New Roman"/>
                  <w:color w:val="222222"/>
                  <w:sz w:val="16"/>
                  <w:szCs w:val="16"/>
                  <w:lang w:eastAsia="zh-CN"/>
                  <w:rPrChange w:id="208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2FDD86A" w14:textId="77777777" w:rsidR="0042489F" w:rsidRPr="0042489F" w:rsidRDefault="0042489F" w:rsidP="0042489F">
            <w:pPr>
              <w:suppressAutoHyphens w:val="0"/>
              <w:spacing w:before="150" w:after="150" w:line="240" w:lineRule="auto"/>
              <w:jc w:val="right"/>
              <w:rPr>
                <w:ins w:id="2081" w:author="Qizhou Duan" w:date="2024-06-21T12:05:00Z"/>
                <w:rFonts w:ascii="Times New Roman" w:eastAsia="Times New Roman" w:hAnsi="Times New Roman" w:cs="Times New Roman"/>
                <w:color w:val="222222"/>
                <w:sz w:val="16"/>
                <w:szCs w:val="16"/>
                <w:lang w:eastAsia="zh-CN"/>
                <w:rPrChange w:id="2082" w:author="Qizhou Duan" w:date="2024-06-21T12:05:00Z">
                  <w:rPr>
                    <w:ins w:id="2083" w:author="Qizhou Duan" w:date="2024-06-21T12:05:00Z"/>
                    <w:rFonts w:ascii="Cambria" w:eastAsia="Times New Roman" w:hAnsi="Cambria" w:cs="Times New Roman"/>
                    <w:color w:val="222222"/>
                    <w:sz w:val="23"/>
                    <w:szCs w:val="23"/>
                    <w:lang w:eastAsia="zh-CN"/>
                  </w:rPr>
                </w:rPrChange>
              </w:rPr>
            </w:pPr>
            <w:ins w:id="2084" w:author="Qizhou Duan" w:date="2024-06-21T12:05:00Z">
              <w:r w:rsidRPr="0042489F">
                <w:rPr>
                  <w:rFonts w:ascii="Times New Roman" w:eastAsia="Times New Roman" w:hAnsi="Times New Roman" w:cs="Times New Roman"/>
                  <w:color w:val="222222"/>
                  <w:sz w:val="16"/>
                  <w:szCs w:val="16"/>
                  <w:lang w:eastAsia="zh-CN"/>
                  <w:rPrChange w:id="2085"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50ACF4A" w14:textId="77777777" w:rsidTr="0042489F">
        <w:trPr>
          <w:ins w:id="2086" w:author="Qizhou Duan" w:date="2024-06-21T12:05:00Z"/>
        </w:trPr>
        <w:tc>
          <w:tcPr>
            <w:tcW w:w="0" w:type="auto"/>
            <w:shd w:val="clear" w:color="auto" w:fill="auto"/>
            <w:tcMar>
              <w:top w:w="0" w:type="dxa"/>
              <w:left w:w="75" w:type="dxa"/>
              <w:bottom w:w="0" w:type="dxa"/>
              <w:right w:w="75" w:type="dxa"/>
            </w:tcMar>
            <w:vAlign w:val="center"/>
            <w:hideMark/>
          </w:tcPr>
          <w:p w14:paraId="516FD50E" w14:textId="77777777" w:rsidR="0042489F" w:rsidRPr="0042489F" w:rsidRDefault="0042489F" w:rsidP="0042489F">
            <w:pPr>
              <w:suppressAutoHyphens w:val="0"/>
              <w:spacing w:before="150" w:after="150" w:line="240" w:lineRule="auto"/>
              <w:rPr>
                <w:ins w:id="2087" w:author="Qizhou Duan" w:date="2024-06-21T12:05:00Z"/>
                <w:rFonts w:ascii="Times New Roman" w:eastAsia="Times New Roman" w:hAnsi="Times New Roman" w:cs="Times New Roman"/>
                <w:color w:val="222222"/>
                <w:sz w:val="16"/>
                <w:szCs w:val="16"/>
                <w:lang w:eastAsia="zh-CN"/>
                <w:rPrChange w:id="2088" w:author="Qizhou Duan" w:date="2024-06-21T12:05:00Z">
                  <w:rPr>
                    <w:ins w:id="2089" w:author="Qizhou Duan" w:date="2024-06-21T12:05:00Z"/>
                    <w:rFonts w:ascii="Cambria" w:eastAsia="Times New Roman" w:hAnsi="Cambria" w:cs="Times New Roman"/>
                    <w:color w:val="222222"/>
                    <w:sz w:val="23"/>
                    <w:szCs w:val="23"/>
                    <w:lang w:eastAsia="zh-CN"/>
                  </w:rPr>
                </w:rPrChange>
              </w:rPr>
            </w:pPr>
            <w:ins w:id="2090" w:author="Qizhou Duan" w:date="2024-06-21T12:05:00Z">
              <w:r w:rsidRPr="0042489F">
                <w:rPr>
                  <w:rFonts w:ascii="Times New Roman" w:eastAsia="Times New Roman" w:hAnsi="Times New Roman" w:cs="Times New Roman"/>
                  <w:color w:val="222222"/>
                  <w:sz w:val="16"/>
                  <w:szCs w:val="16"/>
                  <w:lang w:eastAsia="zh-CN"/>
                  <w:rPrChange w:id="2091" w:author="Qizhou Duan" w:date="2024-06-21T12:05:00Z">
                    <w:rPr>
                      <w:rFonts w:ascii="Cambria" w:eastAsia="Times New Roman" w:hAnsi="Cambria" w:cs="Times New Roman"/>
                      <w:color w:val="222222"/>
                      <w:sz w:val="23"/>
                      <w:szCs w:val="23"/>
                      <w:lang w:eastAsia="zh-CN"/>
                    </w:rPr>
                  </w:rPrChange>
                </w:rPr>
                <w:t>Chasson et al. (2022)</w:t>
              </w:r>
            </w:ins>
          </w:p>
        </w:tc>
        <w:tc>
          <w:tcPr>
            <w:tcW w:w="0" w:type="auto"/>
            <w:shd w:val="clear" w:color="auto" w:fill="auto"/>
            <w:tcMar>
              <w:top w:w="0" w:type="dxa"/>
              <w:left w:w="75" w:type="dxa"/>
              <w:bottom w:w="0" w:type="dxa"/>
              <w:right w:w="75" w:type="dxa"/>
            </w:tcMar>
            <w:vAlign w:val="center"/>
            <w:hideMark/>
          </w:tcPr>
          <w:p w14:paraId="4A4D6768" w14:textId="77777777" w:rsidR="0042489F" w:rsidRPr="0042489F" w:rsidRDefault="0042489F" w:rsidP="0042489F">
            <w:pPr>
              <w:suppressAutoHyphens w:val="0"/>
              <w:spacing w:before="150" w:after="150" w:line="240" w:lineRule="auto"/>
              <w:jc w:val="right"/>
              <w:rPr>
                <w:ins w:id="2092" w:author="Qizhou Duan" w:date="2024-06-21T12:05:00Z"/>
                <w:rFonts w:ascii="Times New Roman" w:eastAsia="Times New Roman" w:hAnsi="Times New Roman" w:cs="Times New Roman"/>
                <w:color w:val="222222"/>
                <w:sz w:val="16"/>
                <w:szCs w:val="16"/>
                <w:lang w:eastAsia="zh-CN"/>
                <w:rPrChange w:id="2093" w:author="Qizhou Duan" w:date="2024-06-21T12:05:00Z">
                  <w:rPr>
                    <w:ins w:id="2094" w:author="Qizhou Duan" w:date="2024-06-21T12:05:00Z"/>
                    <w:rFonts w:ascii="Cambria" w:eastAsia="Times New Roman" w:hAnsi="Cambria" w:cs="Times New Roman"/>
                    <w:color w:val="222222"/>
                    <w:sz w:val="23"/>
                    <w:szCs w:val="23"/>
                    <w:lang w:eastAsia="zh-CN"/>
                  </w:rPr>
                </w:rPrChange>
              </w:rPr>
            </w:pPr>
            <w:ins w:id="2095" w:author="Qizhou Duan" w:date="2024-06-21T12:05:00Z">
              <w:r w:rsidRPr="0042489F">
                <w:rPr>
                  <w:rFonts w:ascii="Times New Roman" w:eastAsia="Times New Roman" w:hAnsi="Times New Roman" w:cs="Times New Roman"/>
                  <w:color w:val="222222"/>
                  <w:sz w:val="16"/>
                  <w:szCs w:val="16"/>
                  <w:lang w:eastAsia="zh-CN"/>
                  <w:rPrChange w:id="2096" w:author="Qizhou Duan" w:date="2024-06-21T12:05:00Z">
                    <w:rPr>
                      <w:rFonts w:ascii="Cambria" w:eastAsia="Times New Roman" w:hAnsi="Cambria" w:cs="Times New Roman"/>
                      <w:color w:val="222222"/>
                      <w:sz w:val="23"/>
                      <w:szCs w:val="23"/>
                      <w:lang w:eastAsia="zh-CN"/>
                    </w:rPr>
                  </w:rPrChange>
                </w:rPr>
                <w:t>916</w:t>
              </w:r>
            </w:ins>
          </w:p>
        </w:tc>
        <w:tc>
          <w:tcPr>
            <w:tcW w:w="0" w:type="auto"/>
            <w:shd w:val="clear" w:color="auto" w:fill="auto"/>
            <w:tcMar>
              <w:top w:w="0" w:type="dxa"/>
              <w:left w:w="75" w:type="dxa"/>
              <w:bottom w:w="0" w:type="dxa"/>
              <w:right w:w="75" w:type="dxa"/>
            </w:tcMar>
            <w:vAlign w:val="center"/>
            <w:hideMark/>
          </w:tcPr>
          <w:p w14:paraId="1684DB26" w14:textId="77777777" w:rsidR="0042489F" w:rsidRPr="0042489F" w:rsidRDefault="0042489F" w:rsidP="0042489F">
            <w:pPr>
              <w:suppressAutoHyphens w:val="0"/>
              <w:spacing w:before="150" w:after="150" w:line="240" w:lineRule="auto"/>
              <w:jc w:val="right"/>
              <w:rPr>
                <w:ins w:id="2097" w:author="Qizhou Duan" w:date="2024-06-21T12:05:00Z"/>
                <w:rFonts w:ascii="Times New Roman" w:eastAsia="Times New Roman" w:hAnsi="Times New Roman" w:cs="Times New Roman"/>
                <w:color w:val="222222"/>
                <w:sz w:val="16"/>
                <w:szCs w:val="16"/>
                <w:lang w:eastAsia="zh-CN"/>
                <w:rPrChange w:id="2098" w:author="Qizhou Duan" w:date="2024-06-21T12:05:00Z">
                  <w:rPr>
                    <w:ins w:id="2099" w:author="Qizhou Duan" w:date="2024-06-21T12:05:00Z"/>
                    <w:rFonts w:ascii="Cambria" w:eastAsia="Times New Roman" w:hAnsi="Cambria" w:cs="Times New Roman"/>
                    <w:color w:val="222222"/>
                    <w:sz w:val="23"/>
                    <w:szCs w:val="23"/>
                    <w:lang w:eastAsia="zh-CN"/>
                  </w:rPr>
                </w:rPrChange>
              </w:rPr>
            </w:pPr>
            <w:ins w:id="2100" w:author="Qizhou Duan" w:date="2024-06-21T12:05:00Z">
              <w:r w:rsidRPr="0042489F">
                <w:rPr>
                  <w:rFonts w:ascii="Times New Roman" w:eastAsia="Times New Roman" w:hAnsi="Times New Roman" w:cs="Times New Roman"/>
                  <w:color w:val="222222"/>
                  <w:sz w:val="16"/>
                  <w:szCs w:val="16"/>
                  <w:lang w:eastAsia="zh-CN"/>
                  <w:rPrChange w:id="210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1D7F688" w14:textId="77777777" w:rsidR="0042489F" w:rsidRPr="0042489F" w:rsidRDefault="0042489F" w:rsidP="0042489F">
            <w:pPr>
              <w:suppressAutoHyphens w:val="0"/>
              <w:spacing w:before="150" w:after="150" w:line="240" w:lineRule="auto"/>
              <w:jc w:val="right"/>
              <w:rPr>
                <w:ins w:id="2102" w:author="Qizhou Duan" w:date="2024-06-21T12:05:00Z"/>
                <w:rFonts w:ascii="Times New Roman" w:eastAsia="Times New Roman" w:hAnsi="Times New Roman" w:cs="Times New Roman"/>
                <w:color w:val="222222"/>
                <w:sz w:val="16"/>
                <w:szCs w:val="16"/>
                <w:lang w:eastAsia="zh-CN"/>
                <w:rPrChange w:id="2103" w:author="Qizhou Duan" w:date="2024-06-21T12:05:00Z">
                  <w:rPr>
                    <w:ins w:id="2104" w:author="Qizhou Duan" w:date="2024-06-21T12:05:00Z"/>
                    <w:rFonts w:ascii="Cambria" w:eastAsia="Times New Roman" w:hAnsi="Cambria" w:cs="Times New Roman"/>
                    <w:color w:val="222222"/>
                    <w:sz w:val="23"/>
                    <w:szCs w:val="23"/>
                    <w:lang w:eastAsia="zh-CN"/>
                  </w:rPr>
                </w:rPrChange>
              </w:rPr>
            </w:pPr>
            <w:ins w:id="2105" w:author="Qizhou Duan" w:date="2024-06-21T12:05:00Z">
              <w:r w:rsidRPr="0042489F">
                <w:rPr>
                  <w:rFonts w:ascii="Times New Roman" w:eastAsia="Times New Roman" w:hAnsi="Times New Roman" w:cs="Times New Roman"/>
                  <w:color w:val="222222"/>
                  <w:sz w:val="16"/>
                  <w:szCs w:val="16"/>
                  <w:lang w:eastAsia="zh-CN"/>
                  <w:rPrChange w:id="210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5197BF3" w14:textId="77777777" w:rsidR="0042489F" w:rsidRPr="0042489F" w:rsidRDefault="0042489F" w:rsidP="0042489F">
            <w:pPr>
              <w:suppressAutoHyphens w:val="0"/>
              <w:spacing w:before="150" w:after="150" w:line="240" w:lineRule="auto"/>
              <w:jc w:val="right"/>
              <w:rPr>
                <w:ins w:id="2107" w:author="Qizhou Duan" w:date="2024-06-21T12:05:00Z"/>
                <w:rFonts w:ascii="Times New Roman" w:eastAsia="Times New Roman" w:hAnsi="Times New Roman" w:cs="Times New Roman"/>
                <w:color w:val="222222"/>
                <w:sz w:val="16"/>
                <w:szCs w:val="16"/>
                <w:lang w:eastAsia="zh-CN"/>
                <w:rPrChange w:id="2108" w:author="Qizhou Duan" w:date="2024-06-21T12:05:00Z">
                  <w:rPr>
                    <w:ins w:id="2109" w:author="Qizhou Duan" w:date="2024-06-21T12:05:00Z"/>
                    <w:rFonts w:ascii="Cambria" w:eastAsia="Times New Roman" w:hAnsi="Cambria" w:cs="Times New Roman"/>
                    <w:color w:val="222222"/>
                    <w:sz w:val="23"/>
                    <w:szCs w:val="23"/>
                    <w:lang w:eastAsia="zh-CN"/>
                  </w:rPr>
                </w:rPrChange>
              </w:rPr>
            </w:pPr>
            <w:ins w:id="2110" w:author="Qizhou Duan" w:date="2024-06-21T12:05:00Z">
              <w:r w:rsidRPr="0042489F">
                <w:rPr>
                  <w:rFonts w:ascii="Times New Roman" w:eastAsia="Times New Roman" w:hAnsi="Times New Roman" w:cs="Times New Roman"/>
                  <w:color w:val="222222"/>
                  <w:sz w:val="16"/>
                  <w:szCs w:val="16"/>
                  <w:lang w:eastAsia="zh-CN"/>
                  <w:rPrChange w:id="211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DB4EA20" w14:textId="77777777" w:rsidR="0042489F" w:rsidRPr="0042489F" w:rsidRDefault="0042489F" w:rsidP="0042489F">
            <w:pPr>
              <w:suppressAutoHyphens w:val="0"/>
              <w:spacing w:before="150" w:after="150" w:line="240" w:lineRule="auto"/>
              <w:jc w:val="right"/>
              <w:rPr>
                <w:ins w:id="2112" w:author="Qizhou Duan" w:date="2024-06-21T12:05:00Z"/>
                <w:rFonts w:ascii="Times New Roman" w:eastAsia="Times New Roman" w:hAnsi="Times New Roman" w:cs="Times New Roman"/>
                <w:color w:val="222222"/>
                <w:sz w:val="16"/>
                <w:szCs w:val="16"/>
                <w:lang w:eastAsia="zh-CN"/>
                <w:rPrChange w:id="2113" w:author="Qizhou Duan" w:date="2024-06-21T12:05:00Z">
                  <w:rPr>
                    <w:ins w:id="2114" w:author="Qizhou Duan" w:date="2024-06-21T12:05:00Z"/>
                    <w:rFonts w:ascii="Cambria" w:eastAsia="Times New Roman" w:hAnsi="Cambria" w:cs="Times New Roman"/>
                    <w:color w:val="222222"/>
                    <w:sz w:val="23"/>
                    <w:szCs w:val="23"/>
                    <w:lang w:eastAsia="zh-CN"/>
                  </w:rPr>
                </w:rPrChange>
              </w:rPr>
            </w:pPr>
            <w:ins w:id="2115" w:author="Qizhou Duan" w:date="2024-06-21T12:05:00Z">
              <w:r w:rsidRPr="0042489F">
                <w:rPr>
                  <w:rFonts w:ascii="Times New Roman" w:eastAsia="Times New Roman" w:hAnsi="Times New Roman" w:cs="Times New Roman"/>
                  <w:color w:val="222222"/>
                  <w:sz w:val="16"/>
                  <w:szCs w:val="16"/>
                  <w:lang w:eastAsia="zh-CN"/>
                  <w:rPrChange w:id="211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086BE18" w14:textId="77777777" w:rsidR="0042489F" w:rsidRPr="0042489F" w:rsidRDefault="0042489F" w:rsidP="0042489F">
            <w:pPr>
              <w:suppressAutoHyphens w:val="0"/>
              <w:spacing w:before="150" w:after="150" w:line="240" w:lineRule="auto"/>
              <w:jc w:val="right"/>
              <w:rPr>
                <w:ins w:id="2117" w:author="Qizhou Duan" w:date="2024-06-21T12:05:00Z"/>
                <w:rFonts w:ascii="Times New Roman" w:eastAsia="Times New Roman" w:hAnsi="Times New Roman" w:cs="Times New Roman"/>
                <w:color w:val="222222"/>
                <w:sz w:val="16"/>
                <w:szCs w:val="16"/>
                <w:lang w:eastAsia="zh-CN"/>
                <w:rPrChange w:id="2118" w:author="Qizhou Duan" w:date="2024-06-21T12:05:00Z">
                  <w:rPr>
                    <w:ins w:id="2119" w:author="Qizhou Duan" w:date="2024-06-21T12:05:00Z"/>
                    <w:rFonts w:ascii="Cambria" w:eastAsia="Times New Roman" w:hAnsi="Cambria" w:cs="Times New Roman"/>
                    <w:color w:val="222222"/>
                    <w:sz w:val="23"/>
                    <w:szCs w:val="23"/>
                    <w:lang w:eastAsia="zh-CN"/>
                  </w:rPr>
                </w:rPrChange>
              </w:rPr>
            </w:pPr>
            <w:ins w:id="2120" w:author="Qizhou Duan" w:date="2024-06-21T12:05:00Z">
              <w:r w:rsidRPr="0042489F">
                <w:rPr>
                  <w:rFonts w:ascii="Times New Roman" w:eastAsia="Times New Roman" w:hAnsi="Times New Roman" w:cs="Times New Roman"/>
                  <w:color w:val="222222"/>
                  <w:sz w:val="16"/>
                  <w:szCs w:val="16"/>
                  <w:lang w:eastAsia="zh-CN"/>
                  <w:rPrChange w:id="212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C376AD9" w14:textId="77777777" w:rsidR="0042489F" w:rsidRPr="0042489F" w:rsidRDefault="0042489F" w:rsidP="0042489F">
            <w:pPr>
              <w:suppressAutoHyphens w:val="0"/>
              <w:spacing w:before="150" w:after="150" w:line="240" w:lineRule="auto"/>
              <w:jc w:val="right"/>
              <w:rPr>
                <w:ins w:id="2122" w:author="Qizhou Duan" w:date="2024-06-21T12:05:00Z"/>
                <w:rFonts w:ascii="Times New Roman" w:eastAsia="Times New Roman" w:hAnsi="Times New Roman" w:cs="Times New Roman"/>
                <w:color w:val="222222"/>
                <w:sz w:val="16"/>
                <w:szCs w:val="16"/>
                <w:lang w:eastAsia="zh-CN"/>
                <w:rPrChange w:id="2123" w:author="Qizhou Duan" w:date="2024-06-21T12:05:00Z">
                  <w:rPr>
                    <w:ins w:id="2124" w:author="Qizhou Duan" w:date="2024-06-21T12:05:00Z"/>
                    <w:rFonts w:ascii="Cambria" w:eastAsia="Times New Roman" w:hAnsi="Cambria" w:cs="Times New Roman"/>
                    <w:color w:val="222222"/>
                    <w:sz w:val="23"/>
                    <w:szCs w:val="23"/>
                    <w:lang w:eastAsia="zh-CN"/>
                  </w:rPr>
                </w:rPrChange>
              </w:rPr>
            </w:pPr>
            <w:ins w:id="2125" w:author="Qizhou Duan" w:date="2024-06-21T12:05:00Z">
              <w:r w:rsidRPr="0042489F">
                <w:rPr>
                  <w:rFonts w:ascii="Times New Roman" w:eastAsia="Times New Roman" w:hAnsi="Times New Roman" w:cs="Times New Roman"/>
                  <w:color w:val="222222"/>
                  <w:sz w:val="16"/>
                  <w:szCs w:val="16"/>
                  <w:lang w:eastAsia="zh-CN"/>
                  <w:rPrChange w:id="2126"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7A1E7A76" w14:textId="77777777" w:rsidTr="0042489F">
        <w:trPr>
          <w:ins w:id="2127" w:author="Qizhou Duan" w:date="2024-06-21T12:05:00Z"/>
        </w:trPr>
        <w:tc>
          <w:tcPr>
            <w:tcW w:w="0" w:type="auto"/>
            <w:shd w:val="clear" w:color="auto" w:fill="auto"/>
            <w:tcMar>
              <w:top w:w="0" w:type="dxa"/>
              <w:left w:w="75" w:type="dxa"/>
              <w:bottom w:w="0" w:type="dxa"/>
              <w:right w:w="75" w:type="dxa"/>
            </w:tcMar>
            <w:vAlign w:val="center"/>
            <w:hideMark/>
          </w:tcPr>
          <w:p w14:paraId="7ABF1628" w14:textId="77777777" w:rsidR="0042489F" w:rsidRPr="0042489F" w:rsidRDefault="0042489F" w:rsidP="0042489F">
            <w:pPr>
              <w:suppressAutoHyphens w:val="0"/>
              <w:spacing w:before="150" w:after="150" w:line="240" w:lineRule="auto"/>
              <w:rPr>
                <w:ins w:id="2128" w:author="Qizhou Duan" w:date="2024-06-21T12:05:00Z"/>
                <w:rFonts w:ascii="Times New Roman" w:eastAsia="Times New Roman" w:hAnsi="Times New Roman" w:cs="Times New Roman"/>
                <w:color w:val="222222"/>
                <w:sz w:val="16"/>
                <w:szCs w:val="16"/>
                <w:lang w:eastAsia="zh-CN"/>
                <w:rPrChange w:id="2129" w:author="Qizhou Duan" w:date="2024-06-21T12:05:00Z">
                  <w:rPr>
                    <w:ins w:id="2130" w:author="Qizhou Duan" w:date="2024-06-21T12:05:00Z"/>
                    <w:rFonts w:ascii="Cambria" w:eastAsia="Times New Roman" w:hAnsi="Cambria" w:cs="Times New Roman"/>
                    <w:color w:val="222222"/>
                    <w:sz w:val="23"/>
                    <w:szCs w:val="23"/>
                    <w:lang w:eastAsia="zh-CN"/>
                  </w:rPr>
                </w:rPrChange>
              </w:rPr>
            </w:pPr>
            <w:ins w:id="2131" w:author="Qizhou Duan" w:date="2024-06-21T12:05:00Z">
              <w:r w:rsidRPr="0042489F">
                <w:rPr>
                  <w:rFonts w:ascii="Times New Roman" w:eastAsia="Times New Roman" w:hAnsi="Times New Roman" w:cs="Times New Roman"/>
                  <w:color w:val="222222"/>
                  <w:sz w:val="16"/>
                  <w:szCs w:val="16"/>
                  <w:lang w:eastAsia="zh-CN"/>
                  <w:rPrChange w:id="2132" w:author="Qizhou Duan" w:date="2024-06-21T12:05:00Z">
                    <w:rPr>
                      <w:rFonts w:ascii="Cambria" w:eastAsia="Times New Roman" w:hAnsi="Cambria" w:cs="Times New Roman"/>
                      <w:color w:val="222222"/>
                      <w:sz w:val="23"/>
                      <w:szCs w:val="23"/>
                      <w:lang w:eastAsia="zh-CN"/>
                    </w:rPr>
                  </w:rPrChange>
                </w:rPr>
                <w:t>Chen &amp; Tang (2021)</w:t>
              </w:r>
            </w:ins>
          </w:p>
        </w:tc>
        <w:tc>
          <w:tcPr>
            <w:tcW w:w="0" w:type="auto"/>
            <w:shd w:val="clear" w:color="auto" w:fill="auto"/>
            <w:tcMar>
              <w:top w:w="0" w:type="dxa"/>
              <w:left w:w="75" w:type="dxa"/>
              <w:bottom w:w="0" w:type="dxa"/>
              <w:right w:w="75" w:type="dxa"/>
            </w:tcMar>
            <w:vAlign w:val="center"/>
            <w:hideMark/>
          </w:tcPr>
          <w:p w14:paraId="0FC1F94A" w14:textId="77777777" w:rsidR="0042489F" w:rsidRPr="0042489F" w:rsidRDefault="0042489F" w:rsidP="0042489F">
            <w:pPr>
              <w:suppressAutoHyphens w:val="0"/>
              <w:spacing w:before="150" w:after="150" w:line="240" w:lineRule="auto"/>
              <w:jc w:val="right"/>
              <w:rPr>
                <w:ins w:id="2133" w:author="Qizhou Duan" w:date="2024-06-21T12:05:00Z"/>
                <w:rFonts w:ascii="Times New Roman" w:eastAsia="Times New Roman" w:hAnsi="Times New Roman" w:cs="Times New Roman"/>
                <w:color w:val="222222"/>
                <w:sz w:val="16"/>
                <w:szCs w:val="16"/>
                <w:lang w:eastAsia="zh-CN"/>
                <w:rPrChange w:id="2134" w:author="Qizhou Duan" w:date="2024-06-21T12:05:00Z">
                  <w:rPr>
                    <w:ins w:id="2135" w:author="Qizhou Duan" w:date="2024-06-21T12:05:00Z"/>
                    <w:rFonts w:ascii="Cambria" w:eastAsia="Times New Roman" w:hAnsi="Cambria" w:cs="Times New Roman"/>
                    <w:color w:val="222222"/>
                    <w:sz w:val="23"/>
                    <w:szCs w:val="23"/>
                    <w:lang w:eastAsia="zh-CN"/>
                  </w:rPr>
                </w:rPrChange>
              </w:rPr>
            </w:pPr>
            <w:ins w:id="2136" w:author="Qizhou Duan" w:date="2024-06-21T12:05:00Z">
              <w:r w:rsidRPr="0042489F">
                <w:rPr>
                  <w:rFonts w:ascii="Times New Roman" w:eastAsia="Times New Roman" w:hAnsi="Times New Roman" w:cs="Times New Roman"/>
                  <w:color w:val="222222"/>
                  <w:sz w:val="16"/>
                  <w:szCs w:val="16"/>
                  <w:lang w:eastAsia="zh-CN"/>
                  <w:rPrChange w:id="2137" w:author="Qizhou Duan" w:date="2024-06-21T12:05:00Z">
                    <w:rPr>
                      <w:rFonts w:ascii="Cambria" w:eastAsia="Times New Roman" w:hAnsi="Cambria" w:cs="Times New Roman"/>
                      <w:color w:val="222222"/>
                      <w:sz w:val="23"/>
                      <w:szCs w:val="23"/>
                      <w:lang w:eastAsia="zh-CN"/>
                    </w:rPr>
                  </w:rPrChange>
                </w:rPr>
                <w:t>422</w:t>
              </w:r>
            </w:ins>
          </w:p>
        </w:tc>
        <w:tc>
          <w:tcPr>
            <w:tcW w:w="0" w:type="auto"/>
            <w:shd w:val="clear" w:color="auto" w:fill="auto"/>
            <w:tcMar>
              <w:top w:w="0" w:type="dxa"/>
              <w:left w:w="75" w:type="dxa"/>
              <w:bottom w:w="0" w:type="dxa"/>
              <w:right w:w="75" w:type="dxa"/>
            </w:tcMar>
            <w:vAlign w:val="center"/>
            <w:hideMark/>
          </w:tcPr>
          <w:p w14:paraId="1F854FFF" w14:textId="77777777" w:rsidR="0042489F" w:rsidRPr="0042489F" w:rsidRDefault="0042489F" w:rsidP="0042489F">
            <w:pPr>
              <w:suppressAutoHyphens w:val="0"/>
              <w:spacing w:before="150" w:after="150" w:line="240" w:lineRule="auto"/>
              <w:jc w:val="right"/>
              <w:rPr>
                <w:ins w:id="2138" w:author="Qizhou Duan" w:date="2024-06-21T12:05:00Z"/>
                <w:rFonts w:ascii="Times New Roman" w:eastAsia="Times New Roman" w:hAnsi="Times New Roman" w:cs="Times New Roman"/>
                <w:color w:val="222222"/>
                <w:sz w:val="16"/>
                <w:szCs w:val="16"/>
                <w:lang w:eastAsia="zh-CN"/>
                <w:rPrChange w:id="2139" w:author="Qizhou Duan" w:date="2024-06-21T12:05:00Z">
                  <w:rPr>
                    <w:ins w:id="2140" w:author="Qizhou Duan" w:date="2024-06-21T12:05:00Z"/>
                    <w:rFonts w:ascii="Cambria" w:eastAsia="Times New Roman" w:hAnsi="Cambria" w:cs="Times New Roman"/>
                    <w:color w:val="222222"/>
                    <w:sz w:val="23"/>
                    <w:szCs w:val="23"/>
                    <w:lang w:eastAsia="zh-CN"/>
                  </w:rPr>
                </w:rPrChange>
              </w:rPr>
            </w:pPr>
            <w:ins w:id="2141" w:author="Qizhou Duan" w:date="2024-06-21T12:05:00Z">
              <w:r w:rsidRPr="0042489F">
                <w:rPr>
                  <w:rFonts w:ascii="Times New Roman" w:eastAsia="Times New Roman" w:hAnsi="Times New Roman" w:cs="Times New Roman"/>
                  <w:color w:val="222222"/>
                  <w:sz w:val="16"/>
                  <w:szCs w:val="16"/>
                  <w:lang w:eastAsia="zh-CN"/>
                  <w:rPrChange w:id="214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85AA162" w14:textId="77777777" w:rsidR="0042489F" w:rsidRPr="0042489F" w:rsidRDefault="0042489F" w:rsidP="0042489F">
            <w:pPr>
              <w:suppressAutoHyphens w:val="0"/>
              <w:spacing w:before="150" w:after="150" w:line="240" w:lineRule="auto"/>
              <w:jc w:val="right"/>
              <w:rPr>
                <w:ins w:id="2143" w:author="Qizhou Duan" w:date="2024-06-21T12:05:00Z"/>
                <w:rFonts w:ascii="Times New Roman" w:eastAsia="Times New Roman" w:hAnsi="Times New Roman" w:cs="Times New Roman"/>
                <w:color w:val="222222"/>
                <w:sz w:val="16"/>
                <w:szCs w:val="16"/>
                <w:lang w:eastAsia="zh-CN"/>
                <w:rPrChange w:id="2144" w:author="Qizhou Duan" w:date="2024-06-21T12:05:00Z">
                  <w:rPr>
                    <w:ins w:id="2145" w:author="Qizhou Duan" w:date="2024-06-21T12:05:00Z"/>
                    <w:rFonts w:ascii="Cambria" w:eastAsia="Times New Roman" w:hAnsi="Cambria" w:cs="Times New Roman"/>
                    <w:color w:val="222222"/>
                    <w:sz w:val="23"/>
                    <w:szCs w:val="23"/>
                    <w:lang w:eastAsia="zh-CN"/>
                  </w:rPr>
                </w:rPrChange>
              </w:rPr>
            </w:pPr>
            <w:ins w:id="2146" w:author="Qizhou Duan" w:date="2024-06-21T12:05:00Z">
              <w:r w:rsidRPr="0042489F">
                <w:rPr>
                  <w:rFonts w:ascii="Times New Roman" w:eastAsia="Times New Roman" w:hAnsi="Times New Roman" w:cs="Times New Roman"/>
                  <w:color w:val="222222"/>
                  <w:sz w:val="16"/>
                  <w:szCs w:val="16"/>
                  <w:lang w:eastAsia="zh-CN"/>
                  <w:rPrChange w:id="214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7EE0BD6" w14:textId="77777777" w:rsidR="0042489F" w:rsidRPr="0042489F" w:rsidRDefault="0042489F" w:rsidP="0042489F">
            <w:pPr>
              <w:suppressAutoHyphens w:val="0"/>
              <w:spacing w:before="150" w:after="150" w:line="240" w:lineRule="auto"/>
              <w:jc w:val="right"/>
              <w:rPr>
                <w:ins w:id="2148" w:author="Qizhou Duan" w:date="2024-06-21T12:05:00Z"/>
                <w:rFonts w:ascii="Times New Roman" w:eastAsia="Times New Roman" w:hAnsi="Times New Roman" w:cs="Times New Roman"/>
                <w:color w:val="222222"/>
                <w:sz w:val="16"/>
                <w:szCs w:val="16"/>
                <w:lang w:eastAsia="zh-CN"/>
                <w:rPrChange w:id="2149" w:author="Qizhou Duan" w:date="2024-06-21T12:05:00Z">
                  <w:rPr>
                    <w:ins w:id="2150" w:author="Qizhou Duan" w:date="2024-06-21T12:05:00Z"/>
                    <w:rFonts w:ascii="Cambria" w:eastAsia="Times New Roman" w:hAnsi="Cambria" w:cs="Times New Roman"/>
                    <w:color w:val="222222"/>
                    <w:sz w:val="23"/>
                    <w:szCs w:val="23"/>
                    <w:lang w:eastAsia="zh-CN"/>
                  </w:rPr>
                </w:rPrChange>
              </w:rPr>
            </w:pPr>
            <w:ins w:id="2151" w:author="Qizhou Duan" w:date="2024-06-21T12:05:00Z">
              <w:r w:rsidRPr="0042489F">
                <w:rPr>
                  <w:rFonts w:ascii="Times New Roman" w:eastAsia="Times New Roman" w:hAnsi="Times New Roman" w:cs="Times New Roman"/>
                  <w:color w:val="222222"/>
                  <w:sz w:val="16"/>
                  <w:szCs w:val="16"/>
                  <w:lang w:eastAsia="zh-CN"/>
                  <w:rPrChange w:id="215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248E569" w14:textId="77777777" w:rsidR="0042489F" w:rsidRPr="0042489F" w:rsidRDefault="0042489F" w:rsidP="0042489F">
            <w:pPr>
              <w:suppressAutoHyphens w:val="0"/>
              <w:spacing w:before="150" w:after="150" w:line="240" w:lineRule="auto"/>
              <w:jc w:val="right"/>
              <w:rPr>
                <w:ins w:id="2153" w:author="Qizhou Duan" w:date="2024-06-21T12:05:00Z"/>
                <w:rFonts w:ascii="Times New Roman" w:eastAsia="Times New Roman" w:hAnsi="Times New Roman" w:cs="Times New Roman"/>
                <w:color w:val="222222"/>
                <w:sz w:val="16"/>
                <w:szCs w:val="16"/>
                <w:lang w:eastAsia="zh-CN"/>
                <w:rPrChange w:id="2154" w:author="Qizhou Duan" w:date="2024-06-21T12:05:00Z">
                  <w:rPr>
                    <w:ins w:id="2155" w:author="Qizhou Duan" w:date="2024-06-21T12:05:00Z"/>
                    <w:rFonts w:ascii="Cambria" w:eastAsia="Times New Roman" w:hAnsi="Cambria" w:cs="Times New Roman"/>
                    <w:color w:val="222222"/>
                    <w:sz w:val="23"/>
                    <w:szCs w:val="23"/>
                    <w:lang w:eastAsia="zh-CN"/>
                  </w:rPr>
                </w:rPrChange>
              </w:rPr>
            </w:pPr>
            <w:ins w:id="2156" w:author="Qizhou Duan" w:date="2024-06-21T12:05:00Z">
              <w:r w:rsidRPr="0042489F">
                <w:rPr>
                  <w:rFonts w:ascii="Times New Roman" w:eastAsia="Times New Roman" w:hAnsi="Times New Roman" w:cs="Times New Roman"/>
                  <w:color w:val="222222"/>
                  <w:sz w:val="16"/>
                  <w:szCs w:val="16"/>
                  <w:lang w:eastAsia="zh-CN"/>
                  <w:rPrChange w:id="215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195D0B9" w14:textId="77777777" w:rsidR="0042489F" w:rsidRPr="0042489F" w:rsidRDefault="0042489F" w:rsidP="0042489F">
            <w:pPr>
              <w:suppressAutoHyphens w:val="0"/>
              <w:spacing w:before="150" w:after="150" w:line="240" w:lineRule="auto"/>
              <w:jc w:val="right"/>
              <w:rPr>
                <w:ins w:id="2158" w:author="Qizhou Duan" w:date="2024-06-21T12:05:00Z"/>
                <w:rFonts w:ascii="Times New Roman" w:eastAsia="Times New Roman" w:hAnsi="Times New Roman" w:cs="Times New Roman"/>
                <w:color w:val="222222"/>
                <w:sz w:val="16"/>
                <w:szCs w:val="16"/>
                <w:lang w:eastAsia="zh-CN"/>
                <w:rPrChange w:id="2159" w:author="Qizhou Duan" w:date="2024-06-21T12:05:00Z">
                  <w:rPr>
                    <w:ins w:id="2160" w:author="Qizhou Duan" w:date="2024-06-21T12:05:00Z"/>
                    <w:rFonts w:ascii="Cambria" w:eastAsia="Times New Roman" w:hAnsi="Cambria" w:cs="Times New Roman"/>
                    <w:color w:val="222222"/>
                    <w:sz w:val="23"/>
                    <w:szCs w:val="23"/>
                    <w:lang w:eastAsia="zh-CN"/>
                  </w:rPr>
                </w:rPrChange>
              </w:rPr>
            </w:pPr>
            <w:ins w:id="2161" w:author="Qizhou Duan" w:date="2024-06-21T12:05:00Z">
              <w:r w:rsidRPr="0042489F">
                <w:rPr>
                  <w:rFonts w:ascii="Times New Roman" w:eastAsia="Times New Roman" w:hAnsi="Times New Roman" w:cs="Times New Roman"/>
                  <w:color w:val="222222"/>
                  <w:sz w:val="16"/>
                  <w:szCs w:val="16"/>
                  <w:lang w:eastAsia="zh-CN"/>
                  <w:rPrChange w:id="216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B75327C" w14:textId="77777777" w:rsidR="0042489F" w:rsidRPr="0042489F" w:rsidRDefault="0042489F" w:rsidP="0042489F">
            <w:pPr>
              <w:suppressAutoHyphens w:val="0"/>
              <w:spacing w:before="150" w:after="150" w:line="240" w:lineRule="auto"/>
              <w:jc w:val="right"/>
              <w:rPr>
                <w:ins w:id="2163" w:author="Qizhou Duan" w:date="2024-06-21T12:05:00Z"/>
                <w:rFonts w:ascii="Times New Roman" w:eastAsia="Times New Roman" w:hAnsi="Times New Roman" w:cs="Times New Roman"/>
                <w:color w:val="222222"/>
                <w:sz w:val="16"/>
                <w:szCs w:val="16"/>
                <w:lang w:eastAsia="zh-CN"/>
                <w:rPrChange w:id="2164" w:author="Qizhou Duan" w:date="2024-06-21T12:05:00Z">
                  <w:rPr>
                    <w:ins w:id="2165" w:author="Qizhou Duan" w:date="2024-06-21T12:05:00Z"/>
                    <w:rFonts w:ascii="Cambria" w:eastAsia="Times New Roman" w:hAnsi="Cambria" w:cs="Times New Roman"/>
                    <w:color w:val="222222"/>
                    <w:sz w:val="23"/>
                    <w:szCs w:val="23"/>
                    <w:lang w:eastAsia="zh-CN"/>
                  </w:rPr>
                </w:rPrChange>
              </w:rPr>
            </w:pPr>
            <w:ins w:id="2166" w:author="Qizhou Duan" w:date="2024-06-21T12:05:00Z">
              <w:r w:rsidRPr="0042489F">
                <w:rPr>
                  <w:rFonts w:ascii="Times New Roman" w:eastAsia="Times New Roman" w:hAnsi="Times New Roman" w:cs="Times New Roman"/>
                  <w:color w:val="222222"/>
                  <w:sz w:val="16"/>
                  <w:szCs w:val="16"/>
                  <w:lang w:eastAsia="zh-CN"/>
                  <w:rPrChange w:id="216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5BB7D90" w14:textId="77777777" w:rsidTr="0042489F">
        <w:trPr>
          <w:ins w:id="2168" w:author="Qizhou Duan" w:date="2024-06-21T12:05:00Z"/>
        </w:trPr>
        <w:tc>
          <w:tcPr>
            <w:tcW w:w="0" w:type="auto"/>
            <w:shd w:val="clear" w:color="auto" w:fill="auto"/>
            <w:tcMar>
              <w:top w:w="0" w:type="dxa"/>
              <w:left w:w="75" w:type="dxa"/>
              <w:bottom w:w="0" w:type="dxa"/>
              <w:right w:w="75" w:type="dxa"/>
            </w:tcMar>
            <w:vAlign w:val="center"/>
            <w:hideMark/>
          </w:tcPr>
          <w:p w14:paraId="7E4D02A4" w14:textId="77777777" w:rsidR="0042489F" w:rsidRPr="0042489F" w:rsidRDefault="0042489F" w:rsidP="0042489F">
            <w:pPr>
              <w:suppressAutoHyphens w:val="0"/>
              <w:spacing w:before="150" w:after="150" w:line="240" w:lineRule="auto"/>
              <w:rPr>
                <w:ins w:id="2169" w:author="Qizhou Duan" w:date="2024-06-21T12:05:00Z"/>
                <w:rFonts w:ascii="Times New Roman" w:eastAsia="Times New Roman" w:hAnsi="Times New Roman" w:cs="Times New Roman"/>
                <w:color w:val="222222"/>
                <w:sz w:val="16"/>
                <w:szCs w:val="16"/>
                <w:lang w:eastAsia="zh-CN"/>
                <w:rPrChange w:id="2170" w:author="Qizhou Duan" w:date="2024-06-21T12:05:00Z">
                  <w:rPr>
                    <w:ins w:id="2171" w:author="Qizhou Duan" w:date="2024-06-21T12:05:00Z"/>
                    <w:rFonts w:ascii="Cambria" w:eastAsia="Times New Roman" w:hAnsi="Cambria" w:cs="Times New Roman"/>
                    <w:color w:val="222222"/>
                    <w:sz w:val="23"/>
                    <w:szCs w:val="23"/>
                    <w:lang w:eastAsia="zh-CN"/>
                  </w:rPr>
                </w:rPrChange>
              </w:rPr>
            </w:pPr>
            <w:ins w:id="2172" w:author="Qizhou Duan" w:date="2024-06-21T12:05:00Z">
              <w:r w:rsidRPr="0042489F">
                <w:rPr>
                  <w:rFonts w:ascii="Times New Roman" w:eastAsia="Times New Roman" w:hAnsi="Times New Roman" w:cs="Times New Roman"/>
                  <w:color w:val="222222"/>
                  <w:sz w:val="16"/>
                  <w:szCs w:val="16"/>
                  <w:lang w:eastAsia="zh-CN"/>
                  <w:rPrChange w:id="2173" w:author="Qizhou Duan" w:date="2024-06-21T12:05:00Z">
                    <w:rPr>
                      <w:rFonts w:ascii="Cambria" w:eastAsia="Times New Roman" w:hAnsi="Cambria" w:cs="Times New Roman"/>
                      <w:color w:val="222222"/>
                      <w:sz w:val="23"/>
                      <w:szCs w:val="23"/>
                      <w:lang w:eastAsia="zh-CN"/>
                    </w:rPr>
                  </w:rPrChange>
                </w:rPr>
                <w:t>Gul (2023)</w:t>
              </w:r>
            </w:ins>
          </w:p>
        </w:tc>
        <w:tc>
          <w:tcPr>
            <w:tcW w:w="0" w:type="auto"/>
            <w:shd w:val="clear" w:color="auto" w:fill="auto"/>
            <w:tcMar>
              <w:top w:w="0" w:type="dxa"/>
              <w:left w:w="75" w:type="dxa"/>
              <w:bottom w:w="0" w:type="dxa"/>
              <w:right w:w="75" w:type="dxa"/>
            </w:tcMar>
            <w:vAlign w:val="center"/>
            <w:hideMark/>
          </w:tcPr>
          <w:p w14:paraId="6B6B3E7E" w14:textId="77777777" w:rsidR="0042489F" w:rsidRPr="0042489F" w:rsidRDefault="0042489F" w:rsidP="0042489F">
            <w:pPr>
              <w:suppressAutoHyphens w:val="0"/>
              <w:spacing w:before="150" w:after="150" w:line="240" w:lineRule="auto"/>
              <w:jc w:val="right"/>
              <w:rPr>
                <w:ins w:id="2174" w:author="Qizhou Duan" w:date="2024-06-21T12:05:00Z"/>
                <w:rFonts w:ascii="Times New Roman" w:eastAsia="Times New Roman" w:hAnsi="Times New Roman" w:cs="Times New Roman"/>
                <w:color w:val="222222"/>
                <w:sz w:val="16"/>
                <w:szCs w:val="16"/>
                <w:lang w:eastAsia="zh-CN"/>
                <w:rPrChange w:id="2175" w:author="Qizhou Duan" w:date="2024-06-21T12:05:00Z">
                  <w:rPr>
                    <w:ins w:id="2176" w:author="Qizhou Duan" w:date="2024-06-21T12:05:00Z"/>
                    <w:rFonts w:ascii="Cambria" w:eastAsia="Times New Roman" w:hAnsi="Cambria" w:cs="Times New Roman"/>
                    <w:color w:val="222222"/>
                    <w:sz w:val="23"/>
                    <w:szCs w:val="23"/>
                    <w:lang w:eastAsia="zh-CN"/>
                  </w:rPr>
                </w:rPrChange>
              </w:rPr>
            </w:pPr>
            <w:ins w:id="2177" w:author="Qizhou Duan" w:date="2024-06-21T12:05:00Z">
              <w:r w:rsidRPr="0042489F">
                <w:rPr>
                  <w:rFonts w:ascii="Times New Roman" w:eastAsia="Times New Roman" w:hAnsi="Times New Roman" w:cs="Times New Roman"/>
                  <w:color w:val="222222"/>
                  <w:sz w:val="16"/>
                  <w:szCs w:val="16"/>
                  <w:lang w:eastAsia="zh-CN"/>
                  <w:rPrChange w:id="2178" w:author="Qizhou Duan" w:date="2024-06-21T12:05:00Z">
                    <w:rPr>
                      <w:rFonts w:ascii="Cambria" w:eastAsia="Times New Roman" w:hAnsi="Cambria" w:cs="Times New Roman"/>
                      <w:color w:val="222222"/>
                      <w:sz w:val="23"/>
                      <w:szCs w:val="23"/>
                      <w:lang w:eastAsia="zh-CN"/>
                    </w:rPr>
                  </w:rPrChange>
                </w:rPr>
                <w:t>300</w:t>
              </w:r>
            </w:ins>
          </w:p>
        </w:tc>
        <w:tc>
          <w:tcPr>
            <w:tcW w:w="0" w:type="auto"/>
            <w:shd w:val="clear" w:color="auto" w:fill="auto"/>
            <w:tcMar>
              <w:top w:w="0" w:type="dxa"/>
              <w:left w:w="75" w:type="dxa"/>
              <w:bottom w:w="0" w:type="dxa"/>
              <w:right w:w="75" w:type="dxa"/>
            </w:tcMar>
            <w:vAlign w:val="center"/>
            <w:hideMark/>
          </w:tcPr>
          <w:p w14:paraId="0C495DCA" w14:textId="77777777" w:rsidR="0042489F" w:rsidRPr="0042489F" w:rsidRDefault="0042489F" w:rsidP="0042489F">
            <w:pPr>
              <w:suppressAutoHyphens w:val="0"/>
              <w:spacing w:before="150" w:after="150" w:line="240" w:lineRule="auto"/>
              <w:jc w:val="right"/>
              <w:rPr>
                <w:ins w:id="2179" w:author="Qizhou Duan" w:date="2024-06-21T12:05:00Z"/>
                <w:rFonts w:ascii="Times New Roman" w:eastAsia="Times New Roman" w:hAnsi="Times New Roman" w:cs="Times New Roman"/>
                <w:color w:val="222222"/>
                <w:sz w:val="16"/>
                <w:szCs w:val="16"/>
                <w:lang w:eastAsia="zh-CN"/>
                <w:rPrChange w:id="2180" w:author="Qizhou Duan" w:date="2024-06-21T12:05:00Z">
                  <w:rPr>
                    <w:ins w:id="2181" w:author="Qizhou Duan" w:date="2024-06-21T12:05:00Z"/>
                    <w:rFonts w:ascii="Cambria" w:eastAsia="Times New Roman" w:hAnsi="Cambria" w:cs="Times New Roman"/>
                    <w:color w:val="222222"/>
                    <w:sz w:val="23"/>
                    <w:szCs w:val="23"/>
                    <w:lang w:eastAsia="zh-CN"/>
                  </w:rPr>
                </w:rPrChange>
              </w:rPr>
            </w:pPr>
            <w:ins w:id="2182" w:author="Qizhou Duan" w:date="2024-06-21T12:05:00Z">
              <w:r w:rsidRPr="0042489F">
                <w:rPr>
                  <w:rFonts w:ascii="Times New Roman" w:eastAsia="Times New Roman" w:hAnsi="Times New Roman" w:cs="Times New Roman"/>
                  <w:color w:val="222222"/>
                  <w:sz w:val="16"/>
                  <w:szCs w:val="16"/>
                  <w:lang w:eastAsia="zh-CN"/>
                  <w:rPrChange w:id="218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59FC527" w14:textId="77777777" w:rsidR="0042489F" w:rsidRPr="0042489F" w:rsidRDefault="0042489F" w:rsidP="0042489F">
            <w:pPr>
              <w:suppressAutoHyphens w:val="0"/>
              <w:spacing w:before="150" w:after="150" w:line="240" w:lineRule="auto"/>
              <w:jc w:val="right"/>
              <w:rPr>
                <w:ins w:id="2184" w:author="Qizhou Duan" w:date="2024-06-21T12:05:00Z"/>
                <w:rFonts w:ascii="Times New Roman" w:eastAsia="Times New Roman" w:hAnsi="Times New Roman" w:cs="Times New Roman"/>
                <w:color w:val="222222"/>
                <w:sz w:val="16"/>
                <w:szCs w:val="16"/>
                <w:lang w:eastAsia="zh-CN"/>
                <w:rPrChange w:id="2185" w:author="Qizhou Duan" w:date="2024-06-21T12:05:00Z">
                  <w:rPr>
                    <w:ins w:id="2186" w:author="Qizhou Duan" w:date="2024-06-21T12:05:00Z"/>
                    <w:rFonts w:ascii="Cambria" w:eastAsia="Times New Roman" w:hAnsi="Cambria" w:cs="Times New Roman"/>
                    <w:color w:val="222222"/>
                    <w:sz w:val="23"/>
                    <w:szCs w:val="23"/>
                    <w:lang w:eastAsia="zh-CN"/>
                  </w:rPr>
                </w:rPrChange>
              </w:rPr>
            </w:pPr>
            <w:ins w:id="2187" w:author="Qizhou Duan" w:date="2024-06-21T12:05:00Z">
              <w:r w:rsidRPr="0042489F">
                <w:rPr>
                  <w:rFonts w:ascii="Times New Roman" w:eastAsia="Times New Roman" w:hAnsi="Times New Roman" w:cs="Times New Roman"/>
                  <w:color w:val="222222"/>
                  <w:sz w:val="16"/>
                  <w:szCs w:val="16"/>
                  <w:lang w:eastAsia="zh-CN"/>
                  <w:rPrChange w:id="218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D5B60E8" w14:textId="77777777" w:rsidR="0042489F" w:rsidRPr="0042489F" w:rsidRDefault="0042489F" w:rsidP="0042489F">
            <w:pPr>
              <w:suppressAutoHyphens w:val="0"/>
              <w:spacing w:before="150" w:after="150" w:line="240" w:lineRule="auto"/>
              <w:jc w:val="right"/>
              <w:rPr>
                <w:ins w:id="2189" w:author="Qizhou Duan" w:date="2024-06-21T12:05:00Z"/>
                <w:rFonts w:ascii="Times New Roman" w:eastAsia="Times New Roman" w:hAnsi="Times New Roman" w:cs="Times New Roman"/>
                <w:color w:val="222222"/>
                <w:sz w:val="16"/>
                <w:szCs w:val="16"/>
                <w:lang w:eastAsia="zh-CN"/>
                <w:rPrChange w:id="2190" w:author="Qizhou Duan" w:date="2024-06-21T12:05:00Z">
                  <w:rPr>
                    <w:ins w:id="2191" w:author="Qizhou Duan" w:date="2024-06-21T12:05:00Z"/>
                    <w:rFonts w:ascii="Cambria" w:eastAsia="Times New Roman" w:hAnsi="Cambria" w:cs="Times New Roman"/>
                    <w:color w:val="222222"/>
                    <w:sz w:val="23"/>
                    <w:szCs w:val="23"/>
                    <w:lang w:eastAsia="zh-CN"/>
                  </w:rPr>
                </w:rPrChange>
              </w:rPr>
            </w:pPr>
            <w:ins w:id="2192" w:author="Qizhou Duan" w:date="2024-06-21T12:05:00Z">
              <w:r w:rsidRPr="0042489F">
                <w:rPr>
                  <w:rFonts w:ascii="Times New Roman" w:eastAsia="Times New Roman" w:hAnsi="Times New Roman" w:cs="Times New Roman"/>
                  <w:color w:val="222222"/>
                  <w:sz w:val="16"/>
                  <w:szCs w:val="16"/>
                  <w:lang w:eastAsia="zh-CN"/>
                  <w:rPrChange w:id="219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5A161CD" w14:textId="77777777" w:rsidR="0042489F" w:rsidRPr="0042489F" w:rsidRDefault="0042489F" w:rsidP="0042489F">
            <w:pPr>
              <w:suppressAutoHyphens w:val="0"/>
              <w:spacing w:before="150" w:after="150" w:line="240" w:lineRule="auto"/>
              <w:jc w:val="right"/>
              <w:rPr>
                <w:ins w:id="2194" w:author="Qizhou Duan" w:date="2024-06-21T12:05:00Z"/>
                <w:rFonts w:ascii="Times New Roman" w:eastAsia="Times New Roman" w:hAnsi="Times New Roman" w:cs="Times New Roman"/>
                <w:color w:val="222222"/>
                <w:sz w:val="16"/>
                <w:szCs w:val="16"/>
                <w:lang w:eastAsia="zh-CN"/>
                <w:rPrChange w:id="2195" w:author="Qizhou Duan" w:date="2024-06-21T12:05:00Z">
                  <w:rPr>
                    <w:ins w:id="2196" w:author="Qizhou Duan" w:date="2024-06-21T12:05:00Z"/>
                    <w:rFonts w:ascii="Cambria" w:eastAsia="Times New Roman" w:hAnsi="Cambria" w:cs="Times New Roman"/>
                    <w:color w:val="222222"/>
                    <w:sz w:val="23"/>
                    <w:szCs w:val="23"/>
                    <w:lang w:eastAsia="zh-CN"/>
                  </w:rPr>
                </w:rPrChange>
              </w:rPr>
            </w:pPr>
            <w:ins w:id="2197" w:author="Qizhou Duan" w:date="2024-06-21T12:05:00Z">
              <w:r w:rsidRPr="0042489F">
                <w:rPr>
                  <w:rFonts w:ascii="Times New Roman" w:eastAsia="Times New Roman" w:hAnsi="Times New Roman" w:cs="Times New Roman"/>
                  <w:color w:val="222222"/>
                  <w:sz w:val="16"/>
                  <w:szCs w:val="16"/>
                  <w:lang w:eastAsia="zh-CN"/>
                  <w:rPrChange w:id="219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B31ADD2" w14:textId="77777777" w:rsidR="0042489F" w:rsidRPr="0042489F" w:rsidRDefault="0042489F" w:rsidP="0042489F">
            <w:pPr>
              <w:suppressAutoHyphens w:val="0"/>
              <w:spacing w:before="150" w:after="150" w:line="240" w:lineRule="auto"/>
              <w:jc w:val="right"/>
              <w:rPr>
                <w:ins w:id="2199" w:author="Qizhou Duan" w:date="2024-06-21T12:05:00Z"/>
                <w:rFonts w:ascii="Times New Roman" w:eastAsia="Times New Roman" w:hAnsi="Times New Roman" w:cs="Times New Roman"/>
                <w:color w:val="222222"/>
                <w:sz w:val="16"/>
                <w:szCs w:val="16"/>
                <w:lang w:eastAsia="zh-CN"/>
                <w:rPrChange w:id="2200" w:author="Qizhou Duan" w:date="2024-06-21T12:05:00Z">
                  <w:rPr>
                    <w:ins w:id="2201" w:author="Qizhou Duan" w:date="2024-06-21T12:05:00Z"/>
                    <w:rFonts w:ascii="Cambria" w:eastAsia="Times New Roman" w:hAnsi="Cambria" w:cs="Times New Roman"/>
                    <w:color w:val="222222"/>
                    <w:sz w:val="23"/>
                    <w:szCs w:val="23"/>
                    <w:lang w:eastAsia="zh-CN"/>
                  </w:rPr>
                </w:rPrChange>
              </w:rPr>
            </w:pPr>
            <w:ins w:id="2202" w:author="Qizhou Duan" w:date="2024-06-21T12:05:00Z">
              <w:r w:rsidRPr="0042489F">
                <w:rPr>
                  <w:rFonts w:ascii="Times New Roman" w:eastAsia="Times New Roman" w:hAnsi="Times New Roman" w:cs="Times New Roman"/>
                  <w:color w:val="222222"/>
                  <w:sz w:val="16"/>
                  <w:szCs w:val="16"/>
                  <w:lang w:eastAsia="zh-CN"/>
                  <w:rPrChange w:id="220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BE61B8B" w14:textId="77777777" w:rsidR="0042489F" w:rsidRPr="0042489F" w:rsidRDefault="0042489F" w:rsidP="0042489F">
            <w:pPr>
              <w:suppressAutoHyphens w:val="0"/>
              <w:spacing w:before="150" w:after="150" w:line="240" w:lineRule="auto"/>
              <w:jc w:val="right"/>
              <w:rPr>
                <w:ins w:id="2204" w:author="Qizhou Duan" w:date="2024-06-21T12:05:00Z"/>
                <w:rFonts w:ascii="Times New Roman" w:eastAsia="Times New Roman" w:hAnsi="Times New Roman" w:cs="Times New Roman"/>
                <w:color w:val="222222"/>
                <w:sz w:val="16"/>
                <w:szCs w:val="16"/>
                <w:lang w:eastAsia="zh-CN"/>
                <w:rPrChange w:id="2205" w:author="Qizhou Duan" w:date="2024-06-21T12:05:00Z">
                  <w:rPr>
                    <w:ins w:id="2206" w:author="Qizhou Duan" w:date="2024-06-21T12:05:00Z"/>
                    <w:rFonts w:ascii="Cambria" w:eastAsia="Times New Roman" w:hAnsi="Cambria" w:cs="Times New Roman"/>
                    <w:color w:val="222222"/>
                    <w:sz w:val="23"/>
                    <w:szCs w:val="23"/>
                    <w:lang w:eastAsia="zh-CN"/>
                  </w:rPr>
                </w:rPrChange>
              </w:rPr>
            </w:pPr>
            <w:ins w:id="2207" w:author="Qizhou Duan" w:date="2024-06-21T12:05:00Z">
              <w:r w:rsidRPr="0042489F">
                <w:rPr>
                  <w:rFonts w:ascii="Times New Roman" w:eastAsia="Times New Roman" w:hAnsi="Times New Roman" w:cs="Times New Roman"/>
                  <w:color w:val="222222"/>
                  <w:sz w:val="16"/>
                  <w:szCs w:val="16"/>
                  <w:lang w:eastAsia="zh-CN"/>
                  <w:rPrChange w:id="2208"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1DAFD18" w14:textId="77777777" w:rsidTr="0042489F">
        <w:trPr>
          <w:ins w:id="2209" w:author="Qizhou Duan" w:date="2024-06-21T12:05:00Z"/>
        </w:trPr>
        <w:tc>
          <w:tcPr>
            <w:tcW w:w="0" w:type="auto"/>
            <w:shd w:val="clear" w:color="auto" w:fill="auto"/>
            <w:tcMar>
              <w:top w:w="0" w:type="dxa"/>
              <w:left w:w="75" w:type="dxa"/>
              <w:bottom w:w="0" w:type="dxa"/>
              <w:right w:w="75" w:type="dxa"/>
            </w:tcMar>
            <w:vAlign w:val="center"/>
            <w:hideMark/>
          </w:tcPr>
          <w:p w14:paraId="24CCBD87" w14:textId="77777777" w:rsidR="0042489F" w:rsidRPr="0042489F" w:rsidRDefault="0042489F" w:rsidP="0042489F">
            <w:pPr>
              <w:suppressAutoHyphens w:val="0"/>
              <w:spacing w:before="150" w:after="150" w:line="240" w:lineRule="auto"/>
              <w:rPr>
                <w:ins w:id="2210" w:author="Qizhou Duan" w:date="2024-06-21T12:05:00Z"/>
                <w:rFonts w:ascii="Times New Roman" w:eastAsia="Times New Roman" w:hAnsi="Times New Roman" w:cs="Times New Roman"/>
                <w:color w:val="222222"/>
                <w:sz w:val="16"/>
                <w:szCs w:val="16"/>
                <w:lang w:eastAsia="zh-CN"/>
                <w:rPrChange w:id="2211" w:author="Qizhou Duan" w:date="2024-06-21T12:05:00Z">
                  <w:rPr>
                    <w:ins w:id="2212" w:author="Qizhou Duan" w:date="2024-06-21T12:05:00Z"/>
                    <w:rFonts w:ascii="Cambria" w:eastAsia="Times New Roman" w:hAnsi="Cambria" w:cs="Times New Roman"/>
                    <w:color w:val="222222"/>
                    <w:sz w:val="23"/>
                    <w:szCs w:val="23"/>
                    <w:lang w:eastAsia="zh-CN"/>
                  </w:rPr>
                </w:rPrChange>
              </w:rPr>
            </w:pPr>
            <w:ins w:id="2213" w:author="Qizhou Duan" w:date="2024-06-21T12:05:00Z">
              <w:r w:rsidRPr="0042489F">
                <w:rPr>
                  <w:rFonts w:ascii="Times New Roman" w:eastAsia="Times New Roman" w:hAnsi="Times New Roman" w:cs="Times New Roman"/>
                  <w:color w:val="222222"/>
                  <w:sz w:val="16"/>
                  <w:szCs w:val="16"/>
                  <w:lang w:eastAsia="zh-CN"/>
                  <w:rPrChange w:id="2214" w:author="Qizhou Duan" w:date="2024-06-21T12:05:00Z">
                    <w:rPr>
                      <w:rFonts w:ascii="Cambria" w:eastAsia="Times New Roman" w:hAnsi="Cambria" w:cs="Times New Roman"/>
                      <w:color w:val="222222"/>
                      <w:sz w:val="23"/>
                      <w:szCs w:val="23"/>
                      <w:lang w:eastAsia="zh-CN"/>
                    </w:rPr>
                  </w:rPrChange>
                </w:rPr>
                <w:t>Kalaitzaki et al. (2022)</w:t>
              </w:r>
            </w:ins>
          </w:p>
        </w:tc>
        <w:tc>
          <w:tcPr>
            <w:tcW w:w="0" w:type="auto"/>
            <w:shd w:val="clear" w:color="auto" w:fill="auto"/>
            <w:tcMar>
              <w:top w:w="0" w:type="dxa"/>
              <w:left w:w="75" w:type="dxa"/>
              <w:bottom w:w="0" w:type="dxa"/>
              <w:right w:w="75" w:type="dxa"/>
            </w:tcMar>
            <w:vAlign w:val="center"/>
            <w:hideMark/>
          </w:tcPr>
          <w:p w14:paraId="5D8FB111" w14:textId="77777777" w:rsidR="0042489F" w:rsidRPr="0042489F" w:rsidRDefault="0042489F" w:rsidP="0042489F">
            <w:pPr>
              <w:suppressAutoHyphens w:val="0"/>
              <w:spacing w:before="150" w:after="150" w:line="240" w:lineRule="auto"/>
              <w:jc w:val="right"/>
              <w:rPr>
                <w:ins w:id="2215" w:author="Qizhou Duan" w:date="2024-06-21T12:05:00Z"/>
                <w:rFonts w:ascii="Times New Roman" w:eastAsia="Times New Roman" w:hAnsi="Times New Roman" w:cs="Times New Roman"/>
                <w:color w:val="222222"/>
                <w:sz w:val="16"/>
                <w:szCs w:val="16"/>
                <w:lang w:eastAsia="zh-CN"/>
                <w:rPrChange w:id="2216" w:author="Qizhou Duan" w:date="2024-06-21T12:05:00Z">
                  <w:rPr>
                    <w:ins w:id="2217" w:author="Qizhou Duan" w:date="2024-06-21T12:05:00Z"/>
                    <w:rFonts w:ascii="Cambria" w:eastAsia="Times New Roman" w:hAnsi="Cambria" w:cs="Times New Roman"/>
                    <w:color w:val="222222"/>
                    <w:sz w:val="23"/>
                    <w:szCs w:val="23"/>
                    <w:lang w:eastAsia="zh-CN"/>
                  </w:rPr>
                </w:rPrChange>
              </w:rPr>
            </w:pPr>
            <w:ins w:id="2218" w:author="Qizhou Duan" w:date="2024-06-21T12:05:00Z">
              <w:r w:rsidRPr="0042489F">
                <w:rPr>
                  <w:rFonts w:ascii="Times New Roman" w:eastAsia="Times New Roman" w:hAnsi="Times New Roman" w:cs="Times New Roman"/>
                  <w:color w:val="222222"/>
                  <w:sz w:val="16"/>
                  <w:szCs w:val="16"/>
                  <w:lang w:eastAsia="zh-CN"/>
                  <w:rPrChange w:id="2219" w:author="Qizhou Duan" w:date="2024-06-21T12:05:00Z">
                    <w:rPr>
                      <w:rFonts w:ascii="Cambria" w:eastAsia="Times New Roman" w:hAnsi="Cambria" w:cs="Times New Roman"/>
                      <w:color w:val="222222"/>
                      <w:sz w:val="23"/>
                      <w:szCs w:val="23"/>
                      <w:lang w:eastAsia="zh-CN"/>
                    </w:rPr>
                  </w:rPrChange>
                </w:rPr>
                <w:t>352</w:t>
              </w:r>
            </w:ins>
          </w:p>
        </w:tc>
        <w:tc>
          <w:tcPr>
            <w:tcW w:w="0" w:type="auto"/>
            <w:shd w:val="clear" w:color="auto" w:fill="auto"/>
            <w:tcMar>
              <w:top w:w="0" w:type="dxa"/>
              <w:left w:w="75" w:type="dxa"/>
              <w:bottom w:w="0" w:type="dxa"/>
              <w:right w:w="75" w:type="dxa"/>
            </w:tcMar>
            <w:vAlign w:val="center"/>
            <w:hideMark/>
          </w:tcPr>
          <w:p w14:paraId="6C88CEE3" w14:textId="77777777" w:rsidR="0042489F" w:rsidRPr="0042489F" w:rsidRDefault="0042489F" w:rsidP="0042489F">
            <w:pPr>
              <w:suppressAutoHyphens w:val="0"/>
              <w:spacing w:before="150" w:after="150" w:line="240" w:lineRule="auto"/>
              <w:jc w:val="right"/>
              <w:rPr>
                <w:ins w:id="2220" w:author="Qizhou Duan" w:date="2024-06-21T12:05:00Z"/>
                <w:rFonts w:ascii="Times New Roman" w:eastAsia="Times New Roman" w:hAnsi="Times New Roman" w:cs="Times New Roman"/>
                <w:color w:val="222222"/>
                <w:sz w:val="16"/>
                <w:szCs w:val="16"/>
                <w:lang w:eastAsia="zh-CN"/>
                <w:rPrChange w:id="2221" w:author="Qizhou Duan" w:date="2024-06-21T12:05:00Z">
                  <w:rPr>
                    <w:ins w:id="2222" w:author="Qizhou Duan" w:date="2024-06-21T12:05:00Z"/>
                    <w:rFonts w:ascii="Cambria" w:eastAsia="Times New Roman" w:hAnsi="Cambria" w:cs="Times New Roman"/>
                    <w:color w:val="222222"/>
                    <w:sz w:val="23"/>
                    <w:szCs w:val="23"/>
                    <w:lang w:eastAsia="zh-CN"/>
                  </w:rPr>
                </w:rPrChange>
              </w:rPr>
            </w:pPr>
            <w:ins w:id="2223" w:author="Qizhou Duan" w:date="2024-06-21T12:05:00Z">
              <w:r w:rsidRPr="0042489F">
                <w:rPr>
                  <w:rFonts w:ascii="Times New Roman" w:eastAsia="Times New Roman" w:hAnsi="Times New Roman" w:cs="Times New Roman"/>
                  <w:color w:val="222222"/>
                  <w:sz w:val="16"/>
                  <w:szCs w:val="16"/>
                  <w:lang w:eastAsia="zh-CN"/>
                  <w:rPrChange w:id="222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775C204" w14:textId="77777777" w:rsidR="0042489F" w:rsidRPr="0042489F" w:rsidRDefault="0042489F" w:rsidP="0042489F">
            <w:pPr>
              <w:suppressAutoHyphens w:val="0"/>
              <w:spacing w:before="150" w:after="150" w:line="240" w:lineRule="auto"/>
              <w:jc w:val="right"/>
              <w:rPr>
                <w:ins w:id="2225" w:author="Qizhou Duan" w:date="2024-06-21T12:05:00Z"/>
                <w:rFonts w:ascii="Times New Roman" w:eastAsia="Times New Roman" w:hAnsi="Times New Roman" w:cs="Times New Roman"/>
                <w:color w:val="222222"/>
                <w:sz w:val="16"/>
                <w:szCs w:val="16"/>
                <w:lang w:eastAsia="zh-CN"/>
                <w:rPrChange w:id="2226" w:author="Qizhou Duan" w:date="2024-06-21T12:05:00Z">
                  <w:rPr>
                    <w:ins w:id="2227" w:author="Qizhou Duan" w:date="2024-06-21T12:05:00Z"/>
                    <w:rFonts w:ascii="Cambria" w:eastAsia="Times New Roman" w:hAnsi="Cambria" w:cs="Times New Roman"/>
                    <w:color w:val="222222"/>
                    <w:sz w:val="23"/>
                    <w:szCs w:val="23"/>
                    <w:lang w:eastAsia="zh-CN"/>
                  </w:rPr>
                </w:rPrChange>
              </w:rPr>
            </w:pPr>
            <w:ins w:id="2228" w:author="Qizhou Duan" w:date="2024-06-21T12:05:00Z">
              <w:r w:rsidRPr="0042489F">
                <w:rPr>
                  <w:rFonts w:ascii="Times New Roman" w:eastAsia="Times New Roman" w:hAnsi="Times New Roman" w:cs="Times New Roman"/>
                  <w:color w:val="222222"/>
                  <w:sz w:val="16"/>
                  <w:szCs w:val="16"/>
                  <w:lang w:eastAsia="zh-CN"/>
                  <w:rPrChange w:id="222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BA0EE57" w14:textId="77777777" w:rsidR="0042489F" w:rsidRPr="0042489F" w:rsidRDefault="0042489F" w:rsidP="0042489F">
            <w:pPr>
              <w:suppressAutoHyphens w:val="0"/>
              <w:spacing w:before="150" w:after="150" w:line="240" w:lineRule="auto"/>
              <w:jc w:val="right"/>
              <w:rPr>
                <w:ins w:id="2230" w:author="Qizhou Duan" w:date="2024-06-21T12:05:00Z"/>
                <w:rFonts w:ascii="Times New Roman" w:eastAsia="Times New Roman" w:hAnsi="Times New Roman" w:cs="Times New Roman"/>
                <w:color w:val="222222"/>
                <w:sz w:val="16"/>
                <w:szCs w:val="16"/>
                <w:lang w:eastAsia="zh-CN"/>
                <w:rPrChange w:id="2231" w:author="Qizhou Duan" w:date="2024-06-21T12:05:00Z">
                  <w:rPr>
                    <w:ins w:id="2232" w:author="Qizhou Duan" w:date="2024-06-21T12:05:00Z"/>
                    <w:rFonts w:ascii="Cambria" w:eastAsia="Times New Roman" w:hAnsi="Cambria" w:cs="Times New Roman"/>
                    <w:color w:val="222222"/>
                    <w:sz w:val="23"/>
                    <w:szCs w:val="23"/>
                    <w:lang w:eastAsia="zh-CN"/>
                  </w:rPr>
                </w:rPrChange>
              </w:rPr>
            </w:pPr>
            <w:ins w:id="2233" w:author="Qizhou Duan" w:date="2024-06-21T12:05:00Z">
              <w:r w:rsidRPr="0042489F">
                <w:rPr>
                  <w:rFonts w:ascii="Times New Roman" w:eastAsia="Times New Roman" w:hAnsi="Times New Roman" w:cs="Times New Roman"/>
                  <w:color w:val="222222"/>
                  <w:sz w:val="16"/>
                  <w:szCs w:val="16"/>
                  <w:lang w:eastAsia="zh-CN"/>
                  <w:rPrChange w:id="223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7E4661B" w14:textId="77777777" w:rsidR="0042489F" w:rsidRPr="0042489F" w:rsidRDefault="0042489F" w:rsidP="0042489F">
            <w:pPr>
              <w:suppressAutoHyphens w:val="0"/>
              <w:spacing w:before="150" w:after="150" w:line="240" w:lineRule="auto"/>
              <w:jc w:val="right"/>
              <w:rPr>
                <w:ins w:id="2235" w:author="Qizhou Duan" w:date="2024-06-21T12:05:00Z"/>
                <w:rFonts w:ascii="Times New Roman" w:eastAsia="Times New Roman" w:hAnsi="Times New Roman" w:cs="Times New Roman"/>
                <w:color w:val="222222"/>
                <w:sz w:val="16"/>
                <w:szCs w:val="16"/>
                <w:lang w:eastAsia="zh-CN"/>
                <w:rPrChange w:id="2236" w:author="Qizhou Duan" w:date="2024-06-21T12:05:00Z">
                  <w:rPr>
                    <w:ins w:id="2237" w:author="Qizhou Duan" w:date="2024-06-21T12:05:00Z"/>
                    <w:rFonts w:ascii="Cambria" w:eastAsia="Times New Roman" w:hAnsi="Cambria" w:cs="Times New Roman"/>
                    <w:color w:val="222222"/>
                    <w:sz w:val="23"/>
                    <w:szCs w:val="23"/>
                    <w:lang w:eastAsia="zh-CN"/>
                  </w:rPr>
                </w:rPrChange>
              </w:rPr>
            </w:pPr>
            <w:ins w:id="2238" w:author="Qizhou Duan" w:date="2024-06-21T12:05:00Z">
              <w:r w:rsidRPr="0042489F">
                <w:rPr>
                  <w:rFonts w:ascii="Times New Roman" w:eastAsia="Times New Roman" w:hAnsi="Times New Roman" w:cs="Times New Roman"/>
                  <w:color w:val="222222"/>
                  <w:sz w:val="16"/>
                  <w:szCs w:val="16"/>
                  <w:lang w:eastAsia="zh-CN"/>
                  <w:rPrChange w:id="223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02E063B" w14:textId="77777777" w:rsidR="0042489F" w:rsidRPr="0042489F" w:rsidRDefault="0042489F" w:rsidP="0042489F">
            <w:pPr>
              <w:suppressAutoHyphens w:val="0"/>
              <w:spacing w:before="150" w:after="150" w:line="240" w:lineRule="auto"/>
              <w:jc w:val="right"/>
              <w:rPr>
                <w:ins w:id="2240" w:author="Qizhou Duan" w:date="2024-06-21T12:05:00Z"/>
                <w:rFonts w:ascii="Times New Roman" w:eastAsia="Times New Roman" w:hAnsi="Times New Roman" w:cs="Times New Roman"/>
                <w:color w:val="222222"/>
                <w:sz w:val="16"/>
                <w:szCs w:val="16"/>
                <w:lang w:eastAsia="zh-CN"/>
                <w:rPrChange w:id="2241" w:author="Qizhou Duan" w:date="2024-06-21T12:05:00Z">
                  <w:rPr>
                    <w:ins w:id="2242" w:author="Qizhou Duan" w:date="2024-06-21T12:05:00Z"/>
                    <w:rFonts w:ascii="Cambria" w:eastAsia="Times New Roman" w:hAnsi="Cambria" w:cs="Times New Roman"/>
                    <w:color w:val="222222"/>
                    <w:sz w:val="23"/>
                    <w:szCs w:val="23"/>
                    <w:lang w:eastAsia="zh-CN"/>
                  </w:rPr>
                </w:rPrChange>
              </w:rPr>
            </w:pPr>
            <w:ins w:id="2243" w:author="Qizhou Duan" w:date="2024-06-21T12:05:00Z">
              <w:r w:rsidRPr="0042489F">
                <w:rPr>
                  <w:rFonts w:ascii="Times New Roman" w:eastAsia="Times New Roman" w:hAnsi="Times New Roman" w:cs="Times New Roman"/>
                  <w:color w:val="222222"/>
                  <w:sz w:val="16"/>
                  <w:szCs w:val="16"/>
                  <w:lang w:eastAsia="zh-CN"/>
                  <w:rPrChange w:id="224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0B1D8E8" w14:textId="77777777" w:rsidR="0042489F" w:rsidRPr="0042489F" w:rsidRDefault="0042489F" w:rsidP="0042489F">
            <w:pPr>
              <w:suppressAutoHyphens w:val="0"/>
              <w:spacing w:before="150" w:after="150" w:line="240" w:lineRule="auto"/>
              <w:jc w:val="right"/>
              <w:rPr>
                <w:ins w:id="2245" w:author="Qizhou Duan" w:date="2024-06-21T12:05:00Z"/>
                <w:rFonts w:ascii="Times New Roman" w:eastAsia="Times New Roman" w:hAnsi="Times New Roman" w:cs="Times New Roman"/>
                <w:color w:val="222222"/>
                <w:sz w:val="16"/>
                <w:szCs w:val="16"/>
                <w:lang w:eastAsia="zh-CN"/>
                <w:rPrChange w:id="2246" w:author="Qizhou Duan" w:date="2024-06-21T12:05:00Z">
                  <w:rPr>
                    <w:ins w:id="2247" w:author="Qizhou Duan" w:date="2024-06-21T12:05:00Z"/>
                    <w:rFonts w:ascii="Cambria" w:eastAsia="Times New Roman" w:hAnsi="Cambria" w:cs="Times New Roman"/>
                    <w:color w:val="222222"/>
                    <w:sz w:val="23"/>
                    <w:szCs w:val="23"/>
                    <w:lang w:eastAsia="zh-CN"/>
                  </w:rPr>
                </w:rPrChange>
              </w:rPr>
            </w:pPr>
            <w:ins w:id="2248" w:author="Qizhou Duan" w:date="2024-06-21T12:05:00Z">
              <w:r w:rsidRPr="0042489F">
                <w:rPr>
                  <w:rFonts w:ascii="Times New Roman" w:eastAsia="Times New Roman" w:hAnsi="Times New Roman" w:cs="Times New Roman"/>
                  <w:color w:val="222222"/>
                  <w:sz w:val="16"/>
                  <w:szCs w:val="16"/>
                  <w:lang w:eastAsia="zh-CN"/>
                  <w:rPrChange w:id="2249"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340AC307" w14:textId="77777777" w:rsidTr="0042489F">
        <w:trPr>
          <w:ins w:id="2250" w:author="Qizhou Duan" w:date="2024-06-21T12:05:00Z"/>
        </w:trPr>
        <w:tc>
          <w:tcPr>
            <w:tcW w:w="0" w:type="auto"/>
            <w:shd w:val="clear" w:color="auto" w:fill="auto"/>
            <w:tcMar>
              <w:top w:w="0" w:type="dxa"/>
              <w:left w:w="75" w:type="dxa"/>
              <w:bottom w:w="0" w:type="dxa"/>
              <w:right w:w="75" w:type="dxa"/>
            </w:tcMar>
            <w:vAlign w:val="center"/>
            <w:hideMark/>
          </w:tcPr>
          <w:p w14:paraId="292C6021" w14:textId="77777777" w:rsidR="0042489F" w:rsidRPr="0042489F" w:rsidRDefault="0042489F" w:rsidP="0042489F">
            <w:pPr>
              <w:suppressAutoHyphens w:val="0"/>
              <w:spacing w:before="150" w:after="150" w:line="240" w:lineRule="auto"/>
              <w:rPr>
                <w:ins w:id="2251" w:author="Qizhou Duan" w:date="2024-06-21T12:05:00Z"/>
                <w:rFonts w:ascii="Times New Roman" w:eastAsia="Times New Roman" w:hAnsi="Times New Roman" w:cs="Times New Roman"/>
                <w:color w:val="222222"/>
                <w:sz w:val="16"/>
                <w:szCs w:val="16"/>
                <w:lang w:eastAsia="zh-CN"/>
                <w:rPrChange w:id="2252" w:author="Qizhou Duan" w:date="2024-06-21T12:05:00Z">
                  <w:rPr>
                    <w:ins w:id="2253" w:author="Qizhou Duan" w:date="2024-06-21T12:05:00Z"/>
                    <w:rFonts w:ascii="Cambria" w:eastAsia="Times New Roman" w:hAnsi="Cambria" w:cs="Times New Roman"/>
                    <w:color w:val="222222"/>
                    <w:sz w:val="23"/>
                    <w:szCs w:val="23"/>
                    <w:lang w:eastAsia="zh-CN"/>
                  </w:rPr>
                </w:rPrChange>
              </w:rPr>
            </w:pPr>
            <w:ins w:id="2254" w:author="Qizhou Duan" w:date="2024-06-21T12:05:00Z">
              <w:r w:rsidRPr="0042489F">
                <w:rPr>
                  <w:rFonts w:ascii="Times New Roman" w:eastAsia="Times New Roman" w:hAnsi="Times New Roman" w:cs="Times New Roman"/>
                  <w:color w:val="222222"/>
                  <w:sz w:val="16"/>
                  <w:szCs w:val="16"/>
                  <w:lang w:eastAsia="zh-CN"/>
                  <w:rPrChange w:id="2255" w:author="Qizhou Duan" w:date="2024-06-21T12:05:00Z">
                    <w:rPr>
                      <w:rFonts w:ascii="Cambria" w:eastAsia="Times New Roman" w:hAnsi="Cambria" w:cs="Times New Roman"/>
                      <w:color w:val="222222"/>
                      <w:sz w:val="23"/>
                      <w:szCs w:val="23"/>
                      <w:lang w:eastAsia="zh-CN"/>
                    </w:rPr>
                  </w:rPrChange>
                </w:rPr>
                <w:t>Lau et al. (2021)</w:t>
              </w:r>
            </w:ins>
          </w:p>
        </w:tc>
        <w:tc>
          <w:tcPr>
            <w:tcW w:w="0" w:type="auto"/>
            <w:shd w:val="clear" w:color="auto" w:fill="auto"/>
            <w:tcMar>
              <w:top w:w="0" w:type="dxa"/>
              <w:left w:w="75" w:type="dxa"/>
              <w:bottom w:w="0" w:type="dxa"/>
              <w:right w:w="75" w:type="dxa"/>
            </w:tcMar>
            <w:vAlign w:val="center"/>
            <w:hideMark/>
          </w:tcPr>
          <w:p w14:paraId="2670A6BC" w14:textId="77777777" w:rsidR="0042489F" w:rsidRPr="0042489F" w:rsidRDefault="0042489F" w:rsidP="0042489F">
            <w:pPr>
              <w:suppressAutoHyphens w:val="0"/>
              <w:spacing w:before="150" w:after="150" w:line="240" w:lineRule="auto"/>
              <w:jc w:val="right"/>
              <w:rPr>
                <w:ins w:id="2256" w:author="Qizhou Duan" w:date="2024-06-21T12:05:00Z"/>
                <w:rFonts w:ascii="Times New Roman" w:eastAsia="Times New Roman" w:hAnsi="Times New Roman" w:cs="Times New Roman"/>
                <w:color w:val="222222"/>
                <w:sz w:val="16"/>
                <w:szCs w:val="16"/>
                <w:lang w:eastAsia="zh-CN"/>
                <w:rPrChange w:id="2257" w:author="Qizhou Duan" w:date="2024-06-21T12:05:00Z">
                  <w:rPr>
                    <w:ins w:id="2258" w:author="Qizhou Duan" w:date="2024-06-21T12:05:00Z"/>
                    <w:rFonts w:ascii="Cambria" w:eastAsia="Times New Roman" w:hAnsi="Cambria" w:cs="Times New Roman"/>
                    <w:color w:val="222222"/>
                    <w:sz w:val="23"/>
                    <w:szCs w:val="23"/>
                    <w:lang w:eastAsia="zh-CN"/>
                  </w:rPr>
                </w:rPrChange>
              </w:rPr>
            </w:pPr>
            <w:ins w:id="2259" w:author="Qizhou Duan" w:date="2024-06-21T12:05:00Z">
              <w:r w:rsidRPr="0042489F">
                <w:rPr>
                  <w:rFonts w:ascii="Times New Roman" w:eastAsia="Times New Roman" w:hAnsi="Times New Roman" w:cs="Times New Roman"/>
                  <w:color w:val="222222"/>
                  <w:sz w:val="16"/>
                  <w:szCs w:val="16"/>
                  <w:lang w:eastAsia="zh-CN"/>
                  <w:rPrChange w:id="2260" w:author="Qizhou Duan" w:date="2024-06-21T12:05:00Z">
                    <w:rPr>
                      <w:rFonts w:ascii="Cambria" w:eastAsia="Times New Roman" w:hAnsi="Cambria" w:cs="Times New Roman"/>
                      <w:color w:val="222222"/>
                      <w:sz w:val="23"/>
                      <w:szCs w:val="23"/>
                      <w:lang w:eastAsia="zh-CN"/>
                    </w:rPr>
                  </w:rPrChange>
                </w:rPr>
                <w:t>327</w:t>
              </w:r>
            </w:ins>
          </w:p>
        </w:tc>
        <w:tc>
          <w:tcPr>
            <w:tcW w:w="0" w:type="auto"/>
            <w:shd w:val="clear" w:color="auto" w:fill="auto"/>
            <w:tcMar>
              <w:top w:w="0" w:type="dxa"/>
              <w:left w:w="75" w:type="dxa"/>
              <w:bottom w:w="0" w:type="dxa"/>
              <w:right w:w="75" w:type="dxa"/>
            </w:tcMar>
            <w:vAlign w:val="center"/>
            <w:hideMark/>
          </w:tcPr>
          <w:p w14:paraId="4AB93E7B" w14:textId="77777777" w:rsidR="0042489F" w:rsidRPr="0042489F" w:rsidRDefault="0042489F" w:rsidP="0042489F">
            <w:pPr>
              <w:suppressAutoHyphens w:val="0"/>
              <w:spacing w:before="150" w:after="150" w:line="240" w:lineRule="auto"/>
              <w:jc w:val="right"/>
              <w:rPr>
                <w:ins w:id="2261" w:author="Qizhou Duan" w:date="2024-06-21T12:05:00Z"/>
                <w:rFonts w:ascii="Times New Roman" w:eastAsia="Times New Roman" w:hAnsi="Times New Roman" w:cs="Times New Roman"/>
                <w:color w:val="222222"/>
                <w:sz w:val="16"/>
                <w:szCs w:val="16"/>
                <w:lang w:eastAsia="zh-CN"/>
                <w:rPrChange w:id="2262" w:author="Qizhou Duan" w:date="2024-06-21T12:05:00Z">
                  <w:rPr>
                    <w:ins w:id="2263" w:author="Qizhou Duan" w:date="2024-06-21T12:05:00Z"/>
                    <w:rFonts w:ascii="Cambria" w:eastAsia="Times New Roman" w:hAnsi="Cambria" w:cs="Times New Roman"/>
                    <w:color w:val="222222"/>
                    <w:sz w:val="23"/>
                    <w:szCs w:val="23"/>
                    <w:lang w:eastAsia="zh-CN"/>
                  </w:rPr>
                </w:rPrChange>
              </w:rPr>
            </w:pPr>
            <w:ins w:id="2264" w:author="Qizhou Duan" w:date="2024-06-21T12:05:00Z">
              <w:r w:rsidRPr="0042489F">
                <w:rPr>
                  <w:rFonts w:ascii="Times New Roman" w:eastAsia="Times New Roman" w:hAnsi="Times New Roman" w:cs="Times New Roman"/>
                  <w:color w:val="222222"/>
                  <w:sz w:val="16"/>
                  <w:szCs w:val="16"/>
                  <w:lang w:eastAsia="zh-CN"/>
                  <w:rPrChange w:id="226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F9ED9C3" w14:textId="77777777" w:rsidR="0042489F" w:rsidRPr="0042489F" w:rsidRDefault="0042489F" w:rsidP="0042489F">
            <w:pPr>
              <w:suppressAutoHyphens w:val="0"/>
              <w:spacing w:before="150" w:after="150" w:line="240" w:lineRule="auto"/>
              <w:jc w:val="right"/>
              <w:rPr>
                <w:ins w:id="2266" w:author="Qizhou Duan" w:date="2024-06-21T12:05:00Z"/>
                <w:rFonts w:ascii="Times New Roman" w:eastAsia="Times New Roman" w:hAnsi="Times New Roman" w:cs="Times New Roman"/>
                <w:color w:val="222222"/>
                <w:sz w:val="16"/>
                <w:szCs w:val="16"/>
                <w:lang w:eastAsia="zh-CN"/>
                <w:rPrChange w:id="2267" w:author="Qizhou Duan" w:date="2024-06-21T12:05:00Z">
                  <w:rPr>
                    <w:ins w:id="2268" w:author="Qizhou Duan" w:date="2024-06-21T12:05:00Z"/>
                    <w:rFonts w:ascii="Cambria" w:eastAsia="Times New Roman" w:hAnsi="Cambria" w:cs="Times New Roman"/>
                    <w:color w:val="222222"/>
                    <w:sz w:val="23"/>
                    <w:szCs w:val="23"/>
                    <w:lang w:eastAsia="zh-CN"/>
                  </w:rPr>
                </w:rPrChange>
              </w:rPr>
            </w:pPr>
            <w:ins w:id="2269" w:author="Qizhou Duan" w:date="2024-06-21T12:05:00Z">
              <w:r w:rsidRPr="0042489F">
                <w:rPr>
                  <w:rFonts w:ascii="Times New Roman" w:eastAsia="Times New Roman" w:hAnsi="Times New Roman" w:cs="Times New Roman"/>
                  <w:color w:val="222222"/>
                  <w:sz w:val="16"/>
                  <w:szCs w:val="16"/>
                  <w:lang w:eastAsia="zh-CN"/>
                  <w:rPrChange w:id="227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C14E8F4" w14:textId="77777777" w:rsidR="0042489F" w:rsidRPr="0042489F" w:rsidRDefault="0042489F" w:rsidP="0042489F">
            <w:pPr>
              <w:suppressAutoHyphens w:val="0"/>
              <w:spacing w:before="150" w:after="150" w:line="240" w:lineRule="auto"/>
              <w:jc w:val="right"/>
              <w:rPr>
                <w:ins w:id="2271" w:author="Qizhou Duan" w:date="2024-06-21T12:05:00Z"/>
                <w:rFonts w:ascii="Times New Roman" w:eastAsia="Times New Roman" w:hAnsi="Times New Roman" w:cs="Times New Roman"/>
                <w:color w:val="222222"/>
                <w:sz w:val="16"/>
                <w:szCs w:val="16"/>
                <w:lang w:eastAsia="zh-CN"/>
                <w:rPrChange w:id="2272" w:author="Qizhou Duan" w:date="2024-06-21T12:05:00Z">
                  <w:rPr>
                    <w:ins w:id="2273" w:author="Qizhou Duan" w:date="2024-06-21T12:05:00Z"/>
                    <w:rFonts w:ascii="Cambria" w:eastAsia="Times New Roman" w:hAnsi="Cambria" w:cs="Times New Roman"/>
                    <w:color w:val="222222"/>
                    <w:sz w:val="23"/>
                    <w:szCs w:val="23"/>
                    <w:lang w:eastAsia="zh-CN"/>
                  </w:rPr>
                </w:rPrChange>
              </w:rPr>
            </w:pPr>
            <w:ins w:id="2274" w:author="Qizhou Duan" w:date="2024-06-21T12:05:00Z">
              <w:r w:rsidRPr="0042489F">
                <w:rPr>
                  <w:rFonts w:ascii="Times New Roman" w:eastAsia="Times New Roman" w:hAnsi="Times New Roman" w:cs="Times New Roman"/>
                  <w:color w:val="222222"/>
                  <w:sz w:val="16"/>
                  <w:szCs w:val="16"/>
                  <w:lang w:eastAsia="zh-CN"/>
                  <w:rPrChange w:id="227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939ADAF" w14:textId="77777777" w:rsidR="0042489F" w:rsidRPr="0042489F" w:rsidRDefault="0042489F" w:rsidP="0042489F">
            <w:pPr>
              <w:suppressAutoHyphens w:val="0"/>
              <w:spacing w:before="150" w:after="150" w:line="240" w:lineRule="auto"/>
              <w:jc w:val="right"/>
              <w:rPr>
                <w:ins w:id="2276" w:author="Qizhou Duan" w:date="2024-06-21T12:05:00Z"/>
                <w:rFonts w:ascii="Times New Roman" w:eastAsia="Times New Roman" w:hAnsi="Times New Roman" w:cs="Times New Roman"/>
                <w:color w:val="222222"/>
                <w:sz w:val="16"/>
                <w:szCs w:val="16"/>
                <w:lang w:eastAsia="zh-CN"/>
                <w:rPrChange w:id="2277" w:author="Qizhou Duan" w:date="2024-06-21T12:05:00Z">
                  <w:rPr>
                    <w:ins w:id="2278" w:author="Qizhou Duan" w:date="2024-06-21T12:05:00Z"/>
                    <w:rFonts w:ascii="Cambria" w:eastAsia="Times New Roman" w:hAnsi="Cambria" w:cs="Times New Roman"/>
                    <w:color w:val="222222"/>
                    <w:sz w:val="23"/>
                    <w:szCs w:val="23"/>
                    <w:lang w:eastAsia="zh-CN"/>
                  </w:rPr>
                </w:rPrChange>
              </w:rPr>
            </w:pPr>
            <w:ins w:id="2279" w:author="Qizhou Duan" w:date="2024-06-21T12:05:00Z">
              <w:r w:rsidRPr="0042489F">
                <w:rPr>
                  <w:rFonts w:ascii="Times New Roman" w:eastAsia="Times New Roman" w:hAnsi="Times New Roman" w:cs="Times New Roman"/>
                  <w:color w:val="222222"/>
                  <w:sz w:val="16"/>
                  <w:szCs w:val="16"/>
                  <w:lang w:eastAsia="zh-CN"/>
                  <w:rPrChange w:id="228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4C8F2A3" w14:textId="77777777" w:rsidR="0042489F" w:rsidRPr="0042489F" w:rsidRDefault="0042489F" w:rsidP="0042489F">
            <w:pPr>
              <w:suppressAutoHyphens w:val="0"/>
              <w:spacing w:before="150" w:after="150" w:line="240" w:lineRule="auto"/>
              <w:jc w:val="right"/>
              <w:rPr>
                <w:ins w:id="2281" w:author="Qizhou Duan" w:date="2024-06-21T12:05:00Z"/>
                <w:rFonts w:ascii="Times New Roman" w:eastAsia="Times New Roman" w:hAnsi="Times New Roman" w:cs="Times New Roman"/>
                <w:color w:val="222222"/>
                <w:sz w:val="16"/>
                <w:szCs w:val="16"/>
                <w:lang w:eastAsia="zh-CN"/>
                <w:rPrChange w:id="2282" w:author="Qizhou Duan" w:date="2024-06-21T12:05:00Z">
                  <w:rPr>
                    <w:ins w:id="2283" w:author="Qizhou Duan" w:date="2024-06-21T12:05:00Z"/>
                    <w:rFonts w:ascii="Cambria" w:eastAsia="Times New Roman" w:hAnsi="Cambria" w:cs="Times New Roman"/>
                    <w:color w:val="222222"/>
                    <w:sz w:val="23"/>
                    <w:szCs w:val="23"/>
                    <w:lang w:eastAsia="zh-CN"/>
                  </w:rPr>
                </w:rPrChange>
              </w:rPr>
            </w:pPr>
            <w:ins w:id="2284" w:author="Qizhou Duan" w:date="2024-06-21T12:05:00Z">
              <w:r w:rsidRPr="0042489F">
                <w:rPr>
                  <w:rFonts w:ascii="Times New Roman" w:eastAsia="Times New Roman" w:hAnsi="Times New Roman" w:cs="Times New Roman"/>
                  <w:color w:val="222222"/>
                  <w:sz w:val="16"/>
                  <w:szCs w:val="16"/>
                  <w:lang w:eastAsia="zh-CN"/>
                  <w:rPrChange w:id="228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C110571" w14:textId="77777777" w:rsidR="0042489F" w:rsidRPr="0042489F" w:rsidRDefault="0042489F" w:rsidP="0042489F">
            <w:pPr>
              <w:suppressAutoHyphens w:val="0"/>
              <w:spacing w:before="150" w:after="150" w:line="240" w:lineRule="auto"/>
              <w:jc w:val="right"/>
              <w:rPr>
                <w:ins w:id="2286" w:author="Qizhou Duan" w:date="2024-06-21T12:05:00Z"/>
                <w:rFonts w:ascii="Times New Roman" w:eastAsia="Times New Roman" w:hAnsi="Times New Roman" w:cs="Times New Roman"/>
                <w:color w:val="222222"/>
                <w:sz w:val="16"/>
                <w:szCs w:val="16"/>
                <w:lang w:eastAsia="zh-CN"/>
                <w:rPrChange w:id="2287" w:author="Qizhou Duan" w:date="2024-06-21T12:05:00Z">
                  <w:rPr>
                    <w:ins w:id="2288" w:author="Qizhou Duan" w:date="2024-06-21T12:05:00Z"/>
                    <w:rFonts w:ascii="Cambria" w:eastAsia="Times New Roman" w:hAnsi="Cambria" w:cs="Times New Roman"/>
                    <w:color w:val="222222"/>
                    <w:sz w:val="23"/>
                    <w:szCs w:val="23"/>
                    <w:lang w:eastAsia="zh-CN"/>
                  </w:rPr>
                </w:rPrChange>
              </w:rPr>
            </w:pPr>
            <w:ins w:id="2289" w:author="Qizhou Duan" w:date="2024-06-21T12:05:00Z">
              <w:r w:rsidRPr="0042489F">
                <w:rPr>
                  <w:rFonts w:ascii="Times New Roman" w:eastAsia="Times New Roman" w:hAnsi="Times New Roman" w:cs="Times New Roman"/>
                  <w:color w:val="222222"/>
                  <w:sz w:val="16"/>
                  <w:szCs w:val="16"/>
                  <w:lang w:eastAsia="zh-CN"/>
                  <w:rPrChange w:id="2290"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14D739E1" w14:textId="77777777" w:rsidTr="0042489F">
        <w:trPr>
          <w:ins w:id="2291" w:author="Qizhou Duan" w:date="2024-06-21T12:05:00Z"/>
        </w:trPr>
        <w:tc>
          <w:tcPr>
            <w:tcW w:w="0" w:type="auto"/>
            <w:shd w:val="clear" w:color="auto" w:fill="auto"/>
            <w:tcMar>
              <w:top w:w="0" w:type="dxa"/>
              <w:left w:w="75" w:type="dxa"/>
              <w:bottom w:w="0" w:type="dxa"/>
              <w:right w:w="75" w:type="dxa"/>
            </w:tcMar>
            <w:vAlign w:val="center"/>
            <w:hideMark/>
          </w:tcPr>
          <w:p w14:paraId="1BE8AA81" w14:textId="77777777" w:rsidR="0042489F" w:rsidRPr="0042489F" w:rsidRDefault="0042489F" w:rsidP="0042489F">
            <w:pPr>
              <w:suppressAutoHyphens w:val="0"/>
              <w:spacing w:before="150" w:after="150" w:line="240" w:lineRule="auto"/>
              <w:rPr>
                <w:ins w:id="2292" w:author="Qizhou Duan" w:date="2024-06-21T12:05:00Z"/>
                <w:rFonts w:ascii="Times New Roman" w:eastAsia="Times New Roman" w:hAnsi="Times New Roman" w:cs="Times New Roman"/>
                <w:color w:val="222222"/>
                <w:sz w:val="16"/>
                <w:szCs w:val="16"/>
                <w:lang w:eastAsia="zh-CN"/>
                <w:rPrChange w:id="2293" w:author="Qizhou Duan" w:date="2024-06-21T12:05:00Z">
                  <w:rPr>
                    <w:ins w:id="2294" w:author="Qizhou Duan" w:date="2024-06-21T12:05:00Z"/>
                    <w:rFonts w:ascii="Cambria" w:eastAsia="Times New Roman" w:hAnsi="Cambria" w:cs="Times New Roman"/>
                    <w:color w:val="222222"/>
                    <w:sz w:val="23"/>
                    <w:szCs w:val="23"/>
                    <w:lang w:eastAsia="zh-CN"/>
                  </w:rPr>
                </w:rPrChange>
              </w:rPr>
            </w:pPr>
            <w:ins w:id="2295" w:author="Qizhou Duan" w:date="2024-06-21T12:05:00Z">
              <w:r w:rsidRPr="0042489F">
                <w:rPr>
                  <w:rFonts w:ascii="Times New Roman" w:eastAsia="Times New Roman" w:hAnsi="Times New Roman" w:cs="Times New Roman"/>
                  <w:color w:val="222222"/>
                  <w:sz w:val="16"/>
                  <w:szCs w:val="16"/>
                  <w:lang w:eastAsia="zh-CN"/>
                  <w:rPrChange w:id="2296" w:author="Qizhou Duan" w:date="2024-06-21T12:05:00Z">
                    <w:rPr>
                      <w:rFonts w:ascii="Cambria" w:eastAsia="Times New Roman" w:hAnsi="Cambria" w:cs="Times New Roman"/>
                      <w:color w:val="222222"/>
                      <w:sz w:val="23"/>
                      <w:szCs w:val="23"/>
                      <w:lang w:eastAsia="zh-CN"/>
                    </w:rPr>
                  </w:rPrChange>
                </w:rPr>
                <w:t>Lyu et al. (2021)</w:t>
              </w:r>
            </w:ins>
          </w:p>
        </w:tc>
        <w:tc>
          <w:tcPr>
            <w:tcW w:w="0" w:type="auto"/>
            <w:shd w:val="clear" w:color="auto" w:fill="auto"/>
            <w:tcMar>
              <w:top w:w="0" w:type="dxa"/>
              <w:left w:w="75" w:type="dxa"/>
              <w:bottom w:w="0" w:type="dxa"/>
              <w:right w:w="75" w:type="dxa"/>
            </w:tcMar>
            <w:vAlign w:val="center"/>
            <w:hideMark/>
          </w:tcPr>
          <w:p w14:paraId="47E1CADD" w14:textId="77777777" w:rsidR="0042489F" w:rsidRPr="0042489F" w:rsidRDefault="0042489F" w:rsidP="0042489F">
            <w:pPr>
              <w:suppressAutoHyphens w:val="0"/>
              <w:spacing w:before="150" w:after="150" w:line="240" w:lineRule="auto"/>
              <w:jc w:val="right"/>
              <w:rPr>
                <w:ins w:id="2297" w:author="Qizhou Duan" w:date="2024-06-21T12:05:00Z"/>
                <w:rFonts w:ascii="Times New Roman" w:eastAsia="Times New Roman" w:hAnsi="Times New Roman" w:cs="Times New Roman"/>
                <w:color w:val="222222"/>
                <w:sz w:val="16"/>
                <w:szCs w:val="16"/>
                <w:lang w:eastAsia="zh-CN"/>
                <w:rPrChange w:id="2298" w:author="Qizhou Duan" w:date="2024-06-21T12:05:00Z">
                  <w:rPr>
                    <w:ins w:id="2299" w:author="Qizhou Duan" w:date="2024-06-21T12:05:00Z"/>
                    <w:rFonts w:ascii="Cambria" w:eastAsia="Times New Roman" w:hAnsi="Cambria" w:cs="Times New Roman"/>
                    <w:color w:val="222222"/>
                    <w:sz w:val="23"/>
                    <w:szCs w:val="23"/>
                    <w:lang w:eastAsia="zh-CN"/>
                  </w:rPr>
                </w:rPrChange>
              </w:rPr>
            </w:pPr>
            <w:ins w:id="2300" w:author="Qizhou Duan" w:date="2024-06-21T12:05:00Z">
              <w:r w:rsidRPr="0042489F">
                <w:rPr>
                  <w:rFonts w:ascii="Times New Roman" w:eastAsia="Times New Roman" w:hAnsi="Times New Roman" w:cs="Times New Roman"/>
                  <w:color w:val="222222"/>
                  <w:sz w:val="16"/>
                  <w:szCs w:val="16"/>
                  <w:lang w:eastAsia="zh-CN"/>
                  <w:rPrChange w:id="2301" w:author="Qizhou Duan" w:date="2024-06-21T12:05:00Z">
                    <w:rPr>
                      <w:rFonts w:ascii="Cambria" w:eastAsia="Times New Roman" w:hAnsi="Cambria" w:cs="Times New Roman"/>
                      <w:color w:val="222222"/>
                      <w:sz w:val="23"/>
                      <w:szCs w:val="23"/>
                      <w:lang w:eastAsia="zh-CN"/>
                    </w:rPr>
                  </w:rPrChange>
                </w:rPr>
                <w:t>251</w:t>
              </w:r>
            </w:ins>
          </w:p>
        </w:tc>
        <w:tc>
          <w:tcPr>
            <w:tcW w:w="0" w:type="auto"/>
            <w:shd w:val="clear" w:color="auto" w:fill="auto"/>
            <w:tcMar>
              <w:top w:w="0" w:type="dxa"/>
              <w:left w:w="75" w:type="dxa"/>
              <w:bottom w:w="0" w:type="dxa"/>
              <w:right w:w="75" w:type="dxa"/>
            </w:tcMar>
            <w:vAlign w:val="center"/>
            <w:hideMark/>
          </w:tcPr>
          <w:p w14:paraId="3C305C5F" w14:textId="77777777" w:rsidR="0042489F" w:rsidRPr="0042489F" w:rsidRDefault="0042489F" w:rsidP="0042489F">
            <w:pPr>
              <w:suppressAutoHyphens w:val="0"/>
              <w:spacing w:before="150" w:after="150" w:line="240" w:lineRule="auto"/>
              <w:jc w:val="right"/>
              <w:rPr>
                <w:ins w:id="2302" w:author="Qizhou Duan" w:date="2024-06-21T12:05:00Z"/>
                <w:rFonts w:ascii="Times New Roman" w:eastAsia="Times New Roman" w:hAnsi="Times New Roman" w:cs="Times New Roman"/>
                <w:color w:val="222222"/>
                <w:sz w:val="16"/>
                <w:szCs w:val="16"/>
                <w:lang w:eastAsia="zh-CN"/>
                <w:rPrChange w:id="2303" w:author="Qizhou Duan" w:date="2024-06-21T12:05:00Z">
                  <w:rPr>
                    <w:ins w:id="2304" w:author="Qizhou Duan" w:date="2024-06-21T12:05:00Z"/>
                    <w:rFonts w:ascii="Cambria" w:eastAsia="Times New Roman" w:hAnsi="Cambria" w:cs="Times New Roman"/>
                    <w:color w:val="222222"/>
                    <w:sz w:val="23"/>
                    <w:szCs w:val="23"/>
                    <w:lang w:eastAsia="zh-CN"/>
                  </w:rPr>
                </w:rPrChange>
              </w:rPr>
            </w:pPr>
            <w:ins w:id="2305" w:author="Qizhou Duan" w:date="2024-06-21T12:05:00Z">
              <w:r w:rsidRPr="0042489F">
                <w:rPr>
                  <w:rFonts w:ascii="Times New Roman" w:eastAsia="Times New Roman" w:hAnsi="Times New Roman" w:cs="Times New Roman"/>
                  <w:color w:val="222222"/>
                  <w:sz w:val="16"/>
                  <w:szCs w:val="16"/>
                  <w:lang w:eastAsia="zh-CN"/>
                  <w:rPrChange w:id="230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6548B6B" w14:textId="77777777" w:rsidR="0042489F" w:rsidRPr="0042489F" w:rsidRDefault="0042489F" w:rsidP="0042489F">
            <w:pPr>
              <w:suppressAutoHyphens w:val="0"/>
              <w:spacing w:before="150" w:after="150" w:line="240" w:lineRule="auto"/>
              <w:jc w:val="right"/>
              <w:rPr>
                <w:ins w:id="2307" w:author="Qizhou Duan" w:date="2024-06-21T12:05:00Z"/>
                <w:rFonts w:ascii="Times New Roman" w:eastAsia="Times New Roman" w:hAnsi="Times New Roman" w:cs="Times New Roman"/>
                <w:color w:val="222222"/>
                <w:sz w:val="16"/>
                <w:szCs w:val="16"/>
                <w:lang w:eastAsia="zh-CN"/>
                <w:rPrChange w:id="2308" w:author="Qizhou Duan" w:date="2024-06-21T12:05:00Z">
                  <w:rPr>
                    <w:ins w:id="2309" w:author="Qizhou Duan" w:date="2024-06-21T12:05:00Z"/>
                    <w:rFonts w:ascii="Cambria" w:eastAsia="Times New Roman" w:hAnsi="Cambria" w:cs="Times New Roman"/>
                    <w:color w:val="222222"/>
                    <w:sz w:val="23"/>
                    <w:szCs w:val="23"/>
                    <w:lang w:eastAsia="zh-CN"/>
                  </w:rPr>
                </w:rPrChange>
              </w:rPr>
            </w:pPr>
            <w:ins w:id="2310" w:author="Qizhou Duan" w:date="2024-06-21T12:05:00Z">
              <w:r w:rsidRPr="0042489F">
                <w:rPr>
                  <w:rFonts w:ascii="Times New Roman" w:eastAsia="Times New Roman" w:hAnsi="Times New Roman" w:cs="Times New Roman"/>
                  <w:color w:val="222222"/>
                  <w:sz w:val="16"/>
                  <w:szCs w:val="16"/>
                  <w:lang w:eastAsia="zh-CN"/>
                  <w:rPrChange w:id="231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47558B9" w14:textId="77777777" w:rsidR="0042489F" w:rsidRPr="0042489F" w:rsidRDefault="0042489F" w:rsidP="0042489F">
            <w:pPr>
              <w:suppressAutoHyphens w:val="0"/>
              <w:spacing w:before="150" w:after="150" w:line="240" w:lineRule="auto"/>
              <w:jc w:val="right"/>
              <w:rPr>
                <w:ins w:id="2312" w:author="Qizhou Duan" w:date="2024-06-21T12:05:00Z"/>
                <w:rFonts w:ascii="Times New Roman" w:eastAsia="Times New Roman" w:hAnsi="Times New Roman" w:cs="Times New Roman"/>
                <w:color w:val="222222"/>
                <w:sz w:val="16"/>
                <w:szCs w:val="16"/>
                <w:lang w:eastAsia="zh-CN"/>
                <w:rPrChange w:id="2313" w:author="Qizhou Duan" w:date="2024-06-21T12:05:00Z">
                  <w:rPr>
                    <w:ins w:id="2314" w:author="Qizhou Duan" w:date="2024-06-21T12:05:00Z"/>
                    <w:rFonts w:ascii="Cambria" w:eastAsia="Times New Roman" w:hAnsi="Cambria" w:cs="Times New Roman"/>
                    <w:color w:val="222222"/>
                    <w:sz w:val="23"/>
                    <w:szCs w:val="23"/>
                    <w:lang w:eastAsia="zh-CN"/>
                  </w:rPr>
                </w:rPrChange>
              </w:rPr>
            </w:pPr>
            <w:ins w:id="2315" w:author="Qizhou Duan" w:date="2024-06-21T12:05:00Z">
              <w:r w:rsidRPr="0042489F">
                <w:rPr>
                  <w:rFonts w:ascii="Times New Roman" w:eastAsia="Times New Roman" w:hAnsi="Times New Roman" w:cs="Times New Roman"/>
                  <w:color w:val="222222"/>
                  <w:sz w:val="16"/>
                  <w:szCs w:val="16"/>
                  <w:lang w:eastAsia="zh-CN"/>
                  <w:rPrChange w:id="231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4D9644E" w14:textId="77777777" w:rsidR="0042489F" w:rsidRPr="0042489F" w:rsidRDefault="0042489F" w:rsidP="0042489F">
            <w:pPr>
              <w:suppressAutoHyphens w:val="0"/>
              <w:spacing w:before="150" w:after="150" w:line="240" w:lineRule="auto"/>
              <w:jc w:val="right"/>
              <w:rPr>
                <w:ins w:id="2317" w:author="Qizhou Duan" w:date="2024-06-21T12:05:00Z"/>
                <w:rFonts w:ascii="Times New Roman" w:eastAsia="Times New Roman" w:hAnsi="Times New Roman" w:cs="Times New Roman"/>
                <w:color w:val="222222"/>
                <w:sz w:val="16"/>
                <w:szCs w:val="16"/>
                <w:lang w:eastAsia="zh-CN"/>
                <w:rPrChange w:id="2318" w:author="Qizhou Duan" w:date="2024-06-21T12:05:00Z">
                  <w:rPr>
                    <w:ins w:id="2319" w:author="Qizhou Duan" w:date="2024-06-21T12:05:00Z"/>
                    <w:rFonts w:ascii="Cambria" w:eastAsia="Times New Roman" w:hAnsi="Cambria" w:cs="Times New Roman"/>
                    <w:color w:val="222222"/>
                    <w:sz w:val="23"/>
                    <w:szCs w:val="23"/>
                    <w:lang w:eastAsia="zh-CN"/>
                  </w:rPr>
                </w:rPrChange>
              </w:rPr>
            </w:pPr>
            <w:ins w:id="2320" w:author="Qizhou Duan" w:date="2024-06-21T12:05:00Z">
              <w:r w:rsidRPr="0042489F">
                <w:rPr>
                  <w:rFonts w:ascii="Times New Roman" w:eastAsia="Times New Roman" w:hAnsi="Times New Roman" w:cs="Times New Roman"/>
                  <w:color w:val="222222"/>
                  <w:sz w:val="16"/>
                  <w:szCs w:val="16"/>
                  <w:lang w:eastAsia="zh-CN"/>
                  <w:rPrChange w:id="232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2E9FFE4" w14:textId="77777777" w:rsidR="0042489F" w:rsidRPr="0042489F" w:rsidRDefault="0042489F" w:rsidP="0042489F">
            <w:pPr>
              <w:suppressAutoHyphens w:val="0"/>
              <w:spacing w:before="150" w:after="150" w:line="240" w:lineRule="auto"/>
              <w:jc w:val="right"/>
              <w:rPr>
                <w:ins w:id="2322" w:author="Qizhou Duan" w:date="2024-06-21T12:05:00Z"/>
                <w:rFonts w:ascii="Times New Roman" w:eastAsia="Times New Roman" w:hAnsi="Times New Roman" w:cs="Times New Roman"/>
                <w:color w:val="222222"/>
                <w:sz w:val="16"/>
                <w:szCs w:val="16"/>
                <w:lang w:eastAsia="zh-CN"/>
                <w:rPrChange w:id="2323" w:author="Qizhou Duan" w:date="2024-06-21T12:05:00Z">
                  <w:rPr>
                    <w:ins w:id="2324" w:author="Qizhou Duan" w:date="2024-06-21T12:05:00Z"/>
                    <w:rFonts w:ascii="Cambria" w:eastAsia="Times New Roman" w:hAnsi="Cambria" w:cs="Times New Roman"/>
                    <w:color w:val="222222"/>
                    <w:sz w:val="23"/>
                    <w:szCs w:val="23"/>
                    <w:lang w:eastAsia="zh-CN"/>
                  </w:rPr>
                </w:rPrChange>
              </w:rPr>
            </w:pPr>
            <w:ins w:id="2325" w:author="Qizhou Duan" w:date="2024-06-21T12:05:00Z">
              <w:r w:rsidRPr="0042489F">
                <w:rPr>
                  <w:rFonts w:ascii="Times New Roman" w:eastAsia="Times New Roman" w:hAnsi="Times New Roman" w:cs="Times New Roman"/>
                  <w:color w:val="222222"/>
                  <w:sz w:val="16"/>
                  <w:szCs w:val="16"/>
                  <w:lang w:eastAsia="zh-CN"/>
                  <w:rPrChange w:id="232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60ABBE5" w14:textId="77777777" w:rsidR="0042489F" w:rsidRPr="0042489F" w:rsidRDefault="0042489F" w:rsidP="0042489F">
            <w:pPr>
              <w:suppressAutoHyphens w:val="0"/>
              <w:spacing w:before="150" w:after="150" w:line="240" w:lineRule="auto"/>
              <w:jc w:val="right"/>
              <w:rPr>
                <w:ins w:id="2327" w:author="Qizhou Duan" w:date="2024-06-21T12:05:00Z"/>
                <w:rFonts w:ascii="Times New Roman" w:eastAsia="Times New Roman" w:hAnsi="Times New Roman" w:cs="Times New Roman"/>
                <w:color w:val="222222"/>
                <w:sz w:val="16"/>
                <w:szCs w:val="16"/>
                <w:lang w:eastAsia="zh-CN"/>
                <w:rPrChange w:id="2328" w:author="Qizhou Duan" w:date="2024-06-21T12:05:00Z">
                  <w:rPr>
                    <w:ins w:id="2329" w:author="Qizhou Duan" w:date="2024-06-21T12:05:00Z"/>
                    <w:rFonts w:ascii="Cambria" w:eastAsia="Times New Roman" w:hAnsi="Cambria" w:cs="Times New Roman"/>
                    <w:color w:val="222222"/>
                    <w:sz w:val="23"/>
                    <w:szCs w:val="23"/>
                    <w:lang w:eastAsia="zh-CN"/>
                  </w:rPr>
                </w:rPrChange>
              </w:rPr>
            </w:pPr>
            <w:ins w:id="2330" w:author="Qizhou Duan" w:date="2024-06-21T12:05:00Z">
              <w:r w:rsidRPr="0042489F">
                <w:rPr>
                  <w:rFonts w:ascii="Times New Roman" w:eastAsia="Times New Roman" w:hAnsi="Times New Roman" w:cs="Times New Roman"/>
                  <w:color w:val="222222"/>
                  <w:sz w:val="16"/>
                  <w:szCs w:val="16"/>
                  <w:lang w:eastAsia="zh-CN"/>
                  <w:rPrChange w:id="233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06D940A3" w14:textId="77777777" w:rsidTr="0042489F">
        <w:trPr>
          <w:ins w:id="2332" w:author="Qizhou Duan" w:date="2024-06-21T12:05:00Z"/>
        </w:trPr>
        <w:tc>
          <w:tcPr>
            <w:tcW w:w="0" w:type="auto"/>
            <w:shd w:val="clear" w:color="auto" w:fill="auto"/>
            <w:tcMar>
              <w:top w:w="0" w:type="dxa"/>
              <w:left w:w="75" w:type="dxa"/>
              <w:bottom w:w="0" w:type="dxa"/>
              <w:right w:w="75" w:type="dxa"/>
            </w:tcMar>
            <w:vAlign w:val="center"/>
            <w:hideMark/>
          </w:tcPr>
          <w:p w14:paraId="1FD41F9E" w14:textId="77777777" w:rsidR="0042489F" w:rsidRPr="0042489F" w:rsidRDefault="0042489F" w:rsidP="0042489F">
            <w:pPr>
              <w:suppressAutoHyphens w:val="0"/>
              <w:spacing w:before="150" w:after="150" w:line="240" w:lineRule="auto"/>
              <w:rPr>
                <w:ins w:id="2333" w:author="Qizhou Duan" w:date="2024-06-21T12:05:00Z"/>
                <w:rFonts w:ascii="Times New Roman" w:eastAsia="Times New Roman" w:hAnsi="Times New Roman" w:cs="Times New Roman"/>
                <w:color w:val="222222"/>
                <w:sz w:val="16"/>
                <w:szCs w:val="16"/>
                <w:lang w:eastAsia="zh-CN"/>
                <w:rPrChange w:id="2334" w:author="Qizhou Duan" w:date="2024-06-21T12:05:00Z">
                  <w:rPr>
                    <w:ins w:id="2335" w:author="Qizhou Duan" w:date="2024-06-21T12:05:00Z"/>
                    <w:rFonts w:ascii="Cambria" w:eastAsia="Times New Roman" w:hAnsi="Cambria" w:cs="Times New Roman"/>
                    <w:color w:val="222222"/>
                    <w:sz w:val="23"/>
                    <w:szCs w:val="23"/>
                    <w:lang w:eastAsia="zh-CN"/>
                  </w:rPr>
                </w:rPrChange>
              </w:rPr>
            </w:pPr>
            <w:ins w:id="2336" w:author="Qizhou Duan" w:date="2024-06-21T12:05:00Z">
              <w:r w:rsidRPr="0042489F">
                <w:rPr>
                  <w:rFonts w:ascii="Times New Roman" w:eastAsia="Times New Roman" w:hAnsi="Times New Roman" w:cs="Times New Roman"/>
                  <w:color w:val="222222"/>
                  <w:sz w:val="16"/>
                  <w:szCs w:val="16"/>
                  <w:lang w:eastAsia="zh-CN"/>
                  <w:rPrChange w:id="2337" w:author="Qizhou Duan" w:date="2024-06-21T12:05:00Z">
                    <w:rPr>
                      <w:rFonts w:ascii="Cambria" w:eastAsia="Times New Roman" w:hAnsi="Cambria" w:cs="Times New Roman"/>
                      <w:color w:val="222222"/>
                      <w:sz w:val="23"/>
                      <w:szCs w:val="23"/>
                      <w:lang w:eastAsia="zh-CN"/>
                    </w:rPr>
                  </w:rPrChange>
                </w:rPr>
                <w:t>Mo (2022)</w:t>
              </w:r>
            </w:ins>
          </w:p>
        </w:tc>
        <w:tc>
          <w:tcPr>
            <w:tcW w:w="0" w:type="auto"/>
            <w:shd w:val="clear" w:color="auto" w:fill="auto"/>
            <w:tcMar>
              <w:top w:w="0" w:type="dxa"/>
              <w:left w:w="75" w:type="dxa"/>
              <w:bottom w:w="0" w:type="dxa"/>
              <w:right w:w="75" w:type="dxa"/>
            </w:tcMar>
            <w:vAlign w:val="center"/>
            <w:hideMark/>
          </w:tcPr>
          <w:p w14:paraId="27CDB0B0" w14:textId="77777777" w:rsidR="0042489F" w:rsidRPr="0042489F" w:rsidRDefault="0042489F" w:rsidP="0042489F">
            <w:pPr>
              <w:suppressAutoHyphens w:val="0"/>
              <w:spacing w:before="150" w:after="150" w:line="240" w:lineRule="auto"/>
              <w:jc w:val="right"/>
              <w:rPr>
                <w:ins w:id="2338" w:author="Qizhou Duan" w:date="2024-06-21T12:05:00Z"/>
                <w:rFonts w:ascii="Times New Roman" w:eastAsia="Times New Roman" w:hAnsi="Times New Roman" w:cs="Times New Roman"/>
                <w:color w:val="222222"/>
                <w:sz w:val="16"/>
                <w:szCs w:val="16"/>
                <w:lang w:eastAsia="zh-CN"/>
                <w:rPrChange w:id="2339" w:author="Qizhou Duan" w:date="2024-06-21T12:05:00Z">
                  <w:rPr>
                    <w:ins w:id="2340" w:author="Qizhou Duan" w:date="2024-06-21T12:05:00Z"/>
                    <w:rFonts w:ascii="Cambria" w:eastAsia="Times New Roman" w:hAnsi="Cambria" w:cs="Times New Roman"/>
                    <w:color w:val="222222"/>
                    <w:sz w:val="23"/>
                    <w:szCs w:val="23"/>
                    <w:lang w:eastAsia="zh-CN"/>
                  </w:rPr>
                </w:rPrChange>
              </w:rPr>
            </w:pPr>
            <w:ins w:id="2341" w:author="Qizhou Duan" w:date="2024-06-21T12:05:00Z">
              <w:r w:rsidRPr="0042489F">
                <w:rPr>
                  <w:rFonts w:ascii="Times New Roman" w:eastAsia="Times New Roman" w:hAnsi="Times New Roman" w:cs="Times New Roman"/>
                  <w:color w:val="222222"/>
                  <w:sz w:val="16"/>
                  <w:szCs w:val="16"/>
                  <w:lang w:eastAsia="zh-CN"/>
                  <w:rPrChange w:id="2342" w:author="Qizhou Duan" w:date="2024-06-21T12:05:00Z">
                    <w:rPr>
                      <w:rFonts w:ascii="Cambria" w:eastAsia="Times New Roman" w:hAnsi="Cambria" w:cs="Times New Roman"/>
                      <w:color w:val="222222"/>
                      <w:sz w:val="23"/>
                      <w:szCs w:val="23"/>
                      <w:lang w:eastAsia="zh-CN"/>
                    </w:rPr>
                  </w:rPrChange>
                </w:rPr>
                <w:t>266</w:t>
              </w:r>
            </w:ins>
          </w:p>
        </w:tc>
        <w:tc>
          <w:tcPr>
            <w:tcW w:w="0" w:type="auto"/>
            <w:shd w:val="clear" w:color="auto" w:fill="auto"/>
            <w:tcMar>
              <w:top w:w="0" w:type="dxa"/>
              <w:left w:w="75" w:type="dxa"/>
              <w:bottom w:w="0" w:type="dxa"/>
              <w:right w:w="75" w:type="dxa"/>
            </w:tcMar>
            <w:vAlign w:val="center"/>
            <w:hideMark/>
          </w:tcPr>
          <w:p w14:paraId="190023EF" w14:textId="77777777" w:rsidR="0042489F" w:rsidRPr="0042489F" w:rsidRDefault="0042489F" w:rsidP="0042489F">
            <w:pPr>
              <w:suppressAutoHyphens w:val="0"/>
              <w:spacing w:before="150" w:after="150" w:line="240" w:lineRule="auto"/>
              <w:jc w:val="right"/>
              <w:rPr>
                <w:ins w:id="2343" w:author="Qizhou Duan" w:date="2024-06-21T12:05:00Z"/>
                <w:rFonts w:ascii="Times New Roman" w:eastAsia="Times New Roman" w:hAnsi="Times New Roman" w:cs="Times New Roman"/>
                <w:color w:val="222222"/>
                <w:sz w:val="16"/>
                <w:szCs w:val="16"/>
                <w:lang w:eastAsia="zh-CN"/>
                <w:rPrChange w:id="2344" w:author="Qizhou Duan" w:date="2024-06-21T12:05:00Z">
                  <w:rPr>
                    <w:ins w:id="2345" w:author="Qizhou Duan" w:date="2024-06-21T12:05:00Z"/>
                    <w:rFonts w:ascii="Cambria" w:eastAsia="Times New Roman" w:hAnsi="Cambria" w:cs="Times New Roman"/>
                    <w:color w:val="222222"/>
                    <w:sz w:val="23"/>
                    <w:szCs w:val="23"/>
                    <w:lang w:eastAsia="zh-CN"/>
                  </w:rPr>
                </w:rPrChange>
              </w:rPr>
            </w:pPr>
            <w:ins w:id="2346" w:author="Qizhou Duan" w:date="2024-06-21T12:05:00Z">
              <w:r w:rsidRPr="0042489F">
                <w:rPr>
                  <w:rFonts w:ascii="Times New Roman" w:eastAsia="Times New Roman" w:hAnsi="Times New Roman" w:cs="Times New Roman"/>
                  <w:color w:val="222222"/>
                  <w:sz w:val="16"/>
                  <w:szCs w:val="16"/>
                  <w:lang w:eastAsia="zh-CN"/>
                  <w:rPrChange w:id="234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56F530E" w14:textId="77777777" w:rsidR="0042489F" w:rsidRPr="0042489F" w:rsidRDefault="0042489F" w:rsidP="0042489F">
            <w:pPr>
              <w:suppressAutoHyphens w:val="0"/>
              <w:spacing w:before="150" w:after="150" w:line="240" w:lineRule="auto"/>
              <w:jc w:val="right"/>
              <w:rPr>
                <w:ins w:id="2348" w:author="Qizhou Duan" w:date="2024-06-21T12:05:00Z"/>
                <w:rFonts w:ascii="Times New Roman" w:eastAsia="Times New Roman" w:hAnsi="Times New Roman" w:cs="Times New Roman"/>
                <w:color w:val="222222"/>
                <w:sz w:val="16"/>
                <w:szCs w:val="16"/>
                <w:lang w:eastAsia="zh-CN"/>
                <w:rPrChange w:id="2349" w:author="Qizhou Duan" w:date="2024-06-21T12:05:00Z">
                  <w:rPr>
                    <w:ins w:id="2350" w:author="Qizhou Duan" w:date="2024-06-21T12:05:00Z"/>
                    <w:rFonts w:ascii="Cambria" w:eastAsia="Times New Roman" w:hAnsi="Cambria" w:cs="Times New Roman"/>
                    <w:color w:val="222222"/>
                    <w:sz w:val="23"/>
                    <w:szCs w:val="23"/>
                    <w:lang w:eastAsia="zh-CN"/>
                  </w:rPr>
                </w:rPrChange>
              </w:rPr>
            </w:pPr>
            <w:ins w:id="2351" w:author="Qizhou Duan" w:date="2024-06-21T12:05:00Z">
              <w:r w:rsidRPr="0042489F">
                <w:rPr>
                  <w:rFonts w:ascii="Times New Roman" w:eastAsia="Times New Roman" w:hAnsi="Times New Roman" w:cs="Times New Roman"/>
                  <w:color w:val="222222"/>
                  <w:sz w:val="16"/>
                  <w:szCs w:val="16"/>
                  <w:lang w:eastAsia="zh-CN"/>
                  <w:rPrChange w:id="235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AD201A7" w14:textId="77777777" w:rsidR="0042489F" w:rsidRPr="0042489F" w:rsidRDefault="0042489F" w:rsidP="0042489F">
            <w:pPr>
              <w:suppressAutoHyphens w:val="0"/>
              <w:spacing w:before="150" w:after="150" w:line="240" w:lineRule="auto"/>
              <w:jc w:val="right"/>
              <w:rPr>
                <w:ins w:id="2353" w:author="Qizhou Duan" w:date="2024-06-21T12:05:00Z"/>
                <w:rFonts w:ascii="Times New Roman" w:eastAsia="Times New Roman" w:hAnsi="Times New Roman" w:cs="Times New Roman"/>
                <w:color w:val="222222"/>
                <w:sz w:val="16"/>
                <w:szCs w:val="16"/>
                <w:lang w:eastAsia="zh-CN"/>
                <w:rPrChange w:id="2354" w:author="Qizhou Duan" w:date="2024-06-21T12:05:00Z">
                  <w:rPr>
                    <w:ins w:id="2355" w:author="Qizhou Duan" w:date="2024-06-21T12:05:00Z"/>
                    <w:rFonts w:ascii="Cambria" w:eastAsia="Times New Roman" w:hAnsi="Cambria" w:cs="Times New Roman"/>
                    <w:color w:val="222222"/>
                    <w:sz w:val="23"/>
                    <w:szCs w:val="23"/>
                    <w:lang w:eastAsia="zh-CN"/>
                  </w:rPr>
                </w:rPrChange>
              </w:rPr>
            </w:pPr>
            <w:ins w:id="2356" w:author="Qizhou Duan" w:date="2024-06-21T12:05:00Z">
              <w:r w:rsidRPr="0042489F">
                <w:rPr>
                  <w:rFonts w:ascii="Times New Roman" w:eastAsia="Times New Roman" w:hAnsi="Times New Roman" w:cs="Times New Roman"/>
                  <w:color w:val="222222"/>
                  <w:sz w:val="16"/>
                  <w:szCs w:val="16"/>
                  <w:lang w:eastAsia="zh-CN"/>
                  <w:rPrChange w:id="235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59614AC" w14:textId="77777777" w:rsidR="0042489F" w:rsidRPr="0042489F" w:rsidRDefault="0042489F" w:rsidP="0042489F">
            <w:pPr>
              <w:suppressAutoHyphens w:val="0"/>
              <w:spacing w:before="150" w:after="150" w:line="240" w:lineRule="auto"/>
              <w:jc w:val="right"/>
              <w:rPr>
                <w:ins w:id="2358" w:author="Qizhou Duan" w:date="2024-06-21T12:05:00Z"/>
                <w:rFonts w:ascii="Times New Roman" w:eastAsia="Times New Roman" w:hAnsi="Times New Roman" w:cs="Times New Roman"/>
                <w:color w:val="222222"/>
                <w:sz w:val="16"/>
                <w:szCs w:val="16"/>
                <w:lang w:eastAsia="zh-CN"/>
                <w:rPrChange w:id="2359" w:author="Qizhou Duan" w:date="2024-06-21T12:05:00Z">
                  <w:rPr>
                    <w:ins w:id="2360" w:author="Qizhou Duan" w:date="2024-06-21T12:05:00Z"/>
                    <w:rFonts w:ascii="Cambria" w:eastAsia="Times New Roman" w:hAnsi="Cambria" w:cs="Times New Roman"/>
                    <w:color w:val="222222"/>
                    <w:sz w:val="23"/>
                    <w:szCs w:val="23"/>
                    <w:lang w:eastAsia="zh-CN"/>
                  </w:rPr>
                </w:rPrChange>
              </w:rPr>
            </w:pPr>
            <w:ins w:id="2361" w:author="Qizhou Duan" w:date="2024-06-21T12:05:00Z">
              <w:r w:rsidRPr="0042489F">
                <w:rPr>
                  <w:rFonts w:ascii="Times New Roman" w:eastAsia="Times New Roman" w:hAnsi="Times New Roman" w:cs="Times New Roman"/>
                  <w:color w:val="222222"/>
                  <w:sz w:val="16"/>
                  <w:szCs w:val="16"/>
                  <w:lang w:eastAsia="zh-CN"/>
                  <w:rPrChange w:id="236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9A3DC61" w14:textId="77777777" w:rsidR="0042489F" w:rsidRPr="0042489F" w:rsidRDefault="0042489F" w:rsidP="0042489F">
            <w:pPr>
              <w:suppressAutoHyphens w:val="0"/>
              <w:spacing w:before="150" w:after="150" w:line="240" w:lineRule="auto"/>
              <w:jc w:val="right"/>
              <w:rPr>
                <w:ins w:id="2363" w:author="Qizhou Duan" w:date="2024-06-21T12:05:00Z"/>
                <w:rFonts w:ascii="Times New Roman" w:eastAsia="Times New Roman" w:hAnsi="Times New Roman" w:cs="Times New Roman"/>
                <w:color w:val="222222"/>
                <w:sz w:val="16"/>
                <w:szCs w:val="16"/>
                <w:lang w:eastAsia="zh-CN"/>
                <w:rPrChange w:id="2364" w:author="Qizhou Duan" w:date="2024-06-21T12:05:00Z">
                  <w:rPr>
                    <w:ins w:id="2365" w:author="Qizhou Duan" w:date="2024-06-21T12:05:00Z"/>
                    <w:rFonts w:ascii="Cambria" w:eastAsia="Times New Roman" w:hAnsi="Cambria" w:cs="Times New Roman"/>
                    <w:color w:val="222222"/>
                    <w:sz w:val="23"/>
                    <w:szCs w:val="23"/>
                    <w:lang w:eastAsia="zh-CN"/>
                  </w:rPr>
                </w:rPrChange>
              </w:rPr>
            </w:pPr>
            <w:ins w:id="2366" w:author="Qizhou Duan" w:date="2024-06-21T12:05:00Z">
              <w:r w:rsidRPr="0042489F">
                <w:rPr>
                  <w:rFonts w:ascii="Times New Roman" w:eastAsia="Times New Roman" w:hAnsi="Times New Roman" w:cs="Times New Roman"/>
                  <w:color w:val="222222"/>
                  <w:sz w:val="16"/>
                  <w:szCs w:val="16"/>
                  <w:lang w:eastAsia="zh-CN"/>
                  <w:rPrChange w:id="236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E4A6387" w14:textId="77777777" w:rsidR="0042489F" w:rsidRPr="0042489F" w:rsidRDefault="0042489F" w:rsidP="0042489F">
            <w:pPr>
              <w:suppressAutoHyphens w:val="0"/>
              <w:spacing w:before="150" w:after="150" w:line="240" w:lineRule="auto"/>
              <w:jc w:val="right"/>
              <w:rPr>
                <w:ins w:id="2368" w:author="Qizhou Duan" w:date="2024-06-21T12:05:00Z"/>
                <w:rFonts w:ascii="Times New Roman" w:eastAsia="Times New Roman" w:hAnsi="Times New Roman" w:cs="Times New Roman"/>
                <w:color w:val="222222"/>
                <w:sz w:val="16"/>
                <w:szCs w:val="16"/>
                <w:lang w:eastAsia="zh-CN"/>
                <w:rPrChange w:id="2369" w:author="Qizhou Duan" w:date="2024-06-21T12:05:00Z">
                  <w:rPr>
                    <w:ins w:id="2370" w:author="Qizhou Duan" w:date="2024-06-21T12:05:00Z"/>
                    <w:rFonts w:ascii="Cambria" w:eastAsia="Times New Roman" w:hAnsi="Cambria" w:cs="Times New Roman"/>
                    <w:color w:val="222222"/>
                    <w:sz w:val="23"/>
                    <w:szCs w:val="23"/>
                    <w:lang w:eastAsia="zh-CN"/>
                  </w:rPr>
                </w:rPrChange>
              </w:rPr>
            </w:pPr>
            <w:ins w:id="2371" w:author="Qizhou Duan" w:date="2024-06-21T12:05:00Z">
              <w:r w:rsidRPr="0042489F">
                <w:rPr>
                  <w:rFonts w:ascii="Times New Roman" w:eastAsia="Times New Roman" w:hAnsi="Times New Roman" w:cs="Times New Roman"/>
                  <w:color w:val="222222"/>
                  <w:sz w:val="16"/>
                  <w:szCs w:val="16"/>
                  <w:lang w:eastAsia="zh-CN"/>
                  <w:rPrChange w:id="2372"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733A0CB" w14:textId="77777777" w:rsidTr="0042489F">
        <w:trPr>
          <w:ins w:id="2373" w:author="Qizhou Duan" w:date="2024-06-21T12:05:00Z"/>
        </w:trPr>
        <w:tc>
          <w:tcPr>
            <w:tcW w:w="0" w:type="auto"/>
            <w:shd w:val="clear" w:color="auto" w:fill="auto"/>
            <w:tcMar>
              <w:top w:w="0" w:type="dxa"/>
              <w:left w:w="75" w:type="dxa"/>
              <w:bottom w:w="0" w:type="dxa"/>
              <w:right w:w="75" w:type="dxa"/>
            </w:tcMar>
            <w:vAlign w:val="center"/>
            <w:hideMark/>
          </w:tcPr>
          <w:p w14:paraId="579153CD" w14:textId="77777777" w:rsidR="0042489F" w:rsidRPr="0042489F" w:rsidRDefault="0042489F" w:rsidP="0042489F">
            <w:pPr>
              <w:suppressAutoHyphens w:val="0"/>
              <w:spacing w:before="150" w:after="150" w:line="240" w:lineRule="auto"/>
              <w:rPr>
                <w:ins w:id="2374" w:author="Qizhou Duan" w:date="2024-06-21T12:05:00Z"/>
                <w:rFonts w:ascii="Times New Roman" w:eastAsia="Times New Roman" w:hAnsi="Times New Roman" w:cs="Times New Roman"/>
                <w:color w:val="222222"/>
                <w:sz w:val="16"/>
                <w:szCs w:val="16"/>
                <w:lang w:eastAsia="zh-CN"/>
                <w:rPrChange w:id="2375" w:author="Qizhou Duan" w:date="2024-06-21T12:05:00Z">
                  <w:rPr>
                    <w:ins w:id="2376" w:author="Qizhou Duan" w:date="2024-06-21T12:05:00Z"/>
                    <w:rFonts w:ascii="Cambria" w:eastAsia="Times New Roman" w:hAnsi="Cambria" w:cs="Times New Roman"/>
                    <w:color w:val="222222"/>
                    <w:sz w:val="23"/>
                    <w:szCs w:val="23"/>
                    <w:lang w:eastAsia="zh-CN"/>
                  </w:rPr>
                </w:rPrChange>
              </w:rPr>
            </w:pPr>
            <w:ins w:id="2377" w:author="Qizhou Duan" w:date="2024-06-21T12:05:00Z">
              <w:r w:rsidRPr="0042489F">
                <w:rPr>
                  <w:rFonts w:ascii="Times New Roman" w:eastAsia="Times New Roman" w:hAnsi="Times New Roman" w:cs="Times New Roman"/>
                  <w:color w:val="222222"/>
                  <w:sz w:val="16"/>
                  <w:szCs w:val="16"/>
                  <w:lang w:eastAsia="zh-CN"/>
                  <w:rPrChange w:id="2378" w:author="Qizhou Duan" w:date="2024-06-21T12:05:00Z">
                    <w:rPr>
                      <w:rFonts w:ascii="Cambria" w:eastAsia="Times New Roman" w:hAnsi="Cambria" w:cs="Times New Roman"/>
                      <w:color w:val="222222"/>
                      <w:sz w:val="23"/>
                      <w:szCs w:val="23"/>
                      <w:lang w:eastAsia="zh-CN"/>
                    </w:rPr>
                  </w:rPrChange>
                </w:rPr>
                <w:t>Northfield &amp; Johnston (2021)</w:t>
              </w:r>
            </w:ins>
          </w:p>
        </w:tc>
        <w:tc>
          <w:tcPr>
            <w:tcW w:w="0" w:type="auto"/>
            <w:shd w:val="clear" w:color="auto" w:fill="auto"/>
            <w:tcMar>
              <w:top w:w="0" w:type="dxa"/>
              <w:left w:w="75" w:type="dxa"/>
              <w:bottom w:w="0" w:type="dxa"/>
              <w:right w:w="75" w:type="dxa"/>
            </w:tcMar>
            <w:vAlign w:val="center"/>
            <w:hideMark/>
          </w:tcPr>
          <w:p w14:paraId="7D48CE37" w14:textId="77777777" w:rsidR="0042489F" w:rsidRPr="0042489F" w:rsidRDefault="0042489F" w:rsidP="0042489F">
            <w:pPr>
              <w:suppressAutoHyphens w:val="0"/>
              <w:spacing w:before="150" w:after="150" w:line="240" w:lineRule="auto"/>
              <w:jc w:val="right"/>
              <w:rPr>
                <w:ins w:id="2379" w:author="Qizhou Duan" w:date="2024-06-21T12:05:00Z"/>
                <w:rFonts w:ascii="Times New Roman" w:eastAsia="Times New Roman" w:hAnsi="Times New Roman" w:cs="Times New Roman"/>
                <w:color w:val="222222"/>
                <w:sz w:val="16"/>
                <w:szCs w:val="16"/>
                <w:lang w:eastAsia="zh-CN"/>
                <w:rPrChange w:id="2380" w:author="Qizhou Duan" w:date="2024-06-21T12:05:00Z">
                  <w:rPr>
                    <w:ins w:id="2381" w:author="Qizhou Duan" w:date="2024-06-21T12:05:00Z"/>
                    <w:rFonts w:ascii="Cambria" w:eastAsia="Times New Roman" w:hAnsi="Cambria" w:cs="Times New Roman"/>
                    <w:color w:val="222222"/>
                    <w:sz w:val="23"/>
                    <w:szCs w:val="23"/>
                    <w:lang w:eastAsia="zh-CN"/>
                  </w:rPr>
                </w:rPrChange>
              </w:rPr>
            </w:pPr>
            <w:ins w:id="2382" w:author="Qizhou Duan" w:date="2024-06-21T12:05:00Z">
              <w:r w:rsidRPr="0042489F">
                <w:rPr>
                  <w:rFonts w:ascii="Times New Roman" w:eastAsia="Times New Roman" w:hAnsi="Times New Roman" w:cs="Times New Roman"/>
                  <w:color w:val="222222"/>
                  <w:sz w:val="16"/>
                  <w:szCs w:val="16"/>
                  <w:lang w:eastAsia="zh-CN"/>
                  <w:rPrChange w:id="2383" w:author="Qizhou Duan" w:date="2024-06-21T12:05:00Z">
                    <w:rPr>
                      <w:rFonts w:ascii="Cambria" w:eastAsia="Times New Roman" w:hAnsi="Cambria" w:cs="Times New Roman"/>
                      <w:color w:val="222222"/>
                      <w:sz w:val="23"/>
                      <w:szCs w:val="23"/>
                      <w:lang w:eastAsia="zh-CN"/>
                    </w:rPr>
                  </w:rPrChange>
                </w:rPr>
                <w:t>296</w:t>
              </w:r>
            </w:ins>
          </w:p>
        </w:tc>
        <w:tc>
          <w:tcPr>
            <w:tcW w:w="0" w:type="auto"/>
            <w:shd w:val="clear" w:color="auto" w:fill="auto"/>
            <w:tcMar>
              <w:top w:w="0" w:type="dxa"/>
              <w:left w:w="75" w:type="dxa"/>
              <w:bottom w:w="0" w:type="dxa"/>
              <w:right w:w="75" w:type="dxa"/>
            </w:tcMar>
            <w:vAlign w:val="center"/>
            <w:hideMark/>
          </w:tcPr>
          <w:p w14:paraId="6D1BFFA6" w14:textId="77777777" w:rsidR="0042489F" w:rsidRPr="0042489F" w:rsidRDefault="0042489F" w:rsidP="0042489F">
            <w:pPr>
              <w:suppressAutoHyphens w:val="0"/>
              <w:spacing w:before="150" w:after="150" w:line="240" w:lineRule="auto"/>
              <w:jc w:val="right"/>
              <w:rPr>
                <w:ins w:id="2384" w:author="Qizhou Duan" w:date="2024-06-21T12:05:00Z"/>
                <w:rFonts w:ascii="Times New Roman" w:eastAsia="Times New Roman" w:hAnsi="Times New Roman" w:cs="Times New Roman"/>
                <w:color w:val="222222"/>
                <w:sz w:val="16"/>
                <w:szCs w:val="16"/>
                <w:lang w:eastAsia="zh-CN"/>
                <w:rPrChange w:id="2385" w:author="Qizhou Duan" w:date="2024-06-21T12:05:00Z">
                  <w:rPr>
                    <w:ins w:id="2386" w:author="Qizhou Duan" w:date="2024-06-21T12:05:00Z"/>
                    <w:rFonts w:ascii="Cambria" w:eastAsia="Times New Roman" w:hAnsi="Cambria" w:cs="Times New Roman"/>
                    <w:color w:val="222222"/>
                    <w:sz w:val="23"/>
                    <w:szCs w:val="23"/>
                    <w:lang w:eastAsia="zh-CN"/>
                  </w:rPr>
                </w:rPrChange>
              </w:rPr>
            </w:pPr>
            <w:ins w:id="2387" w:author="Qizhou Duan" w:date="2024-06-21T12:05:00Z">
              <w:r w:rsidRPr="0042489F">
                <w:rPr>
                  <w:rFonts w:ascii="Times New Roman" w:eastAsia="Times New Roman" w:hAnsi="Times New Roman" w:cs="Times New Roman"/>
                  <w:color w:val="222222"/>
                  <w:sz w:val="16"/>
                  <w:szCs w:val="16"/>
                  <w:lang w:eastAsia="zh-CN"/>
                  <w:rPrChange w:id="238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62B8441" w14:textId="77777777" w:rsidR="0042489F" w:rsidRPr="0042489F" w:rsidRDefault="0042489F" w:rsidP="0042489F">
            <w:pPr>
              <w:suppressAutoHyphens w:val="0"/>
              <w:spacing w:before="150" w:after="150" w:line="240" w:lineRule="auto"/>
              <w:jc w:val="right"/>
              <w:rPr>
                <w:ins w:id="2389" w:author="Qizhou Duan" w:date="2024-06-21T12:05:00Z"/>
                <w:rFonts w:ascii="Times New Roman" w:eastAsia="Times New Roman" w:hAnsi="Times New Roman" w:cs="Times New Roman"/>
                <w:color w:val="222222"/>
                <w:sz w:val="16"/>
                <w:szCs w:val="16"/>
                <w:lang w:eastAsia="zh-CN"/>
                <w:rPrChange w:id="2390" w:author="Qizhou Duan" w:date="2024-06-21T12:05:00Z">
                  <w:rPr>
                    <w:ins w:id="2391" w:author="Qizhou Duan" w:date="2024-06-21T12:05:00Z"/>
                    <w:rFonts w:ascii="Cambria" w:eastAsia="Times New Roman" w:hAnsi="Cambria" w:cs="Times New Roman"/>
                    <w:color w:val="222222"/>
                    <w:sz w:val="23"/>
                    <w:szCs w:val="23"/>
                    <w:lang w:eastAsia="zh-CN"/>
                  </w:rPr>
                </w:rPrChange>
              </w:rPr>
            </w:pPr>
            <w:ins w:id="2392" w:author="Qizhou Duan" w:date="2024-06-21T12:05:00Z">
              <w:r w:rsidRPr="0042489F">
                <w:rPr>
                  <w:rFonts w:ascii="Times New Roman" w:eastAsia="Times New Roman" w:hAnsi="Times New Roman" w:cs="Times New Roman"/>
                  <w:color w:val="222222"/>
                  <w:sz w:val="16"/>
                  <w:szCs w:val="16"/>
                  <w:lang w:eastAsia="zh-CN"/>
                  <w:rPrChange w:id="239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E7DA2AE" w14:textId="77777777" w:rsidR="0042489F" w:rsidRPr="0042489F" w:rsidRDefault="0042489F" w:rsidP="0042489F">
            <w:pPr>
              <w:suppressAutoHyphens w:val="0"/>
              <w:spacing w:before="150" w:after="150" w:line="240" w:lineRule="auto"/>
              <w:jc w:val="right"/>
              <w:rPr>
                <w:ins w:id="2394" w:author="Qizhou Duan" w:date="2024-06-21T12:05:00Z"/>
                <w:rFonts w:ascii="Times New Roman" w:eastAsia="Times New Roman" w:hAnsi="Times New Roman" w:cs="Times New Roman"/>
                <w:color w:val="222222"/>
                <w:sz w:val="16"/>
                <w:szCs w:val="16"/>
                <w:lang w:eastAsia="zh-CN"/>
                <w:rPrChange w:id="2395" w:author="Qizhou Duan" w:date="2024-06-21T12:05:00Z">
                  <w:rPr>
                    <w:ins w:id="2396" w:author="Qizhou Duan" w:date="2024-06-21T12:05:00Z"/>
                    <w:rFonts w:ascii="Cambria" w:eastAsia="Times New Roman" w:hAnsi="Cambria" w:cs="Times New Roman"/>
                    <w:color w:val="222222"/>
                    <w:sz w:val="23"/>
                    <w:szCs w:val="23"/>
                    <w:lang w:eastAsia="zh-CN"/>
                  </w:rPr>
                </w:rPrChange>
              </w:rPr>
            </w:pPr>
            <w:ins w:id="2397" w:author="Qizhou Duan" w:date="2024-06-21T12:05:00Z">
              <w:r w:rsidRPr="0042489F">
                <w:rPr>
                  <w:rFonts w:ascii="Times New Roman" w:eastAsia="Times New Roman" w:hAnsi="Times New Roman" w:cs="Times New Roman"/>
                  <w:color w:val="222222"/>
                  <w:sz w:val="16"/>
                  <w:szCs w:val="16"/>
                  <w:lang w:eastAsia="zh-CN"/>
                  <w:rPrChange w:id="239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4D6CAB9" w14:textId="77777777" w:rsidR="0042489F" w:rsidRPr="0042489F" w:rsidRDefault="0042489F" w:rsidP="0042489F">
            <w:pPr>
              <w:suppressAutoHyphens w:val="0"/>
              <w:spacing w:before="150" w:after="150" w:line="240" w:lineRule="auto"/>
              <w:jc w:val="right"/>
              <w:rPr>
                <w:ins w:id="2399" w:author="Qizhou Duan" w:date="2024-06-21T12:05:00Z"/>
                <w:rFonts w:ascii="Times New Roman" w:eastAsia="Times New Roman" w:hAnsi="Times New Roman" w:cs="Times New Roman"/>
                <w:color w:val="222222"/>
                <w:sz w:val="16"/>
                <w:szCs w:val="16"/>
                <w:lang w:eastAsia="zh-CN"/>
                <w:rPrChange w:id="2400" w:author="Qizhou Duan" w:date="2024-06-21T12:05:00Z">
                  <w:rPr>
                    <w:ins w:id="2401" w:author="Qizhou Duan" w:date="2024-06-21T12:05:00Z"/>
                    <w:rFonts w:ascii="Cambria" w:eastAsia="Times New Roman" w:hAnsi="Cambria" w:cs="Times New Roman"/>
                    <w:color w:val="222222"/>
                    <w:sz w:val="23"/>
                    <w:szCs w:val="23"/>
                    <w:lang w:eastAsia="zh-CN"/>
                  </w:rPr>
                </w:rPrChange>
              </w:rPr>
            </w:pPr>
            <w:ins w:id="2402" w:author="Qizhou Duan" w:date="2024-06-21T12:05:00Z">
              <w:r w:rsidRPr="0042489F">
                <w:rPr>
                  <w:rFonts w:ascii="Times New Roman" w:eastAsia="Times New Roman" w:hAnsi="Times New Roman" w:cs="Times New Roman"/>
                  <w:color w:val="222222"/>
                  <w:sz w:val="16"/>
                  <w:szCs w:val="16"/>
                  <w:lang w:eastAsia="zh-CN"/>
                  <w:rPrChange w:id="240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F2BE90E" w14:textId="77777777" w:rsidR="0042489F" w:rsidRPr="0042489F" w:rsidRDefault="0042489F" w:rsidP="0042489F">
            <w:pPr>
              <w:suppressAutoHyphens w:val="0"/>
              <w:spacing w:before="150" w:after="150" w:line="240" w:lineRule="auto"/>
              <w:jc w:val="right"/>
              <w:rPr>
                <w:ins w:id="2404" w:author="Qizhou Duan" w:date="2024-06-21T12:05:00Z"/>
                <w:rFonts w:ascii="Times New Roman" w:eastAsia="Times New Roman" w:hAnsi="Times New Roman" w:cs="Times New Roman"/>
                <w:color w:val="222222"/>
                <w:sz w:val="16"/>
                <w:szCs w:val="16"/>
                <w:lang w:eastAsia="zh-CN"/>
                <w:rPrChange w:id="2405" w:author="Qizhou Duan" w:date="2024-06-21T12:05:00Z">
                  <w:rPr>
                    <w:ins w:id="2406" w:author="Qizhou Duan" w:date="2024-06-21T12:05:00Z"/>
                    <w:rFonts w:ascii="Cambria" w:eastAsia="Times New Roman" w:hAnsi="Cambria" w:cs="Times New Roman"/>
                    <w:color w:val="222222"/>
                    <w:sz w:val="23"/>
                    <w:szCs w:val="23"/>
                    <w:lang w:eastAsia="zh-CN"/>
                  </w:rPr>
                </w:rPrChange>
              </w:rPr>
            </w:pPr>
            <w:ins w:id="2407" w:author="Qizhou Duan" w:date="2024-06-21T12:05:00Z">
              <w:r w:rsidRPr="0042489F">
                <w:rPr>
                  <w:rFonts w:ascii="Times New Roman" w:eastAsia="Times New Roman" w:hAnsi="Times New Roman" w:cs="Times New Roman"/>
                  <w:color w:val="222222"/>
                  <w:sz w:val="16"/>
                  <w:szCs w:val="16"/>
                  <w:lang w:eastAsia="zh-CN"/>
                  <w:rPrChange w:id="240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298B3B9" w14:textId="77777777" w:rsidR="0042489F" w:rsidRPr="0042489F" w:rsidRDefault="0042489F" w:rsidP="0042489F">
            <w:pPr>
              <w:suppressAutoHyphens w:val="0"/>
              <w:spacing w:before="150" w:after="150" w:line="240" w:lineRule="auto"/>
              <w:jc w:val="right"/>
              <w:rPr>
                <w:ins w:id="2409" w:author="Qizhou Duan" w:date="2024-06-21T12:05:00Z"/>
                <w:rFonts w:ascii="Times New Roman" w:eastAsia="Times New Roman" w:hAnsi="Times New Roman" w:cs="Times New Roman"/>
                <w:color w:val="222222"/>
                <w:sz w:val="16"/>
                <w:szCs w:val="16"/>
                <w:lang w:eastAsia="zh-CN"/>
                <w:rPrChange w:id="2410" w:author="Qizhou Duan" w:date="2024-06-21T12:05:00Z">
                  <w:rPr>
                    <w:ins w:id="2411" w:author="Qizhou Duan" w:date="2024-06-21T12:05:00Z"/>
                    <w:rFonts w:ascii="Cambria" w:eastAsia="Times New Roman" w:hAnsi="Cambria" w:cs="Times New Roman"/>
                    <w:color w:val="222222"/>
                    <w:sz w:val="23"/>
                    <w:szCs w:val="23"/>
                    <w:lang w:eastAsia="zh-CN"/>
                  </w:rPr>
                </w:rPrChange>
              </w:rPr>
            </w:pPr>
            <w:ins w:id="2412" w:author="Qizhou Duan" w:date="2024-06-21T12:05:00Z">
              <w:r w:rsidRPr="0042489F">
                <w:rPr>
                  <w:rFonts w:ascii="Times New Roman" w:eastAsia="Times New Roman" w:hAnsi="Times New Roman" w:cs="Times New Roman"/>
                  <w:color w:val="222222"/>
                  <w:sz w:val="16"/>
                  <w:szCs w:val="16"/>
                  <w:lang w:eastAsia="zh-CN"/>
                  <w:rPrChange w:id="2413"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733CB9A" w14:textId="77777777" w:rsidTr="0042489F">
        <w:trPr>
          <w:ins w:id="2414" w:author="Qizhou Duan" w:date="2024-06-21T12:05:00Z"/>
        </w:trPr>
        <w:tc>
          <w:tcPr>
            <w:tcW w:w="0" w:type="auto"/>
            <w:shd w:val="clear" w:color="auto" w:fill="auto"/>
            <w:tcMar>
              <w:top w:w="0" w:type="dxa"/>
              <w:left w:w="75" w:type="dxa"/>
              <w:bottom w:w="0" w:type="dxa"/>
              <w:right w:w="75" w:type="dxa"/>
            </w:tcMar>
            <w:vAlign w:val="center"/>
            <w:hideMark/>
          </w:tcPr>
          <w:p w14:paraId="02AC4465" w14:textId="77777777" w:rsidR="0042489F" w:rsidRPr="0042489F" w:rsidRDefault="0042489F" w:rsidP="0042489F">
            <w:pPr>
              <w:suppressAutoHyphens w:val="0"/>
              <w:spacing w:before="150" w:after="150" w:line="240" w:lineRule="auto"/>
              <w:rPr>
                <w:ins w:id="2415" w:author="Qizhou Duan" w:date="2024-06-21T12:05:00Z"/>
                <w:rFonts w:ascii="Times New Roman" w:eastAsia="Times New Roman" w:hAnsi="Times New Roman" w:cs="Times New Roman"/>
                <w:color w:val="222222"/>
                <w:sz w:val="16"/>
                <w:szCs w:val="16"/>
                <w:lang w:eastAsia="zh-CN"/>
                <w:rPrChange w:id="2416" w:author="Qizhou Duan" w:date="2024-06-21T12:05:00Z">
                  <w:rPr>
                    <w:ins w:id="2417" w:author="Qizhou Duan" w:date="2024-06-21T12:05:00Z"/>
                    <w:rFonts w:ascii="Cambria" w:eastAsia="Times New Roman" w:hAnsi="Cambria" w:cs="Times New Roman"/>
                    <w:color w:val="222222"/>
                    <w:sz w:val="23"/>
                    <w:szCs w:val="23"/>
                    <w:lang w:eastAsia="zh-CN"/>
                  </w:rPr>
                </w:rPrChange>
              </w:rPr>
            </w:pPr>
            <w:ins w:id="2418" w:author="Qizhou Duan" w:date="2024-06-21T12:05:00Z">
              <w:r w:rsidRPr="0042489F">
                <w:rPr>
                  <w:rFonts w:ascii="Times New Roman" w:eastAsia="Times New Roman" w:hAnsi="Times New Roman" w:cs="Times New Roman"/>
                  <w:color w:val="222222"/>
                  <w:sz w:val="16"/>
                  <w:szCs w:val="16"/>
                  <w:lang w:eastAsia="zh-CN"/>
                  <w:rPrChange w:id="2419" w:author="Qizhou Duan" w:date="2024-06-21T12:05:00Z">
                    <w:rPr>
                      <w:rFonts w:ascii="Cambria" w:eastAsia="Times New Roman" w:hAnsi="Cambria" w:cs="Times New Roman"/>
                      <w:color w:val="222222"/>
                      <w:sz w:val="23"/>
                      <w:szCs w:val="23"/>
                      <w:lang w:eastAsia="zh-CN"/>
                    </w:rPr>
                  </w:rPrChange>
                </w:rPr>
                <w:t>Willey et al.(2022)</w:t>
              </w:r>
            </w:ins>
          </w:p>
        </w:tc>
        <w:tc>
          <w:tcPr>
            <w:tcW w:w="0" w:type="auto"/>
            <w:shd w:val="clear" w:color="auto" w:fill="auto"/>
            <w:tcMar>
              <w:top w:w="0" w:type="dxa"/>
              <w:left w:w="75" w:type="dxa"/>
              <w:bottom w:w="0" w:type="dxa"/>
              <w:right w:w="75" w:type="dxa"/>
            </w:tcMar>
            <w:vAlign w:val="center"/>
            <w:hideMark/>
          </w:tcPr>
          <w:p w14:paraId="25C89675" w14:textId="77777777" w:rsidR="0042489F" w:rsidRPr="0042489F" w:rsidRDefault="0042489F" w:rsidP="0042489F">
            <w:pPr>
              <w:suppressAutoHyphens w:val="0"/>
              <w:spacing w:before="150" w:after="150" w:line="240" w:lineRule="auto"/>
              <w:jc w:val="right"/>
              <w:rPr>
                <w:ins w:id="2420" w:author="Qizhou Duan" w:date="2024-06-21T12:05:00Z"/>
                <w:rFonts w:ascii="Times New Roman" w:eastAsia="Times New Roman" w:hAnsi="Times New Roman" w:cs="Times New Roman"/>
                <w:color w:val="222222"/>
                <w:sz w:val="16"/>
                <w:szCs w:val="16"/>
                <w:lang w:eastAsia="zh-CN"/>
                <w:rPrChange w:id="2421" w:author="Qizhou Duan" w:date="2024-06-21T12:05:00Z">
                  <w:rPr>
                    <w:ins w:id="2422" w:author="Qizhou Duan" w:date="2024-06-21T12:05:00Z"/>
                    <w:rFonts w:ascii="Cambria" w:eastAsia="Times New Roman" w:hAnsi="Cambria" w:cs="Times New Roman"/>
                    <w:color w:val="222222"/>
                    <w:sz w:val="23"/>
                    <w:szCs w:val="23"/>
                    <w:lang w:eastAsia="zh-CN"/>
                  </w:rPr>
                </w:rPrChange>
              </w:rPr>
            </w:pPr>
            <w:ins w:id="2423" w:author="Qizhou Duan" w:date="2024-06-21T12:05:00Z">
              <w:r w:rsidRPr="0042489F">
                <w:rPr>
                  <w:rFonts w:ascii="Times New Roman" w:eastAsia="Times New Roman" w:hAnsi="Times New Roman" w:cs="Times New Roman"/>
                  <w:color w:val="222222"/>
                  <w:sz w:val="16"/>
                  <w:szCs w:val="16"/>
                  <w:lang w:eastAsia="zh-CN"/>
                  <w:rPrChange w:id="2424" w:author="Qizhou Duan" w:date="2024-06-21T12:05:00Z">
                    <w:rPr>
                      <w:rFonts w:ascii="Cambria" w:eastAsia="Times New Roman" w:hAnsi="Cambria" w:cs="Times New Roman"/>
                      <w:color w:val="222222"/>
                      <w:sz w:val="23"/>
                      <w:szCs w:val="23"/>
                      <w:lang w:eastAsia="zh-CN"/>
                    </w:rPr>
                  </w:rPrChange>
                </w:rPr>
                <w:t>176</w:t>
              </w:r>
            </w:ins>
          </w:p>
        </w:tc>
        <w:tc>
          <w:tcPr>
            <w:tcW w:w="0" w:type="auto"/>
            <w:shd w:val="clear" w:color="auto" w:fill="auto"/>
            <w:tcMar>
              <w:top w:w="0" w:type="dxa"/>
              <w:left w:w="75" w:type="dxa"/>
              <w:bottom w:w="0" w:type="dxa"/>
              <w:right w:w="75" w:type="dxa"/>
            </w:tcMar>
            <w:vAlign w:val="center"/>
            <w:hideMark/>
          </w:tcPr>
          <w:p w14:paraId="1B40D017" w14:textId="77777777" w:rsidR="0042489F" w:rsidRPr="0042489F" w:rsidRDefault="0042489F" w:rsidP="0042489F">
            <w:pPr>
              <w:suppressAutoHyphens w:val="0"/>
              <w:spacing w:before="150" w:after="150" w:line="240" w:lineRule="auto"/>
              <w:jc w:val="right"/>
              <w:rPr>
                <w:ins w:id="2425" w:author="Qizhou Duan" w:date="2024-06-21T12:05:00Z"/>
                <w:rFonts w:ascii="Times New Roman" w:eastAsia="Times New Roman" w:hAnsi="Times New Roman" w:cs="Times New Roman"/>
                <w:color w:val="222222"/>
                <w:sz w:val="16"/>
                <w:szCs w:val="16"/>
                <w:lang w:eastAsia="zh-CN"/>
                <w:rPrChange w:id="2426" w:author="Qizhou Duan" w:date="2024-06-21T12:05:00Z">
                  <w:rPr>
                    <w:ins w:id="2427" w:author="Qizhou Duan" w:date="2024-06-21T12:05:00Z"/>
                    <w:rFonts w:ascii="Cambria" w:eastAsia="Times New Roman" w:hAnsi="Cambria" w:cs="Times New Roman"/>
                    <w:color w:val="222222"/>
                    <w:sz w:val="23"/>
                    <w:szCs w:val="23"/>
                    <w:lang w:eastAsia="zh-CN"/>
                  </w:rPr>
                </w:rPrChange>
              </w:rPr>
            </w:pPr>
            <w:ins w:id="2428" w:author="Qizhou Duan" w:date="2024-06-21T12:05:00Z">
              <w:r w:rsidRPr="0042489F">
                <w:rPr>
                  <w:rFonts w:ascii="Times New Roman" w:eastAsia="Times New Roman" w:hAnsi="Times New Roman" w:cs="Times New Roman"/>
                  <w:color w:val="222222"/>
                  <w:sz w:val="16"/>
                  <w:szCs w:val="16"/>
                  <w:lang w:eastAsia="zh-CN"/>
                  <w:rPrChange w:id="242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07BB4B6" w14:textId="77777777" w:rsidR="0042489F" w:rsidRPr="0042489F" w:rsidRDefault="0042489F" w:rsidP="0042489F">
            <w:pPr>
              <w:suppressAutoHyphens w:val="0"/>
              <w:spacing w:before="150" w:after="150" w:line="240" w:lineRule="auto"/>
              <w:jc w:val="right"/>
              <w:rPr>
                <w:ins w:id="2430" w:author="Qizhou Duan" w:date="2024-06-21T12:05:00Z"/>
                <w:rFonts w:ascii="Times New Roman" w:eastAsia="Times New Roman" w:hAnsi="Times New Roman" w:cs="Times New Roman"/>
                <w:color w:val="222222"/>
                <w:sz w:val="16"/>
                <w:szCs w:val="16"/>
                <w:lang w:eastAsia="zh-CN"/>
                <w:rPrChange w:id="2431" w:author="Qizhou Duan" w:date="2024-06-21T12:05:00Z">
                  <w:rPr>
                    <w:ins w:id="2432" w:author="Qizhou Duan" w:date="2024-06-21T12:05:00Z"/>
                    <w:rFonts w:ascii="Cambria" w:eastAsia="Times New Roman" w:hAnsi="Cambria" w:cs="Times New Roman"/>
                    <w:color w:val="222222"/>
                    <w:sz w:val="23"/>
                    <w:szCs w:val="23"/>
                    <w:lang w:eastAsia="zh-CN"/>
                  </w:rPr>
                </w:rPrChange>
              </w:rPr>
            </w:pPr>
            <w:ins w:id="2433" w:author="Qizhou Duan" w:date="2024-06-21T12:05:00Z">
              <w:r w:rsidRPr="0042489F">
                <w:rPr>
                  <w:rFonts w:ascii="Times New Roman" w:eastAsia="Times New Roman" w:hAnsi="Times New Roman" w:cs="Times New Roman"/>
                  <w:color w:val="222222"/>
                  <w:sz w:val="16"/>
                  <w:szCs w:val="16"/>
                  <w:lang w:eastAsia="zh-CN"/>
                  <w:rPrChange w:id="243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4D05FFE" w14:textId="77777777" w:rsidR="0042489F" w:rsidRPr="0042489F" w:rsidRDefault="0042489F" w:rsidP="0042489F">
            <w:pPr>
              <w:suppressAutoHyphens w:val="0"/>
              <w:spacing w:before="150" w:after="150" w:line="240" w:lineRule="auto"/>
              <w:jc w:val="right"/>
              <w:rPr>
                <w:ins w:id="2435" w:author="Qizhou Duan" w:date="2024-06-21T12:05:00Z"/>
                <w:rFonts w:ascii="Times New Roman" w:eastAsia="Times New Roman" w:hAnsi="Times New Roman" w:cs="Times New Roman"/>
                <w:color w:val="222222"/>
                <w:sz w:val="16"/>
                <w:szCs w:val="16"/>
                <w:lang w:eastAsia="zh-CN"/>
                <w:rPrChange w:id="2436" w:author="Qizhou Duan" w:date="2024-06-21T12:05:00Z">
                  <w:rPr>
                    <w:ins w:id="2437" w:author="Qizhou Duan" w:date="2024-06-21T12:05:00Z"/>
                    <w:rFonts w:ascii="Cambria" w:eastAsia="Times New Roman" w:hAnsi="Cambria" w:cs="Times New Roman"/>
                    <w:color w:val="222222"/>
                    <w:sz w:val="23"/>
                    <w:szCs w:val="23"/>
                    <w:lang w:eastAsia="zh-CN"/>
                  </w:rPr>
                </w:rPrChange>
              </w:rPr>
            </w:pPr>
            <w:ins w:id="2438" w:author="Qizhou Duan" w:date="2024-06-21T12:05:00Z">
              <w:r w:rsidRPr="0042489F">
                <w:rPr>
                  <w:rFonts w:ascii="Times New Roman" w:eastAsia="Times New Roman" w:hAnsi="Times New Roman" w:cs="Times New Roman"/>
                  <w:color w:val="222222"/>
                  <w:sz w:val="16"/>
                  <w:szCs w:val="16"/>
                  <w:lang w:eastAsia="zh-CN"/>
                  <w:rPrChange w:id="243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8FF5DC1" w14:textId="77777777" w:rsidR="0042489F" w:rsidRPr="0042489F" w:rsidRDefault="0042489F" w:rsidP="0042489F">
            <w:pPr>
              <w:suppressAutoHyphens w:val="0"/>
              <w:spacing w:before="150" w:after="150" w:line="240" w:lineRule="auto"/>
              <w:jc w:val="right"/>
              <w:rPr>
                <w:ins w:id="2440" w:author="Qizhou Duan" w:date="2024-06-21T12:05:00Z"/>
                <w:rFonts w:ascii="Times New Roman" w:eastAsia="Times New Roman" w:hAnsi="Times New Roman" w:cs="Times New Roman"/>
                <w:color w:val="222222"/>
                <w:sz w:val="16"/>
                <w:szCs w:val="16"/>
                <w:lang w:eastAsia="zh-CN"/>
                <w:rPrChange w:id="2441" w:author="Qizhou Duan" w:date="2024-06-21T12:05:00Z">
                  <w:rPr>
                    <w:ins w:id="2442" w:author="Qizhou Duan" w:date="2024-06-21T12:05:00Z"/>
                    <w:rFonts w:ascii="Cambria" w:eastAsia="Times New Roman" w:hAnsi="Cambria" w:cs="Times New Roman"/>
                    <w:color w:val="222222"/>
                    <w:sz w:val="23"/>
                    <w:szCs w:val="23"/>
                    <w:lang w:eastAsia="zh-CN"/>
                  </w:rPr>
                </w:rPrChange>
              </w:rPr>
            </w:pPr>
            <w:ins w:id="2443" w:author="Qizhou Duan" w:date="2024-06-21T12:05:00Z">
              <w:r w:rsidRPr="0042489F">
                <w:rPr>
                  <w:rFonts w:ascii="Times New Roman" w:eastAsia="Times New Roman" w:hAnsi="Times New Roman" w:cs="Times New Roman"/>
                  <w:color w:val="222222"/>
                  <w:sz w:val="16"/>
                  <w:szCs w:val="16"/>
                  <w:lang w:eastAsia="zh-CN"/>
                  <w:rPrChange w:id="244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7BC7DB8" w14:textId="77777777" w:rsidR="0042489F" w:rsidRPr="0042489F" w:rsidRDefault="0042489F" w:rsidP="0042489F">
            <w:pPr>
              <w:suppressAutoHyphens w:val="0"/>
              <w:spacing w:before="150" w:after="150" w:line="240" w:lineRule="auto"/>
              <w:jc w:val="right"/>
              <w:rPr>
                <w:ins w:id="2445" w:author="Qizhou Duan" w:date="2024-06-21T12:05:00Z"/>
                <w:rFonts w:ascii="Times New Roman" w:eastAsia="Times New Roman" w:hAnsi="Times New Roman" w:cs="Times New Roman"/>
                <w:color w:val="222222"/>
                <w:sz w:val="16"/>
                <w:szCs w:val="16"/>
                <w:lang w:eastAsia="zh-CN"/>
                <w:rPrChange w:id="2446" w:author="Qizhou Duan" w:date="2024-06-21T12:05:00Z">
                  <w:rPr>
                    <w:ins w:id="2447" w:author="Qizhou Duan" w:date="2024-06-21T12:05:00Z"/>
                    <w:rFonts w:ascii="Cambria" w:eastAsia="Times New Roman" w:hAnsi="Cambria" w:cs="Times New Roman"/>
                    <w:color w:val="222222"/>
                    <w:sz w:val="23"/>
                    <w:szCs w:val="23"/>
                    <w:lang w:eastAsia="zh-CN"/>
                  </w:rPr>
                </w:rPrChange>
              </w:rPr>
            </w:pPr>
            <w:ins w:id="2448" w:author="Qizhou Duan" w:date="2024-06-21T12:05:00Z">
              <w:r w:rsidRPr="0042489F">
                <w:rPr>
                  <w:rFonts w:ascii="Times New Roman" w:eastAsia="Times New Roman" w:hAnsi="Times New Roman" w:cs="Times New Roman"/>
                  <w:color w:val="222222"/>
                  <w:sz w:val="16"/>
                  <w:szCs w:val="16"/>
                  <w:lang w:eastAsia="zh-CN"/>
                  <w:rPrChange w:id="244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52FD60F" w14:textId="77777777" w:rsidR="0042489F" w:rsidRPr="0042489F" w:rsidRDefault="0042489F" w:rsidP="0042489F">
            <w:pPr>
              <w:suppressAutoHyphens w:val="0"/>
              <w:spacing w:before="150" w:after="150" w:line="240" w:lineRule="auto"/>
              <w:jc w:val="right"/>
              <w:rPr>
                <w:ins w:id="2450" w:author="Qizhou Duan" w:date="2024-06-21T12:05:00Z"/>
                <w:rFonts w:ascii="Times New Roman" w:eastAsia="Times New Roman" w:hAnsi="Times New Roman" w:cs="Times New Roman"/>
                <w:color w:val="222222"/>
                <w:sz w:val="16"/>
                <w:szCs w:val="16"/>
                <w:lang w:eastAsia="zh-CN"/>
                <w:rPrChange w:id="2451" w:author="Qizhou Duan" w:date="2024-06-21T12:05:00Z">
                  <w:rPr>
                    <w:ins w:id="2452" w:author="Qizhou Duan" w:date="2024-06-21T12:05:00Z"/>
                    <w:rFonts w:ascii="Cambria" w:eastAsia="Times New Roman" w:hAnsi="Cambria" w:cs="Times New Roman"/>
                    <w:color w:val="222222"/>
                    <w:sz w:val="23"/>
                    <w:szCs w:val="23"/>
                    <w:lang w:eastAsia="zh-CN"/>
                  </w:rPr>
                </w:rPrChange>
              </w:rPr>
            </w:pPr>
            <w:ins w:id="2453" w:author="Qizhou Duan" w:date="2024-06-21T12:05:00Z">
              <w:r w:rsidRPr="0042489F">
                <w:rPr>
                  <w:rFonts w:ascii="Times New Roman" w:eastAsia="Times New Roman" w:hAnsi="Times New Roman" w:cs="Times New Roman"/>
                  <w:color w:val="222222"/>
                  <w:sz w:val="16"/>
                  <w:szCs w:val="16"/>
                  <w:lang w:eastAsia="zh-CN"/>
                  <w:rPrChange w:id="2454"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6139B7CC" w14:textId="77777777" w:rsidTr="0042489F">
        <w:trPr>
          <w:ins w:id="2455" w:author="Qizhou Duan" w:date="2024-06-21T12:05:00Z"/>
        </w:trPr>
        <w:tc>
          <w:tcPr>
            <w:tcW w:w="0" w:type="auto"/>
            <w:shd w:val="clear" w:color="auto" w:fill="auto"/>
            <w:tcMar>
              <w:top w:w="0" w:type="dxa"/>
              <w:left w:w="75" w:type="dxa"/>
              <w:bottom w:w="0" w:type="dxa"/>
              <w:right w:w="75" w:type="dxa"/>
            </w:tcMar>
            <w:vAlign w:val="center"/>
            <w:hideMark/>
          </w:tcPr>
          <w:p w14:paraId="591697BA" w14:textId="77777777" w:rsidR="0042489F" w:rsidRPr="0042489F" w:rsidRDefault="0042489F" w:rsidP="0042489F">
            <w:pPr>
              <w:suppressAutoHyphens w:val="0"/>
              <w:spacing w:before="150" w:after="150" w:line="240" w:lineRule="auto"/>
              <w:rPr>
                <w:ins w:id="2456" w:author="Qizhou Duan" w:date="2024-06-21T12:05:00Z"/>
                <w:rFonts w:ascii="Times New Roman" w:eastAsia="Times New Roman" w:hAnsi="Times New Roman" w:cs="Times New Roman"/>
                <w:color w:val="222222"/>
                <w:sz w:val="16"/>
                <w:szCs w:val="16"/>
                <w:lang w:eastAsia="zh-CN"/>
                <w:rPrChange w:id="2457" w:author="Qizhou Duan" w:date="2024-06-21T12:05:00Z">
                  <w:rPr>
                    <w:ins w:id="2458" w:author="Qizhou Duan" w:date="2024-06-21T12:05:00Z"/>
                    <w:rFonts w:ascii="Cambria" w:eastAsia="Times New Roman" w:hAnsi="Cambria" w:cs="Times New Roman"/>
                    <w:color w:val="222222"/>
                    <w:sz w:val="23"/>
                    <w:szCs w:val="23"/>
                    <w:lang w:eastAsia="zh-CN"/>
                  </w:rPr>
                </w:rPrChange>
              </w:rPr>
            </w:pPr>
            <w:ins w:id="2459" w:author="Qizhou Duan" w:date="2024-06-21T12:05:00Z">
              <w:r w:rsidRPr="0042489F">
                <w:rPr>
                  <w:rFonts w:ascii="Times New Roman" w:eastAsia="Times New Roman" w:hAnsi="Times New Roman" w:cs="Times New Roman"/>
                  <w:color w:val="222222"/>
                  <w:sz w:val="16"/>
                  <w:szCs w:val="16"/>
                  <w:lang w:eastAsia="zh-CN"/>
                  <w:rPrChange w:id="2460" w:author="Qizhou Duan" w:date="2024-06-21T12:05:00Z">
                    <w:rPr>
                      <w:rFonts w:ascii="Cambria" w:eastAsia="Times New Roman" w:hAnsi="Cambria" w:cs="Times New Roman"/>
                      <w:color w:val="222222"/>
                      <w:sz w:val="23"/>
                      <w:szCs w:val="23"/>
                      <w:lang w:eastAsia="zh-CN"/>
                    </w:rPr>
                  </w:rPrChange>
                </w:rPr>
                <w:t>Yıldız (2021)</w:t>
              </w:r>
            </w:ins>
          </w:p>
        </w:tc>
        <w:tc>
          <w:tcPr>
            <w:tcW w:w="0" w:type="auto"/>
            <w:shd w:val="clear" w:color="auto" w:fill="auto"/>
            <w:tcMar>
              <w:top w:w="0" w:type="dxa"/>
              <w:left w:w="75" w:type="dxa"/>
              <w:bottom w:w="0" w:type="dxa"/>
              <w:right w:w="75" w:type="dxa"/>
            </w:tcMar>
            <w:vAlign w:val="center"/>
            <w:hideMark/>
          </w:tcPr>
          <w:p w14:paraId="52C7B108" w14:textId="77777777" w:rsidR="0042489F" w:rsidRPr="0042489F" w:rsidRDefault="0042489F" w:rsidP="0042489F">
            <w:pPr>
              <w:suppressAutoHyphens w:val="0"/>
              <w:spacing w:before="150" w:after="150" w:line="240" w:lineRule="auto"/>
              <w:jc w:val="right"/>
              <w:rPr>
                <w:ins w:id="2461" w:author="Qizhou Duan" w:date="2024-06-21T12:05:00Z"/>
                <w:rFonts w:ascii="Times New Roman" w:eastAsia="Times New Roman" w:hAnsi="Times New Roman" w:cs="Times New Roman"/>
                <w:color w:val="222222"/>
                <w:sz w:val="16"/>
                <w:szCs w:val="16"/>
                <w:lang w:eastAsia="zh-CN"/>
                <w:rPrChange w:id="2462" w:author="Qizhou Duan" w:date="2024-06-21T12:05:00Z">
                  <w:rPr>
                    <w:ins w:id="2463" w:author="Qizhou Duan" w:date="2024-06-21T12:05:00Z"/>
                    <w:rFonts w:ascii="Cambria" w:eastAsia="Times New Roman" w:hAnsi="Cambria" w:cs="Times New Roman"/>
                    <w:color w:val="222222"/>
                    <w:sz w:val="23"/>
                    <w:szCs w:val="23"/>
                    <w:lang w:eastAsia="zh-CN"/>
                  </w:rPr>
                </w:rPrChange>
              </w:rPr>
            </w:pPr>
            <w:ins w:id="2464" w:author="Qizhou Duan" w:date="2024-06-21T12:05:00Z">
              <w:r w:rsidRPr="0042489F">
                <w:rPr>
                  <w:rFonts w:ascii="Times New Roman" w:eastAsia="Times New Roman" w:hAnsi="Times New Roman" w:cs="Times New Roman"/>
                  <w:color w:val="222222"/>
                  <w:sz w:val="16"/>
                  <w:szCs w:val="16"/>
                  <w:lang w:eastAsia="zh-CN"/>
                  <w:rPrChange w:id="2465" w:author="Qizhou Duan" w:date="2024-06-21T12:05:00Z">
                    <w:rPr>
                      <w:rFonts w:ascii="Cambria" w:eastAsia="Times New Roman" w:hAnsi="Cambria" w:cs="Times New Roman"/>
                      <w:color w:val="222222"/>
                      <w:sz w:val="23"/>
                      <w:szCs w:val="23"/>
                      <w:lang w:eastAsia="zh-CN"/>
                    </w:rPr>
                  </w:rPrChange>
                </w:rPr>
                <w:t>292</w:t>
              </w:r>
            </w:ins>
          </w:p>
        </w:tc>
        <w:tc>
          <w:tcPr>
            <w:tcW w:w="0" w:type="auto"/>
            <w:shd w:val="clear" w:color="auto" w:fill="auto"/>
            <w:tcMar>
              <w:top w:w="0" w:type="dxa"/>
              <w:left w:w="75" w:type="dxa"/>
              <w:bottom w:w="0" w:type="dxa"/>
              <w:right w:w="75" w:type="dxa"/>
            </w:tcMar>
            <w:vAlign w:val="center"/>
            <w:hideMark/>
          </w:tcPr>
          <w:p w14:paraId="51DF606A" w14:textId="77777777" w:rsidR="0042489F" w:rsidRPr="0042489F" w:rsidRDefault="0042489F" w:rsidP="0042489F">
            <w:pPr>
              <w:suppressAutoHyphens w:val="0"/>
              <w:spacing w:before="150" w:after="150" w:line="240" w:lineRule="auto"/>
              <w:jc w:val="right"/>
              <w:rPr>
                <w:ins w:id="2466" w:author="Qizhou Duan" w:date="2024-06-21T12:05:00Z"/>
                <w:rFonts w:ascii="Times New Roman" w:eastAsia="Times New Roman" w:hAnsi="Times New Roman" w:cs="Times New Roman"/>
                <w:color w:val="222222"/>
                <w:sz w:val="16"/>
                <w:szCs w:val="16"/>
                <w:lang w:eastAsia="zh-CN"/>
                <w:rPrChange w:id="2467" w:author="Qizhou Duan" w:date="2024-06-21T12:05:00Z">
                  <w:rPr>
                    <w:ins w:id="2468" w:author="Qizhou Duan" w:date="2024-06-21T12:05:00Z"/>
                    <w:rFonts w:ascii="Cambria" w:eastAsia="Times New Roman" w:hAnsi="Cambria" w:cs="Times New Roman"/>
                    <w:color w:val="222222"/>
                    <w:sz w:val="23"/>
                    <w:szCs w:val="23"/>
                    <w:lang w:eastAsia="zh-CN"/>
                  </w:rPr>
                </w:rPrChange>
              </w:rPr>
            </w:pPr>
            <w:ins w:id="2469" w:author="Qizhou Duan" w:date="2024-06-21T12:05:00Z">
              <w:r w:rsidRPr="0042489F">
                <w:rPr>
                  <w:rFonts w:ascii="Times New Roman" w:eastAsia="Times New Roman" w:hAnsi="Times New Roman" w:cs="Times New Roman"/>
                  <w:color w:val="222222"/>
                  <w:sz w:val="16"/>
                  <w:szCs w:val="16"/>
                  <w:lang w:eastAsia="zh-CN"/>
                  <w:rPrChange w:id="247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1829A8D" w14:textId="77777777" w:rsidR="0042489F" w:rsidRPr="0042489F" w:rsidRDefault="0042489F" w:rsidP="0042489F">
            <w:pPr>
              <w:suppressAutoHyphens w:val="0"/>
              <w:spacing w:before="150" w:after="150" w:line="240" w:lineRule="auto"/>
              <w:jc w:val="right"/>
              <w:rPr>
                <w:ins w:id="2471" w:author="Qizhou Duan" w:date="2024-06-21T12:05:00Z"/>
                <w:rFonts w:ascii="Times New Roman" w:eastAsia="Times New Roman" w:hAnsi="Times New Roman" w:cs="Times New Roman"/>
                <w:color w:val="222222"/>
                <w:sz w:val="16"/>
                <w:szCs w:val="16"/>
                <w:lang w:eastAsia="zh-CN"/>
                <w:rPrChange w:id="2472" w:author="Qizhou Duan" w:date="2024-06-21T12:05:00Z">
                  <w:rPr>
                    <w:ins w:id="2473" w:author="Qizhou Duan" w:date="2024-06-21T12:05:00Z"/>
                    <w:rFonts w:ascii="Cambria" w:eastAsia="Times New Roman" w:hAnsi="Cambria" w:cs="Times New Roman"/>
                    <w:color w:val="222222"/>
                    <w:sz w:val="23"/>
                    <w:szCs w:val="23"/>
                    <w:lang w:eastAsia="zh-CN"/>
                  </w:rPr>
                </w:rPrChange>
              </w:rPr>
            </w:pPr>
            <w:ins w:id="2474" w:author="Qizhou Duan" w:date="2024-06-21T12:05:00Z">
              <w:r w:rsidRPr="0042489F">
                <w:rPr>
                  <w:rFonts w:ascii="Times New Roman" w:eastAsia="Times New Roman" w:hAnsi="Times New Roman" w:cs="Times New Roman"/>
                  <w:color w:val="222222"/>
                  <w:sz w:val="16"/>
                  <w:szCs w:val="16"/>
                  <w:lang w:eastAsia="zh-CN"/>
                  <w:rPrChange w:id="247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A6FD71C" w14:textId="77777777" w:rsidR="0042489F" w:rsidRPr="0042489F" w:rsidRDefault="0042489F" w:rsidP="0042489F">
            <w:pPr>
              <w:suppressAutoHyphens w:val="0"/>
              <w:spacing w:before="150" w:after="150" w:line="240" w:lineRule="auto"/>
              <w:jc w:val="right"/>
              <w:rPr>
                <w:ins w:id="2476" w:author="Qizhou Duan" w:date="2024-06-21T12:05:00Z"/>
                <w:rFonts w:ascii="Times New Roman" w:eastAsia="Times New Roman" w:hAnsi="Times New Roman" w:cs="Times New Roman"/>
                <w:color w:val="222222"/>
                <w:sz w:val="16"/>
                <w:szCs w:val="16"/>
                <w:lang w:eastAsia="zh-CN"/>
                <w:rPrChange w:id="2477" w:author="Qizhou Duan" w:date="2024-06-21T12:05:00Z">
                  <w:rPr>
                    <w:ins w:id="2478" w:author="Qizhou Duan" w:date="2024-06-21T12:05:00Z"/>
                    <w:rFonts w:ascii="Cambria" w:eastAsia="Times New Roman" w:hAnsi="Cambria" w:cs="Times New Roman"/>
                    <w:color w:val="222222"/>
                    <w:sz w:val="23"/>
                    <w:szCs w:val="23"/>
                    <w:lang w:eastAsia="zh-CN"/>
                  </w:rPr>
                </w:rPrChange>
              </w:rPr>
            </w:pPr>
            <w:ins w:id="2479" w:author="Qizhou Duan" w:date="2024-06-21T12:05:00Z">
              <w:r w:rsidRPr="0042489F">
                <w:rPr>
                  <w:rFonts w:ascii="Times New Roman" w:eastAsia="Times New Roman" w:hAnsi="Times New Roman" w:cs="Times New Roman"/>
                  <w:color w:val="222222"/>
                  <w:sz w:val="16"/>
                  <w:szCs w:val="16"/>
                  <w:lang w:eastAsia="zh-CN"/>
                  <w:rPrChange w:id="248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F9C1660" w14:textId="77777777" w:rsidR="0042489F" w:rsidRPr="0042489F" w:rsidRDefault="0042489F" w:rsidP="0042489F">
            <w:pPr>
              <w:suppressAutoHyphens w:val="0"/>
              <w:spacing w:before="150" w:after="150" w:line="240" w:lineRule="auto"/>
              <w:jc w:val="right"/>
              <w:rPr>
                <w:ins w:id="2481" w:author="Qizhou Duan" w:date="2024-06-21T12:05:00Z"/>
                <w:rFonts w:ascii="Times New Roman" w:eastAsia="Times New Roman" w:hAnsi="Times New Roman" w:cs="Times New Roman"/>
                <w:color w:val="222222"/>
                <w:sz w:val="16"/>
                <w:szCs w:val="16"/>
                <w:lang w:eastAsia="zh-CN"/>
                <w:rPrChange w:id="2482" w:author="Qizhou Duan" w:date="2024-06-21T12:05:00Z">
                  <w:rPr>
                    <w:ins w:id="2483" w:author="Qizhou Duan" w:date="2024-06-21T12:05:00Z"/>
                    <w:rFonts w:ascii="Cambria" w:eastAsia="Times New Roman" w:hAnsi="Cambria" w:cs="Times New Roman"/>
                    <w:color w:val="222222"/>
                    <w:sz w:val="23"/>
                    <w:szCs w:val="23"/>
                    <w:lang w:eastAsia="zh-CN"/>
                  </w:rPr>
                </w:rPrChange>
              </w:rPr>
            </w:pPr>
            <w:ins w:id="2484" w:author="Qizhou Duan" w:date="2024-06-21T12:05:00Z">
              <w:r w:rsidRPr="0042489F">
                <w:rPr>
                  <w:rFonts w:ascii="Times New Roman" w:eastAsia="Times New Roman" w:hAnsi="Times New Roman" w:cs="Times New Roman"/>
                  <w:color w:val="222222"/>
                  <w:sz w:val="16"/>
                  <w:szCs w:val="16"/>
                  <w:lang w:eastAsia="zh-CN"/>
                  <w:rPrChange w:id="248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21357FA" w14:textId="77777777" w:rsidR="0042489F" w:rsidRPr="0042489F" w:rsidRDefault="0042489F" w:rsidP="0042489F">
            <w:pPr>
              <w:suppressAutoHyphens w:val="0"/>
              <w:spacing w:before="150" w:after="150" w:line="240" w:lineRule="auto"/>
              <w:jc w:val="right"/>
              <w:rPr>
                <w:ins w:id="2486" w:author="Qizhou Duan" w:date="2024-06-21T12:05:00Z"/>
                <w:rFonts w:ascii="Times New Roman" w:eastAsia="Times New Roman" w:hAnsi="Times New Roman" w:cs="Times New Roman"/>
                <w:color w:val="222222"/>
                <w:sz w:val="16"/>
                <w:szCs w:val="16"/>
                <w:lang w:eastAsia="zh-CN"/>
                <w:rPrChange w:id="2487" w:author="Qizhou Duan" w:date="2024-06-21T12:05:00Z">
                  <w:rPr>
                    <w:ins w:id="2488" w:author="Qizhou Duan" w:date="2024-06-21T12:05:00Z"/>
                    <w:rFonts w:ascii="Cambria" w:eastAsia="Times New Roman" w:hAnsi="Cambria" w:cs="Times New Roman"/>
                    <w:color w:val="222222"/>
                    <w:sz w:val="23"/>
                    <w:szCs w:val="23"/>
                    <w:lang w:eastAsia="zh-CN"/>
                  </w:rPr>
                </w:rPrChange>
              </w:rPr>
            </w:pPr>
            <w:ins w:id="2489" w:author="Qizhou Duan" w:date="2024-06-21T12:05:00Z">
              <w:r w:rsidRPr="0042489F">
                <w:rPr>
                  <w:rFonts w:ascii="Times New Roman" w:eastAsia="Times New Roman" w:hAnsi="Times New Roman" w:cs="Times New Roman"/>
                  <w:color w:val="222222"/>
                  <w:sz w:val="16"/>
                  <w:szCs w:val="16"/>
                  <w:lang w:eastAsia="zh-CN"/>
                  <w:rPrChange w:id="249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B22CDB0" w14:textId="77777777" w:rsidR="0042489F" w:rsidRPr="0042489F" w:rsidRDefault="0042489F" w:rsidP="0042489F">
            <w:pPr>
              <w:suppressAutoHyphens w:val="0"/>
              <w:spacing w:before="150" w:after="150" w:line="240" w:lineRule="auto"/>
              <w:jc w:val="right"/>
              <w:rPr>
                <w:ins w:id="2491" w:author="Qizhou Duan" w:date="2024-06-21T12:05:00Z"/>
                <w:rFonts w:ascii="Times New Roman" w:eastAsia="Times New Roman" w:hAnsi="Times New Roman" w:cs="Times New Roman"/>
                <w:color w:val="222222"/>
                <w:sz w:val="16"/>
                <w:szCs w:val="16"/>
                <w:lang w:eastAsia="zh-CN"/>
                <w:rPrChange w:id="2492" w:author="Qizhou Duan" w:date="2024-06-21T12:05:00Z">
                  <w:rPr>
                    <w:ins w:id="2493" w:author="Qizhou Duan" w:date="2024-06-21T12:05:00Z"/>
                    <w:rFonts w:ascii="Cambria" w:eastAsia="Times New Roman" w:hAnsi="Cambria" w:cs="Times New Roman"/>
                    <w:color w:val="222222"/>
                    <w:sz w:val="23"/>
                    <w:szCs w:val="23"/>
                    <w:lang w:eastAsia="zh-CN"/>
                  </w:rPr>
                </w:rPrChange>
              </w:rPr>
            </w:pPr>
            <w:ins w:id="2494" w:author="Qizhou Duan" w:date="2024-06-21T12:05:00Z">
              <w:r w:rsidRPr="0042489F">
                <w:rPr>
                  <w:rFonts w:ascii="Times New Roman" w:eastAsia="Times New Roman" w:hAnsi="Times New Roman" w:cs="Times New Roman"/>
                  <w:color w:val="222222"/>
                  <w:sz w:val="16"/>
                  <w:szCs w:val="16"/>
                  <w:lang w:eastAsia="zh-CN"/>
                  <w:rPrChange w:id="2495"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5EC44BB2" w14:textId="77777777" w:rsidTr="0042489F">
        <w:trPr>
          <w:ins w:id="2496" w:author="Qizhou Duan" w:date="2024-06-21T12:05:00Z"/>
        </w:trPr>
        <w:tc>
          <w:tcPr>
            <w:tcW w:w="0" w:type="auto"/>
            <w:shd w:val="clear" w:color="auto" w:fill="auto"/>
            <w:tcMar>
              <w:top w:w="0" w:type="dxa"/>
              <w:left w:w="75" w:type="dxa"/>
              <w:bottom w:w="0" w:type="dxa"/>
              <w:right w:w="75" w:type="dxa"/>
            </w:tcMar>
            <w:vAlign w:val="center"/>
            <w:hideMark/>
          </w:tcPr>
          <w:p w14:paraId="7E4CE54C" w14:textId="77777777" w:rsidR="0042489F" w:rsidRPr="0042489F" w:rsidRDefault="0042489F" w:rsidP="0042489F">
            <w:pPr>
              <w:suppressAutoHyphens w:val="0"/>
              <w:spacing w:before="150" w:after="150" w:line="240" w:lineRule="auto"/>
              <w:rPr>
                <w:ins w:id="2497" w:author="Qizhou Duan" w:date="2024-06-21T12:05:00Z"/>
                <w:rFonts w:ascii="Times New Roman" w:eastAsia="Times New Roman" w:hAnsi="Times New Roman" w:cs="Times New Roman"/>
                <w:color w:val="222222"/>
                <w:sz w:val="16"/>
                <w:szCs w:val="16"/>
                <w:lang w:eastAsia="zh-CN"/>
                <w:rPrChange w:id="2498" w:author="Qizhou Duan" w:date="2024-06-21T12:05:00Z">
                  <w:rPr>
                    <w:ins w:id="2499" w:author="Qizhou Duan" w:date="2024-06-21T12:05:00Z"/>
                    <w:rFonts w:ascii="Cambria" w:eastAsia="Times New Roman" w:hAnsi="Cambria" w:cs="Times New Roman"/>
                    <w:color w:val="222222"/>
                    <w:sz w:val="23"/>
                    <w:szCs w:val="23"/>
                    <w:lang w:eastAsia="zh-CN"/>
                  </w:rPr>
                </w:rPrChange>
              </w:rPr>
            </w:pPr>
            <w:ins w:id="2500" w:author="Qizhou Duan" w:date="2024-06-21T12:05:00Z">
              <w:r w:rsidRPr="0042489F">
                <w:rPr>
                  <w:rFonts w:ascii="Times New Roman" w:eastAsia="Times New Roman" w:hAnsi="Times New Roman" w:cs="Times New Roman"/>
                  <w:color w:val="222222"/>
                  <w:sz w:val="16"/>
                  <w:szCs w:val="16"/>
                  <w:lang w:eastAsia="zh-CN"/>
                  <w:rPrChange w:id="2501" w:author="Qizhou Duan" w:date="2024-06-21T12:05:00Z">
                    <w:rPr>
                      <w:rFonts w:ascii="Cambria" w:eastAsia="Times New Roman" w:hAnsi="Cambria" w:cs="Times New Roman"/>
                      <w:color w:val="222222"/>
                      <w:sz w:val="23"/>
                      <w:szCs w:val="23"/>
                      <w:lang w:eastAsia="zh-CN"/>
                    </w:rPr>
                  </w:rPrChange>
                </w:rPr>
                <w:t>Zhang et al. (2021)</w:t>
              </w:r>
            </w:ins>
          </w:p>
        </w:tc>
        <w:tc>
          <w:tcPr>
            <w:tcW w:w="0" w:type="auto"/>
            <w:shd w:val="clear" w:color="auto" w:fill="auto"/>
            <w:tcMar>
              <w:top w:w="0" w:type="dxa"/>
              <w:left w:w="75" w:type="dxa"/>
              <w:bottom w:w="0" w:type="dxa"/>
              <w:right w:w="75" w:type="dxa"/>
            </w:tcMar>
            <w:vAlign w:val="center"/>
            <w:hideMark/>
          </w:tcPr>
          <w:p w14:paraId="67058CCB" w14:textId="77777777" w:rsidR="0042489F" w:rsidRPr="0042489F" w:rsidRDefault="0042489F" w:rsidP="0042489F">
            <w:pPr>
              <w:suppressAutoHyphens w:val="0"/>
              <w:spacing w:before="150" w:after="150" w:line="240" w:lineRule="auto"/>
              <w:jc w:val="right"/>
              <w:rPr>
                <w:ins w:id="2502" w:author="Qizhou Duan" w:date="2024-06-21T12:05:00Z"/>
                <w:rFonts w:ascii="Times New Roman" w:eastAsia="Times New Roman" w:hAnsi="Times New Roman" w:cs="Times New Roman"/>
                <w:color w:val="222222"/>
                <w:sz w:val="16"/>
                <w:szCs w:val="16"/>
                <w:lang w:eastAsia="zh-CN"/>
                <w:rPrChange w:id="2503" w:author="Qizhou Duan" w:date="2024-06-21T12:05:00Z">
                  <w:rPr>
                    <w:ins w:id="2504" w:author="Qizhou Duan" w:date="2024-06-21T12:05:00Z"/>
                    <w:rFonts w:ascii="Cambria" w:eastAsia="Times New Roman" w:hAnsi="Cambria" w:cs="Times New Roman"/>
                    <w:color w:val="222222"/>
                    <w:sz w:val="23"/>
                    <w:szCs w:val="23"/>
                    <w:lang w:eastAsia="zh-CN"/>
                  </w:rPr>
                </w:rPrChange>
              </w:rPr>
            </w:pPr>
            <w:ins w:id="2505" w:author="Qizhou Duan" w:date="2024-06-21T12:05:00Z">
              <w:r w:rsidRPr="0042489F">
                <w:rPr>
                  <w:rFonts w:ascii="Times New Roman" w:eastAsia="Times New Roman" w:hAnsi="Times New Roman" w:cs="Times New Roman"/>
                  <w:color w:val="222222"/>
                  <w:sz w:val="16"/>
                  <w:szCs w:val="16"/>
                  <w:lang w:eastAsia="zh-CN"/>
                  <w:rPrChange w:id="2506" w:author="Qizhou Duan" w:date="2024-06-21T12:05:00Z">
                    <w:rPr>
                      <w:rFonts w:ascii="Cambria" w:eastAsia="Times New Roman" w:hAnsi="Cambria" w:cs="Times New Roman"/>
                      <w:color w:val="222222"/>
                      <w:sz w:val="23"/>
                      <w:szCs w:val="23"/>
                      <w:lang w:eastAsia="zh-CN"/>
                    </w:rPr>
                  </w:rPrChange>
                </w:rPr>
                <w:t>1790</w:t>
              </w:r>
            </w:ins>
          </w:p>
        </w:tc>
        <w:tc>
          <w:tcPr>
            <w:tcW w:w="0" w:type="auto"/>
            <w:shd w:val="clear" w:color="auto" w:fill="auto"/>
            <w:tcMar>
              <w:top w:w="0" w:type="dxa"/>
              <w:left w:w="75" w:type="dxa"/>
              <w:bottom w:w="0" w:type="dxa"/>
              <w:right w:w="75" w:type="dxa"/>
            </w:tcMar>
            <w:vAlign w:val="center"/>
            <w:hideMark/>
          </w:tcPr>
          <w:p w14:paraId="5AF72F12" w14:textId="77777777" w:rsidR="0042489F" w:rsidRPr="0042489F" w:rsidRDefault="0042489F" w:rsidP="0042489F">
            <w:pPr>
              <w:suppressAutoHyphens w:val="0"/>
              <w:spacing w:before="150" w:after="150" w:line="240" w:lineRule="auto"/>
              <w:jc w:val="right"/>
              <w:rPr>
                <w:ins w:id="2507" w:author="Qizhou Duan" w:date="2024-06-21T12:05:00Z"/>
                <w:rFonts w:ascii="Times New Roman" w:eastAsia="Times New Roman" w:hAnsi="Times New Roman" w:cs="Times New Roman"/>
                <w:color w:val="222222"/>
                <w:sz w:val="16"/>
                <w:szCs w:val="16"/>
                <w:lang w:eastAsia="zh-CN"/>
                <w:rPrChange w:id="2508" w:author="Qizhou Duan" w:date="2024-06-21T12:05:00Z">
                  <w:rPr>
                    <w:ins w:id="2509" w:author="Qizhou Duan" w:date="2024-06-21T12:05:00Z"/>
                    <w:rFonts w:ascii="Cambria" w:eastAsia="Times New Roman" w:hAnsi="Cambria" w:cs="Times New Roman"/>
                    <w:color w:val="222222"/>
                    <w:sz w:val="23"/>
                    <w:szCs w:val="23"/>
                    <w:lang w:eastAsia="zh-CN"/>
                  </w:rPr>
                </w:rPrChange>
              </w:rPr>
            </w:pPr>
            <w:ins w:id="2510" w:author="Qizhou Duan" w:date="2024-06-21T12:05:00Z">
              <w:r w:rsidRPr="0042489F">
                <w:rPr>
                  <w:rFonts w:ascii="Times New Roman" w:eastAsia="Times New Roman" w:hAnsi="Times New Roman" w:cs="Times New Roman"/>
                  <w:color w:val="222222"/>
                  <w:sz w:val="16"/>
                  <w:szCs w:val="16"/>
                  <w:lang w:eastAsia="zh-CN"/>
                  <w:rPrChange w:id="251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7D5B1E2" w14:textId="77777777" w:rsidR="0042489F" w:rsidRPr="0042489F" w:rsidRDefault="0042489F" w:rsidP="0042489F">
            <w:pPr>
              <w:suppressAutoHyphens w:val="0"/>
              <w:spacing w:before="150" w:after="150" w:line="240" w:lineRule="auto"/>
              <w:jc w:val="right"/>
              <w:rPr>
                <w:ins w:id="2512" w:author="Qizhou Duan" w:date="2024-06-21T12:05:00Z"/>
                <w:rFonts w:ascii="Times New Roman" w:eastAsia="Times New Roman" w:hAnsi="Times New Roman" w:cs="Times New Roman"/>
                <w:color w:val="222222"/>
                <w:sz w:val="16"/>
                <w:szCs w:val="16"/>
                <w:lang w:eastAsia="zh-CN"/>
                <w:rPrChange w:id="2513" w:author="Qizhou Duan" w:date="2024-06-21T12:05:00Z">
                  <w:rPr>
                    <w:ins w:id="2514" w:author="Qizhou Duan" w:date="2024-06-21T12:05:00Z"/>
                    <w:rFonts w:ascii="Cambria" w:eastAsia="Times New Roman" w:hAnsi="Cambria" w:cs="Times New Roman"/>
                    <w:color w:val="222222"/>
                    <w:sz w:val="23"/>
                    <w:szCs w:val="23"/>
                    <w:lang w:eastAsia="zh-CN"/>
                  </w:rPr>
                </w:rPrChange>
              </w:rPr>
            </w:pPr>
            <w:ins w:id="2515" w:author="Qizhou Duan" w:date="2024-06-21T12:05:00Z">
              <w:r w:rsidRPr="0042489F">
                <w:rPr>
                  <w:rFonts w:ascii="Times New Roman" w:eastAsia="Times New Roman" w:hAnsi="Times New Roman" w:cs="Times New Roman"/>
                  <w:color w:val="222222"/>
                  <w:sz w:val="16"/>
                  <w:szCs w:val="16"/>
                  <w:lang w:eastAsia="zh-CN"/>
                  <w:rPrChange w:id="251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C161DF8" w14:textId="77777777" w:rsidR="0042489F" w:rsidRPr="0042489F" w:rsidRDefault="0042489F" w:rsidP="0042489F">
            <w:pPr>
              <w:suppressAutoHyphens w:val="0"/>
              <w:spacing w:before="150" w:after="150" w:line="240" w:lineRule="auto"/>
              <w:jc w:val="right"/>
              <w:rPr>
                <w:ins w:id="2517" w:author="Qizhou Duan" w:date="2024-06-21T12:05:00Z"/>
                <w:rFonts w:ascii="Times New Roman" w:eastAsia="Times New Roman" w:hAnsi="Times New Roman" w:cs="Times New Roman"/>
                <w:color w:val="222222"/>
                <w:sz w:val="16"/>
                <w:szCs w:val="16"/>
                <w:lang w:eastAsia="zh-CN"/>
                <w:rPrChange w:id="2518" w:author="Qizhou Duan" w:date="2024-06-21T12:05:00Z">
                  <w:rPr>
                    <w:ins w:id="2519" w:author="Qizhou Duan" w:date="2024-06-21T12:05:00Z"/>
                    <w:rFonts w:ascii="Cambria" w:eastAsia="Times New Roman" w:hAnsi="Cambria" w:cs="Times New Roman"/>
                    <w:color w:val="222222"/>
                    <w:sz w:val="23"/>
                    <w:szCs w:val="23"/>
                    <w:lang w:eastAsia="zh-CN"/>
                  </w:rPr>
                </w:rPrChange>
              </w:rPr>
            </w:pPr>
            <w:ins w:id="2520" w:author="Qizhou Duan" w:date="2024-06-21T12:05:00Z">
              <w:r w:rsidRPr="0042489F">
                <w:rPr>
                  <w:rFonts w:ascii="Times New Roman" w:eastAsia="Times New Roman" w:hAnsi="Times New Roman" w:cs="Times New Roman"/>
                  <w:color w:val="222222"/>
                  <w:sz w:val="16"/>
                  <w:szCs w:val="16"/>
                  <w:lang w:eastAsia="zh-CN"/>
                  <w:rPrChange w:id="252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7887807" w14:textId="77777777" w:rsidR="0042489F" w:rsidRPr="0042489F" w:rsidRDefault="0042489F" w:rsidP="0042489F">
            <w:pPr>
              <w:suppressAutoHyphens w:val="0"/>
              <w:spacing w:before="150" w:after="150" w:line="240" w:lineRule="auto"/>
              <w:jc w:val="right"/>
              <w:rPr>
                <w:ins w:id="2522" w:author="Qizhou Duan" w:date="2024-06-21T12:05:00Z"/>
                <w:rFonts w:ascii="Times New Roman" w:eastAsia="Times New Roman" w:hAnsi="Times New Roman" w:cs="Times New Roman"/>
                <w:color w:val="222222"/>
                <w:sz w:val="16"/>
                <w:szCs w:val="16"/>
                <w:lang w:eastAsia="zh-CN"/>
                <w:rPrChange w:id="2523" w:author="Qizhou Duan" w:date="2024-06-21T12:05:00Z">
                  <w:rPr>
                    <w:ins w:id="2524" w:author="Qizhou Duan" w:date="2024-06-21T12:05:00Z"/>
                    <w:rFonts w:ascii="Cambria" w:eastAsia="Times New Roman" w:hAnsi="Cambria" w:cs="Times New Roman"/>
                    <w:color w:val="222222"/>
                    <w:sz w:val="23"/>
                    <w:szCs w:val="23"/>
                    <w:lang w:eastAsia="zh-CN"/>
                  </w:rPr>
                </w:rPrChange>
              </w:rPr>
            </w:pPr>
            <w:ins w:id="2525" w:author="Qizhou Duan" w:date="2024-06-21T12:05:00Z">
              <w:r w:rsidRPr="0042489F">
                <w:rPr>
                  <w:rFonts w:ascii="Times New Roman" w:eastAsia="Times New Roman" w:hAnsi="Times New Roman" w:cs="Times New Roman"/>
                  <w:color w:val="222222"/>
                  <w:sz w:val="16"/>
                  <w:szCs w:val="16"/>
                  <w:lang w:eastAsia="zh-CN"/>
                  <w:rPrChange w:id="252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9718295" w14:textId="77777777" w:rsidR="0042489F" w:rsidRPr="0042489F" w:rsidRDefault="0042489F" w:rsidP="0042489F">
            <w:pPr>
              <w:suppressAutoHyphens w:val="0"/>
              <w:spacing w:before="150" w:after="150" w:line="240" w:lineRule="auto"/>
              <w:jc w:val="right"/>
              <w:rPr>
                <w:ins w:id="2527" w:author="Qizhou Duan" w:date="2024-06-21T12:05:00Z"/>
                <w:rFonts w:ascii="Times New Roman" w:eastAsia="Times New Roman" w:hAnsi="Times New Roman" w:cs="Times New Roman"/>
                <w:color w:val="222222"/>
                <w:sz w:val="16"/>
                <w:szCs w:val="16"/>
                <w:lang w:eastAsia="zh-CN"/>
                <w:rPrChange w:id="2528" w:author="Qizhou Duan" w:date="2024-06-21T12:05:00Z">
                  <w:rPr>
                    <w:ins w:id="2529" w:author="Qizhou Duan" w:date="2024-06-21T12:05:00Z"/>
                    <w:rFonts w:ascii="Cambria" w:eastAsia="Times New Roman" w:hAnsi="Cambria" w:cs="Times New Roman"/>
                    <w:color w:val="222222"/>
                    <w:sz w:val="23"/>
                    <w:szCs w:val="23"/>
                    <w:lang w:eastAsia="zh-CN"/>
                  </w:rPr>
                </w:rPrChange>
              </w:rPr>
            </w:pPr>
            <w:ins w:id="2530" w:author="Qizhou Duan" w:date="2024-06-21T12:05:00Z">
              <w:r w:rsidRPr="0042489F">
                <w:rPr>
                  <w:rFonts w:ascii="Times New Roman" w:eastAsia="Times New Roman" w:hAnsi="Times New Roman" w:cs="Times New Roman"/>
                  <w:color w:val="222222"/>
                  <w:sz w:val="16"/>
                  <w:szCs w:val="16"/>
                  <w:lang w:eastAsia="zh-CN"/>
                  <w:rPrChange w:id="253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2AB4008" w14:textId="77777777" w:rsidR="0042489F" w:rsidRPr="0042489F" w:rsidRDefault="0042489F" w:rsidP="0042489F">
            <w:pPr>
              <w:suppressAutoHyphens w:val="0"/>
              <w:spacing w:before="150" w:after="150" w:line="240" w:lineRule="auto"/>
              <w:jc w:val="right"/>
              <w:rPr>
                <w:ins w:id="2532" w:author="Qizhou Duan" w:date="2024-06-21T12:05:00Z"/>
                <w:rFonts w:ascii="Times New Roman" w:eastAsia="Times New Roman" w:hAnsi="Times New Roman" w:cs="Times New Roman"/>
                <w:color w:val="222222"/>
                <w:sz w:val="16"/>
                <w:szCs w:val="16"/>
                <w:lang w:eastAsia="zh-CN"/>
                <w:rPrChange w:id="2533" w:author="Qizhou Duan" w:date="2024-06-21T12:05:00Z">
                  <w:rPr>
                    <w:ins w:id="2534" w:author="Qizhou Duan" w:date="2024-06-21T12:05:00Z"/>
                    <w:rFonts w:ascii="Cambria" w:eastAsia="Times New Roman" w:hAnsi="Cambria" w:cs="Times New Roman"/>
                    <w:color w:val="222222"/>
                    <w:sz w:val="23"/>
                    <w:szCs w:val="23"/>
                    <w:lang w:eastAsia="zh-CN"/>
                  </w:rPr>
                </w:rPrChange>
              </w:rPr>
            </w:pPr>
            <w:ins w:id="2535" w:author="Qizhou Duan" w:date="2024-06-21T12:05:00Z">
              <w:r w:rsidRPr="0042489F">
                <w:rPr>
                  <w:rFonts w:ascii="Times New Roman" w:eastAsia="Times New Roman" w:hAnsi="Times New Roman" w:cs="Times New Roman"/>
                  <w:color w:val="222222"/>
                  <w:sz w:val="16"/>
                  <w:szCs w:val="16"/>
                  <w:lang w:eastAsia="zh-CN"/>
                  <w:rPrChange w:id="2536"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C3F712C" w14:textId="77777777" w:rsidTr="0042489F">
        <w:trPr>
          <w:ins w:id="2537" w:author="Qizhou Duan" w:date="2024-06-21T12:05:00Z"/>
        </w:trPr>
        <w:tc>
          <w:tcPr>
            <w:tcW w:w="0" w:type="auto"/>
            <w:shd w:val="clear" w:color="auto" w:fill="auto"/>
            <w:tcMar>
              <w:top w:w="0" w:type="dxa"/>
              <w:left w:w="75" w:type="dxa"/>
              <w:bottom w:w="0" w:type="dxa"/>
              <w:right w:w="75" w:type="dxa"/>
            </w:tcMar>
            <w:vAlign w:val="center"/>
            <w:hideMark/>
          </w:tcPr>
          <w:p w14:paraId="2B98CEDF" w14:textId="77777777" w:rsidR="0042489F" w:rsidRPr="0042489F" w:rsidRDefault="0042489F" w:rsidP="0042489F">
            <w:pPr>
              <w:suppressAutoHyphens w:val="0"/>
              <w:spacing w:before="150" w:after="150" w:line="240" w:lineRule="auto"/>
              <w:rPr>
                <w:ins w:id="2538" w:author="Qizhou Duan" w:date="2024-06-21T12:05:00Z"/>
                <w:rFonts w:ascii="Times New Roman" w:eastAsia="Times New Roman" w:hAnsi="Times New Roman" w:cs="Times New Roman"/>
                <w:color w:val="222222"/>
                <w:sz w:val="16"/>
                <w:szCs w:val="16"/>
                <w:lang w:eastAsia="zh-CN"/>
                <w:rPrChange w:id="2539" w:author="Qizhou Duan" w:date="2024-06-21T12:05:00Z">
                  <w:rPr>
                    <w:ins w:id="2540" w:author="Qizhou Duan" w:date="2024-06-21T12:05:00Z"/>
                    <w:rFonts w:ascii="Cambria" w:eastAsia="Times New Roman" w:hAnsi="Cambria" w:cs="Times New Roman"/>
                    <w:color w:val="222222"/>
                    <w:sz w:val="23"/>
                    <w:szCs w:val="23"/>
                    <w:lang w:eastAsia="zh-CN"/>
                  </w:rPr>
                </w:rPrChange>
              </w:rPr>
            </w:pPr>
            <w:ins w:id="2541" w:author="Qizhou Duan" w:date="2024-06-21T12:05:00Z">
              <w:r w:rsidRPr="0042489F">
                <w:rPr>
                  <w:rFonts w:ascii="Times New Roman" w:eastAsia="Times New Roman" w:hAnsi="Times New Roman" w:cs="Times New Roman"/>
                  <w:color w:val="222222"/>
                  <w:sz w:val="16"/>
                  <w:szCs w:val="16"/>
                  <w:lang w:eastAsia="zh-CN"/>
                  <w:rPrChange w:id="2542" w:author="Qizhou Duan" w:date="2024-06-21T12:05:00Z">
                    <w:rPr>
                      <w:rFonts w:ascii="Cambria" w:eastAsia="Times New Roman" w:hAnsi="Cambria" w:cs="Times New Roman"/>
                      <w:color w:val="222222"/>
                      <w:sz w:val="23"/>
                      <w:szCs w:val="23"/>
                      <w:lang w:eastAsia="zh-CN"/>
                    </w:rPr>
                  </w:rPrChange>
                </w:rPr>
                <w:t>Zhou et al.(2020)</w:t>
              </w:r>
            </w:ins>
          </w:p>
        </w:tc>
        <w:tc>
          <w:tcPr>
            <w:tcW w:w="0" w:type="auto"/>
            <w:shd w:val="clear" w:color="auto" w:fill="auto"/>
            <w:tcMar>
              <w:top w:w="0" w:type="dxa"/>
              <w:left w:w="75" w:type="dxa"/>
              <w:bottom w:w="0" w:type="dxa"/>
              <w:right w:w="75" w:type="dxa"/>
            </w:tcMar>
            <w:vAlign w:val="center"/>
            <w:hideMark/>
          </w:tcPr>
          <w:p w14:paraId="2045075F" w14:textId="77777777" w:rsidR="0042489F" w:rsidRPr="0042489F" w:rsidRDefault="0042489F" w:rsidP="0042489F">
            <w:pPr>
              <w:suppressAutoHyphens w:val="0"/>
              <w:spacing w:before="150" w:after="150" w:line="240" w:lineRule="auto"/>
              <w:jc w:val="right"/>
              <w:rPr>
                <w:ins w:id="2543" w:author="Qizhou Duan" w:date="2024-06-21T12:05:00Z"/>
                <w:rFonts w:ascii="Times New Roman" w:eastAsia="Times New Roman" w:hAnsi="Times New Roman" w:cs="Times New Roman"/>
                <w:color w:val="222222"/>
                <w:sz w:val="16"/>
                <w:szCs w:val="16"/>
                <w:lang w:eastAsia="zh-CN"/>
                <w:rPrChange w:id="2544" w:author="Qizhou Duan" w:date="2024-06-21T12:05:00Z">
                  <w:rPr>
                    <w:ins w:id="2545" w:author="Qizhou Duan" w:date="2024-06-21T12:05:00Z"/>
                    <w:rFonts w:ascii="Cambria" w:eastAsia="Times New Roman" w:hAnsi="Cambria" w:cs="Times New Roman"/>
                    <w:color w:val="222222"/>
                    <w:sz w:val="23"/>
                    <w:szCs w:val="23"/>
                    <w:lang w:eastAsia="zh-CN"/>
                  </w:rPr>
                </w:rPrChange>
              </w:rPr>
            </w:pPr>
            <w:ins w:id="2546" w:author="Qizhou Duan" w:date="2024-06-21T12:05:00Z">
              <w:r w:rsidRPr="0042489F">
                <w:rPr>
                  <w:rFonts w:ascii="Times New Roman" w:eastAsia="Times New Roman" w:hAnsi="Times New Roman" w:cs="Times New Roman"/>
                  <w:color w:val="222222"/>
                  <w:sz w:val="16"/>
                  <w:szCs w:val="16"/>
                  <w:lang w:eastAsia="zh-CN"/>
                  <w:rPrChange w:id="2547" w:author="Qizhou Duan" w:date="2024-06-21T12:05:00Z">
                    <w:rPr>
                      <w:rFonts w:ascii="Cambria" w:eastAsia="Times New Roman" w:hAnsi="Cambria" w:cs="Times New Roman"/>
                      <w:color w:val="222222"/>
                      <w:sz w:val="23"/>
                      <w:szCs w:val="23"/>
                      <w:lang w:eastAsia="zh-CN"/>
                    </w:rPr>
                  </w:rPrChange>
                </w:rPr>
                <w:t>442</w:t>
              </w:r>
            </w:ins>
          </w:p>
        </w:tc>
        <w:tc>
          <w:tcPr>
            <w:tcW w:w="0" w:type="auto"/>
            <w:shd w:val="clear" w:color="auto" w:fill="auto"/>
            <w:tcMar>
              <w:top w:w="0" w:type="dxa"/>
              <w:left w:w="75" w:type="dxa"/>
              <w:bottom w:w="0" w:type="dxa"/>
              <w:right w:w="75" w:type="dxa"/>
            </w:tcMar>
            <w:vAlign w:val="center"/>
            <w:hideMark/>
          </w:tcPr>
          <w:p w14:paraId="1338907F" w14:textId="77777777" w:rsidR="0042489F" w:rsidRPr="0042489F" w:rsidRDefault="0042489F" w:rsidP="0042489F">
            <w:pPr>
              <w:suppressAutoHyphens w:val="0"/>
              <w:spacing w:before="150" w:after="150" w:line="240" w:lineRule="auto"/>
              <w:jc w:val="right"/>
              <w:rPr>
                <w:ins w:id="2548" w:author="Qizhou Duan" w:date="2024-06-21T12:05:00Z"/>
                <w:rFonts w:ascii="Times New Roman" w:eastAsia="Times New Roman" w:hAnsi="Times New Roman" w:cs="Times New Roman"/>
                <w:color w:val="222222"/>
                <w:sz w:val="16"/>
                <w:szCs w:val="16"/>
                <w:lang w:eastAsia="zh-CN"/>
                <w:rPrChange w:id="2549" w:author="Qizhou Duan" w:date="2024-06-21T12:05:00Z">
                  <w:rPr>
                    <w:ins w:id="2550" w:author="Qizhou Duan" w:date="2024-06-21T12:05:00Z"/>
                    <w:rFonts w:ascii="Cambria" w:eastAsia="Times New Roman" w:hAnsi="Cambria" w:cs="Times New Roman"/>
                    <w:color w:val="222222"/>
                    <w:sz w:val="23"/>
                    <w:szCs w:val="23"/>
                    <w:lang w:eastAsia="zh-CN"/>
                  </w:rPr>
                </w:rPrChange>
              </w:rPr>
            </w:pPr>
            <w:ins w:id="2551" w:author="Qizhou Duan" w:date="2024-06-21T12:05:00Z">
              <w:r w:rsidRPr="0042489F">
                <w:rPr>
                  <w:rFonts w:ascii="Times New Roman" w:eastAsia="Times New Roman" w:hAnsi="Times New Roman" w:cs="Times New Roman"/>
                  <w:color w:val="222222"/>
                  <w:sz w:val="16"/>
                  <w:szCs w:val="16"/>
                  <w:lang w:eastAsia="zh-CN"/>
                  <w:rPrChange w:id="255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C0C0876" w14:textId="77777777" w:rsidR="0042489F" w:rsidRPr="0042489F" w:rsidRDefault="0042489F" w:rsidP="0042489F">
            <w:pPr>
              <w:suppressAutoHyphens w:val="0"/>
              <w:spacing w:before="150" w:after="150" w:line="240" w:lineRule="auto"/>
              <w:jc w:val="right"/>
              <w:rPr>
                <w:ins w:id="2553" w:author="Qizhou Duan" w:date="2024-06-21T12:05:00Z"/>
                <w:rFonts w:ascii="Times New Roman" w:eastAsia="Times New Roman" w:hAnsi="Times New Roman" w:cs="Times New Roman"/>
                <w:color w:val="222222"/>
                <w:sz w:val="16"/>
                <w:szCs w:val="16"/>
                <w:lang w:eastAsia="zh-CN"/>
                <w:rPrChange w:id="2554" w:author="Qizhou Duan" w:date="2024-06-21T12:05:00Z">
                  <w:rPr>
                    <w:ins w:id="2555" w:author="Qizhou Duan" w:date="2024-06-21T12:05:00Z"/>
                    <w:rFonts w:ascii="Cambria" w:eastAsia="Times New Roman" w:hAnsi="Cambria" w:cs="Times New Roman"/>
                    <w:color w:val="222222"/>
                    <w:sz w:val="23"/>
                    <w:szCs w:val="23"/>
                    <w:lang w:eastAsia="zh-CN"/>
                  </w:rPr>
                </w:rPrChange>
              </w:rPr>
            </w:pPr>
            <w:ins w:id="2556" w:author="Qizhou Duan" w:date="2024-06-21T12:05:00Z">
              <w:r w:rsidRPr="0042489F">
                <w:rPr>
                  <w:rFonts w:ascii="Times New Roman" w:eastAsia="Times New Roman" w:hAnsi="Times New Roman" w:cs="Times New Roman"/>
                  <w:color w:val="222222"/>
                  <w:sz w:val="16"/>
                  <w:szCs w:val="16"/>
                  <w:lang w:eastAsia="zh-CN"/>
                  <w:rPrChange w:id="255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4AD9D23" w14:textId="77777777" w:rsidR="0042489F" w:rsidRPr="0042489F" w:rsidRDefault="0042489F" w:rsidP="0042489F">
            <w:pPr>
              <w:suppressAutoHyphens w:val="0"/>
              <w:spacing w:before="150" w:after="150" w:line="240" w:lineRule="auto"/>
              <w:jc w:val="right"/>
              <w:rPr>
                <w:ins w:id="2558" w:author="Qizhou Duan" w:date="2024-06-21T12:05:00Z"/>
                <w:rFonts w:ascii="Times New Roman" w:eastAsia="Times New Roman" w:hAnsi="Times New Roman" w:cs="Times New Roman"/>
                <w:color w:val="222222"/>
                <w:sz w:val="16"/>
                <w:szCs w:val="16"/>
                <w:lang w:eastAsia="zh-CN"/>
                <w:rPrChange w:id="2559" w:author="Qizhou Duan" w:date="2024-06-21T12:05:00Z">
                  <w:rPr>
                    <w:ins w:id="2560" w:author="Qizhou Duan" w:date="2024-06-21T12:05:00Z"/>
                    <w:rFonts w:ascii="Cambria" w:eastAsia="Times New Roman" w:hAnsi="Cambria" w:cs="Times New Roman"/>
                    <w:color w:val="222222"/>
                    <w:sz w:val="23"/>
                    <w:szCs w:val="23"/>
                    <w:lang w:eastAsia="zh-CN"/>
                  </w:rPr>
                </w:rPrChange>
              </w:rPr>
            </w:pPr>
            <w:ins w:id="2561" w:author="Qizhou Duan" w:date="2024-06-21T12:05:00Z">
              <w:r w:rsidRPr="0042489F">
                <w:rPr>
                  <w:rFonts w:ascii="Times New Roman" w:eastAsia="Times New Roman" w:hAnsi="Times New Roman" w:cs="Times New Roman"/>
                  <w:color w:val="222222"/>
                  <w:sz w:val="16"/>
                  <w:szCs w:val="16"/>
                  <w:lang w:eastAsia="zh-CN"/>
                  <w:rPrChange w:id="256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37234BC" w14:textId="77777777" w:rsidR="0042489F" w:rsidRPr="0042489F" w:rsidRDefault="0042489F" w:rsidP="0042489F">
            <w:pPr>
              <w:suppressAutoHyphens w:val="0"/>
              <w:spacing w:before="150" w:after="150" w:line="240" w:lineRule="auto"/>
              <w:jc w:val="right"/>
              <w:rPr>
                <w:ins w:id="2563" w:author="Qizhou Duan" w:date="2024-06-21T12:05:00Z"/>
                <w:rFonts w:ascii="Times New Roman" w:eastAsia="Times New Roman" w:hAnsi="Times New Roman" w:cs="Times New Roman"/>
                <w:color w:val="222222"/>
                <w:sz w:val="16"/>
                <w:szCs w:val="16"/>
                <w:lang w:eastAsia="zh-CN"/>
                <w:rPrChange w:id="2564" w:author="Qizhou Duan" w:date="2024-06-21T12:05:00Z">
                  <w:rPr>
                    <w:ins w:id="2565" w:author="Qizhou Duan" w:date="2024-06-21T12:05:00Z"/>
                    <w:rFonts w:ascii="Cambria" w:eastAsia="Times New Roman" w:hAnsi="Cambria" w:cs="Times New Roman"/>
                    <w:color w:val="222222"/>
                    <w:sz w:val="23"/>
                    <w:szCs w:val="23"/>
                    <w:lang w:eastAsia="zh-CN"/>
                  </w:rPr>
                </w:rPrChange>
              </w:rPr>
            </w:pPr>
            <w:ins w:id="2566" w:author="Qizhou Duan" w:date="2024-06-21T12:05:00Z">
              <w:r w:rsidRPr="0042489F">
                <w:rPr>
                  <w:rFonts w:ascii="Times New Roman" w:eastAsia="Times New Roman" w:hAnsi="Times New Roman" w:cs="Times New Roman"/>
                  <w:color w:val="222222"/>
                  <w:sz w:val="16"/>
                  <w:szCs w:val="16"/>
                  <w:lang w:eastAsia="zh-CN"/>
                  <w:rPrChange w:id="256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F5DF53B" w14:textId="77777777" w:rsidR="0042489F" w:rsidRPr="0042489F" w:rsidRDefault="0042489F" w:rsidP="0042489F">
            <w:pPr>
              <w:suppressAutoHyphens w:val="0"/>
              <w:spacing w:before="150" w:after="150" w:line="240" w:lineRule="auto"/>
              <w:jc w:val="right"/>
              <w:rPr>
                <w:ins w:id="2568" w:author="Qizhou Duan" w:date="2024-06-21T12:05:00Z"/>
                <w:rFonts w:ascii="Times New Roman" w:eastAsia="Times New Roman" w:hAnsi="Times New Roman" w:cs="Times New Roman"/>
                <w:color w:val="222222"/>
                <w:sz w:val="16"/>
                <w:szCs w:val="16"/>
                <w:lang w:eastAsia="zh-CN"/>
                <w:rPrChange w:id="2569" w:author="Qizhou Duan" w:date="2024-06-21T12:05:00Z">
                  <w:rPr>
                    <w:ins w:id="2570" w:author="Qizhou Duan" w:date="2024-06-21T12:05:00Z"/>
                    <w:rFonts w:ascii="Cambria" w:eastAsia="Times New Roman" w:hAnsi="Cambria" w:cs="Times New Roman"/>
                    <w:color w:val="222222"/>
                    <w:sz w:val="23"/>
                    <w:szCs w:val="23"/>
                    <w:lang w:eastAsia="zh-CN"/>
                  </w:rPr>
                </w:rPrChange>
              </w:rPr>
            </w:pPr>
            <w:ins w:id="2571" w:author="Qizhou Duan" w:date="2024-06-21T12:05:00Z">
              <w:r w:rsidRPr="0042489F">
                <w:rPr>
                  <w:rFonts w:ascii="Times New Roman" w:eastAsia="Times New Roman" w:hAnsi="Times New Roman" w:cs="Times New Roman"/>
                  <w:color w:val="222222"/>
                  <w:sz w:val="16"/>
                  <w:szCs w:val="16"/>
                  <w:lang w:eastAsia="zh-CN"/>
                  <w:rPrChange w:id="257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2957F40" w14:textId="77777777" w:rsidR="0042489F" w:rsidRPr="0042489F" w:rsidRDefault="0042489F" w:rsidP="0042489F">
            <w:pPr>
              <w:suppressAutoHyphens w:val="0"/>
              <w:spacing w:before="150" w:after="150" w:line="240" w:lineRule="auto"/>
              <w:jc w:val="right"/>
              <w:rPr>
                <w:ins w:id="2573" w:author="Qizhou Duan" w:date="2024-06-21T12:05:00Z"/>
                <w:rFonts w:ascii="Times New Roman" w:eastAsia="Times New Roman" w:hAnsi="Times New Roman" w:cs="Times New Roman"/>
                <w:color w:val="222222"/>
                <w:sz w:val="16"/>
                <w:szCs w:val="16"/>
                <w:lang w:eastAsia="zh-CN"/>
                <w:rPrChange w:id="2574" w:author="Qizhou Duan" w:date="2024-06-21T12:05:00Z">
                  <w:rPr>
                    <w:ins w:id="2575" w:author="Qizhou Duan" w:date="2024-06-21T12:05:00Z"/>
                    <w:rFonts w:ascii="Cambria" w:eastAsia="Times New Roman" w:hAnsi="Cambria" w:cs="Times New Roman"/>
                    <w:color w:val="222222"/>
                    <w:sz w:val="23"/>
                    <w:szCs w:val="23"/>
                    <w:lang w:eastAsia="zh-CN"/>
                  </w:rPr>
                </w:rPrChange>
              </w:rPr>
            </w:pPr>
            <w:ins w:id="2576" w:author="Qizhou Duan" w:date="2024-06-21T12:05:00Z">
              <w:r w:rsidRPr="0042489F">
                <w:rPr>
                  <w:rFonts w:ascii="Times New Roman" w:eastAsia="Times New Roman" w:hAnsi="Times New Roman" w:cs="Times New Roman"/>
                  <w:color w:val="222222"/>
                  <w:sz w:val="16"/>
                  <w:szCs w:val="16"/>
                  <w:lang w:eastAsia="zh-CN"/>
                  <w:rPrChange w:id="2577"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46DAEDBC" w14:textId="77777777" w:rsidTr="0042489F">
        <w:trPr>
          <w:ins w:id="2578" w:author="Qizhou Duan" w:date="2024-06-21T12:05:00Z"/>
        </w:trPr>
        <w:tc>
          <w:tcPr>
            <w:tcW w:w="0" w:type="auto"/>
            <w:shd w:val="clear" w:color="auto" w:fill="auto"/>
            <w:tcMar>
              <w:top w:w="0" w:type="dxa"/>
              <w:left w:w="75" w:type="dxa"/>
              <w:bottom w:w="0" w:type="dxa"/>
              <w:right w:w="75" w:type="dxa"/>
            </w:tcMar>
            <w:vAlign w:val="center"/>
            <w:hideMark/>
          </w:tcPr>
          <w:p w14:paraId="08E5844C" w14:textId="77777777" w:rsidR="0042489F" w:rsidRPr="0042489F" w:rsidRDefault="0042489F" w:rsidP="0042489F">
            <w:pPr>
              <w:suppressAutoHyphens w:val="0"/>
              <w:spacing w:before="150" w:after="150" w:line="240" w:lineRule="auto"/>
              <w:rPr>
                <w:ins w:id="2579" w:author="Qizhou Duan" w:date="2024-06-21T12:05:00Z"/>
                <w:rFonts w:ascii="Times New Roman" w:eastAsia="Times New Roman" w:hAnsi="Times New Roman" w:cs="Times New Roman"/>
                <w:color w:val="222222"/>
                <w:sz w:val="16"/>
                <w:szCs w:val="16"/>
                <w:lang w:eastAsia="zh-CN"/>
                <w:rPrChange w:id="2580" w:author="Qizhou Duan" w:date="2024-06-21T12:05:00Z">
                  <w:rPr>
                    <w:ins w:id="2581" w:author="Qizhou Duan" w:date="2024-06-21T12:05:00Z"/>
                    <w:rFonts w:ascii="Cambria" w:eastAsia="Times New Roman" w:hAnsi="Cambria" w:cs="Times New Roman"/>
                    <w:color w:val="222222"/>
                    <w:sz w:val="23"/>
                    <w:szCs w:val="23"/>
                    <w:lang w:eastAsia="zh-CN"/>
                  </w:rPr>
                </w:rPrChange>
              </w:rPr>
            </w:pPr>
            <w:ins w:id="2582" w:author="Qizhou Duan" w:date="2024-06-21T12:05:00Z">
              <w:r w:rsidRPr="0042489F">
                <w:rPr>
                  <w:rFonts w:ascii="Times New Roman" w:eastAsia="Times New Roman" w:hAnsi="Times New Roman" w:cs="Times New Roman"/>
                  <w:color w:val="222222"/>
                  <w:sz w:val="16"/>
                  <w:szCs w:val="16"/>
                  <w:lang w:eastAsia="zh-CN"/>
                  <w:rPrChange w:id="2583" w:author="Qizhou Duan" w:date="2024-06-21T12:05:00Z">
                    <w:rPr>
                      <w:rFonts w:ascii="Cambria" w:eastAsia="Times New Roman" w:hAnsi="Cambria" w:cs="Times New Roman"/>
                      <w:color w:val="222222"/>
                      <w:sz w:val="23"/>
                      <w:szCs w:val="23"/>
                      <w:lang w:eastAsia="zh-CN"/>
                    </w:rPr>
                  </w:rPrChange>
                </w:rPr>
                <w:t>Yao et al. (2023)</w:t>
              </w:r>
            </w:ins>
          </w:p>
        </w:tc>
        <w:tc>
          <w:tcPr>
            <w:tcW w:w="0" w:type="auto"/>
            <w:shd w:val="clear" w:color="auto" w:fill="auto"/>
            <w:tcMar>
              <w:top w:w="0" w:type="dxa"/>
              <w:left w:w="75" w:type="dxa"/>
              <w:bottom w:w="0" w:type="dxa"/>
              <w:right w:w="75" w:type="dxa"/>
            </w:tcMar>
            <w:vAlign w:val="center"/>
            <w:hideMark/>
          </w:tcPr>
          <w:p w14:paraId="68110CE2" w14:textId="77777777" w:rsidR="0042489F" w:rsidRPr="0042489F" w:rsidRDefault="0042489F" w:rsidP="0042489F">
            <w:pPr>
              <w:suppressAutoHyphens w:val="0"/>
              <w:spacing w:before="150" w:after="150" w:line="240" w:lineRule="auto"/>
              <w:jc w:val="right"/>
              <w:rPr>
                <w:ins w:id="2584" w:author="Qizhou Duan" w:date="2024-06-21T12:05:00Z"/>
                <w:rFonts w:ascii="Times New Roman" w:eastAsia="Times New Roman" w:hAnsi="Times New Roman" w:cs="Times New Roman"/>
                <w:color w:val="222222"/>
                <w:sz w:val="16"/>
                <w:szCs w:val="16"/>
                <w:lang w:eastAsia="zh-CN"/>
                <w:rPrChange w:id="2585" w:author="Qizhou Duan" w:date="2024-06-21T12:05:00Z">
                  <w:rPr>
                    <w:ins w:id="2586" w:author="Qizhou Duan" w:date="2024-06-21T12:05:00Z"/>
                    <w:rFonts w:ascii="Cambria" w:eastAsia="Times New Roman" w:hAnsi="Cambria" w:cs="Times New Roman"/>
                    <w:color w:val="222222"/>
                    <w:sz w:val="23"/>
                    <w:szCs w:val="23"/>
                    <w:lang w:eastAsia="zh-CN"/>
                  </w:rPr>
                </w:rPrChange>
              </w:rPr>
            </w:pPr>
            <w:ins w:id="2587" w:author="Qizhou Duan" w:date="2024-06-21T12:05:00Z">
              <w:r w:rsidRPr="0042489F">
                <w:rPr>
                  <w:rFonts w:ascii="Times New Roman" w:eastAsia="Times New Roman" w:hAnsi="Times New Roman" w:cs="Times New Roman"/>
                  <w:color w:val="222222"/>
                  <w:sz w:val="16"/>
                  <w:szCs w:val="16"/>
                  <w:lang w:eastAsia="zh-CN"/>
                  <w:rPrChange w:id="2588" w:author="Qizhou Duan" w:date="2024-06-21T12:05:00Z">
                    <w:rPr>
                      <w:rFonts w:ascii="Cambria" w:eastAsia="Times New Roman" w:hAnsi="Cambria" w:cs="Times New Roman"/>
                      <w:color w:val="222222"/>
                      <w:sz w:val="23"/>
                      <w:szCs w:val="23"/>
                      <w:lang w:eastAsia="zh-CN"/>
                    </w:rPr>
                  </w:rPrChange>
                </w:rPr>
                <w:t>1512</w:t>
              </w:r>
            </w:ins>
          </w:p>
        </w:tc>
        <w:tc>
          <w:tcPr>
            <w:tcW w:w="0" w:type="auto"/>
            <w:shd w:val="clear" w:color="auto" w:fill="auto"/>
            <w:tcMar>
              <w:top w:w="0" w:type="dxa"/>
              <w:left w:w="75" w:type="dxa"/>
              <w:bottom w:w="0" w:type="dxa"/>
              <w:right w:w="75" w:type="dxa"/>
            </w:tcMar>
            <w:vAlign w:val="center"/>
            <w:hideMark/>
          </w:tcPr>
          <w:p w14:paraId="7128198F" w14:textId="77777777" w:rsidR="0042489F" w:rsidRPr="0042489F" w:rsidRDefault="0042489F" w:rsidP="0042489F">
            <w:pPr>
              <w:suppressAutoHyphens w:val="0"/>
              <w:spacing w:before="150" w:after="150" w:line="240" w:lineRule="auto"/>
              <w:jc w:val="right"/>
              <w:rPr>
                <w:ins w:id="2589" w:author="Qizhou Duan" w:date="2024-06-21T12:05:00Z"/>
                <w:rFonts w:ascii="Times New Roman" w:eastAsia="Times New Roman" w:hAnsi="Times New Roman" w:cs="Times New Roman"/>
                <w:color w:val="222222"/>
                <w:sz w:val="16"/>
                <w:szCs w:val="16"/>
                <w:lang w:eastAsia="zh-CN"/>
                <w:rPrChange w:id="2590" w:author="Qizhou Duan" w:date="2024-06-21T12:05:00Z">
                  <w:rPr>
                    <w:ins w:id="2591" w:author="Qizhou Duan" w:date="2024-06-21T12:05:00Z"/>
                    <w:rFonts w:ascii="Cambria" w:eastAsia="Times New Roman" w:hAnsi="Cambria" w:cs="Times New Roman"/>
                    <w:color w:val="222222"/>
                    <w:sz w:val="23"/>
                    <w:szCs w:val="23"/>
                    <w:lang w:eastAsia="zh-CN"/>
                  </w:rPr>
                </w:rPrChange>
              </w:rPr>
            </w:pPr>
            <w:ins w:id="2592" w:author="Qizhou Duan" w:date="2024-06-21T12:05:00Z">
              <w:r w:rsidRPr="0042489F">
                <w:rPr>
                  <w:rFonts w:ascii="Times New Roman" w:eastAsia="Times New Roman" w:hAnsi="Times New Roman" w:cs="Times New Roman"/>
                  <w:color w:val="222222"/>
                  <w:sz w:val="16"/>
                  <w:szCs w:val="16"/>
                  <w:lang w:eastAsia="zh-CN"/>
                  <w:rPrChange w:id="259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A696C86" w14:textId="77777777" w:rsidR="0042489F" w:rsidRPr="0042489F" w:rsidRDefault="0042489F" w:rsidP="0042489F">
            <w:pPr>
              <w:suppressAutoHyphens w:val="0"/>
              <w:spacing w:before="150" w:after="150" w:line="240" w:lineRule="auto"/>
              <w:jc w:val="right"/>
              <w:rPr>
                <w:ins w:id="2594" w:author="Qizhou Duan" w:date="2024-06-21T12:05:00Z"/>
                <w:rFonts w:ascii="Times New Roman" w:eastAsia="Times New Roman" w:hAnsi="Times New Roman" w:cs="Times New Roman"/>
                <w:color w:val="222222"/>
                <w:sz w:val="16"/>
                <w:szCs w:val="16"/>
                <w:lang w:eastAsia="zh-CN"/>
                <w:rPrChange w:id="2595" w:author="Qizhou Duan" w:date="2024-06-21T12:05:00Z">
                  <w:rPr>
                    <w:ins w:id="2596" w:author="Qizhou Duan" w:date="2024-06-21T12:05:00Z"/>
                    <w:rFonts w:ascii="Cambria" w:eastAsia="Times New Roman" w:hAnsi="Cambria" w:cs="Times New Roman"/>
                    <w:color w:val="222222"/>
                    <w:sz w:val="23"/>
                    <w:szCs w:val="23"/>
                    <w:lang w:eastAsia="zh-CN"/>
                  </w:rPr>
                </w:rPrChange>
              </w:rPr>
            </w:pPr>
            <w:ins w:id="2597" w:author="Qizhou Duan" w:date="2024-06-21T12:05:00Z">
              <w:r w:rsidRPr="0042489F">
                <w:rPr>
                  <w:rFonts w:ascii="Times New Roman" w:eastAsia="Times New Roman" w:hAnsi="Times New Roman" w:cs="Times New Roman"/>
                  <w:color w:val="222222"/>
                  <w:sz w:val="16"/>
                  <w:szCs w:val="16"/>
                  <w:lang w:eastAsia="zh-CN"/>
                  <w:rPrChange w:id="259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97527F9" w14:textId="77777777" w:rsidR="0042489F" w:rsidRPr="0042489F" w:rsidRDefault="0042489F" w:rsidP="0042489F">
            <w:pPr>
              <w:suppressAutoHyphens w:val="0"/>
              <w:spacing w:before="150" w:after="150" w:line="240" w:lineRule="auto"/>
              <w:jc w:val="right"/>
              <w:rPr>
                <w:ins w:id="2599" w:author="Qizhou Duan" w:date="2024-06-21T12:05:00Z"/>
                <w:rFonts w:ascii="Times New Roman" w:eastAsia="Times New Roman" w:hAnsi="Times New Roman" w:cs="Times New Roman"/>
                <w:color w:val="222222"/>
                <w:sz w:val="16"/>
                <w:szCs w:val="16"/>
                <w:lang w:eastAsia="zh-CN"/>
                <w:rPrChange w:id="2600" w:author="Qizhou Duan" w:date="2024-06-21T12:05:00Z">
                  <w:rPr>
                    <w:ins w:id="2601" w:author="Qizhou Duan" w:date="2024-06-21T12:05:00Z"/>
                    <w:rFonts w:ascii="Cambria" w:eastAsia="Times New Roman" w:hAnsi="Cambria" w:cs="Times New Roman"/>
                    <w:color w:val="222222"/>
                    <w:sz w:val="23"/>
                    <w:szCs w:val="23"/>
                    <w:lang w:eastAsia="zh-CN"/>
                  </w:rPr>
                </w:rPrChange>
              </w:rPr>
            </w:pPr>
            <w:ins w:id="2602" w:author="Qizhou Duan" w:date="2024-06-21T12:05:00Z">
              <w:r w:rsidRPr="0042489F">
                <w:rPr>
                  <w:rFonts w:ascii="Times New Roman" w:eastAsia="Times New Roman" w:hAnsi="Times New Roman" w:cs="Times New Roman"/>
                  <w:color w:val="222222"/>
                  <w:sz w:val="16"/>
                  <w:szCs w:val="16"/>
                  <w:lang w:eastAsia="zh-CN"/>
                  <w:rPrChange w:id="260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E8B4663" w14:textId="77777777" w:rsidR="0042489F" w:rsidRPr="0042489F" w:rsidRDefault="0042489F" w:rsidP="0042489F">
            <w:pPr>
              <w:suppressAutoHyphens w:val="0"/>
              <w:spacing w:before="150" w:after="150" w:line="240" w:lineRule="auto"/>
              <w:jc w:val="right"/>
              <w:rPr>
                <w:ins w:id="2604" w:author="Qizhou Duan" w:date="2024-06-21T12:05:00Z"/>
                <w:rFonts w:ascii="Times New Roman" w:eastAsia="Times New Roman" w:hAnsi="Times New Roman" w:cs="Times New Roman"/>
                <w:color w:val="222222"/>
                <w:sz w:val="16"/>
                <w:szCs w:val="16"/>
                <w:lang w:eastAsia="zh-CN"/>
                <w:rPrChange w:id="2605" w:author="Qizhou Duan" w:date="2024-06-21T12:05:00Z">
                  <w:rPr>
                    <w:ins w:id="2606" w:author="Qizhou Duan" w:date="2024-06-21T12:05:00Z"/>
                    <w:rFonts w:ascii="Cambria" w:eastAsia="Times New Roman" w:hAnsi="Cambria" w:cs="Times New Roman"/>
                    <w:color w:val="222222"/>
                    <w:sz w:val="23"/>
                    <w:szCs w:val="23"/>
                    <w:lang w:eastAsia="zh-CN"/>
                  </w:rPr>
                </w:rPrChange>
              </w:rPr>
            </w:pPr>
            <w:ins w:id="2607" w:author="Qizhou Duan" w:date="2024-06-21T12:05:00Z">
              <w:r w:rsidRPr="0042489F">
                <w:rPr>
                  <w:rFonts w:ascii="Times New Roman" w:eastAsia="Times New Roman" w:hAnsi="Times New Roman" w:cs="Times New Roman"/>
                  <w:color w:val="222222"/>
                  <w:sz w:val="16"/>
                  <w:szCs w:val="16"/>
                  <w:lang w:eastAsia="zh-CN"/>
                  <w:rPrChange w:id="260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0181005" w14:textId="77777777" w:rsidR="0042489F" w:rsidRPr="0042489F" w:rsidRDefault="0042489F" w:rsidP="0042489F">
            <w:pPr>
              <w:suppressAutoHyphens w:val="0"/>
              <w:spacing w:before="150" w:after="150" w:line="240" w:lineRule="auto"/>
              <w:jc w:val="right"/>
              <w:rPr>
                <w:ins w:id="2609" w:author="Qizhou Duan" w:date="2024-06-21T12:05:00Z"/>
                <w:rFonts w:ascii="Times New Roman" w:eastAsia="Times New Roman" w:hAnsi="Times New Roman" w:cs="Times New Roman"/>
                <w:color w:val="222222"/>
                <w:sz w:val="16"/>
                <w:szCs w:val="16"/>
                <w:lang w:eastAsia="zh-CN"/>
                <w:rPrChange w:id="2610" w:author="Qizhou Duan" w:date="2024-06-21T12:05:00Z">
                  <w:rPr>
                    <w:ins w:id="2611" w:author="Qizhou Duan" w:date="2024-06-21T12:05:00Z"/>
                    <w:rFonts w:ascii="Cambria" w:eastAsia="Times New Roman" w:hAnsi="Cambria" w:cs="Times New Roman"/>
                    <w:color w:val="222222"/>
                    <w:sz w:val="23"/>
                    <w:szCs w:val="23"/>
                    <w:lang w:eastAsia="zh-CN"/>
                  </w:rPr>
                </w:rPrChange>
              </w:rPr>
            </w:pPr>
            <w:ins w:id="2612" w:author="Qizhou Duan" w:date="2024-06-21T12:05:00Z">
              <w:r w:rsidRPr="0042489F">
                <w:rPr>
                  <w:rFonts w:ascii="Times New Roman" w:eastAsia="Times New Roman" w:hAnsi="Times New Roman" w:cs="Times New Roman"/>
                  <w:color w:val="222222"/>
                  <w:sz w:val="16"/>
                  <w:szCs w:val="16"/>
                  <w:lang w:eastAsia="zh-CN"/>
                  <w:rPrChange w:id="261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62B514F" w14:textId="77777777" w:rsidR="0042489F" w:rsidRPr="0042489F" w:rsidRDefault="0042489F" w:rsidP="0042489F">
            <w:pPr>
              <w:suppressAutoHyphens w:val="0"/>
              <w:spacing w:before="150" w:after="150" w:line="240" w:lineRule="auto"/>
              <w:jc w:val="right"/>
              <w:rPr>
                <w:ins w:id="2614" w:author="Qizhou Duan" w:date="2024-06-21T12:05:00Z"/>
                <w:rFonts w:ascii="Times New Roman" w:eastAsia="Times New Roman" w:hAnsi="Times New Roman" w:cs="Times New Roman"/>
                <w:color w:val="222222"/>
                <w:sz w:val="16"/>
                <w:szCs w:val="16"/>
                <w:lang w:eastAsia="zh-CN"/>
                <w:rPrChange w:id="2615" w:author="Qizhou Duan" w:date="2024-06-21T12:05:00Z">
                  <w:rPr>
                    <w:ins w:id="2616" w:author="Qizhou Duan" w:date="2024-06-21T12:05:00Z"/>
                    <w:rFonts w:ascii="Cambria" w:eastAsia="Times New Roman" w:hAnsi="Cambria" w:cs="Times New Roman"/>
                    <w:color w:val="222222"/>
                    <w:sz w:val="23"/>
                    <w:szCs w:val="23"/>
                    <w:lang w:eastAsia="zh-CN"/>
                  </w:rPr>
                </w:rPrChange>
              </w:rPr>
            </w:pPr>
            <w:ins w:id="2617" w:author="Qizhou Duan" w:date="2024-06-21T12:05:00Z">
              <w:r w:rsidRPr="0042489F">
                <w:rPr>
                  <w:rFonts w:ascii="Times New Roman" w:eastAsia="Times New Roman" w:hAnsi="Times New Roman" w:cs="Times New Roman"/>
                  <w:color w:val="222222"/>
                  <w:sz w:val="16"/>
                  <w:szCs w:val="16"/>
                  <w:lang w:eastAsia="zh-CN"/>
                  <w:rPrChange w:id="2618"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2260EAAC" w14:textId="77777777" w:rsidTr="0042489F">
        <w:trPr>
          <w:ins w:id="2619" w:author="Qizhou Duan" w:date="2024-06-21T12:05:00Z"/>
        </w:trPr>
        <w:tc>
          <w:tcPr>
            <w:tcW w:w="0" w:type="auto"/>
            <w:shd w:val="clear" w:color="auto" w:fill="auto"/>
            <w:tcMar>
              <w:top w:w="0" w:type="dxa"/>
              <w:left w:w="75" w:type="dxa"/>
              <w:bottom w:w="0" w:type="dxa"/>
              <w:right w:w="75" w:type="dxa"/>
            </w:tcMar>
            <w:vAlign w:val="center"/>
            <w:hideMark/>
          </w:tcPr>
          <w:p w14:paraId="57DF1B50" w14:textId="77777777" w:rsidR="0042489F" w:rsidRPr="0042489F" w:rsidRDefault="0042489F" w:rsidP="0042489F">
            <w:pPr>
              <w:suppressAutoHyphens w:val="0"/>
              <w:spacing w:before="150" w:after="150" w:line="240" w:lineRule="auto"/>
              <w:rPr>
                <w:ins w:id="2620" w:author="Qizhou Duan" w:date="2024-06-21T12:05:00Z"/>
                <w:rFonts w:ascii="Times New Roman" w:eastAsia="Times New Roman" w:hAnsi="Times New Roman" w:cs="Times New Roman"/>
                <w:color w:val="222222"/>
                <w:sz w:val="16"/>
                <w:szCs w:val="16"/>
                <w:lang w:eastAsia="zh-CN"/>
                <w:rPrChange w:id="2621" w:author="Qizhou Duan" w:date="2024-06-21T12:05:00Z">
                  <w:rPr>
                    <w:ins w:id="2622" w:author="Qizhou Duan" w:date="2024-06-21T12:05:00Z"/>
                    <w:rFonts w:ascii="Cambria" w:eastAsia="Times New Roman" w:hAnsi="Cambria" w:cs="Times New Roman"/>
                    <w:color w:val="222222"/>
                    <w:sz w:val="23"/>
                    <w:szCs w:val="23"/>
                    <w:lang w:eastAsia="zh-CN"/>
                  </w:rPr>
                </w:rPrChange>
              </w:rPr>
            </w:pPr>
            <w:ins w:id="2623" w:author="Qizhou Duan" w:date="2024-06-21T12:05:00Z">
              <w:r w:rsidRPr="0042489F">
                <w:rPr>
                  <w:rFonts w:ascii="Times New Roman" w:eastAsia="Times New Roman" w:hAnsi="Times New Roman" w:cs="Times New Roman"/>
                  <w:color w:val="222222"/>
                  <w:sz w:val="16"/>
                  <w:szCs w:val="16"/>
                  <w:lang w:eastAsia="zh-CN"/>
                  <w:rPrChange w:id="2624" w:author="Qizhou Duan" w:date="2024-06-21T12:05:00Z">
                    <w:rPr>
                      <w:rFonts w:ascii="Cambria" w:eastAsia="Times New Roman" w:hAnsi="Cambria" w:cs="Times New Roman"/>
                      <w:color w:val="222222"/>
                      <w:sz w:val="23"/>
                      <w:szCs w:val="23"/>
                      <w:lang w:eastAsia="zh-CN"/>
                    </w:rPr>
                  </w:rPrChange>
                </w:rPr>
                <w:t>Das et al. (2023)</w:t>
              </w:r>
            </w:ins>
          </w:p>
        </w:tc>
        <w:tc>
          <w:tcPr>
            <w:tcW w:w="0" w:type="auto"/>
            <w:shd w:val="clear" w:color="auto" w:fill="auto"/>
            <w:tcMar>
              <w:top w:w="0" w:type="dxa"/>
              <w:left w:w="75" w:type="dxa"/>
              <w:bottom w:w="0" w:type="dxa"/>
              <w:right w:w="75" w:type="dxa"/>
            </w:tcMar>
            <w:vAlign w:val="center"/>
            <w:hideMark/>
          </w:tcPr>
          <w:p w14:paraId="2527B9FC" w14:textId="77777777" w:rsidR="0042489F" w:rsidRPr="0042489F" w:rsidRDefault="0042489F" w:rsidP="0042489F">
            <w:pPr>
              <w:suppressAutoHyphens w:val="0"/>
              <w:spacing w:before="150" w:after="150" w:line="240" w:lineRule="auto"/>
              <w:jc w:val="right"/>
              <w:rPr>
                <w:ins w:id="2625" w:author="Qizhou Duan" w:date="2024-06-21T12:05:00Z"/>
                <w:rFonts w:ascii="Times New Roman" w:eastAsia="Times New Roman" w:hAnsi="Times New Roman" w:cs="Times New Roman"/>
                <w:color w:val="222222"/>
                <w:sz w:val="16"/>
                <w:szCs w:val="16"/>
                <w:lang w:eastAsia="zh-CN"/>
                <w:rPrChange w:id="2626" w:author="Qizhou Duan" w:date="2024-06-21T12:05:00Z">
                  <w:rPr>
                    <w:ins w:id="2627" w:author="Qizhou Duan" w:date="2024-06-21T12:05:00Z"/>
                    <w:rFonts w:ascii="Cambria" w:eastAsia="Times New Roman" w:hAnsi="Cambria" w:cs="Times New Roman"/>
                    <w:color w:val="222222"/>
                    <w:sz w:val="23"/>
                    <w:szCs w:val="23"/>
                    <w:lang w:eastAsia="zh-CN"/>
                  </w:rPr>
                </w:rPrChange>
              </w:rPr>
            </w:pPr>
            <w:ins w:id="2628" w:author="Qizhou Duan" w:date="2024-06-21T12:05:00Z">
              <w:r w:rsidRPr="0042489F">
                <w:rPr>
                  <w:rFonts w:ascii="Times New Roman" w:eastAsia="Times New Roman" w:hAnsi="Times New Roman" w:cs="Times New Roman"/>
                  <w:color w:val="222222"/>
                  <w:sz w:val="16"/>
                  <w:szCs w:val="16"/>
                  <w:lang w:eastAsia="zh-CN"/>
                  <w:rPrChange w:id="2629" w:author="Qizhou Duan" w:date="2024-06-21T12:05:00Z">
                    <w:rPr>
                      <w:rFonts w:ascii="Cambria" w:eastAsia="Times New Roman" w:hAnsi="Cambria" w:cs="Times New Roman"/>
                      <w:color w:val="222222"/>
                      <w:sz w:val="23"/>
                      <w:szCs w:val="23"/>
                      <w:lang w:eastAsia="zh-CN"/>
                    </w:rPr>
                  </w:rPrChange>
                </w:rPr>
                <w:t>166</w:t>
              </w:r>
            </w:ins>
          </w:p>
        </w:tc>
        <w:tc>
          <w:tcPr>
            <w:tcW w:w="0" w:type="auto"/>
            <w:shd w:val="clear" w:color="auto" w:fill="auto"/>
            <w:tcMar>
              <w:top w:w="0" w:type="dxa"/>
              <w:left w:w="75" w:type="dxa"/>
              <w:bottom w:w="0" w:type="dxa"/>
              <w:right w:w="75" w:type="dxa"/>
            </w:tcMar>
            <w:vAlign w:val="center"/>
            <w:hideMark/>
          </w:tcPr>
          <w:p w14:paraId="0016BDEF" w14:textId="77777777" w:rsidR="0042489F" w:rsidRPr="0042489F" w:rsidRDefault="0042489F" w:rsidP="0042489F">
            <w:pPr>
              <w:suppressAutoHyphens w:val="0"/>
              <w:spacing w:before="150" w:after="150" w:line="240" w:lineRule="auto"/>
              <w:jc w:val="right"/>
              <w:rPr>
                <w:ins w:id="2630" w:author="Qizhou Duan" w:date="2024-06-21T12:05:00Z"/>
                <w:rFonts w:ascii="Times New Roman" w:eastAsia="Times New Roman" w:hAnsi="Times New Roman" w:cs="Times New Roman"/>
                <w:color w:val="222222"/>
                <w:sz w:val="16"/>
                <w:szCs w:val="16"/>
                <w:lang w:eastAsia="zh-CN"/>
                <w:rPrChange w:id="2631" w:author="Qizhou Duan" w:date="2024-06-21T12:05:00Z">
                  <w:rPr>
                    <w:ins w:id="2632" w:author="Qizhou Duan" w:date="2024-06-21T12:05:00Z"/>
                    <w:rFonts w:ascii="Cambria" w:eastAsia="Times New Roman" w:hAnsi="Cambria" w:cs="Times New Roman"/>
                    <w:color w:val="222222"/>
                    <w:sz w:val="23"/>
                    <w:szCs w:val="23"/>
                    <w:lang w:eastAsia="zh-CN"/>
                  </w:rPr>
                </w:rPrChange>
              </w:rPr>
            </w:pPr>
            <w:ins w:id="2633" w:author="Qizhou Duan" w:date="2024-06-21T12:05:00Z">
              <w:r w:rsidRPr="0042489F">
                <w:rPr>
                  <w:rFonts w:ascii="Times New Roman" w:eastAsia="Times New Roman" w:hAnsi="Times New Roman" w:cs="Times New Roman"/>
                  <w:color w:val="222222"/>
                  <w:sz w:val="16"/>
                  <w:szCs w:val="16"/>
                  <w:lang w:eastAsia="zh-CN"/>
                  <w:rPrChange w:id="263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38134F2" w14:textId="77777777" w:rsidR="0042489F" w:rsidRPr="0042489F" w:rsidRDefault="0042489F" w:rsidP="0042489F">
            <w:pPr>
              <w:suppressAutoHyphens w:val="0"/>
              <w:spacing w:before="150" w:after="150" w:line="240" w:lineRule="auto"/>
              <w:jc w:val="right"/>
              <w:rPr>
                <w:ins w:id="2635" w:author="Qizhou Duan" w:date="2024-06-21T12:05:00Z"/>
                <w:rFonts w:ascii="Times New Roman" w:eastAsia="Times New Roman" w:hAnsi="Times New Roman" w:cs="Times New Roman"/>
                <w:color w:val="222222"/>
                <w:sz w:val="16"/>
                <w:szCs w:val="16"/>
                <w:lang w:eastAsia="zh-CN"/>
                <w:rPrChange w:id="2636" w:author="Qizhou Duan" w:date="2024-06-21T12:05:00Z">
                  <w:rPr>
                    <w:ins w:id="2637" w:author="Qizhou Duan" w:date="2024-06-21T12:05:00Z"/>
                    <w:rFonts w:ascii="Cambria" w:eastAsia="Times New Roman" w:hAnsi="Cambria" w:cs="Times New Roman"/>
                    <w:color w:val="222222"/>
                    <w:sz w:val="23"/>
                    <w:szCs w:val="23"/>
                    <w:lang w:eastAsia="zh-CN"/>
                  </w:rPr>
                </w:rPrChange>
              </w:rPr>
            </w:pPr>
            <w:ins w:id="2638" w:author="Qizhou Duan" w:date="2024-06-21T12:05:00Z">
              <w:r w:rsidRPr="0042489F">
                <w:rPr>
                  <w:rFonts w:ascii="Times New Roman" w:eastAsia="Times New Roman" w:hAnsi="Times New Roman" w:cs="Times New Roman"/>
                  <w:color w:val="222222"/>
                  <w:sz w:val="16"/>
                  <w:szCs w:val="16"/>
                  <w:lang w:eastAsia="zh-CN"/>
                  <w:rPrChange w:id="263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ED8E775" w14:textId="77777777" w:rsidR="0042489F" w:rsidRPr="0042489F" w:rsidRDefault="0042489F" w:rsidP="0042489F">
            <w:pPr>
              <w:suppressAutoHyphens w:val="0"/>
              <w:spacing w:before="150" w:after="150" w:line="240" w:lineRule="auto"/>
              <w:jc w:val="right"/>
              <w:rPr>
                <w:ins w:id="2640" w:author="Qizhou Duan" w:date="2024-06-21T12:05:00Z"/>
                <w:rFonts w:ascii="Times New Roman" w:eastAsia="Times New Roman" w:hAnsi="Times New Roman" w:cs="Times New Roman"/>
                <w:color w:val="222222"/>
                <w:sz w:val="16"/>
                <w:szCs w:val="16"/>
                <w:lang w:eastAsia="zh-CN"/>
                <w:rPrChange w:id="2641" w:author="Qizhou Duan" w:date="2024-06-21T12:05:00Z">
                  <w:rPr>
                    <w:ins w:id="2642" w:author="Qizhou Duan" w:date="2024-06-21T12:05:00Z"/>
                    <w:rFonts w:ascii="Cambria" w:eastAsia="Times New Roman" w:hAnsi="Cambria" w:cs="Times New Roman"/>
                    <w:color w:val="222222"/>
                    <w:sz w:val="23"/>
                    <w:szCs w:val="23"/>
                    <w:lang w:eastAsia="zh-CN"/>
                  </w:rPr>
                </w:rPrChange>
              </w:rPr>
            </w:pPr>
            <w:ins w:id="2643" w:author="Qizhou Duan" w:date="2024-06-21T12:05:00Z">
              <w:r w:rsidRPr="0042489F">
                <w:rPr>
                  <w:rFonts w:ascii="Times New Roman" w:eastAsia="Times New Roman" w:hAnsi="Times New Roman" w:cs="Times New Roman"/>
                  <w:color w:val="222222"/>
                  <w:sz w:val="16"/>
                  <w:szCs w:val="16"/>
                  <w:lang w:eastAsia="zh-CN"/>
                  <w:rPrChange w:id="264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23435D6" w14:textId="77777777" w:rsidR="0042489F" w:rsidRPr="0042489F" w:rsidRDefault="0042489F" w:rsidP="0042489F">
            <w:pPr>
              <w:suppressAutoHyphens w:val="0"/>
              <w:spacing w:before="150" w:after="150" w:line="240" w:lineRule="auto"/>
              <w:jc w:val="right"/>
              <w:rPr>
                <w:ins w:id="2645" w:author="Qizhou Duan" w:date="2024-06-21T12:05:00Z"/>
                <w:rFonts w:ascii="Times New Roman" w:eastAsia="Times New Roman" w:hAnsi="Times New Roman" w:cs="Times New Roman"/>
                <w:color w:val="222222"/>
                <w:sz w:val="16"/>
                <w:szCs w:val="16"/>
                <w:lang w:eastAsia="zh-CN"/>
                <w:rPrChange w:id="2646" w:author="Qizhou Duan" w:date="2024-06-21T12:05:00Z">
                  <w:rPr>
                    <w:ins w:id="2647" w:author="Qizhou Duan" w:date="2024-06-21T12:05:00Z"/>
                    <w:rFonts w:ascii="Cambria" w:eastAsia="Times New Roman" w:hAnsi="Cambria" w:cs="Times New Roman"/>
                    <w:color w:val="222222"/>
                    <w:sz w:val="23"/>
                    <w:szCs w:val="23"/>
                    <w:lang w:eastAsia="zh-CN"/>
                  </w:rPr>
                </w:rPrChange>
              </w:rPr>
            </w:pPr>
            <w:ins w:id="2648" w:author="Qizhou Duan" w:date="2024-06-21T12:05:00Z">
              <w:r w:rsidRPr="0042489F">
                <w:rPr>
                  <w:rFonts w:ascii="Times New Roman" w:eastAsia="Times New Roman" w:hAnsi="Times New Roman" w:cs="Times New Roman"/>
                  <w:color w:val="222222"/>
                  <w:sz w:val="16"/>
                  <w:szCs w:val="16"/>
                  <w:lang w:eastAsia="zh-CN"/>
                  <w:rPrChange w:id="264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8021B38" w14:textId="77777777" w:rsidR="0042489F" w:rsidRPr="0042489F" w:rsidRDefault="0042489F" w:rsidP="0042489F">
            <w:pPr>
              <w:suppressAutoHyphens w:val="0"/>
              <w:spacing w:before="150" w:after="150" w:line="240" w:lineRule="auto"/>
              <w:jc w:val="right"/>
              <w:rPr>
                <w:ins w:id="2650" w:author="Qizhou Duan" w:date="2024-06-21T12:05:00Z"/>
                <w:rFonts w:ascii="Times New Roman" w:eastAsia="Times New Roman" w:hAnsi="Times New Roman" w:cs="Times New Roman"/>
                <w:color w:val="222222"/>
                <w:sz w:val="16"/>
                <w:szCs w:val="16"/>
                <w:lang w:eastAsia="zh-CN"/>
                <w:rPrChange w:id="2651" w:author="Qizhou Duan" w:date="2024-06-21T12:05:00Z">
                  <w:rPr>
                    <w:ins w:id="2652" w:author="Qizhou Duan" w:date="2024-06-21T12:05:00Z"/>
                    <w:rFonts w:ascii="Cambria" w:eastAsia="Times New Roman" w:hAnsi="Cambria" w:cs="Times New Roman"/>
                    <w:color w:val="222222"/>
                    <w:sz w:val="23"/>
                    <w:szCs w:val="23"/>
                    <w:lang w:eastAsia="zh-CN"/>
                  </w:rPr>
                </w:rPrChange>
              </w:rPr>
            </w:pPr>
            <w:ins w:id="2653" w:author="Qizhou Duan" w:date="2024-06-21T12:05:00Z">
              <w:r w:rsidRPr="0042489F">
                <w:rPr>
                  <w:rFonts w:ascii="Times New Roman" w:eastAsia="Times New Roman" w:hAnsi="Times New Roman" w:cs="Times New Roman"/>
                  <w:color w:val="222222"/>
                  <w:sz w:val="16"/>
                  <w:szCs w:val="16"/>
                  <w:lang w:eastAsia="zh-CN"/>
                  <w:rPrChange w:id="265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3DAF7CB" w14:textId="77777777" w:rsidR="0042489F" w:rsidRPr="0042489F" w:rsidRDefault="0042489F" w:rsidP="0042489F">
            <w:pPr>
              <w:suppressAutoHyphens w:val="0"/>
              <w:spacing w:before="150" w:after="150" w:line="240" w:lineRule="auto"/>
              <w:jc w:val="right"/>
              <w:rPr>
                <w:ins w:id="2655" w:author="Qizhou Duan" w:date="2024-06-21T12:05:00Z"/>
                <w:rFonts w:ascii="Times New Roman" w:eastAsia="Times New Roman" w:hAnsi="Times New Roman" w:cs="Times New Roman"/>
                <w:color w:val="222222"/>
                <w:sz w:val="16"/>
                <w:szCs w:val="16"/>
                <w:lang w:eastAsia="zh-CN"/>
                <w:rPrChange w:id="2656" w:author="Qizhou Duan" w:date="2024-06-21T12:05:00Z">
                  <w:rPr>
                    <w:ins w:id="2657" w:author="Qizhou Duan" w:date="2024-06-21T12:05:00Z"/>
                    <w:rFonts w:ascii="Cambria" w:eastAsia="Times New Roman" w:hAnsi="Cambria" w:cs="Times New Roman"/>
                    <w:color w:val="222222"/>
                    <w:sz w:val="23"/>
                    <w:szCs w:val="23"/>
                    <w:lang w:eastAsia="zh-CN"/>
                  </w:rPr>
                </w:rPrChange>
              </w:rPr>
            </w:pPr>
            <w:ins w:id="2658" w:author="Qizhou Duan" w:date="2024-06-21T12:05:00Z">
              <w:r w:rsidRPr="0042489F">
                <w:rPr>
                  <w:rFonts w:ascii="Times New Roman" w:eastAsia="Times New Roman" w:hAnsi="Times New Roman" w:cs="Times New Roman"/>
                  <w:color w:val="222222"/>
                  <w:sz w:val="16"/>
                  <w:szCs w:val="16"/>
                  <w:lang w:eastAsia="zh-CN"/>
                  <w:rPrChange w:id="2659"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76992CC8" w14:textId="77777777" w:rsidTr="0042489F">
        <w:trPr>
          <w:ins w:id="2660" w:author="Qizhou Duan" w:date="2024-06-21T12:05:00Z"/>
        </w:trPr>
        <w:tc>
          <w:tcPr>
            <w:tcW w:w="0" w:type="auto"/>
            <w:shd w:val="clear" w:color="auto" w:fill="auto"/>
            <w:tcMar>
              <w:top w:w="0" w:type="dxa"/>
              <w:left w:w="75" w:type="dxa"/>
              <w:bottom w:w="0" w:type="dxa"/>
              <w:right w:w="75" w:type="dxa"/>
            </w:tcMar>
            <w:vAlign w:val="center"/>
            <w:hideMark/>
          </w:tcPr>
          <w:p w14:paraId="7B1781FD" w14:textId="77777777" w:rsidR="0042489F" w:rsidRPr="0042489F" w:rsidRDefault="0042489F" w:rsidP="0042489F">
            <w:pPr>
              <w:suppressAutoHyphens w:val="0"/>
              <w:spacing w:before="150" w:after="150" w:line="240" w:lineRule="auto"/>
              <w:rPr>
                <w:ins w:id="2661" w:author="Qizhou Duan" w:date="2024-06-21T12:05:00Z"/>
                <w:rFonts w:ascii="Times New Roman" w:eastAsia="Times New Roman" w:hAnsi="Times New Roman" w:cs="Times New Roman"/>
                <w:color w:val="222222"/>
                <w:sz w:val="16"/>
                <w:szCs w:val="16"/>
                <w:lang w:eastAsia="zh-CN"/>
                <w:rPrChange w:id="2662" w:author="Qizhou Duan" w:date="2024-06-21T12:05:00Z">
                  <w:rPr>
                    <w:ins w:id="2663" w:author="Qizhou Duan" w:date="2024-06-21T12:05:00Z"/>
                    <w:rFonts w:ascii="Cambria" w:eastAsia="Times New Roman" w:hAnsi="Cambria" w:cs="Times New Roman"/>
                    <w:color w:val="222222"/>
                    <w:sz w:val="23"/>
                    <w:szCs w:val="23"/>
                    <w:lang w:eastAsia="zh-CN"/>
                  </w:rPr>
                </w:rPrChange>
              </w:rPr>
            </w:pPr>
            <w:ins w:id="2664" w:author="Qizhou Duan" w:date="2024-06-21T12:05:00Z">
              <w:r w:rsidRPr="0042489F">
                <w:rPr>
                  <w:rFonts w:ascii="Times New Roman" w:eastAsia="Times New Roman" w:hAnsi="Times New Roman" w:cs="Times New Roman"/>
                  <w:color w:val="222222"/>
                  <w:sz w:val="16"/>
                  <w:szCs w:val="16"/>
                  <w:lang w:eastAsia="zh-CN"/>
                  <w:rPrChange w:id="2665" w:author="Qizhou Duan" w:date="2024-06-21T12:05:00Z">
                    <w:rPr>
                      <w:rFonts w:ascii="Cambria" w:eastAsia="Times New Roman" w:hAnsi="Cambria" w:cs="Times New Roman"/>
                      <w:color w:val="222222"/>
                      <w:sz w:val="23"/>
                      <w:szCs w:val="23"/>
                      <w:lang w:eastAsia="zh-CN"/>
                    </w:rPr>
                  </w:rPrChange>
                </w:rPr>
                <w:t>Wang et. al (2023)</w:t>
              </w:r>
            </w:ins>
          </w:p>
        </w:tc>
        <w:tc>
          <w:tcPr>
            <w:tcW w:w="0" w:type="auto"/>
            <w:shd w:val="clear" w:color="auto" w:fill="auto"/>
            <w:tcMar>
              <w:top w:w="0" w:type="dxa"/>
              <w:left w:w="75" w:type="dxa"/>
              <w:bottom w:w="0" w:type="dxa"/>
              <w:right w:w="75" w:type="dxa"/>
            </w:tcMar>
            <w:vAlign w:val="center"/>
            <w:hideMark/>
          </w:tcPr>
          <w:p w14:paraId="4FE2C3A1" w14:textId="77777777" w:rsidR="0042489F" w:rsidRPr="0042489F" w:rsidRDefault="0042489F" w:rsidP="0042489F">
            <w:pPr>
              <w:suppressAutoHyphens w:val="0"/>
              <w:spacing w:before="150" w:after="150" w:line="240" w:lineRule="auto"/>
              <w:jc w:val="right"/>
              <w:rPr>
                <w:ins w:id="2666" w:author="Qizhou Duan" w:date="2024-06-21T12:05:00Z"/>
                <w:rFonts w:ascii="Times New Roman" w:eastAsia="Times New Roman" w:hAnsi="Times New Roman" w:cs="Times New Roman"/>
                <w:color w:val="222222"/>
                <w:sz w:val="16"/>
                <w:szCs w:val="16"/>
                <w:lang w:eastAsia="zh-CN"/>
                <w:rPrChange w:id="2667" w:author="Qizhou Duan" w:date="2024-06-21T12:05:00Z">
                  <w:rPr>
                    <w:ins w:id="2668" w:author="Qizhou Duan" w:date="2024-06-21T12:05:00Z"/>
                    <w:rFonts w:ascii="Cambria" w:eastAsia="Times New Roman" w:hAnsi="Cambria" w:cs="Times New Roman"/>
                    <w:color w:val="222222"/>
                    <w:sz w:val="23"/>
                    <w:szCs w:val="23"/>
                    <w:lang w:eastAsia="zh-CN"/>
                  </w:rPr>
                </w:rPrChange>
              </w:rPr>
            </w:pPr>
            <w:ins w:id="2669" w:author="Qizhou Duan" w:date="2024-06-21T12:05:00Z">
              <w:r w:rsidRPr="0042489F">
                <w:rPr>
                  <w:rFonts w:ascii="Times New Roman" w:eastAsia="Times New Roman" w:hAnsi="Times New Roman" w:cs="Times New Roman"/>
                  <w:color w:val="222222"/>
                  <w:sz w:val="16"/>
                  <w:szCs w:val="16"/>
                  <w:lang w:eastAsia="zh-CN"/>
                  <w:rPrChange w:id="2670" w:author="Qizhou Duan" w:date="2024-06-21T12:05:00Z">
                    <w:rPr>
                      <w:rFonts w:ascii="Cambria" w:eastAsia="Times New Roman" w:hAnsi="Cambria" w:cs="Times New Roman"/>
                      <w:color w:val="222222"/>
                      <w:sz w:val="23"/>
                      <w:szCs w:val="23"/>
                      <w:lang w:eastAsia="zh-CN"/>
                    </w:rPr>
                  </w:rPrChange>
                </w:rPr>
                <w:t>100</w:t>
              </w:r>
            </w:ins>
          </w:p>
        </w:tc>
        <w:tc>
          <w:tcPr>
            <w:tcW w:w="0" w:type="auto"/>
            <w:shd w:val="clear" w:color="auto" w:fill="auto"/>
            <w:tcMar>
              <w:top w:w="0" w:type="dxa"/>
              <w:left w:w="75" w:type="dxa"/>
              <w:bottom w:w="0" w:type="dxa"/>
              <w:right w:w="75" w:type="dxa"/>
            </w:tcMar>
            <w:vAlign w:val="center"/>
            <w:hideMark/>
          </w:tcPr>
          <w:p w14:paraId="4977CB2F" w14:textId="77777777" w:rsidR="0042489F" w:rsidRPr="0042489F" w:rsidRDefault="0042489F" w:rsidP="0042489F">
            <w:pPr>
              <w:suppressAutoHyphens w:val="0"/>
              <w:spacing w:before="150" w:after="150" w:line="240" w:lineRule="auto"/>
              <w:jc w:val="right"/>
              <w:rPr>
                <w:ins w:id="2671" w:author="Qizhou Duan" w:date="2024-06-21T12:05:00Z"/>
                <w:rFonts w:ascii="Times New Roman" w:eastAsia="Times New Roman" w:hAnsi="Times New Roman" w:cs="Times New Roman"/>
                <w:color w:val="222222"/>
                <w:sz w:val="16"/>
                <w:szCs w:val="16"/>
                <w:lang w:eastAsia="zh-CN"/>
                <w:rPrChange w:id="2672" w:author="Qizhou Duan" w:date="2024-06-21T12:05:00Z">
                  <w:rPr>
                    <w:ins w:id="2673" w:author="Qizhou Duan" w:date="2024-06-21T12:05:00Z"/>
                    <w:rFonts w:ascii="Cambria" w:eastAsia="Times New Roman" w:hAnsi="Cambria" w:cs="Times New Roman"/>
                    <w:color w:val="222222"/>
                    <w:sz w:val="23"/>
                    <w:szCs w:val="23"/>
                    <w:lang w:eastAsia="zh-CN"/>
                  </w:rPr>
                </w:rPrChange>
              </w:rPr>
            </w:pPr>
            <w:ins w:id="2674" w:author="Qizhou Duan" w:date="2024-06-21T12:05:00Z">
              <w:r w:rsidRPr="0042489F">
                <w:rPr>
                  <w:rFonts w:ascii="Times New Roman" w:eastAsia="Times New Roman" w:hAnsi="Times New Roman" w:cs="Times New Roman"/>
                  <w:color w:val="222222"/>
                  <w:sz w:val="16"/>
                  <w:szCs w:val="16"/>
                  <w:lang w:eastAsia="zh-CN"/>
                  <w:rPrChange w:id="267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3BA9FCC" w14:textId="77777777" w:rsidR="0042489F" w:rsidRPr="0042489F" w:rsidRDefault="0042489F" w:rsidP="0042489F">
            <w:pPr>
              <w:suppressAutoHyphens w:val="0"/>
              <w:spacing w:before="150" w:after="150" w:line="240" w:lineRule="auto"/>
              <w:jc w:val="right"/>
              <w:rPr>
                <w:ins w:id="2676" w:author="Qizhou Duan" w:date="2024-06-21T12:05:00Z"/>
                <w:rFonts w:ascii="Times New Roman" w:eastAsia="Times New Roman" w:hAnsi="Times New Roman" w:cs="Times New Roman"/>
                <w:color w:val="222222"/>
                <w:sz w:val="16"/>
                <w:szCs w:val="16"/>
                <w:lang w:eastAsia="zh-CN"/>
                <w:rPrChange w:id="2677" w:author="Qizhou Duan" w:date="2024-06-21T12:05:00Z">
                  <w:rPr>
                    <w:ins w:id="2678" w:author="Qizhou Duan" w:date="2024-06-21T12:05:00Z"/>
                    <w:rFonts w:ascii="Cambria" w:eastAsia="Times New Roman" w:hAnsi="Cambria" w:cs="Times New Roman"/>
                    <w:color w:val="222222"/>
                    <w:sz w:val="23"/>
                    <w:szCs w:val="23"/>
                    <w:lang w:eastAsia="zh-CN"/>
                  </w:rPr>
                </w:rPrChange>
              </w:rPr>
            </w:pPr>
            <w:ins w:id="2679" w:author="Qizhou Duan" w:date="2024-06-21T12:05:00Z">
              <w:r w:rsidRPr="0042489F">
                <w:rPr>
                  <w:rFonts w:ascii="Times New Roman" w:eastAsia="Times New Roman" w:hAnsi="Times New Roman" w:cs="Times New Roman"/>
                  <w:color w:val="222222"/>
                  <w:sz w:val="16"/>
                  <w:szCs w:val="16"/>
                  <w:lang w:eastAsia="zh-CN"/>
                  <w:rPrChange w:id="268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99100CA" w14:textId="77777777" w:rsidR="0042489F" w:rsidRPr="0042489F" w:rsidRDefault="0042489F" w:rsidP="0042489F">
            <w:pPr>
              <w:suppressAutoHyphens w:val="0"/>
              <w:spacing w:before="150" w:after="150" w:line="240" w:lineRule="auto"/>
              <w:jc w:val="right"/>
              <w:rPr>
                <w:ins w:id="2681" w:author="Qizhou Duan" w:date="2024-06-21T12:05:00Z"/>
                <w:rFonts w:ascii="Times New Roman" w:eastAsia="Times New Roman" w:hAnsi="Times New Roman" w:cs="Times New Roman"/>
                <w:color w:val="222222"/>
                <w:sz w:val="16"/>
                <w:szCs w:val="16"/>
                <w:lang w:eastAsia="zh-CN"/>
                <w:rPrChange w:id="2682" w:author="Qizhou Duan" w:date="2024-06-21T12:05:00Z">
                  <w:rPr>
                    <w:ins w:id="2683" w:author="Qizhou Duan" w:date="2024-06-21T12:05:00Z"/>
                    <w:rFonts w:ascii="Cambria" w:eastAsia="Times New Roman" w:hAnsi="Cambria" w:cs="Times New Roman"/>
                    <w:color w:val="222222"/>
                    <w:sz w:val="23"/>
                    <w:szCs w:val="23"/>
                    <w:lang w:eastAsia="zh-CN"/>
                  </w:rPr>
                </w:rPrChange>
              </w:rPr>
            </w:pPr>
            <w:ins w:id="2684" w:author="Qizhou Duan" w:date="2024-06-21T12:05:00Z">
              <w:r w:rsidRPr="0042489F">
                <w:rPr>
                  <w:rFonts w:ascii="Times New Roman" w:eastAsia="Times New Roman" w:hAnsi="Times New Roman" w:cs="Times New Roman"/>
                  <w:color w:val="222222"/>
                  <w:sz w:val="16"/>
                  <w:szCs w:val="16"/>
                  <w:lang w:eastAsia="zh-CN"/>
                  <w:rPrChange w:id="268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AD8419D" w14:textId="77777777" w:rsidR="0042489F" w:rsidRPr="0042489F" w:rsidRDefault="0042489F" w:rsidP="0042489F">
            <w:pPr>
              <w:suppressAutoHyphens w:val="0"/>
              <w:spacing w:before="150" w:after="150" w:line="240" w:lineRule="auto"/>
              <w:jc w:val="right"/>
              <w:rPr>
                <w:ins w:id="2686" w:author="Qizhou Duan" w:date="2024-06-21T12:05:00Z"/>
                <w:rFonts w:ascii="Times New Roman" w:eastAsia="Times New Roman" w:hAnsi="Times New Roman" w:cs="Times New Roman"/>
                <w:color w:val="222222"/>
                <w:sz w:val="16"/>
                <w:szCs w:val="16"/>
                <w:lang w:eastAsia="zh-CN"/>
                <w:rPrChange w:id="2687" w:author="Qizhou Duan" w:date="2024-06-21T12:05:00Z">
                  <w:rPr>
                    <w:ins w:id="2688" w:author="Qizhou Duan" w:date="2024-06-21T12:05:00Z"/>
                    <w:rFonts w:ascii="Cambria" w:eastAsia="Times New Roman" w:hAnsi="Cambria" w:cs="Times New Roman"/>
                    <w:color w:val="222222"/>
                    <w:sz w:val="23"/>
                    <w:szCs w:val="23"/>
                    <w:lang w:eastAsia="zh-CN"/>
                  </w:rPr>
                </w:rPrChange>
              </w:rPr>
            </w:pPr>
            <w:ins w:id="2689" w:author="Qizhou Duan" w:date="2024-06-21T12:05:00Z">
              <w:r w:rsidRPr="0042489F">
                <w:rPr>
                  <w:rFonts w:ascii="Times New Roman" w:eastAsia="Times New Roman" w:hAnsi="Times New Roman" w:cs="Times New Roman"/>
                  <w:color w:val="222222"/>
                  <w:sz w:val="16"/>
                  <w:szCs w:val="16"/>
                  <w:lang w:eastAsia="zh-CN"/>
                  <w:rPrChange w:id="269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55A0404" w14:textId="77777777" w:rsidR="0042489F" w:rsidRPr="0042489F" w:rsidRDefault="0042489F" w:rsidP="0042489F">
            <w:pPr>
              <w:suppressAutoHyphens w:val="0"/>
              <w:spacing w:before="150" w:after="150" w:line="240" w:lineRule="auto"/>
              <w:jc w:val="right"/>
              <w:rPr>
                <w:ins w:id="2691" w:author="Qizhou Duan" w:date="2024-06-21T12:05:00Z"/>
                <w:rFonts w:ascii="Times New Roman" w:eastAsia="Times New Roman" w:hAnsi="Times New Roman" w:cs="Times New Roman"/>
                <w:color w:val="222222"/>
                <w:sz w:val="16"/>
                <w:szCs w:val="16"/>
                <w:lang w:eastAsia="zh-CN"/>
                <w:rPrChange w:id="2692" w:author="Qizhou Duan" w:date="2024-06-21T12:05:00Z">
                  <w:rPr>
                    <w:ins w:id="2693" w:author="Qizhou Duan" w:date="2024-06-21T12:05:00Z"/>
                    <w:rFonts w:ascii="Cambria" w:eastAsia="Times New Roman" w:hAnsi="Cambria" w:cs="Times New Roman"/>
                    <w:color w:val="222222"/>
                    <w:sz w:val="23"/>
                    <w:szCs w:val="23"/>
                    <w:lang w:eastAsia="zh-CN"/>
                  </w:rPr>
                </w:rPrChange>
              </w:rPr>
            </w:pPr>
            <w:ins w:id="2694" w:author="Qizhou Duan" w:date="2024-06-21T12:05:00Z">
              <w:r w:rsidRPr="0042489F">
                <w:rPr>
                  <w:rFonts w:ascii="Times New Roman" w:eastAsia="Times New Roman" w:hAnsi="Times New Roman" w:cs="Times New Roman"/>
                  <w:color w:val="222222"/>
                  <w:sz w:val="16"/>
                  <w:szCs w:val="16"/>
                  <w:lang w:eastAsia="zh-CN"/>
                  <w:rPrChange w:id="269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9590171" w14:textId="77777777" w:rsidR="0042489F" w:rsidRPr="0042489F" w:rsidRDefault="0042489F" w:rsidP="0042489F">
            <w:pPr>
              <w:suppressAutoHyphens w:val="0"/>
              <w:spacing w:before="150" w:after="150" w:line="240" w:lineRule="auto"/>
              <w:jc w:val="right"/>
              <w:rPr>
                <w:ins w:id="2696" w:author="Qizhou Duan" w:date="2024-06-21T12:05:00Z"/>
                <w:rFonts w:ascii="Times New Roman" w:eastAsia="Times New Roman" w:hAnsi="Times New Roman" w:cs="Times New Roman"/>
                <w:color w:val="222222"/>
                <w:sz w:val="16"/>
                <w:szCs w:val="16"/>
                <w:lang w:eastAsia="zh-CN"/>
                <w:rPrChange w:id="2697" w:author="Qizhou Duan" w:date="2024-06-21T12:05:00Z">
                  <w:rPr>
                    <w:ins w:id="2698" w:author="Qizhou Duan" w:date="2024-06-21T12:05:00Z"/>
                    <w:rFonts w:ascii="Cambria" w:eastAsia="Times New Roman" w:hAnsi="Cambria" w:cs="Times New Roman"/>
                    <w:color w:val="222222"/>
                    <w:sz w:val="23"/>
                    <w:szCs w:val="23"/>
                    <w:lang w:eastAsia="zh-CN"/>
                  </w:rPr>
                </w:rPrChange>
              </w:rPr>
            </w:pPr>
            <w:ins w:id="2699" w:author="Qizhou Duan" w:date="2024-06-21T12:05:00Z">
              <w:r w:rsidRPr="0042489F">
                <w:rPr>
                  <w:rFonts w:ascii="Times New Roman" w:eastAsia="Times New Roman" w:hAnsi="Times New Roman" w:cs="Times New Roman"/>
                  <w:color w:val="222222"/>
                  <w:sz w:val="16"/>
                  <w:szCs w:val="16"/>
                  <w:lang w:eastAsia="zh-CN"/>
                  <w:rPrChange w:id="2700"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71B46D54" w14:textId="77777777" w:rsidTr="0042489F">
        <w:trPr>
          <w:ins w:id="2701" w:author="Qizhou Duan" w:date="2024-06-21T12:05:00Z"/>
        </w:trPr>
        <w:tc>
          <w:tcPr>
            <w:tcW w:w="0" w:type="auto"/>
            <w:shd w:val="clear" w:color="auto" w:fill="auto"/>
            <w:tcMar>
              <w:top w:w="0" w:type="dxa"/>
              <w:left w:w="75" w:type="dxa"/>
              <w:bottom w:w="0" w:type="dxa"/>
              <w:right w:w="75" w:type="dxa"/>
            </w:tcMar>
            <w:vAlign w:val="center"/>
            <w:hideMark/>
          </w:tcPr>
          <w:p w14:paraId="6D57E199" w14:textId="77777777" w:rsidR="0042489F" w:rsidRPr="0042489F" w:rsidRDefault="0042489F" w:rsidP="0042489F">
            <w:pPr>
              <w:suppressAutoHyphens w:val="0"/>
              <w:spacing w:before="150" w:after="150" w:line="240" w:lineRule="auto"/>
              <w:rPr>
                <w:ins w:id="2702" w:author="Qizhou Duan" w:date="2024-06-21T12:05:00Z"/>
                <w:rFonts w:ascii="Times New Roman" w:eastAsia="Times New Roman" w:hAnsi="Times New Roman" w:cs="Times New Roman"/>
                <w:color w:val="222222"/>
                <w:sz w:val="16"/>
                <w:szCs w:val="16"/>
                <w:lang w:eastAsia="zh-CN"/>
                <w:rPrChange w:id="2703" w:author="Qizhou Duan" w:date="2024-06-21T12:05:00Z">
                  <w:rPr>
                    <w:ins w:id="2704" w:author="Qizhou Duan" w:date="2024-06-21T12:05:00Z"/>
                    <w:rFonts w:ascii="Cambria" w:eastAsia="Times New Roman" w:hAnsi="Cambria" w:cs="Times New Roman"/>
                    <w:color w:val="222222"/>
                    <w:sz w:val="23"/>
                    <w:szCs w:val="23"/>
                    <w:lang w:eastAsia="zh-CN"/>
                  </w:rPr>
                </w:rPrChange>
              </w:rPr>
            </w:pPr>
            <w:ins w:id="2705" w:author="Qizhou Duan" w:date="2024-06-21T12:05:00Z">
              <w:r w:rsidRPr="0042489F">
                <w:rPr>
                  <w:rFonts w:ascii="Times New Roman" w:eastAsia="Times New Roman" w:hAnsi="Times New Roman" w:cs="Times New Roman"/>
                  <w:color w:val="222222"/>
                  <w:sz w:val="16"/>
                  <w:szCs w:val="16"/>
                  <w:lang w:eastAsia="zh-CN"/>
                  <w:rPrChange w:id="2706" w:author="Qizhou Duan" w:date="2024-06-21T12:05:00Z">
                    <w:rPr>
                      <w:rFonts w:ascii="Cambria" w:eastAsia="Times New Roman" w:hAnsi="Cambria" w:cs="Times New Roman"/>
                      <w:color w:val="222222"/>
                      <w:sz w:val="23"/>
                      <w:szCs w:val="23"/>
                      <w:lang w:eastAsia="zh-CN"/>
                    </w:rPr>
                  </w:rPrChange>
                </w:rPr>
                <w:t>Castiglioni et. al (2023)</w:t>
              </w:r>
            </w:ins>
          </w:p>
        </w:tc>
        <w:tc>
          <w:tcPr>
            <w:tcW w:w="0" w:type="auto"/>
            <w:shd w:val="clear" w:color="auto" w:fill="auto"/>
            <w:tcMar>
              <w:top w:w="0" w:type="dxa"/>
              <w:left w:w="75" w:type="dxa"/>
              <w:bottom w:w="0" w:type="dxa"/>
              <w:right w:w="75" w:type="dxa"/>
            </w:tcMar>
            <w:vAlign w:val="center"/>
            <w:hideMark/>
          </w:tcPr>
          <w:p w14:paraId="5F76AED4" w14:textId="77777777" w:rsidR="0042489F" w:rsidRPr="0042489F" w:rsidRDefault="0042489F" w:rsidP="0042489F">
            <w:pPr>
              <w:suppressAutoHyphens w:val="0"/>
              <w:spacing w:before="150" w:after="150" w:line="240" w:lineRule="auto"/>
              <w:jc w:val="right"/>
              <w:rPr>
                <w:ins w:id="2707" w:author="Qizhou Duan" w:date="2024-06-21T12:05:00Z"/>
                <w:rFonts w:ascii="Times New Roman" w:eastAsia="Times New Roman" w:hAnsi="Times New Roman" w:cs="Times New Roman"/>
                <w:color w:val="222222"/>
                <w:sz w:val="16"/>
                <w:szCs w:val="16"/>
                <w:lang w:eastAsia="zh-CN"/>
                <w:rPrChange w:id="2708" w:author="Qizhou Duan" w:date="2024-06-21T12:05:00Z">
                  <w:rPr>
                    <w:ins w:id="2709" w:author="Qizhou Duan" w:date="2024-06-21T12:05:00Z"/>
                    <w:rFonts w:ascii="Cambria" w:eastAsia="Times New Roman" w:hAnsi="Cambria" w:cs="Times New Roman"/>
                    <w:color w:val="222222"/>
                    <w:sz w:val="23"/>
                    <w:szCs w:val="23"/>
                    <w:lang w:eastAsia="zh-CN"/>
                  </w:rPr>
                </w:rPrChange>
              </w:rPr>
            </w:pPr>
            <w:ins w:id="2710" w:author="Qizhou Duan" w:date="2024-06-21T12:05:00Z">
              <w:r w:rsidRPr="0042489F">
                <w:rPr>
                  <w:rFonts w:ascii="Times New Roman" w:eastAsia="Times New Roman" w:hAnsi="Times New Roman" w:cs="Times New Roman"/>
                  <w:color w:val="222222"/>
                  <w:sz w:val="16"/>
                  <w:szCs w:val="16"/>
                  <w:lang w:eastAsia="zh-CN"/>
                  <w:rPrChange w:id="2711" w:author="Qizhou Duan" w:date="2024-06-21T12:05:00Z">
                    <w:rPr>
                      <w:rFonts w:ascii="Cambria" w:eastAsia="Times New Roman" w:hAnsi="Cambria" w:cs="Times New Roman"/>
                      <w:color w:val="222222"/>
                      <w:sz w:val="23"/>
                      <w:szCs w:val="23"/>
                      <w:lang w:eastAsia="zh-CN"/>
                    </w:rPr>
                  </w:rPrChange>
                </w:rPr>
                <w:t>733</w:t>
              </w:r>
            </w:ins>
          </w:p>
        </w:tc>
        <w:tc>
          <w:tcPr>
            <w:tcW w:w="0" w:type="auto"/>
            <w:shd w:val="clear" w:color="auto" w:fill="auto"/>
            <w:tcMar>
              <w:top w:w="0" w:type="dxa"/>
              <w:left w:w="75" w:type="dxa"/>
              <w:bottom w:w="0" w:type="dxa"/>
              <w:right w:w="75" w:type="dxa"/>
            </w:tcMar>
            <w:vAlign w:val="center"/>
            <w:hideMark/>
          </w:tcPr>
          <w:p w14:paraId="671DEBC8" w14:textId="77777777" w:rsidR="0042489F" w:rsidRPr="0042489F" w:rsidRDefault="0042489F" w:rsidP="0042489F">
            <w:pPr>
              <w:suppressAutoHyphens w:val="0"/>
              <w:spacing w:before="150" w:after="150" w:line="240" w:lineRule="auto"/>
              <w:jc w:val="right"/>
              <w:rPr>
                <w:ins w:id="2712" w:author="Qizhou Duan" w:date="2024-06-21T12:05:00Z"/>
                <w:rFonts w:ascii="Times New Roman" w:eastAsia="Times New Roman" w:hAnsi="Times New Roman" w:cs="Times New Roman"/>
                <w:color w:val="222222"/>
                <w:sz w:val="16"/>
                <w:szCs w:val="16"/>
                <w:lang w:eastAsia="zh-CN"/>
                <w:rPrChange w:id="2713" w:author="Qizhou Duan" w:date="2024-06-21T12:05:00Z">
                  <w:rPr>
                    <w:ins w:id="2714" w:author="Qizhou Duan" w:date="2024-06-21T12:05:00Z"/>
                    <w:rFonts w:ascii="Cambria" w:eastAsia="Times New Roman" w:hAnsi="Cambria" w:cs="Times New Roman"/>
                    <w:color w:val="222222"/>
                    <w:sz w:val="23"/>
                    <w:szCs w:val="23"/>
                    <w:lang w:eastAsia="zh-CN"/>
                  </w:rPr>
                </w:rPrChange>
              </w:rPr>
            </w:pPr>
            <w:ins w:id="2715" w:author="Qizhou Duan" w:date="2024-06-21T12:05:00Z">
              <w:r w:rsidRPr="0042489F">
                <w:rPr>
                  <w:rFonts w:ascii="Times New Roman" w:eastAsia="Times New Roman" w:hAnsi="Times New Roman" w:cs="Times New Roman"/>
                  <w:color w:val="222222"/>
                  <w:sz w:val="16"/>
                  <w:szCs w:val="16"/>
                  <w:lang w:eastAsia="zh-CN"/>
                  <w:rPrChange w:id="271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1EB3FA9" w14:textId="77777777" w:rsidR="0042489F" w:rsidRPr="0042489F" w:rsidRDefault="0042489F" w:rsidP="0042489F">
            <w:pPr>
              <w:suppressAutoHyphens w:val="0"/>
              <w:spacing w:before="150" w:after="150" w:line="240" w:lineRule="auto"/>
              <w:jc w:val="right"/>
              <w:rPr>
                <w:ins w:id="2717" w:author="Qizhou Duan" w:date="2024-06-21T12:05:00Z"/>
                <w:rFonts w:ascii="Times New Roman" w:eastAsia="Times New Roman" w:hAnsi="Times New Roman" w:cs="Times New Roman"/>
                <w:color w:val="222222"/>
                <w:sz w:val="16"/>
                <w:szCs w:val="16"/>
                <w:lang w:eastAsia="zh-CN"/>
                <w:rPrChange w:id="2718" w:author="Qizhou Duan" w:date="2024-06-21T12:05:00Z">
                  <w:rPr>
                    <w:ins w:id="2719" w:author="Qizhou Duan" w:date="2024-06-21T12:05:00Z"/>
                    <w:rFonts w:ascii="Cambria" w:eastAsia="Times New Roman" w:hAnsi="Cambria" w:cs="Times New Roman"/>
                    <w:color w:val="222222"/>
                    <w:sz w:val="23"/>
                    <w:szCs w:val="23"/>
                    <w:lang w:eastAsia="zh-CN"/>
                  </w:rPr>
                </w:rPrChange>
              </w:rPr>
            </w:pPr>
            <w:ins w:id="2720" w:author="Qizhou Duan" w:date="2024-06-21T12:05:00Z">
              <w:r w:rsidRPr="0042489F">
                <w:rPr>
                  <w:rFonts w:ascii="Times New Roman" w:eastAsia="Times New Roman" w:hAnsi="Times New Roman" w:cs="Times New Roman"/>
                  <w:color w:val="222222"/>
                  <w:sz w:val="16"/>
                  <w:szCs w:val="16"/>
                  <w:lang w:eastAsia="zh-CN"/>
                  <w:rPrChange w:id="272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8F5EE5E" w14:textId="77777777" w:rsidR="0042489F" w:rsidRPr="0042489F" w:rsidRDefault="0042489F" w:rsidP="0042489F">
            <w:pPr>
              <w:suppressAutoHyphens w:val="0"/>
              <w:spacing w:before="150" w:after="150" w:line="240" w:lineRule="auto"/>
              <w:jc w:val="right"/>
              <w:rPr>
                <w:ins w:id="2722" w:author="Qizhou Duan" w:date="2024-06-21T12:05:00Z"/>
                <w:rFonts w:ascii="Times New Roman" w:eastAsia="Times New Roman" w:hAnsi="Times New Roman" w:cs="Times New Roman"/>
                <w:color w:val="222222"/>
                <w:sz w:val="16"/>
                <w:szCs w:val="16"/>
                <w:lang w:eastAsia="zh-CN"/>
                <w:rPrChange w:id="2723" w:author="Qizhou Duan" w:date="2024-06-21T12:05:00Z">
                  <w:rPr>
                    <w:ins w:id="2724" w:author="Qizhou Duan" w:date="2024-06-21T12:05:00Z"/>
                    <w:rFonts w:ascii="Cambria" w:eastAsia="Times New Roman" w:hAnsi="Cambria" w:cs="Times New Roman"/>
                    <w:color w:val="222222"/>
                    <w:sz w:val="23"/>
                    <w:szCs w:val="23"/>
                    <w:lang w:eastAsia="zh-CN"/>
                  </w:rPr>
                </w:rPrChange>
              </w:rPr>
            </w:pPr>
            <w:ins w:id="2725" w:author="Qizhou Duan" w:date="2024-06-21T12:05:00Z">
              <w:r w:rsidRPr="0042489F">
                <w:rPr>
                  <w:rFonts w:ascii="Times New Roman" w:eastAsia="Times New Roman" w:hAnsi="Times New Roman" w:cs="Times New Roman"/>
                  <w:color w:val="222222"/>
                  <w:sz w:val="16"/>
                  <w:szCs w:val="16"/>
                  <w:lang w:eastAsia="zh-CN"/>
                  <w:rPrChange w:id="272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DC659ED" w14:textId="77777777" w:rsidR="0042489F" w:rsidRPr="0042489F" w:rsidRDefault="0042489F" w:rsidP="0042489F">
            <w:pPr>
              <w:suppressAutoHyphens w:val="0"/>
              <w:spacing w:before="150" w:after="150" w:line="240" w:lineRule="auto"/>
              <w:jc w:val="right"/>
              <w:rPr>
                <w:ins w:id="2727" w:author="Qizhou Duan" w:date="2024-06-21T12:05:00Z"/>
                <w:rFonts w:ascii="Times New Roman" w:eastAsia="Times New Roman" w:hAnsi="Times New Roman" w:cs="Times New Roman"/>
                <w:color w:val="222222"/>
                <w:sz w:val="16"/>
                <w:szCs w:val="16"/>
                <w:lang w:eastAsia="zh-CN"/>
                <w:rPrChange w:id="2728" w:author="Qizhou Duan" w:date="2024-06-21T12:05:00Z">
                  <w:rPr>
                    <w:ins w:id="2729" w:author="Qizhou Duan" w:date="2024-06-21T12:05:00Z"/>
                    <w:rFonts w:ascii="Cambria" w:eastAsia="Times New Roman" w:hAnsi="Cambria" w:cs="Times New Roman"/>
                    <w:color w:val="222222"/>
                    <w:sz w:val="23"/>
                    <w:szCs w:val="23"/>
                    <w:lang w:eastAsia="zh-CN"/>
                  </w:rPr>
                </w:rPrChange>
              </w:rPr>
            </w:pPr>
            <w:ins w:id="2730" w:author="Qizhou Duan" w:date="2024-06-21T12:05:00Z">
              <w:r w:rsidRPr="0042489F">
                <w:rPr>
                  <w:rFonts w:ascii="Times New Roman" w:eastAsia="Times New Roman" w:hAnsi="Times New Roman" w:cs="Times New Roman"/>
                  <w:color w:val="222222"/>
                  <w:sz w:val="16"/>
                  <w:szCs w:val="16"/>
                  <w:lang w:eastAsia="zh-CN"/>
                  <w:rPrChange w:id="273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D74B868" w14:textId="77777777" w:rsidR="0042489F" w:rsidRPr="0042489F" w:rsidRDefault="0042489F" w:rsidP="0042489F">
            <w:pPr>
              <w:suppressAutoHyphens w:val="0"/>
              <w:spacing w:before="150" w:after="150" w:line="240" w:lineRule="auto"/>
              <w:jc w:val="right"/>
              <w:rPr>
                <w:ins w:id="2732" w:author="Qizhou Duan" w:date="2024-06-21T12:05:00Z"/>
                <w:rFonts w:ascii="Times New Roman" w:eastAsia="Times New Roman" w:hAnsi="Times New Roman" w:cs="Times New Roman"/>
                <w:color w:val="222222"/>
                <w:sz w:val="16"/>
                <w:szCs w:val="16"/>
                <w:lang w:eastAsia="zh-CN"/>
                <w:rPrChange w:id="2733" w:author="Qizhou Duan" w:date="2024-06-21T12:05:00Z">
                  <w:rPr>
                    <w:ins w:id="2734" w:author="Qizhou Duan" w:date="2024-06-21T12:05:00Z"/>
                    <w:rFonts w:ascii="Cambria" w:eastAsia="Times New Roman" w:hAnsi="Cambria" w:cs="Times New Roman"/>
                    <w:color w:val="222222"/>
                    <w:sz w:val="23"/>
                    <w:szCs w:val="23"/>
                    <w:lang w:eastAsia="zh-CN"/>
                  </w:rPr>
                </w:rPrChange>
              </w:rPr>
            </w:pPr>
            <w:ins w:id="2735" w:author="Qizhou Duan" w:date="2024-06-21T12:05:00Z">
              <w:r w:rsidRPr="0042489F">
                <w:rPr>
                  <w:rFonts w:ascii="Times New Roman" w:eastAsia="Times New Roman" w:hAnsi="Times New Roman" w:cs="Times New Roman"/>
                  <w:color w:val="222222"/>
                  <w:sz w:val="16"/>
                  <w:szCs w:val="16"/>
                  <w:lang w:eastAsia="zh-CN"/>
                  <w:rPrChange w:id="273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1D3496C" w14:textId="77777777" w:rsidR="0042489F" w:rsidRPr="0042489F" w:rsidRDefault="0042489F" w:rsidP="0042489F">
            <w:pPr>
              <w:suppressAutoHyphens w:val="0"/>
              <w:spacing w:before="150" w:after="150" w:line="240" w:lineRule="auto"/>
              <w:jc w:val="right"/>
              <w:rPr>
                <w:ins w:id="2737" w:author="Qizhou Duan" w:date="2024-06-21T12:05:00Z"/>
                <w:rFonts w:ascii="Times New Roman" w:eastAsia="Times New Roman" w:hAnsi="Times New Roman" w:cs="Times New Roman"/>
                <w:color w:val="222222"/>
                <w:sz w:val="16"/>
                <w:szCs w:val="16"/>
                <w:lang w:eastAsia="zh-CN"/>
                <w:rPrChange w:id="2738" w:author="Qizhou Duan" w:date="2024-06-21T12:05:00Z">
                  <w:rPr>
                    <w:ins w:id="2739" w:author="Qizhou Duan" w:date="2024-06-21T12:05:00Z"/>
                    <w:rFonts w:ascii="Cambria" w:eastAsia="Times New Roman" w:hAnsi="Cambria" w:cs="Times New Roman"/>
                    <w:color w:val="222222"/>
                    <w:sz w:val="23"/>
                    <w:szCs w:val="23"/>
                    <w:lang w:eastAsia="zh-CN"/>
                  </w:rPr>
                </w:rPrChange>
              </w:rPr>
            </w:pPr>
            <w:ins w:id="2740" w:author="Qizhou Duan" w:date="2024-06-21T12:05:00Z">
              <w:r w:rsidRPr="0042489F">
                <w:rPr>
                  <w:rFonts w:ascii="Times New Roman" w:eastAsia="Times New Roman" w:hAnsi="Times New Roman" w:cs="Times New Roman"/>
                  <w:color w:val="222222"/>
                  <w:sz w:val="16"/>
                  <w:szCs w:val="16"/>
                  <w:lang w:eastAsia="zh-CN"/>
                  <w:rPrChange w:id="2741"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6730747D" w14:textId="77777777" w:rsidTr="0042489F">
        <w:trPr>
          <w:ins w:id="2742" w:author="Qizhou Duan" w:date="2024-06-21T12:05:00Z"/>
        </w:trPr>
        <w:tc>
          <w:tcPr>
            <w:tcW w:w="0" w:type="auto"/>
            <w:shd w:val="clear" w:color="auto" w:fill="auto"/>
            <w:tcMar>
              <w:top w:w="0" w:type="dxa"/>
              <w:left w:w="75" w:type="dxa"/>
              <w:bottom w:w="0" w:type="dxa"/>
              <w:right w:w="75" w:type="dxa"/>
            </w:tcMar>
            <w:vAlign w:val="center"/>
            <w:hideMark/>
          </w:tcPr>
          <w:p w14:paraId="31D31917" w14:textId="77777777" w:rsidR="0042489F" w:rsidRPr="0042489F" w:rsidRDefault="0042489F" w:rsidP="0042489F">
            <w:pPr>
              <w:suppressAutoHyphens w:val="0"/>
              <w:spacing w:before="150" w:after="150" w:line="240" w:lineRule="auto"/>
              <w:rPr>
                <w:ins w:id="2743" w:author="Qizhou Duan" w:date="2024-06-21T12:05:00Z"/>
                <w:rFonts w:ascii="Times New Roman" w:eastAsia="Times New Roman" w:hAnsi="Times New Roman" w:cs="Times New Roman"/>
                <w:color w:val="222222"/>
                <w:sz w:val="16"/>
                <w:szCs w:val="16"/>
                <w:lang w:eastAsia="zh-CN"/>
                <w:rPrChange w:id="2744" w:author="Qizhou Duan" w:date="2024-06-21T12:05:00Z">
                  <w:rPr>
                    <w:ins w:id="2745" w:author="Qizhou Duan" w:date="2024-06-21T12:05:00Z"/>
                    <w:rFonts w:ascii="Cambria" w:eastAsia="Times New Roman" w:hAnsi="Cambria" w:cs="Times New Roman"/>
                    <w:color w:val="222222"/>
                    <w:sz w:val="23"/>
                    <w:szCs w:val="23"/>
                    <w:lang w:eastAsia="zh-CN"/>
                  </w:rPr>
                </w:rPrChange>
              </w:rPr>
            </w:pPr>
            <w:ins w:id="2746" w:author="Qizhou Duan" w:date="2024-06-21T12:05:00Z">
              <w:r w:rsidRPr="0042489F">
                <w:rPr>
                  <w:rFonts w:ascii="Times New Roman" w:eastAsia="Times New Roman" w:hAnsi="Times New Roman" w:cs="Times New Roman"/>
                  <w:color w:val="222222"/>
                  <w:sz w:val="16"/>
                  <w:szCs w:val="16"/>
                  <w:lang w:eastAsia="zh-CN"/>
                  <w:rPrChange w:id="2747" w:author="Qizhou Duan" w:date="2024-06-21T12:05:00Z">
                    <w:rPr>
                      <w:rFonts w:ascii="Cambria" w:eastAsia="Times New Roman" w:hAnsi="Cambria" w:cs="Times New Roman"/>
                      <w:color w:val="222222"/>
                      <w:sz w:val="23"/>
                      <w:szCs w:val="23"/>
                      <w:lang w:eastAsia="zh-CN"/>
                    </w:rPr>
                  </w:rPrChange>
                </w:rPr>
                <w:t>Morales et al (2023)</w:t>
              </w:r>
            </w:ins>
          </w:p>
        </w:tc>
        <w:tc>
          <w:tcPr>
            <w:tcW w:w="0" w:type="auto"/>
            <w:shd w:val="clear" w:color="auto" w:fill="auto"/>
            <w:tcMar>
              <w:top w:w="0" w:type="dxa"/>
              <w:left w:w="75" w:type="dxa"/>
              <w:bottom w:w="0" w:type="dxa"/>
              <w:right w:w="75" w:type="dxa"/>
            </w:tcMar>
            <w:vAlign w:val="center"/>
            <w:hideMark/>
          </w:tcPr>
          <w:p w14:paraId="0A765EA7" w14:textId="77777777" w:rsidR="0042489F" w:rsidRPr="0042489F" w:rsidRDefault="0042489F" w:rsidP="0042489F">
            <w:pPr>
              <w:suppressAutoHyphens w:val="0"/>
              <w:spacing w:before="150" w:after="150" w:line="240" w:lineRule="auto"/>
              <w:jc w:val="right"/>
              <w:rPr>
                <w:ins w:id="2748" w:author="Qizhou Duan" w:date="2024-06-21T12:05:00Z"/>
                <w:rFonts w:ascii="Times New Roman" w:eastAsia="Times New Roman" w:hAnsi="Times New Roman" w:cs="Times New Roman"/>
                <w:color w:val="222222"/>
                <w:sz w:val="16"/>
                <w:szCs w:val="16"/>
                <w:lang w:eastAsia="zh-CN"/>
                <w:rPrChange w:id="2749" w:author="Qizhou Duan" w:date="2024-06-21T12:05:00Z">
                  <w:rPr>
                    <w:ins w:id="2750" w:author="Qizhou Duan" w:date="2024-06-21T12:05:00Z"/>
                    <w:rFonts w:ascii="Cambria" w:eastAsia="Times New Roman" w:hAnsi="Cambria" w:cs="Times New Roman"/>
                    <w:color w:val="222222"/>
                    <w:sz w:val="23"/>
                    <w:szCs w:val="23"/>
                    <w:lang w:eastAsia="zh-CN"/>
                  </w:rPr>
                </w:rPrChange>
              </w:rPr>
            </w:pPr>
            <w:ins w:id="2751" w:author="Qizhou Duan" w:date="2024-06-21T12:05:00Z">
              <w:r w:rsidRPr="0042489F">
                <w:rPr>
                  <w:rFonts w:ascii="Times New Roman" w:eastAsia="Times New Roman" w:hAnsi="Times New Roman" w:cs="Times New Roman"/>
                  <w:color w:val="222222"/>
                  <w:sz w:val="16"/>
                  <w:szCs w:val="16"/>
                  <w:lang w:eastAsia="zh-CN"/>
                  <w:rPrChange w:id="2752" w:author="Qizhou Duan" w:date="2024-06-21T12:05:00Z">
                    <w:rPr>
                      <w:rFonts w:ascii="Cambria" w:eastAsia="Times New Roman" w:hAnsi="Cambria" w:cs="Times New Roman"/>
                      <w:color w:val="222222"/>
                      <w:sz w:val="23"/>
                      <w:szCs w:val="23"/>
                      <w:lang w:eastAsia="zh-CN"/>
                    </w:rPr>
                  </w:rPrChange>
                </w:rPr>
                <w:t>785</w:t>
              </w:r>
            </w:ins>
          </w:p>
        </w:tc>
        <w:tc>
          <w:tcPr>
            <w:tcW w:w="0" w:type="auto"/>
            <w:shd w:val="clear" w:color="auto" w:fill="auto"/>
            <w:tcMar>
              <w:top w:w="0" w:type="dxa"/>
              <w:left w:w="75" w:type="dxa"/>
              <w:bottom w:w="0" w:type="dxa"/>
              <w:right w:w="75" w:type="dxa"/>
            </w:tcMar>
            <w:vAlign w:val="center"/>
            <w:hideMark/>
          </w:tcPr>
          <w:p w14:paraId="7A19D13B" w14:textId="77777777" w:rsidR="0042489F" w:rsidRPr="0042489F" w:rsidRDefault="0042489F" w:rsidP="0042489F">
            <w:pPr>
              <w:suppressAutoHyphens w:val="0"/>
              <w:spacing w:before="150" w:after="150" w:line="240" w:lineRule="auto"/>
              <w:jc w:val="right"/>
              <w:rPr>
                <w:ins w:id="2753" w:author="Qizhou Duan" w:date="2024-06-21T12:05:00Z"/>
                <w:rFonts w:ascii="Times New Roman" w:eastAsia="Times New Roman" w:hAnsi="Times New Roman" w:cs="Times New Roman"/>
                <w:color w:val="222222"/>
                <w:sz w:val="16"/>
                <w:szCs w:val="16"/>
                <w:lang w:eastAsia="zh-CN"/>
                <w:rPrChange w:id="2754" w:author="Qizhou Duan" w:date="2024-06-21T12:05:00Z">
                  <w:rPr>
                    <w:ins w:id="2755" w:author="Qizhou Duan" w:date="2024-06-21T12:05:00Z"/>
                    <w:rFonts w:ascii="Cambria" w:eastAsia="Times New Roman" w:hAnsi="Cambria" w:cs="Times New Roman"/>
                    <w:color w:val="222222"/>
                    <w:sz w:val="23"/>
                    <w:szCs w:val="23"/>
                    <w:lang w:eastAsia="zh-CN"/>
                  </w:rPr>
                </w:rPrChange>
              </w:rPr>
            </w:pPr>
            <w:ins w:id="2756" w:author="Qizhou Duan" w:date="2024-06-21T12:05:00Z">
              <w:r w:rsidRPr="0042489F">
                <w:rPr>
                  <w:rFonts w:ascii="Times New Roman" w:eastAsia="Times New Roman" w:hAnsi="Times New Roman" w:cs="Times New Roman"/>
                  <w:color w:val="222222"/>
                  <w:sz w:val="16"/>
                  <w:szCs w:val="16"/>
                  <w:lang w:eastAsia="zh-CN"/>
                  <w:rPrChange w:id="275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B7CB6D9" w14:textId="77777777" w:rsidR="0042489F" w:rsidRPr="0042489F" w:rsidRDefault="0042489F" w:rsidP="0042489F">
            <w:pPr>
              <w:suppressAutoHyphens w:val="0"/>
              <w:spacing w:before="150" w:after="150" w:line="240" w:lineRule="auto"/>
              <w:jc w:val="right"/>
              <w:rPr>
                <w:ins w:id="2758" w:author="Qizhou Duan" w:date="2024-06-21T12:05:00Z"/>
                <w:rFonts w:ascii="Times New Roman" w:eastAsia="Times New Roman" w:hAnsi="Times New Roman" w:cs="Times New Roman"/>
                <w:color w:val="222222"/>
                <w:sz w:val="16"/>
                <w:szCs w:val="16"/>
                <w:lang w:eastAsia="zh-CN"/>
                <w:rPrChange w:id="2759" w:author="Qizhou Duan" w:date="2024-06-21T12:05:00Z">
                  <w:rPr>
                    <w:ins w:id="2760" w:author="Qizhou Duan" w:date="2024-06-21T12:05:00Z"/>
                    <w:rFonts w:ascii="Cambria" w:eastAsia="Times New Roman" w:hAnsi="Cambria" w:cs="Times New Roman"/>
                    <w:color w:val="222222"/>
                    <w:sz w:val="23"/>
                    <w:szCs w:val="23"/>
                    <w:lang w:eastAsia="zh-CN"/>
                  </w:rPr>
                </w:rPrChange>
              </w:rPr>
            </w:pPr>
            <w:ins w:id="2761" w:author="Qizhou Duan" w:date="2024-06-21T12:05:00Z">
              <w:r w:rsidRPr="0042489F">
                <w:rPr>
                  <w:rFonts w:ascii="Times New Roman" w:eastAsia="Times New Roman" w:hAnsi="Times New Roman" w:cs="Times New Roman"/>
                  <w:color w:val="222222"/>
                  <w:sz w:val="16"/>
                  <w:szCs w:val="16"/>
                  <w:lang w:eastAsia="zh-CN"/>
                  <w:rPrChange w:id="276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A7F8AC3" w14:textId="77777777" w:rsidR="0042489F" w:rsidRPr="0042489F" w:rsidRDefault="0042489F" w:rsidP="0042489F">
            <w:pPr>
              <w:suppressAutoHyphens w:val="0"/>
              <w:spacing w:before="150" w:after="150" w:line="240" w:lineRule="auto"/>
              <w:jc w:val="right"/>
              <w:rPr>
                <w:ins w:id="2763" w:author="Qizhou Duan" w:date="2024-06-21T12:05:00Z"/>
                <w:rFonts w:ascii="Times New Roman" w:eastAsia="Times New Roman" w:hAnsi="Times New Roman" w:cs="Times New Roman"/>
                <w:color w:val="222222"/>
                <w:sz w:val="16"/>
                <w:szCs w:val="16"/>
                <w:lang w:eastAsia="zh-CN"/>
                <w:rPrChange w:id="2764" w:author="Qizhou Duan" w:date="2024-06-21T12:05:00Z">
                  <w:rPr>
                    <w:ins w:id="2765" w:author="Qizhou Duan" w:date="2024-06-21T12:05:00Z"/>
                    <w:rFonts w:ascii="Cambria" w:eastAsia="Times New Roman" w:hAnsi="Cambria" w:cs="Times New Roman"/>
                    <w:color w:val="222222"/>
                    <w:sz w:val="23"/>
                    <w:szCs w:val="23"/>
                    <w:lang w:eastAsia="zh-CN"/>
                  </w:rPr>
                </w:rPrChange>
              </w:rPr>
            </w:pPr>
            <w:ins w:id="2766" w:author="Qizhou Duan" w:date="2024-06-21T12:05:00Z">
              <w:r w:rsidRPr="0042489F">
                <w:rPr>
                  <w:rFonts w:ascii="Times New Roman" w:eastAsia="Times New Roman" w:hAnsi="Times New Roman" w:cs="Times New Roman"/>
                  <w:color w:val="222222"/>
                  <w:sz w:val="16"/>
                  <w:szCs w:val="16"/>
                  <w:lang w:eastAsia="zh-CN"/>
                  <w:rPrChange w:id="276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9FB0BD7" w14:textId="77777777" w:rsidR="0042489F" w:rsidRPr="0042489F" w:rsidRDefault="0042489F" w:rsidP="0042489F">
            <w:pPr>
              <w:suppressAutoHyphens w:val="0"/>
              <w:spacing w:before="150" w:after="150" w:line="240" w:lineRule="auto"/>
              <w:jc w:val="right"/>
              <w:rPr>
                <w:ins w:id="2768" w:author="Qizhou Duan" w:date="2024-06-21T12:05:00Z"/>
                <w:rFonts w:ascii="Times New Roman" w:eastAsia="Times New Roman" w:hAnsi="Times New Roman" w:cs="Times New Roman"/>
                <w:color w:val="222222"/>
                <w:sz w:val="16"/>
                <w:szCs w:val="16"/>
                <w:lang w:eastAsia="zh-CN"/>
                <w:rPrChange w:id="2769" w:author="Qizhou Duan" w:date="2024-06-21T12:05:00Z">
                  <w:rPr>
                    <w:ins w:id="2770" w:author="Qizhou Duan" w:date="2024-06-21T12:05:00Z"/>
                    <w:rFonts w:ascii="Cambria" w:eastAsia="Times New Roman" w:hAnsi="Cambria" w:cs="Times New Roman"/>
                    <w:color w:val="222222"/>
                    <w:sz w:val="23"/>
                    <w:szCs w:val="23"/>
                    <w:lang w:eastAsia="zh-CN"/>
                  </w:rPr>
                </w:rPrChange>
              </w:rPr>
            </w:pPr>
            <w:ins w:id="2771" w:author="Qizhou Duan" w:date="2024-06-21T12:05:00Z">
              <w:r w:rsidRPr="0042489F">
                <w:rPr>
                  <w:rFonts w:ascii="Times New Roman" w:eastAsia="Times New Roman" w:hAnsi="Times New Roman" w:cs="Times New Roman"/>
                  <w:color w:val="222222"/>
                  <w:sz w:val="16"/>
                  <w:szCs w:val="16"/>
                  <w:lang w:eastAsia="zh-CN"/>
                  <w:rPrChange w:id="277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F022F5E" w14:textId="77777777" w:rsidR="0042489F" w:rsidRPr="0042489F" w:rsidRDefault="0042489F" w:rsidP="0042489F">
            <w:pPr>
              <w:suppressAutoHyphens w:val="0"/>
              <w:spacing w:before="150" w:after="150" w:line="240" w:lineRule="auto"/>
              <w:jc w:val="right"/>
              <w:rPr>
                <w:ins w:id="2773" w:author="Qizhou Duan" w:date="2024-06-21T12:05:00Z"/>
                <w:rFonts w:ascii="Times New Roman" w:eastAsia="Times New Roman" w:hAnsi="Times New Roman" w:cs="Times New Roman"/>
                <w:color w:val="222222"/>
                <w:sz w:val="16"/>
                <w:szCs w:val="16"/>
                <w:lang w:eastAsia="zh-CN"/>
                <w:rPrChange w:id="2774" w:author="Qizhou Duan" w:date="2024-06-21T12:05:00Z">
                  <w:rPr>
                    <w:ins w:id="2775" w:author="Qizhou Duan" w:date="2024-06-21T12:05:00Z"/>
                    <w:rFonts w:ascii="Cambria" w:eastAsia="Times New Roman" w:hAnsi="Cambria" w:cs="Times New Roman"/>
                    <w:color w:val="222222"/>
                    <w:sz w:val="23"/>
                    <w:szCs w:val="23"/>
                    <w:lang w:eastAsia="zh-CN"/>
                  </w:rPr>
                </w:rPrChange>
              </w:rPr>
            </w:pPr>
            <w:ins w:id="2776" w:author="Qizhou Duan" w:date="2024-06-21T12:05:00Z">
              <w:r w:rsidRPr="0042489F">
                <w:rPr>
                  <w:rFonts w:ascii="Times New Roman" w:eastAsia="Times New Roman" w:hAnsi="Times New Roman" w:cs="Times New Roman"/>
                  <w:color w:val="222222"/>
                  <w:sz w:val="16"/>
                  <w:szCs w:val="16"/>
                  <w:lang w:eastAsia="zh-CN"/>
                  <w:rPrChange w:id="277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1DFF114" w14:textId="77777777" w:rsidR="0042489F" w:rsidRPr="0042489F" w:rsidRDefault="0042489F" w:rsidP="0042489F">
            <w:pPr>
              <w:suppressAutoHyphens w:val="0"/>
              <w:spacing w:before="150" w:after="150" w:line="240" w:lineRule="auto"/>
              <w:jc w:val="right"/>
              <w:rPr>
                <w:ins w:id="2778" w:author="Qizhou Duan" w:date="2024-06-21T12:05:00Z"/>
                <w:rFonts w:ascii="Times New Roman" w:eastAsia="Times New Roman" w:hAnsi="Times New Roman" w:cs="Times New Roman"/>
                <w:color w:val="222222"/>
                <w:sz w:val="16"/>
                <w:szCs w:val="16"/>
                <w:lang w:eastAsia="zh-CN"/>
                <w:rPrChange w:id="2779" w:author="Qizhou Duan" w:date="2024-06-21T12:05:00Z">
                  <w:rPr>
                    <w:ins w:id="2780" w:author="Qizhou Duan" w:date="2024-06-21T12:05:00Z"/>
                    <w:rFonts w:ascii="Cambria" w:eastAsia="Times New Roman" w:hAnsi="Cambria" w:cs="Times New Roman"/>
                    <w:color w:val="222222"/>
                    <w:sz w:val="23"/>
                    <w:szCs w:val="23"/>
                    <w:lang w:eastAsia="zh-CN"/>
                  </w:rPr>
                </w:rPrChange>
              </w:rPr>
            </w:pPr>
            <w:ins w:id="2781" w:author="Qizhou Duan" w:date="2024-06-21T12:05:00Z">
              <w:r w:rsidRPr="0042489F">
                <w:rPr>
                  <w:rFonts w:ascii="Times New Roman" w:eastAsia="Times New Roman" w:hAnsi="Times New Roman" w:cs="Times New Roman"/>
                  <w:color w:val="222222"/>
                  <w:sz w:val="16"/>
                  <w:szCs w:val="16"/>
                  <w:lang w:eastAsia="zh-CN"/>
                  <w:rPrChange w:id="2782"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0471D812" w14:textId="77777777" w:rsidTr="0042489F">
        <w:trPr>
          <w:ins w:id="2783" w:author="Qizhou Duan" w:date="2024-06-21T12:05:00Z"/>
        </w:trPr>
        <w:tc>
          <w:tcPr>
            <w:tcW w:w="0" w:type="auto"/>
            <w:shd w:val="clear" w:color="auto" w:fill="auto"/>
            <w:tcMar>
              <w:top w:w="0" w:type="dxa"/>
              <w:left w:w="75" w:type="dxa"/>
              <w:bottom w:w="0" w:type="dxa"/>
              <w:right w:w="75" w:type="dxa"/>
            </w:tcMar>
            <w:vAlign w:val="center"/>
            <w:hideMark/>
          </w:tcPr>
          <w:p w14:paraId="48F1D2A6" w14:textId="77777777" w:rsidR="0042489F" w:rsidRPr="0042489F" w:rsidRDefault="0042489F" w:rsidP="0042489F">
            <w:pPr>
              <w:suppressAutoHyphens w:val="0"/>
              <w:spacing w:before="150" w:after="150" w:line="240" w:lineRule="auto"/>
              <w:rPr>
                <w:ins w:id="2784" w:author="Qizhou Duan" w:date="2024-06-21T12:05:00Z"/>
                <w:rFonts w:ascii="Times New Roman" w:eastAsia="Times New Roman" w:hAnsi="Times New Roman" w:cs="Times New Roman"/>
                <w:color w:val="222222"/>
                <w:sz w:val="16"/>
                <w:szCs w:val="16"/>
                <w:lang w:eastAsia="zh-CN"/>
                <w:rPrChange w:id="2785" w:author="Qizhou Duan" w:date="2024-06-21T12:05:00Z">
                  <w:rPr>
                    <w:ins w:id="2786" w:author="Qizhou Duan" w:date="2024-06-21T12:05:00Z"/>
                    <w:rFonts w:ascii="Cambria" w:eastAsia="Times New Roman" w:hAnsi="Cambria" w:cs="Times New Roman"/>
                    <w:color w:val="222222"/>
                    <w:sz w:val="23"/>
                    <w:szCs w:val="23"/>
                    <w:lang w:eastAsia="zh-CN"/>
                  </w:rPr>
                </w:rPrChange>
              </w:rPr>
            </w:pPr>
            <w:ins w:id="2787" w:author="Qizhou Duan" w:date="2024-06-21T12:05:00Z">
              <w:r w:rsidRPr="0042489F">
                <w:rPr>
                  <w:rFonts w:ascii="Times New Roman" w:eastAsia="Times New Roman" w:hAnsi="Times New Roman" w:cs="Times New Roman"/>
                  <w:color w:val="222222"/>
                  <w:sz w:val="16"/>
                  <w:szCs w:val="16"/>
                  <w:lang w:eastAsia="zh-CN"/>
                  <w:rPrChange w:id="2788" w:author="Qizhou Duan" w:date="2024-06-21T12:05:00Z">
                    <w:rPr>
                      <w:rFonts w:ascii="Cambria" w:eastAsia="Times New Roman" w:hAnsi="Cambria" w:cs="Times New Roman"/>
                      <w:color w:val="222222"/>
                      <w:sz w:val="23"/>
                      <w:szCs w:val="23"/>
                      <w:lang w:eastAsia="zh-CN"/>
                    </w:rPr>
                  </w:rPrChange>
                </w:rPr>
                <w:t>Lan et al (2023)</w:t>
              </w:r>
            </w:ins>
          </w:p>
        </w:tc>
        <w:tc>
          <w:tcPr>
            <w:tcW w:w="0" w:type="auto"/>
            <w:shd w:val="clear" w:color="auto" w:fill="auto"/>
            <w:tcMar>
              <w:top w:w="0" w:type="dxa"/>
              <w:left w:w="75" w:type="dxa"/>
              <w:bottom w:w="0" w:type="dxa"/>
              <w:right w:w="75" w:type="dxa"/>
            </w:tcMar>
            <w:vAlign w:val="center"/>
            <w:hideMark/>
          </w:tcPr>
          <w:p w14:paraId="002B1216" w14:textId="77777777" w:rsidR="0042489F" w:rsidRPr="0042489F" w:rsidRDefault="0042489F" w:rsidP="0042489F">
            <w:pPr>
              <w:suppressAutoHyphens w:val="0"/>
              <w:spacing w:before="150" w:after="150" w:line="240" w:lineRule="auto"/>
              <w:jc w:val="right"/>
              <w:rPr>
                <w:ins w:id="2789" w:author="Qizhou Duan" w:date="2024-06-21T12:05:00Z"/>
                <w:rFonts w:ascii="Times New Roman" w:eastAsia="Times New Roman" w:hAnsi="Times New Roman" w:cs="Times New Roman"/>
                <w:color w:val="222222"/>
                <w:sz w:val="16"/>
                <w:szCs w:val="16"/>
                <w:lang w:eastAsia="zh-CN"/>
                <w:rPrChange w:id="2790" w:author="Qizhou Duan" w:date="2024-06-21T12:05:00Z">
                  <w:rPr>
                    <w:ins w:id="2791" w:author="Qizhou Duan" w:date="2024-06-21T12:05:00Z"/>
                    <w:rFonts w:ascii="Cambria" w:eastAsia="Times New Roman" w:hAnsi="Cambria" w:cs="Times New Roman"/>
                    <w:color w:val="222222"/>
                    <w:sz w:val="23"/>
                    <w:szCs w:val="23"/>
                    <w:lang w:eastAsia="zh-CN"/>
                  </w:rPr>
                </w:rPrChange>
              </w:rPr>
            </w:pPr>
            <w:ins w:id="2792" w:author="Qizhou Duan" w:date="2024-06-21T12:05:00Z">
              <w:r w:rsidRPr="0042489F">
                <w:rPr>
                  <w:rFonts w:ascii="Times New Roman" w:eastAsia="Times New Roman" w:hAnsi="Times New Roman" w:cs="Times New Roman"/>
                  <w:color w:val="222222"/>
                  <w:sz w:val="16"/>
                  <w:szCs w:val="16"/>
                  <w:lang w:eastAsia="zh-CN"/>
                  <w:rPrChange w:id="2793" w:author="Qizhou Duan" w:date="2024-06-21T12:05:00Z">
                    <w:rPr>
                      <w:rFonts w:ascii="Cambria" w:eastAsia="Times New Roman" w:hAnsi="Cambria" w:cs="Times New Roman"/>
                      <w:color w:val="222222"/>
                      <w:sz w:val="23"/>
                      <w:szCs w:val="23"/>
                      <w:lang w:eastAsia="zh-CN"/>
                    </w:rPr>
                  </w:rPrChange>
                </w:rPr>
                <w:t>115</w:t>
              </w:r>
            </w:ins>
          </w:p>
        </w:tc>
        <w:tc>
          <w:tcPr>
            <w:tcW w:w="0" w:type="auto"/>
            <w:shd w:val="clear" w:color="auto" w:fill="auto"/>
            <w:tcMar>
              <w:top w:w="0" w:type="dxa"/>
              <w:left w:w="75" w:type="dxa"/>
              <w:bottom w:w="0" w:type="dxa"/>
              <w:right w:w="75" w:type="dxa"/>
            </w:tcMar>
            <w:vAlign w:val="center"/>
            <w:hideMark/>
          </w:tcPr>
          <w:p w14:paraId="0F617910" w14:textId="77777777" w:rsidR="0042489F" w:rsidRPr="0042489F" w:rsidRDefault="0042489F" w:rsidP="0042489F">
            <w:pPr>
              <w:suppressAutoHyphens w:val="0"/>
              <w:spacing w:before="150" w:after="150" w:line="240" w:lineRule="auto"/>
              <w:jc w:val="right"/>
              <w:rPr>
                <w:ins w:id="2794" w:author="Qizhou Duan" w:date="2024-06-21T12:05:00Z"/>
                <w:rFonts w:ascii="Times New Roman" w:eastAsia="Times New Roman" w:hAnsi="Times New Roman" w:cs="Times New Roman"/>
                <w:color w:val="222222"/>
                <w:sz w:val="16"/>
                <w:szCs w:val="16"/>
                <w:lang w:eastAsia="zh-CN"/>
                <w:rPrChange w:id="2795" w:author="Qizhou Duan" w:date="2024-06-21T12:05:00Z">
                  <w:rPr>
                    <w:ins w:id="2796" w:author="Qizhou Duan" w:date="2024-06-21T12:05:00Z"/>
                    <w:rFonts w:ascii="Cambria" w:eastAsia="Times New Roman" w:hAnsi="Cambria" w:cs="Times New Roman"/>
                    <w:color w:val="222222"/>
                    <w:sz w:val="23"/>
                    <w:szCs w:val="23"/>
                    <w:lang w:eastAsia="zh-CN"/>
                  </w:rPr>
                </w:rPrChange>
              </w:rPr>
            </w:pPr>
            <w:ins w:id="2797" w:author="Qizhou Duan" w:date="2024-06-21T12:05:00Z">
              <w:r w:rsidRPr="0042489F">
                <w:rPr>
                  <w:rFonts w:ascii="Times New Roman" w:eastAsia="Times New Roman" w:hAnsi="Times New Roman" w:cs="Times New Roman"/>
                  <w:color w:val="222222"/>
                  <w:sz w:val="16"/>
                  <w:szCs w:val="16"/>
                  <w:lang w:eastAsia="zh-CN"/>
                  <w:rPrChange w:id="279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96E0E97" w14:textId="77777777" w:rsidR="0042489F" w:rsidRPr="0042489F" w:rsidRDefault="0042489F" w:rsidP="0042489F">
            <w:pPr>
              <w:suppressAutoHyphens w:val="0"/>
              <w:spacing w:before="150" w:after="150" w:line="240" w:lineRule="auto"/>
              <w:jc w:val="right"/>
              <w:rPr>
                <w:ins w:id="2799" w:author="Qizhou Duan" w:date="2024-06-21T12:05:00Z"/>
                <w:rFonts w:ascii="Times New Roman" w:eastAsia="Times New Roman" w:hAnsi="Times New Roman" w:cs="Times New Roman"/>
                <w:color w:val="222222"/>
                <w:sz w:val="16"/>
                <w:szCs w:val="16"/>
                <w:lang w:eastAsia="zh-CN"/>
                <w:rPrChange w:id="2800" w:author="Qizhou Duan" w:date="2024-06-21T12:05:00Z">
                  <w:rPr>
                    <w:ins w:id="2801" w:author="Qizhou Duan" w:date="2024-06-21T12:05:00Z"/>
                    <w:rFonts w:ascii="Cambria" w:eastAsia="Times New Roman" w:hAnsi="Cambria" w:cs="Times New Roman"/>
                    <w:color w:val="222222"/>
                    <w:sz w:val="23"/>
                    <w:szCs w:val="23"/>
                    <w:lang w:eastAsia="zh-CN"/>
                  </w:rPr>
                </w:rPrChange>
              </w:rPr>
            </w:pPr>
            <w:ins w:id="2802" w:author="Qizhou Duan" w:date="2024-06-21T12:05:00Z">
              <w:r w:rsidRPr="0042489F">
                <w:rPr>
                  <w:rFonts w:ascii="Times New Roman" w:eastAsia="Times New Roman" w:hAnsi="Times New Roman" w:cs="Times New Roman"/>
                  <w:color w:val="222222"/>
                  <w:sz w:val="16"/>
                  <w:szCs w:val="16"/>
                  <w:lang w:eastAsia="zh-CN"/>
                  <w:rPrChange w:id="280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E328C67" w14:textId="77777777" w:rsidR="0042489F" w:rsidRPr="0042489F" w:rsidRDefault="0042489F" w:rsidP="0042489F">
            <w:pPr>
              <w:suppressAutoHyphens w:val="0"/>
              <w:spacing w:before="150" w:after="150" w:line="240" w:lineRule="auto"/>
              <w:jc w:val="right"/>
              <w:rPr>
                <w:ins w:id="2804" w:author="Qizhou Duan" w:date="2024-06-21T12:05:00Z"/>
                <w:rFonts w:ascii="Times New Roman" w:eastAsia="Times New Roman" w:hAnsi="Times New Roman" w:cs="Times New Roman"/>
                <w:color w:val="222222"/>
                <w:sz w:val="16"/>
                <w:szCs w:val="16"/>
                <w:lang w:eastAsia="zh-CN"/>
                <w:rPrChange w:id="2805" w:author="Qizhou Duan" w:date="2024-06-21T12:05:00Z">
                  <w:rPr>
                    <w:ins w:id="2806" w:author="Qizhou Duan" w:date="2024-06-21T12:05:00Z"/>
                    <w:rFonts w:ascii="Cambria" w:eastAsia="Times New Roman" w:hAnsi="Cambria" w:cs="Times New Roman"/>
                    <w:color w:val="222222"/>
                    <w:sz w:val="23"/>
                    <w:szCs w:val="23"/>
                    <w:lang w:eastAsia="zh-CN"/>
                  </w:rPr>
                </w:rPrChange>
              </w:rPr>
            </w:pPr>
            <w:ins w:id="2807" w:author="Qizhou Duan" w:date="2024-06-21T12:05:00Z">
              <w:r w:rsidRPr="0042489F">
                <w:rPr>
                  <w:rFonts w:ascii="Times New Roman" w:eastAsia="Times New Roman" w:hAnsi="Times New Roman" w:cs="Times New Roman"/>
                  <w:color w:val="222222"/>
                  <w:sz w:val="16"/>
                  <w:szCs w:val="16"/>
                  <w:lang w:eastAsia="zh-CN"/>
                  <w:rPrChange w:id="280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4413DC1" w14:textId="77777777" w:rsidR="0042489F" w:rsidRPr="0042489F" w:rsidRDefault="0042489F" w:rsidP="0042489F">
            <w:pPr>
              <w:suppressAutoHyphens w:val="0"/>
              <w:spacing w:before="150" w:after="150" w:line="240" w:lineRule="auto"/>
              <w:jc w:val="right"/>
              <w:rPr>
                <w:ins w:id="2809" w:author="Qizhou Duan" w:date="2024-06-21T12:05:00Z"/>
                <w:rFonts w:ascii="Times New Roman" w:eastAsia="Times New Roman" w:hAnsi="Times New Roman" w:cs="Times New Roman"/>
                <w:color w:val="222222"/>
                <w:sz w:val="16"/>
                <w:szCs w:val="16"/>
                <w:lang w:eastAsia="zh-CN"/>
                <w:rPrChange w:id="2810" w:author="Qizhou Duan" w:date="2024-06-21T12:05:00Z">
                  <w:rPr>
                    <w:ins w:id="2811" w:author="Qizhou Duan" w:date="2024-06-21T12:05:00Z"/>
                    <w:rFonts w:ascii="Cambria" w:eastAsia="Times New Roman" w:hAnsi="Cambria" w:cs="Times New Roman"/>
                    <w:color w:val="222222"/>
                    <w:sz w:val="23"/>
                    <w:szCs w:val="23"/>
                    <w:lang w:eastAsia="zh-CN"/>
                  </w:rPr>
                </w:rPrChange>
              </w:rPr>
            </w:pPr>
            <w:ins w:id="2812" w:author="Qizhou Duan" w:date="2024-06-21T12:05:00Z">
              <w:r w:rsidRPr="0042489F">
                <w:rPr>
                  <w:rFonts w:ascii="Times New Roman" w:eastAsia="Times New Roman" w:hAnsi="Times New Roman" w:cs="Times New Roman"/>
                  <w:color w:val="222222"/>
                  <w:sz w:val="16"/>
                  <w:szCs w:val="16"/>
                  <w:lang w:eastAsia="zh-CN"/>
                  <w:rPrChange w:id="281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5EB1C5D" w14:textId="77777777" w:rsidR="0042489F" w:rsidRPr="0042489F" w:rsidRDefault="0042489F" w:rsidP="0042489F">
            <w:pPr>
              <w:suppressAutoHyphens w:val="0"/>
              <w:spacing w:before="150" w:after="150" w:line="240" w:lineRule="auto"/>
              <w:jc w:val="right"/>
              <w:rPr>
                <w:ins w:id="2814" w:author="Qizhou Duan" w:date="2024-06-21T12:05:00Z"/>
                <w:rFonts w:ascii="Times New Roman" w:eastAsia="Times New Roman" w:hAnsi="Times New Roman" w:cs="Times New Roman"/>
                <w:color w:val="222222"/>
                <w:sz w:val="16"/>
                <w:szCs w:val="16"/>
                <w:lang w:eastAsia="zh-CN"/>
                <w:rPrChange w:id="2815" w:author="Qizhou Duan" w:date="2024-06-21T12:05:00Z">
                  <w:rPr>
                    <w:ins w:id="2816" w:author="Qizhou Duan" w:date="2024-06-21T12:05:00Z"/>
                    <w:rFonts w:ascii="Cambria" w:eastAsia="Times New Roman" w:hAnsi="Cambria" w:cs="Times New Roman"/>
                    <w:color w:val="222222"/>
                    <w:sz w:val="23"/>
                    <w:szCs w:val="23"/>
                    <w:lang w:eastAsia="zh-CN"/>
                  </w:rPr>
                </w:rPrChange>
              </w:rPr>
            </w:pPr>
            <w:ins w:id="2817" w:author="Qizhou Duan" w:date="2024-06-21T12:05:00Z">
              <w:r w:rsidRPr="0042489F">
                <w:rPr>
                  <w:rFonts w:ascii="Times New Roman" w:eastAsia="Times New Roman" w:hAnsi="Times New Roman" w:cs="Times New Roman"/>
                  <w:color w:val="222222"/>
                  <w:sz w:val="16"/>
                  <w:szCs w:val="16"/>
                  <w:lang w:eastAsia="zh-CN"/>
                  <w:rPrChange w:id="281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7ABCA05" w14:textId="77777777" w:rsidR="0042489F" w:rsidRPr="0042489F" w:rsidRDefault="0042489F" w:rsidP="0042489F">
            <w:pPr>
              <w:suppressAutoHyphens w:val="0"/>
              <w:spacing w:before="150" w:after="150" w:line="240" w:lineRule="auto"/>
              <w:jc w:val="right"/>
              <w:rPr>
                <w:ins w:id="2819" w:author="Qizhou Duan" w:date="2024-06-21T12:05:00Z"/>
                <w:rFonts w:ascii="Times New Roman" w:eastAsia="Times New Roman" w:hAnsi="Times New Roman" w:cs="Times New Roman"/>
                <w:color w:val="222222"/>
                <w:sz w:val="16"/>
                <w:szCs w:val="16"/>
                <w:lang w:eastAsia="zh-CN"/>
                <w:rPrChange w:id="2820" w:author="Qizhou Duan" w:date="2024-06-21T12:05:00Z">
                  <w:rPr>
                    <w:ins w:id="2821" w:author="Qizhou Duan" w:date="2024-06-21T12:05:00Z"/>
                    <w:rFonts w:ascii="Cambria" w:eastAsia="Times New Roman" w:hAnsi="Cambria" w:cs="Times New Roman"/>
                    <w:color w:val="222222"/>
                    <w:sz w:val="23"/>
                    <w:szCs w:val="23"/>
                    <w:lang w:eastAsia="zh-CN"/>
                  </w:rPr>
                </w:rPrChange>
              </w:rPr>
            </w:pPr>
            <w:ins w:id="2822" w:author="Qizhou Duan" w:date="2024-06-21T12:05:00Z">
              <w:r w:rsidRPr="0042489F">
                <w:rPr>
                  <w:rFonts w:ascii="Times New Roman" w:eastAsia="Times New Roman" w:hAnsi="Times New Roman" w:cs="Times New Roman"/>
                  <w:color w:val="222222"/>
                  <w:sz w:val="16"/>
                  <w:szCs w:val="16"/>
                  <w:lang w:eastAsia="zh-CN"/>
                  <w:rPrChange w:id="2823"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74986FC1" w14:textId="77777777" w:rsidTr="0042489F">
        <w:trPr>
          <w:ins w:id="2824" w:author="Qizhou Duan" w:date="2024-06-21T12:05:00Z"/>
        </w:trPr>
        <w:tc>
          <w:tcPr>
            <w:tcW w:w="0" w:type="auto"/>
            <w:shd w:val="clear" w:color="auto" w:fill="auto"/>
            <w:tcMar>
              <w:top w:w="0" w:type="dxa"/>
              <w:left w:w="75" w:type="dxa"/>
              <w:bottom w:w="0" w:type="dxa"/>
              <w:right w:w="75" w:type="dxa"/>
            </w:tcMar>
            <w:vAlign w:val="center"/>
            <w:hideMark/>
          </w:tcPr>
          <w:p w14:paraId="1E7ACB23" w14:textId="77777777" w:rsidR="0042489F" w:rsidRPr="0042489F" w:rsidRDefault="0042489F" w:rsidP="0042489F">
            <w:pPr>
              <w:suppressAutoHyphens w:val="0"/>
              <w:spacing w:before="150" w:after="150" w:line="240" w:lineRule="auto"/>
              <w:rPr>
                <w:ins w:id="2825" w:author="Qizhou Duan" w:date="2024-06-21T12:05:00Z"/>
                <w:rFonts w:ascii="Times New Roman" w:eastAsia="Times New Roman" w:hAnsi="Times New Roman" w:cs="Times New Roman"/>
                <w:color w:val="222222"/>
                <w:sz w:val="16"/>
                <w:szCs w:val="16"/>
                <w:lang w:eastAsia="zh-CN"/>
                <w:rPrChange w:id="2826" w:author="Qizhou Duan" w:date="2024-06-21T12:05:00Z">
                  <w:rPr>
                    <w:ins w:id="2827" w:author="Qizhou Duan" w:date="2024-06-21T12:05:00Z"/>
                    <w:rFonts w:ascii="Cambria" w:eastAsia="Times New Roman" w:hAnsi="Cambria" w:cs="Times New Roman"/>
                    <w:color w:val="222222"/>
                    <w:sz w:val="23"/>
                    <w:szCs w:val="23"/>
                    <w:lang w:eastAsia="zh-CN"/>
                  </w:rPr>
                </w:rPrChange>
              </w:rPr>
            </w:pPr>
            <w:ins w:id="2828" w:author="Qizhou Duan" w:date="2024-06-21T12:05:00Z">
              <w:r w:rsidRPr="0042489F">
                <w:rPr>
                  <w:rFonts w:ascii="Times New Roman" w:eastAsia="Times New Roman" w:hAnsi="Times New Roman" w:cs="Times New Roman"/>
                  <w:color w:val="222222"/>
                  <w:sz w:val="16"/>
                  <w:szCs w:val="16"/>
                  <w:lang w:eastAsia="zh-CN"/>
                  <w:rPrChange w:id="2829" w:author="Qizhou Duan" w:date="2024-06-21T12:05:00Z">
                    <w:rPr>
                      <w:rFonts w:ascii="Cambria" w:eastAsia="Times New Roman" w:hAnsi="Cambria" w:cs="Times New Roman"/>
                      <w:color w:val="222222"/>
                      <w:sz w:val="23"/>
                      <w:szCs w:val="23"/>
                      <w:lang w:eastAsia="zh-CN"/>
                    </w:rPr>
                  </w:rPrChange>
                </w:rPr>
                <w:t>Kalaitzaki et al. (2023)</w:t>
              </w:r>
            </w:ins>
          </w:p>
        </w:tc>
        <w:tc>
          <w:tcPr>
            <w:tcW w:w="0" w:type="auto"/>
            <w:shd w:val="clear" w:color="auto" w:fill="auto"/>
            <w:tcMar>
              <w:top w:w="0" w:type="dxa"/>
              <w:left w:w="75" w:type="dxa"/>
              <w:bottom w:w="0" w:type="dxa"/>
              <w:right w:w="75" w:type="dxa"/>
            </w:tcMar>
            <w:vAlign w:val="center"/>
            <w:hideMark/>
          </w:tcPr>
          <w:p w14:paraId="67CFB1B7" w14:textId="77777777" w:rsidR="0042489F" w:rsidRPr="0042489F" w:rsidRDefault="0042489F" w:rsidP="0042489F">
            <w:pPr>
              <w:suppressAutoHyphens w:val="0"/>
              <w:spacing w:before="150" w:after="150" w:line="240" w:lineRule="auto"/>
              <w:jc w:val="right"/>
              <w:rPr>
                <w:ins w:id="2830" w:author="Qizhou Duan" w:date="2024-06-21T12:05:00Z"/>
                <w:rFonts w:ascii="Times New Roman" w:eastAsia="Times New Roman" w:hAnsi="Times New Roman" w:cs="Times New Roman"/>
                <w:color w:val="222222"/>
                <w:sz w:val="16"/>
                <w:szCs w:val="16"/>
                <w:lang w:eastAsia="zh-CN"/>
                <w:rPrChange w:id="2831" w:author="Qizhou Duan" w:date="2024-06-21T12:05:00Z">
                  <w:rPr>
                    <w:ins w:id="2832" w:author="Qizhou Duan" w:date="2024-06-21T12:05:00Z"/>
                    <w:rFonts w:ascii="Cambria" w:eastAsia="Times New Roman" w:hAnsi="Cambria" w:cs="Times New Roman"/>
                    <w:color w:val="222222"/>
                    <w:sz w:val="23"/>
                    <w:szCs w:val="23"/>
                    <w:lang w:eastAsia="zh-CN"/>
                  </w:rPr>
                </w:rPrChange>
              </w:rPr>
            </w:pPr>
            <w:ins w:id="2833" w:author="Qizhou Duan" w:date="2024-06-21T12:05:00Z">
              <w:r w:rsidRPr="0042489F">
                <w:rPr>
                  <w:rFonts w:ascii="Times New Roman" w:eastAsia="Times New Roman" w:hAnsi="Times New Roman" w:cs="Times New Roman"/>
                  <w:color w:val="222222"/>
                  <w:sz w:val="16"/>
                  <w:szCs w:val="16"/>
                  <w:lang w:eastAsia="zh-CN"/>
                  <w:rPrChange w:id="2834" w:author="Qizhou Duan" w:date="2024-06-21T12:05:00Z">
                    <w:rPr>
                      <w:rFonts w:ascii="Cambria" w:eastAsia="Times New Roman" w:hAnsi="Cambria" w:cs="Times New Roman"/>
                      <w:color w:val="222222"/>
                      <w:sz w:val="23"/>
                      <w:szCs w:val="23"/>
                      <w:lang w:eastAsia="zh-CN"/>
                    </w:rPr>
                  </w:rPrChange>
                </w:rPr>
                <w:t>429</w:t>
              </w:r>
            </w:ins>
          </w:p>
        </w:tc>
        <w:tc>
          <w:tcPr>
            <w:tcW w:w="0" w:type="auto"/>
            <w:shd w:val="clear" w:color="auto" w:fill="auto"/>
            <w:tcMar>
              <w:top w:w="0" w:type="dxa"/>
              <w:left w:w="75" w:type="dxa"/>
              <w:bottom w:w="0" w:type="dxa"/>
              <w:right w:w="75" w:type="dxa"/>
            </w:tcMar>
            <w:vAlign w:val="center"/>
            <w:hideMark/>
          </w:tcPr>
          <w:p w14:paraId="25E19592" w14:textId="77777777" w:rsidR="0042489F" w:rsidRPr="0042489F" w:rsidRDefault="0042489F" w:rsidP="0042489F">
            <w:pPr>
              <w:suppressAutoHyphens w:val="0"/>
              <w:spacing w:before="150" w:after="150" w:line="240" w:lineRule="auto"/>
              <w:jc w:val="right"/>
              <w:rPr>
                <w:ins w:id="2835" w:author="Qizhou Duan" w:date="2024-06-21T12:05:00Z"/>
                <w:rFonts w:ascii="Times New Roman" w:eastAsia="Times New Roman" w:hAnsi="Times New Roman" w:cs="Times New Roman"/>
                <w:color w:val="222222"/>
                <w:sz w:val="16"/>
                <w:szCs w:val="16"/>
                <w:lang w:eastAsia="zh-CN"/>
                <w:rPrChange w:id="2836" w:author="Qizhou Duan" w:date="2024-06-21T12:05:00Z">
                  <w:rPr>
                    <w:ins w:id="2837" w:author="Qizhou Duan" w:date="2024-06-21T12:05:00Z"/>
                    <w:rFonts w:ascii="Cambria" w:eastAsia="Times New Roman" w:hAnsi="Cambria" w:cs="Times New Roman"/>
                    <w:color w:val="222222"/>
                    <w:sz w:val="23"/>
                    <w:szCs w:val="23"/>
                    <w:lang w:eastAsia="zh-CN"/>
                  </w:rPr>
                </w:rPrChange>
              </w:rPr>
            </w:pPr>
            <w:ins w:id="2838" w:author="Qizhou Duan" w:date="2024-06-21T12:05:00Z">
              <w:r w:rsidRPr="0042489F">
                <w:rPr>
                  <w:rFonts w:ascii="Times New Roman" w:eastAsia="Times New Roman" w:hAnsi="Times New Roman" w:cs="Times New Roman"/>
                  <w:color w:val="222222"/>
                  <w:sz w:val="16"/>
                  <w:szCs w:val="16"/>
                  <w:lang w:eastAsia="zh-CN"/>
                  <w:rPrChange w:id="283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A33BE94" w14:textId="77777777" w:rsidR="0042489F" w:rsidRPr="0042489F" w:rsidRDefault="0042489F" w:rsidP="0042489F">
            <w:pPr>
              <w:suppressAutoHyphens w:val="0"/>
              <w:spacing w:before="150" w:after="150" w:line="240" w:lineRule="auto"/>
              <w:jc w:val="right"/>
              <w:rPr>
                <w:ins w:id="2840" w:author="Qizhou Duan" w:date="2024-06-21T12:05:00Z"/>
                <w:rFonts w:ascii="Times New Roman" w:eastAsia="Times New Roman" w:hAnsi="Times New Roman" w:cs="Times New Roman"/>
                <w:color w:val="222222"/>
                <w:sz w:val="16"/>
                <w:szCs w:val="16"/>
                <w:lang w:eastAsia="zh-CN"/>
                <w:rPrChange w:id="2841" w:author="Qizhou Duan" w:date="2024-06-21T12:05:00Z">
                  <w:rPr>
                    <w:ins w:id="2842" w:author="Qizhou Duan" w:date="2024-06-21T12:05:00Z"/>
                    <w:rFonts w:ascii="Cambria" w:eastAsia="Times New Roman" w:hAnsi="Cambria" w:cs="Times New Roman"/>
                    <w:color w:val="222222"/>
                    <w:sz w:val="23"/>
                    <w:szCs w:val="23"/>
                    <w:lang w:eastAsia="zh-CN"/>
                  </w:rPr>
                </w:rPrChange>
              </w:rPr>
            </w:pPr>
            <w:ins w:id="2843" w:author="Qizhou Duan" w:date="2024-06-21T12:05:00Z">
              <w:r w:rsidRPr="0042489F">
                <w:rPr>
                  <w:rFonts w:ascii="Times New Roman" w:eastAsia="Times New Roman" w:hAnsi="Times New Roman" w:cs="Times New Roman"/>
                  <w:color w:val="222222"/>
                  <w:sz w:val="16"/>
                  <w:szCs w:val="16"/>
                  <w:lang w:eastAsia="zh-CN"/>
                  <w:rPrChange w:id="284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E232AFB" w14:textId="77777777" w:rsidR="0042489F" w:rsidRPr="0042489F" w:rsidRDefault="0042489F" w:rsidP="0042489F">
            <w:pPr>
              <w:suppressAutoHyphens w:val="0"/>
              <w:spacing w:before="150" w:after="150" w:line="240" w:lineRule="auto"/>
              <w:jc w:val="right"/>
              <w:rPr>
                <w:ins w:id="2845" w:author="Qizhou Duan" w:date="2024-06-21T12:05:00Z"/>
                <w:rFonts w:ascii="Times New Roman" w:eastAsia="Times New Roman" w:hAnsi="Times New Roman" w:cs="Times New Roman"/>
                <w:color w:val="222222"/>
                <w:sz w:val="16"/>
                <w:szCs w:val="16"/>
                <w:lang w:eastAsia="zh-CN"/>
                <w:rPrChange w:id="2846" w:author="Qizhou Duan" w:date="2024-06-21T12:05:00Z">
                  <w:rPr>
                    <w:ins w:id="2847" w:author="Qizhou Duan" w:date="2024-06-21T12:05:00Z"/>
                    <w:rFonts w:ascii="Cambria" w:eastAsia="Times New Roman" w:hAnsi="Cambria" w:cs="Times New Roman"/>
                    <w:color w:val="222222"/>
                    <w:sz w:val="23"/>
                    <w:szCs w:val="23"/>
                    <w:lang w:eastAsia="zh-CN"/>
                  </w:rPr>
                </w:rPrChange>
              </w:rPr>
            </w:pPr>
            <w:ins w:id="2848" w:author="Qizhou Duan" w:date="2024-06-21T12:05:00Z">
              <w:r w:rsidRPr="0042489F">
                <w:rPr>
                  <w:rFonts w:ascii="Times New Roman" w:eastAsia="Times New Roman" w:hAnsi="Times New Roman" w:cs="Times New Roman"/>
                  <w:color w:val="222222"/>
                  <w:sz w:val="16"/>
                  <w:szCs w:val="16"/>
                  <w:lang w:eastAsia="zh-CN"/>
                  <w:rPrChange w:id="284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6349248" w14:textId="77777777" w:rsidR="0042489F" w:rsidRPr="0042489F" w:rsidRDefault="0042489F" w:rsidP="0042489F">
            <w:pPr>
              <w:suppressAutoHyphens w:val="0"/>
              <w:spacing w:before="150" w:after="150" w:line="240" w:lineRule="auto"/>
              <w:jc w:val="right"/>
              <w:rPr>
                <w:ins w:id="2850" w:author="Qizhou Duan" w:date="2024-06-21T12:05:00Z"/>
                <w:rFonts w:ascii="Times New Roman" w:eastAsia="Times New Roman" w:hAnsi="Times New Roman" w:cs="Times New Roman"/>
                <w:color w:val="222222"/>
                <w:sz w:val="16"/>
                <w:szCs w:val="16"/>
                <w:lang w:eastAsia="zh-CN"/>
                <w:rPrChange w:id="2851" w:author="Qizhou Duan" w:date="2024-06-21T12:05:00Z">
                  <w:rPr>
                    <w:ins w:id="2852" w:author="Qizhou Duan" w:date="2024-06-21T12:05:00Z"/>
                    <w:rFonts w:ascii="Cambria" w:eastAsia="Times New Roman" w:hAnsi="Cambria" w:cs="Times New Roman"/>
                    <w:color w:val="222222"/>
                    <w:sz w:val="23"/>
                    <w:szCs w:val="23"/>
                    <w:lang w:eastAsia="zh-CN"/>
                  </w:rPr>
                </w:rPrChange>
              </w:rPr>
            </w:pPr>
            <w:ins w:id="2853" w:author="Qizhou Duan" w:date="2024-06-21T12:05:00Z">
              <w:r w:rsidRPr="0042489F">
                <w:rPr>
                  <w:rFonts w:ascii="Times New Roman" w:eastAsia="Times New Roman" w:hAnsi="Times New Roman" w:cs="Times New Roman"/>
                  <w:color w:val="222222"/>
                  <w:sz w:val="16"/>
                  <w:szCs w:val="16"/>
                  <w:lang w:eastAsia="zh-CN"/>
                  <w:rPrChange w:id="285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9DCCFB6" w14:textId="77777777" w:rsidR="0042489F" w:rsidRPr="0042489F" w:rsidRDefault="0042489F" w:rsidP="0042489F">
            <w:pPr>
              <w:suppressAutoHyphens w:val="0"/>
              <w:spacing w:before="150" w:after="150" w:line="240" w:lineRule="auto"/>
              <w:jc w:val="right"/>
              <w:rPr>
                <w:ins w:id="2855" w:author="Qizhou Duan" w:date="2024-06-21T12:05:00Z"/>
                <w:rFonts w:ascii="Times New Roman" w:eastAsia="Times New Roman" w:hAnsi="Times New Roman" w:cs="Times New Roman"/>
                <w:color w:val="222222"/>
                <w:sz w:val="16"/>
                <w:szCs w:val="16"/>
                <w:lang w:eastAsia="zh-CN"/>
                <w:rPrChange w:id="2856" w:author="Qizhou Duan" w:date="2024-06-21T12:05:00Z">
                  <w:rPr>
                    <w:ins w:id="2857" w:author="Qizhou Duan" w:date="2024-06-21T12:05:00Z"/>
                    <w:rFonts w:ascii="Cambria" w:eastAsia="Times New Roman" w:hAnsi="Cambria" w:cs="Times New Roman"/>
                    <w:color w:val="222222"/>
                    <w:sz w:val="23"/>
                    <w:szCs w:val="23"/>
                    <w:lang w:eastAsia="zh-CN"/>
                  </w:rPr>
                </w:rPrChange>
              </w:rPr>
            </w:pPr>
            <w:ins w:id="2858" w:author="Qizhou Duan" w:date="2024-06-21T12:05:00Z">
              <w:r w:rsidRPr="0042489F">
                <w:rPr>
                  <w:rFonts w:ascii="Times New Roman" w:eastAsia="Times New Roman" w:hAnsi="Times New Roman" w:cs="Times New Roman"/>
                  <w:color w:val="222222"/>
                  <w:sz w:val="16"/>
                  <w:szCs w:val="16"/>
                  <w:lang w:eastAsia="zh-CN"/>
                  <w:rPrChange w:id="285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7196731" w14:textId="77777777" w:rsidR="0042489F" w:rsidRPr="0042489F" w:rsidRDefault="0042489F" w:rsidP="0042489F">
            <w:pPr>
              <w:suppressAutoHyphens w:val="0"/>
              <w:spacing w:before="150" w:after="150" w:line="240" w:lineRule="auto"/>
              <w:jc w:val="right"/>
              <w:rPr>
                <w:ins w:id="2860" w:author="Qizhou Duan" w:date="2024-06-21T12:05:00Z"/>
                <w:rFonts w:ascii="Times New Roman" w:eastAsia="Times New Roman" w:hAnsi="Times New Roman" w:cs="Times New Roman"/>
                <w:color w:val="222222"/>
                <w:sz w:val="16"/>
                <w:szCs w:val="16"/>
                <w:lang w:eastAsia="zh-CN"/>
                <w:rPrChange w:id="2861" w:author="Qizhou Duan" w:date="2024-06-21T12:05:00Z">
                  <w:rPr>
                    <w:ins w:id="2862" w:author="Qizhou Duan" w:date="2024-06-21T12:05:00Z"/>
                    <w:rFonts w:ascii="Cambria" w:eastAsia="Times New Roman" w:hAnsi="Cambria" w:cs="Times New Roman"/>
                    <w:color w:val="222222"/>
                    <w:sz w:val="23"/>
                    <w:szCs w:val="23"/>
                    <w:lang w:eastAsia="zh-CN"/>
                  </w:rPr>
                </w:rPrChange>
              </w:rPr>
            </w:pPr>
            <w:ins w:id="2863" w:author="Qizhou Duan" w:date="2024-06-21T12:05:00Z">
              <w:r w:rsidRPr="0042489F">
                <w:rPr>
                  <w:rFonts w:ascii="Times New Roman" w:eastAsia="Times New Roman" w:hAnsi="Times New Roman" w:cs="Times New Roman"/>
                  <w:color w:val="222222"/>
                  <w:sz w:val="16"/>
                  <w:szCs w:val="16"/>
                  <w:lang w:eastAsia="zh-CN"/>
                  <w:rPrChange w:id="2864"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E154446" w14:textId="77777777" w:rsidTr="0042489F">
        <w:trPr>
          <w:ins w:id="2865" w:author="Qizhou Duan" w:date="2024-06-21T12:05:00Z"/>
        </w:trPr>
        <w:tc>
          <w:tcPr>
            <w:tcW w:w="0" w:type="auto"/>
            <w:shd w:val="clear" w:color="auto" w:fill="auto"/>
            <w:tcMar>
              <w:top w:w="0" w:type="dxa"/>
              <w:left w:w="75" w:type="dxa"/>
              <w:bottom w:w="0" w:type="dxa"/>
              <w:right w:w="75" w:type="dxa"/>
            </w:tcMar>
            <w:vAlign w:val="center"/>
            <w:hideMark/>
          </w:tcPr>
          <w:p w14:paraId="17043EB8" w14:textId="77777777" w:rsidR="0042489F" w:rsidRPr="0042489F" w:rsidRDefault="0042489F" w:rsidP="0042489F">
            <w:pPr>
              <w:suppressAutoHyphens w:val="0"/>
              <w:spacing w:before="150" w:after="150" w:line="240" w:lineRule="auto"/>
              <w:rPr>
                <w:ins w:id="2866" w:author="Qizhou Duan" w:date="2024-06-21T12:05:00Z"/>
                <w:rFonts w:ascii="Times New Roman" w:eastAsia="Times New Roman" w:hAnsi="Times New Roman" w:cs="Times New Roman"/>
                <w:color w:val="222222"/>
                <w:sz w:val="16"/>
                <w:szCs w:val="16"/>
                <w:lang w:eastAsia="zh-CN"/>
                <w:rPrChange w:id="2867" w:author="Qizhou Duan" w:date="2024-06-21T12:05:00Z">
                  <w:rPr>
                    <w:ins w:id="2868" w:author="Qizhou Duan" w:date="2024-06-21T12:05:00Z"/>
                    <w:rFonts w:ascii="Cambria" w:eastAsia="Times New Roman" w:hAnsi="Cambria" w:cs="Times New Roman"/>
                    <w:color w:val="222222"/>
                    <w:sz w:val="23"/>
                    <w:szCs w:val="23"/>
                    <w:lang w:eastAsia="zh-CN"/>
                  </w:rPr>
                </w:rPrChange>
              </w:rPr>
            </w:pPr>
            <w:ins w:id="2869" w:author="Qizhou Duan" w:date="2024-06-21T12:05:00Z">
              <w:r w:rsidRPr="0042489F">
                <w:rPr>
                  <w:rFonts w:ascii="Times New Roman" w:eastAsia="Times New Roman" w:hAnsi="Times New Roman" w:cs="Times New Roman"/>
                  <w:color w:val="222222"/>
                  <w:sz w:val="16"/>
                  <w:szCs w:val="16"/>
                  <w:lang w:eastAsia="zh-CN"/>
                  <w:rPrChange w:id="2870" w:author="Qizhou Duan" w:date="2024-06-21T12:05:00Z">
                    <w:rPr>
                      <w:rFonts w:ascii="Cambria" w:eastAsia="Times New Roman" w:hAnsi="Cambria" w:cs="Times New Roman"/>
                      <w:color w:val="222222"/>
                      <w:sz w:val="23"/>
                      <w:szCs w:val="23"/>
                      <w:lang w:eastAsia="zh-CN"/>
                    </w:rPr>
                  </w:rPrChange>
                </w:rPr>
                <w:t>Bai et al. (2023)</w:t>
              </w:r>
            </w:ins>
          </w:p>
        </w:tc>
        <w:tc>
          <w:tcPr>
            <w:tcW w:w="0" w:type="auto"/>
            <w:shd w:val="clear" w:color="auto" w:fill="auto"/>
            <w:tcMar>
              <w:top w:w="0" w:type="dxa"/>
              <w:left w:w="75" w:type="dxa"/>
              <w:bottom w:w="0" w:type="dxa"/>
              <w:right w:w="75" w:type="dxa"/>
            </w:tcMar>
            <w:vAlign w:val="center"/>
            <w:hideMark/>
          </w:tcPr>
          <w:p w14:paraId="18E6D936" w14:textId="77777777" w:rsidR="0042489F" w:rsidRPr="0042489F" w:rsidRDefault="0042489F" w:rsidP="0042489F">
            <w:pPr>
              <w:suppressAutoHyphens w:val="0"/>
              <w:spacing w:before="150" w:after="150" w:line="240" w:lineRule="auto"/>
              <w:jc w:val="right"/>
              <w:rPr>
                <w:ins w:id="2871" w:author="Qizhou Duan" w:date="2024-06-21T12:05:00Z"/>
                <w:rFonts w:ascii="Times New Roman" w:eastAsia="Times New Roman" w:hAnsi="Times New Roman" w:cs="Times New Roman"/>
                <w:color w:val="222222"/>
                <w:sz w:val="16"/>
                <w:szCs w:val="16"/>
                <w:lang w:eastAsia="zh-CN"/>
                <w:rPrChange w:id="2872" w:author="Qizhou Duan" w:date="2024-06-21T12:05:00Z">
                  <w:rPr>
                    <w:ins w:id="2873" w:author="Qizhou Duan" w:date="2024-06-21T12:05:00Z"/>
                    <w:rFonts w:ascii="Cambria" w:eastAsia="Times New Roman" w:hAnsi="Cambria" w:cs="Times New Roman"/>
                    <w:color w:val="222222"/>
                    <w:sz w:val="23"/>
                    <w:szCs w:val="23"/>
                    <w:lang w:eastAsia="zh-CN"/>
                  </w:rPr>
                </w:rPrChange>
              </w:rPr>
            </w:pPr>
            <w:ins w:id="2874" w:author="Qizhou Duan" w:date="2024-06-21T12:05:00Z">
              <w:r w:rsidRPr="0042489F">
                <w:rPr>
                  <w:rFonts w:ascii="Times New Roman" w:eastAsia="Times New Roman" w:hAnsi="Times New Roman" w:cs="Times New Roman"/>
                  <w:color w:val="222222"/>
                  <w:sz w:val="16"/>
                  <w:szCs w:val="16"/>
                  <w:lang w:eastAsia="zh-CN"/>
                  <w:rPrChange w:id="2875" w:author="Qizhou Duan" w:date="2024-06-21T12:05:00Z">
                    <w:rPr>
                      <w:rFonts w:ascii="Cambria" w:eastAsia="Times New Roman" w:hAnsi="Cambria" w:cs="Times New Roman"/>
                      <w:color w:val="222222"/>
                      <w:sz w:val="23"/>
                      <w:szCs w:val="23"/>
                      <w:lang w:eastAsia="zh-CN"/>
                    </w:rPr>
                  </w:rPrChange>
                </w:rPr>
                <w:t>407</w:t>
              </w:r>
            </w:ins>
          </w:p>
        </w:tc>
        <w:tc>
          <w:tcPr>
            <w:tcW w:w="0" w:type="auto"/>
            <w:shd w:val="clear" w:color="auto" w:fill="auto"/>
            <w:tcMar>
              <w:top w:w="0" w:type="dxa"/>
              <w:left w:w="75" w:type="dxa"/>
              <w:bottom w:w="0" w:type="dxa"/>
              <w:right w:w="75" w:type="dxa"/>
            </w:tcMar>
            <w:vAlign w:val="center"/>
            <w:hideMark/>
          </w:tcPr>
          <w:p w14:paraId="6B27A137" w14:textId="77777777" w:rsidR="0042489F" w:rsidRPr="0042489F" w:rsidRDefault="0042489F" w:rsidP="0042489F">
            <w:pPr>
              <w:suppressAutoHyphens w:val="0"/>
              <w:spacing w:before="150" w:after="150" w:line="240" w:lineRule="auto"/>
              <w:jc w:val="right"/>
              <w:rPr>
                <w:ins w:id="2876" w:author="Qizhou Duan" w:date="2024-06-21T12:05:00Z"/>
                <w:rFonts w:ascii="Times New Roman" w:eastAsia="Times New Roman" w:hAnsi="Times New Roman" w:cs="Times New Roman"/>
                <w:color w:val="222222"/>
                <w:sz w:val="16"/>
                <w:szCs w:val="16"/>
                <w:lang w:eastAsia="zh-CN"/>
                <w:rPrChange w:id="2877" w:author="Qizhou Duan" w:date="2024-06-21T12:05:00Z">
                  <w:rPr>
                    <w:ins w:id="2878" w:author="Qizhou Duan" w:date="2024-06-21T12:05:00Z"/>
                    <w:rFonts w:ascii="Cambria" w:eastAsia="Times New Roman" w:hAnsi="Cambria" w:cs="Times New Roman"/>
                    <w:color w:val="222222"/>
                    <w:sz w:val="23"/>
                    <w:szCs w:val="23"/>
                    <w:lang w:eastAsia="zh-CN"/>
                  </w:rPr>
                </w:rPrChange>
              </w:rPr>
            </w:pPr>
            <w:ins w:id="2879" w:author="Qizhou Duan" w:date="2024-06-21T12:05:00Z">
              <w:r w:rsidRPr="0042489F">
                <w:rPr>
                  <w:rFonts w:ascii="Times New Roman" w:eastAsia="Times New Roman" w:hAnsi="Times New Roman" w:cs="Times New Roman"/>
                  <w:color w:val="222222"/>
                  <w:sz w:val="16"/>
                  <w:szCs w:val="16"/>
                  <w:lang w:eastAsia="zh-CN"/>
                  <w:rPrChange w:id="288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A60A873" w14:textId="77777777" w:rsidR="0042489F" w:rsidRPr="0042489F" w:rsidRDefault="0042489F" w:rsidP="0042489F">
            <w:pPr>
              <w:suppressAutoHyphens w:val="0"/>
              <w:spacing w:before="150" w:after="150" w:line="240" w:lineRule="auto"/>
              <w:jc w:val="right"/>
              <w:rPr>
                <w:ins w:id="2881" w:author="Qizhou Duan" w:date="2024-06-21T12:05:00Z"/>
                <w:rFonts w:ascii="Times New Roman" w:eastAsia="Times New Roman" w:hAnsi="Times New Roman" w:cs="Times New Roman"/>
                <w:color w:val="222222"/>
                <w:sz w:val="16"/>
                <w:szCs w:val="16"/>
                <w:lang w:eastAsia="zh-CN"/>
                <w:rPrChange w:id="2882" w:author="Qizhou Duan" w:date="2024-06-21T12:05:00Z">
                  <w:rPr>
                    <w:ins w:id="2883" w:author="Qizhou Duan" w:date="2024-06-21T12:05:00Z"/>
                    <w:rFonts w:ascii="Cambria" w:eastAsia="Times New Roman" w:hAnsi="Cambria" w:cs="Times New Roman"/>
                    <w:color w:val="222222"/>
                    <w:sz w:val="23"/>
                    <w:szCs w:val="23"/>
                    <w:lang w:eastAsia="zh-CN"/>
                  </w:rPr>
                </w:rPrChange>
              </w:rPr>
            </w:pPr>
            <w:ins w:id="2884" w:author="Qizhou Duan" w:date="2024-06-21T12:05:00Z">
              <w:r w:rsidRPr="0042489F">
                <w:rPr>
                  <w:rFonts w:ascii="Times New Roman" w:eastAsia="Times New Roman" w:hAnsi="Times New Roman" w:cs="Times New Roman"/>
                  <w:color w:val="222222"/>
                  <w:sz w:val="16"/>
                  <w:szCs w:val="16"/>
                  <w:lang w:eastAsia="zh-CN"/>
                  <w:rPrChange w:id="288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92B2C28" w14:textId="77777777" w:rsidR="0042489F" w:rsidRPr="0042489F" w:rsidRDefault="0042489F" w:rsidP="0042489F">
            <w:pPr>
              <w:suppressAutoHyphens w:val="0"/>
              <w:spacing w:before="150" w:after="150" w:line="240" w:lineRule="auto"/>
              <w:jc w:val="right"/>
              <w:rPr>
                <w:ins w:id="2886" w:author="Qizhou Duan" w:date="2024-06-21T12:05:00Z"/>
                <w:rFonts w:ascii="Times New Roman" w:eastAsia="Times New Roman" w:hAnsi="Times New Roman" w:cs="Times New Roman"/>
                <w:color w:val="222222"/>
                <w:sz w:val="16"/>
                <w:szCs w:val="16"/>
                <w:lang w:eastAsia="zh-CN"/>
                <w:rPrChange w:id="2887" w:author="Qizhou Duan" w:date="2024-06-21T12:05:00Z">
                  <w:rPr>
                    <w:ins w:id="2888" w:author="Qizhou Duan" w:date="2024-06-21T12:05:00Z"/>
                    <w:rFonts w:ascii="Cambria" w:eastAsia="Times New Roman" w:hAnsi="Cambria" w:cs="Times New Roman"/>
                    <w:color w:val="222222"/>
                    <w:sz w:val="23"/>
                    <w:szCs w:val="23"/>
                    <w:lang w:eastAsia="zh-CN"/>
                  </w:rPr>
                </w:rPrChange>
              </w:rPr>
            </w:pPr>
            <w:ins w:id="2889" w:author="Qizhou Duan" w:date="2024-06-21T12:05:00Z">
              <w:r w:rsidRPr="0042489F">
                <w:rPr>
                  <w:rFonts w:ascii="Times New Roman" w:eastAsia="Times New Roman" w:hAnsi="Times New Roman" w:cs="Times New Roman"/>
                  <w:color w:val="222222"/>
                  <w:sz w:val="16"/>
                  <w:szCs w:val="16"/>
                  <w:lang w:eastAsia="zh-CN"/>
                  <w:rPrChange w:id="289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849AEFC" w14:textId="77777777" w:rsidR="0042489F" w:rsidRPr="0042489F" w:rsidRDefault="0042489F" w:rsidP="0042489F">
            <w:pPr>
              <w:suppressAutoHyphens w:val="0"/>
              <w:spacing w:before="150" w:after="150" w:line="240" w:lineRule="auto"/>
              <w:jc w:val="right"/>
              <w:rPr>
                <w:ins w:id="2891" w:author="Qizhou Duan" w:date="2024-06-21T12:05:00Z"/>
                <w:rFonts w:ascii="Times New Roman" w:eastAsia="Times New Roman" w:hAnsi="Times New Roman" w:cs="Times New Roman"/>
                <w:color w:val="222222"/>
                <w:sz w:val="16"/>
                <w:szCs w:val="16"/>
                <w:lang w:eastAsia="zh-CN"/>
                <w:rPrChange w:id="2892" w:author="Qizhou Duan" w:date="2024-06-21T12:05:00Z">
                  <w:rPr>
                    <w:ins w:id="2893" w:author="Qizhou Duan" w:date="2024-06-21T12:05:00Z"/>
                    <w:rFonts w:ascii="Cambria" w:eastAsia="Times New Roman" w:hAnsi="Cambria" w:cs="Times New Roman"/>
                    <w:color w:val="222222"/>
                    <w:sz w:val="23"/>
                    <w:szCs w:val="23"/>
                    <w:lang w:eastAsia="zh-CN"/>
                  </w:rPr>
                </w:rPrChange>
              </w:rPr>
            </w:pPr>
            <w:ins w:id="2894" w:author="Qizhou Duan" w:date="2024-06-21T12:05:00Z">
              <w:r w:rsidRPr="0042489F">
                <w:rPr>
                  <w:rFonts w:ascii="Times New Roman" w:eastAsia="Times New Roman" w:hAnsi="Times New Roman" w:cs="Times New Roman"/>
                  <w:color w:val="222222"/>
                  <w:sz w:val="16"/>
                  <w:szCs w:val="16"/>
                  <w:lang w:eastAsia="zh-CN"/>
                  <w:rPrChange w:id="289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DCAB2B8" w14:textId="77777777" w:rsidR="0042489F" w:rsidRPr="0042489F" w:rsidRDefault="0042489F" w:rsidP="0042489F">
            <w:pPr>
              <w:suppressAutoHyphens w:val="0"/>
              <w:spacing w:before="150" w:after="150" w:line="240" w:lineRule="auto"/>
              <w:jc w:val="right"/>
              <w:rPr>
                <w:ins w:id="2896" w:author="Qizhou Duan" w:date="2024-06-21T12:05:00Z"/>
                <w:rFonts w:ascii="Times New Roman" w:eastAsia="Times New Roman" w:hAnsi="Times New Roman" w:cs="Times New Roman"/>
                <w:color w:val="222222"/>
                <w:sz w:val="16"/>
                <w:szCs w:val="16"/>
                <w:lang w:eastAsia="zh-CN"/>
                <w:rPrChange w:id="2897" w:author="Qizhou Duan" w:date="2024-06-21T12:05:00Z">
                  <w:rPr>
                    <w:ins w:id="2898" w:author="Qizhou Duan" w:date="2024-06-21T12:05:00Z"/>
                    <w:rFonts w:ascii="Cambria" w:eastAsia="Times New Roman" w:hAnsi="Cambria" w:cs="Times New Roman"/>
                    <w:color w:val="222222"/>
                    <w:sz w:val="23"/>
                    <w:szCs w:val="23"/>
                    <w:lang w:eastAsia="zh-CN"/>
                  </w:rPr>
                </w:rPrChange>
              </w:rPr>
            </w:pPr>
            <w:ins w:id="2899" w:author="Qizhou Duan" w:date="2024-06-21T12:05:00Z">
              <w:r w:rsidRPr="0042489F">
                <w:rPr>
                  <w:rFonts w:ascii="Times New Roman" w:eastAsia="Times New Roman" w:hAnsi="Times New Roman" w:cs="Times New Roman"/>
                  <w:color w:val="222222"/>
                  <w:sz w:val="16"/>
                  <w:szCs w:val="16"/>
                  <w:lang w:eastAsia="zh-CN"/>
                  <w:rPrChange w:id="290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4370706" w14:textId="77777777" w:rsidR="0042489F" w:rsidRPr="0042489F" w:rsidRDefault="0042489F" w:rsidP="0042489F">
            <w:pPr>
              <w:suppressAutoHyphens w:val="0"/>
              <w:spacing w:before="150" w:after="150" w:line="240" w:lineRule="auto"/>
              <w:jc w:val="right"/>
              <w:rPr>
                <w:ins w:id="2901" w:author="Qizhou Duan" w:date="2024-06-21T12:05:00Z"/>
                <w:rFonts w:ascii="Times New Roman" w:eastAsia="Times New Roman" w:hAnsi="Times New Roman" w:cs="Times New Roman"/>
                <w:color w:val="222222"/>
                <w:sz w:val="16"/>
                <w:szCs w:val="16"/>
                <w:lang w:eastAsia="zh-CN"/>
                <w:rPrChange w:id="2902" w:author="Qizhou Duan" w:date="2024-06-21T12:05:00Z">
                  <w:rPr>
                    <w:ins w:id="2903" w:author="Qizhou Duan" w:date="2024-06-21T12:05:00Z"/>
                    <w:rFonts w:ascii="Cambria" w:eastAsia="Times New Roman" w:hAnsi="Cambria" w:cs="Times New Roman"/>
                    <w:color w:val="222222"/>
                    <w:sz w:val="23"/>
                    <w:szCs w:val="23"/>
                    <w:lang w:eastAsia="zh-CN"/>
                  </w:rPr>
                </w:rPrChange>
              </w:rPr>
            </w:pPr>
            <w:ins w:id="2904" w:author="Qizhou Duan" w:date="2024-06-21T12:05:00Z">
              <w:r w:rsidRPr="0042489F">
                <w:rPr>
                  <w:rFonts w:ascii="Times New Roman" w:eastAsia="Times New Roman" w:hAnsi="Times New Roman" w:cs="Times New Roman"/>
                  <w:color w:val="222222"/>
                  <w:sz w:val="16"/>
                  <w:szCs w:val="16"/>
                  <w:lang w:eastAsia="zh-CN"/>
                  <w:rPrChange w:id="2905"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3CD4CB7C" w14:textId="77777777" w:rsidTr="0042489F">
        <w:trPr>
          <w:ins w:id="2906" w:author="Qizhou Duan" w:date="2024-06-21T12:05:00Z"/>
        </w:trPr>
        <w:tc>
          <w:tcPr>
            <w:tcW w:w="0" w:type="auto"/>
            <w:shd w:val="clear" w:color="auto" w:fill="auto"/>
            <w:tcMar>
              <w:top w:w="0" w:type="dxa"/>
              <w:left w:w="75" w:type="dxa"/>
              <w:bottom w:w="0" w:type="dxa"/>
              <w:right w:w="75" w:type="dxa"/>
            </w:tcMar>
            <w:vAlign w:val="center"/>
            <w:hideMark/>
          </w:tcPr>
          <w:p w14:paraId="70E91C20" w14:textId="77777777" w:rsidR="0042489F" w:rsidRPr="0042489F" w:rsidRDefault="0042489F" w:rsidP="0042489F">
            <w:pPr>
              <w:suppressAutoHyphens w:val="0"/>
              <w:spacing w:before="150" w:after="150" w:line="240" w:lineRule="auto"/>
              <w:rPr>
                <w:ins w:id="2907" w:author="Qizhou Duan" w:date="2024-06-21T12:05:00Z"/>
                <w:rFonts w:ascii="Times New Roman" w:eastAsia="Times New Roman" w:hAnsi="Times New Roman" w:cs="Times New Roman"/>
                <w:color w:val="222222"/>
                <w:sz w:val="16"/>
                <w:szCs w:val="16"/>
                <w:lang w:eastAsia="zh-CN"/>
                <w:rPrChange w:id="2908" w:author="Qizhou Duan" w:date="2024-06-21T12:05:00Z">
                  <w:rPr>
                    <w:ins w:id="2909" w:author="Qizhou Duan" w:date="2024-06-21T12:05:00Z"/>
                    <w:rFonts w:ascii="Cambria" w:eastAsia="Times New Roman" w:hAnsi="Cambria" w:cs="Times New Roman"/>
                    <w:color w:val="222222"/>
                    <w:sz w:val="23"/>
                    <w:szCs w:val="23"/>
                    <w:lang w:eastAsia="zh-CN"/>
                  </w:rPr>
                </w:rPrChange>
              </w:rPr>
            </w:pPr>
            <w:ins w:id="2910" w:author="Qizhou Duan" w:date="2024-06-21T12:05:00Z">
              <w:r w:rsidRPr="0042489F">
                <w:rPr>
                  <w:rFonts w:ascii="Times New Roman" w:eastAsia="Times New Roman" w:hAnsi="Times New Roman" w:cs="Times New Roman"/>
                  <w:color w:val="222222"/>
                  <w:sz w:val="16"/>
                  <w:szCs w:val="16"/>
                  <w:lang w:eastAsia="zh-CN"/>
                  <w:rPrChange w:id="2911" w:author="Qizhou Duan" w:date="2024-06-21T12:05:00Z">
                    <w:rPr>
                      <w:rFonts w:ascii="Cambria" w:eastAsia="Times New Roman" w:hAnsi="Cambria" w:cs="Times New Roman"/>
                      <w:color w:val="222222"/>
                      <w:sz w:val="23"/>
                      <w:szCs w:val="23"/>
                      <w:lang w:eastAsia="zh-CN"/>
                    </w:rPr>
                  </w:rPrChange>
                </w:rPr>
                <w:t>Akdag et al. (2023)</w:t>
              </w:r>
            </w:ins>
          </w:p>
        </w:tc>
        <w:tc>
          <w:tcPr>
            <w:tcW w:w="0" w:type="auto"/>
            <w:shd w:val="clear" w:color="auto" w:fill="auto"/>
            <w:tcMar>
              <w:top w:w="0" w:type="dxa"/>
              <w:left w:w="75" w:type="dxa"/>
              <w:bottom w:w="0" w:type="dxa"/>
              <w:right w:w="75" w:type="dxa"/>
            </w:tcMar>
            <w:vAlign w:val="center"/>
            <w:hideMark/>
          </w:tcPr>
          <w:p w14:paraId="39E8EAA4" w14:textId="77777777" w:rsidR="0042489F" w:rsidRPr="0042489F" w:rsidRDefault="0042489F" w:rsidP="0042489F">
            <w:pPr>
              <w:suppressAutoHyphens w:val="0"/>
              <w:spacing w:before="150" w:after="150" w:line="240" w:lineRule="auto"/>
              <w:jc w:val="right"/>
              <w:rPr>
                <w:ins w:id="2912" w:author="Qizhou Duan" w:date="2024-06-21T12:05:00Z"/>
                <w:rFonts w:ascii="Times New Roman" w:eastAsia="Times New Roman" w:hAnsi="Times New Roman" w:cs="Times New Roman"/>
                <w:color w:val="222222"/>
                <w:sz w:val="16"/>
                <w:szCs w:val="16"/>
                <w:lang w:eastAsia="zh-CN"/>
                <w:rPrChange w:id="2913" w:author="Qizhou Duan" w:date="2024-06-21T12:05:00Z">
                  <w:rPr>
                    <w:ins w:id="2914" w:author="Qizhou Duan" w:date="2024-06-21T12:05:00Z"/>
                    <w:rFonts w:ascii="Cambria" w:eastAsia="Times New Roman" w:hAnsi="Cambria" w:cs="Times New Roman"/>
                    <w:color w:val="222222"/>
                    <w:sz w:val="23"/>
                    <w:szCs w:val="23"/>
                    <w:lang w:eastAsia="zh-CN"/>
                  </w:rPr>
                </w:rPrChange>
              </w:rPr>
            </w:pPr>
            <w:ins w:id="2915" w:author="Qizhou Duan" w:date="2024-06-21T12:05:00Z">
              <w:r w:rsidRPr="0042489F">
                <w:rPr>
                  <w:rFonts w:ascii="Times New Roman" w:eastAsia="Times New Roman" w:hAnsi="Times New Roman" w:cs="Times New Roman"/>
                  <w:color w:val="222222"/>
                  <w:sz w:val="16"/>
                  <w:szCs w:val="16"/>
                  <w:lang w:eastAsia="zh-CN"/>
                  <w:rPrChange w:id="2916" w:author="Qizhou Duan" w:date="2024-06-21T12:05:00Z">
                    <w:rPr>
                      <w:rFonts w:ascii="Cambria" w:eastAsia="Times New Roman" w:hAnsi="Cambria" w:cs="Times New Roman"/>
                      <w:color w:val="222222"/>
                      <w:sz w:val="23"/>
                      <w:szCs w:val="23"/>
                      <w:lang w:eastAsia="zh-CN"/>
                    </w:rPr>
                  </w:rPrChange>
                </w:rPr>
                <w:t>184</w:t>
              </w:r>
            </w:ins>
          </w:p>
        </w:tc>
        <w:tc>
          <w:tcPr>
            <w:tcW w:w="0" w:type="auto"/>
            <w:shd w:val="clear" w:color="auto" w:fill="auto"/>
            <w:tcMar>
              <w:top w:w="0" w:type="dxa"/>
              <w:left w:w="75" w:type="dxa"/>
              <w:bottom w:w="0" w:type="dxa"/>
              <w:right w:w="75" w:type="dxa"/>
            </w:tcMar>
            <w:vAlign w:val="center"/>
            <w:hideMark/>
          </w:tcPr>
          <w:p w14:paraId="377E6886" w14:textId="77777777" w:rsidR="0042489F" w:rsidRPr="0042489F" w:rsidRDefault="0042489F" w:rsidP="0042489F">
            <w:pPr>
              <w:suppressAutoHyphens w:val="0"/>
              <w:spacing w:before="150" w:after="150" w:line="240" w:lineRule="auto"/>
              <w:jc w:val="right"/>
              <w:rPr>
                <w:ins w:id="2917" w:author="Qizhou Duan" w:date="2024-06-21T12:05:00Z"/>
                <w:rFonts w:ascii="Times New Roman" w:eastAsia="Times New Roman" w:hAnsi="Times New Roman" w:cs="Times New Roman"/>
                <w:color w:val="222222"/>
                <w:sz w:val="16"/>
                <w:szCs w:val="16"/>
                <w:lang w:eastAsia="zh-CN"/>
                <w:rPrChange w:id="2918" w:author="Qizhou Duan" w:date="2024-06-21T12:05:00Z">
                  <w:rPr>
                    <w:ins w:id="2919" w:author="Qizhou Duan" w:date="2024-06-21T12:05:00Z"/>
                    <w:rFonts w:ascii="Cambria" w:eastAsia="Times New Roman" w:hAnsi="Cambria" w:cs="Times New Roman"/>
                    <w:color w:val="222222"/>
                    <w:sz w:val="23"/>
                    <w:szCs w:val="23"/>
                    <w:lang w:eastAsia="zh-CN"/>
                  </w:rPr>
                </w:rPrChange>
              </w:rPr>
            </w:pPr>
            <w:ins w:id="2920" w:author="Qizhou Duan" w:date="2024-06-21T12:05:00Z">
              <w:r w:rsidRPr="0042489F">
                <w:rPr>
                  <w:rFonts w:ascii="Times New Roman" w:eastAsia="Times New Roman" w:hAnsi="Times New Roman" w:cs="Times New Roman"/>
                  <w:color w:val="222222"/>
                  <w:sz w:val="16"/>
                  <w:szCs w:val="16"/>
                  <w:lang w:eastAsia="zh-CN"/>
                  <w:rPrChange w:id="292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77CB972" w14:textId="77777777" w:rsidR="0042489F" w:rsidRPr="0042489F" w:rsidRDefault="0042489F" w:rsidP="0042489F">
            <w:pPr>
              <w:suppressAutoHyphens w:val="0"/>
              <w:spacing w:before="150" w:after="150" w:line="240" w:lineRule="auto"/>
              <w:jc w:val="right"/>
              <w:rPr>
                <w:ins w:id="2922" w:author="Qizhou Duan" w:date="2024-06-21T12:05:00Z"/>
                <w:rFonts w:ascii="Times New Roman" w:eastAsia="Times New Roman" w:hAnsi="Times New Roman" w:cs="Times New Roman"/>
                <w:color w:val="222222"/>
                <w:sz w:val="16"/>
                <w:szCs w:val="16"/>
                <w:lang w:eastAsia="zh-CN"/>
                <w:rPrChange w:id="2923" w:author="Qizhou Duan" w:date="2024-06-21T12:05:00Z">
                  <w:rPr>
                    <w:ins w:id="2924" w:author="Qizhou Duan" w:date="2024-06-21T12:05:00Z"/>
                    <w:rFonts w:ascii="Cambria" w:eastAsia="Times New Roman" w:hAnsi="Cambria" w:cs="Times New Roman"/>
                    <w:color w:val="222222"/>
                    <w:sz w:val="23"/>
                    <w:szCs w:val="23"/>
                    <w:lang w:eastAsia="zh-CN"/>
                  </w:rPr>
                </w:rPrChange>
              </w:rPr>
            </w:pPr>
            <w:ins w:id="2925" w:author="Qizhou Duan" w:date="2024-06-21T12:05:00Z">
              <w:r w:rsidRPr="0042489F">
                <w:rPr>
                  <w:rFonts w:ascii="Times New Roman" w:eastAsia="Times New Roman" w:hAnsi="Times New Roman" w:cs="Times New Roman"/>
                  <w:color w:val="222222"/>
                  <w:sz w:val="16"/>
                  <w:szCs w:val="16"/>
                  <w:lang w:eastAsia="zh-CN"/>
                  <w:rPrChange w:id="292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6E2F8F2" w14:textId="77777777" w:rsidR="0042489F" w:rsidRPr="0042489F" w:rsidRDefault="0042489F" w:rsidP="0042489F">
            <w:pPr>
              <w:suppressAutoHyphens w:val="0"/>
              <w:spacing w:before="150" w:after="150" w:line="240" w:lineRule="auto"/>
              <w:jc w:val="right"/>
              <w:rPr>
                <w:ins w:id="2927" w:author="Qizhou Duan" w:date="2024-06-21T12:05:00Z"/>
                <w:rFonts w:ascii="Times New Roman" w:eastAsia="Times New Roman" w:hAnsi="Times New Roman" w:cs="Times New Roman"/>
                <w:color w:val="222222"/>
                <w:sz w:val="16"/>
                <w:szCs w:val="16"/>
                <w:lang w:eastAsia="zh-CN"/>
                <w:rPrChange w:id="2928" w:author="Qizhou Duan" w:date="2024-06-21T12:05:00Z">
                  <w:rPr>
                    <w:ins w:id="2929" w:author="Qizhou Duan" w:date="2024-06-21T12:05:00Z"/>
                    <w:rFonts w:ascii="Cambria" w:eastAsia="Times New Roman" w:hAnsi="Cambria" w:cs="Times New Roman"/>
                    <w:color w:val="222222"/>
                    <w:sz w:val="23"/>
                    <w:szCs w:val="23"/>
                    <w:lang w:eastAsia="zh-CN"/>
                  </w:rPr>
                </w:rPrChange>
              </w:rPr>
            </w:pPr>
            <w:ins w:id="2930" w:author="Qizhou Duan" w:date="2024-06-21T12:05:00Z">
              <w:r w:rsidRPr="0042489F">
                <w:rPr>
                  <w:rFonts w:ascii="Times New Roman" w:eastAsia="Times New Roman" w:hAnsi="Times New Roman" w:cs="Times New Roman"/>
                  <w:color w:val="222222"/>
                  <w:sz w:val="16"/>
                  <w:szCs w:val="16"/>
                  <w:lang w:eastAsia="zh-CN"/>
                  <w:rPrChange w:id="293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C752E09" w14:textId="77777777" w:rsidR="0042489F" w:rsidRPr="0042489F" w:rsidRDefault="0042489F" w:rsidP="0042489F">
            <w:pPr>
              <w:suppressAutoHyphens w:val="0"/>
              <w:spacing w:before="150" w:after="150" w:line="240" w:lineRule="auto"/>
              <w:jc w:val="right"/>
              <w:rPr>
                <w:ins w:id="2932" w:author="Qizhou Duan" w:date="2024-06-21T12:05:00Z"/>
                <w:rFonts w:ascii="Times New Roman" w:eastAsia="Times New Roman" w:hAnsi="Times New Roman" w:cs="Times New Roman"/>
                <w:color w:val="222222"/>
                <w:sz w:val="16"/>
                <w:szCs w:val="16"/>
                <w:lang w:eastAsia="zh-CN"/>
                <w:rPrChange w:id="2933" w:author="Qizhou Duan" w:date="2024-06-21T12:05:00Z">
                  <w:rPr>
                    <w:ins w:id="2934" w:author="Qizhou Duan" w:date="2024-06-21T12:05:00Z"/>
                    <w:rFonts w:ascii="Cambria" w:eastAsia="Times New Roman" w:hAnsi="Cambria" w:cs="Times New Roman"/>
                    <w:color w:val="222222"/>
                    <w:sz w:val="23"/>
                    <w:szCs w:val="23"/>
                    <w:lang w:eastAsia="zh-CN"/>
                  </w:rPr>
                </w:rPrChange>
              </w:rPr>
            </w:pPr>
            <w:ins w:id="2935" w:author="Qizhou Duan" w:date="2024-06-21T12:05:00Z">
              <w:r w:rsidRPr="0042489F">
                <w:rPr>
                  <w:rFonts w:ascii="Times New Roman" w:eastAsia="Times New Roman" w:hAnsi="Times New Roman" w:cs="Times New Roman"/>
                  <w:color w:val="222222"/>
                  <w:sz w:val="16"/>
                  <w:szCs w:val="16"/>
                  <w:lang w:eastAsia="zh-CN"/>
                  <w:rPrChange w:id="293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673EC1C" w14:textId="77777777" w:rsidR="0042489F" w:rsidRPr="0042489F" w:rsidRDefault="0042489F" w:rsidP="0042489F">
            <w:pPr>
              <w:suppressAutoHyphens w:val="0"/>
              <w:spacing w:before="150" w:after="150" w:line="240" w:lineRule="auto"/>
              <w:jc w:val="right"/>
              <w:rPr>
                <w:ins w:id="2937" w:author="Qizhou Duan" w:date="2024-06-21T12:05:00Z"/>
                <w:rFonts w:ascii="Times New Roman" w:eastAsia="Times New Roman" w:hAnsi="Times New Roman" w:cs="Times New Roman"/>
                <w:color w:val="222222"/>
                <w:sz w:val="16"/>
                <w:szCs w:val="16"/>
                <w:lang w:eastAsia="zh-CN"/>
                <w:rPrChange w:id="2938" w:author="Qizhou Duan" w:date="2024-06-21T12:05:00Z">
                  <w:rPr>
                    <w:ins w:id="2939" w:author="Qizhou Duan" w:date="2024-06-21T12:05:00Z"/>
                    <w:rFonts w:ascii="Cambria" w:eastAsia="Times New Roman" w:hAnsi="Cambria" w:cs="Times New Roman"/>
                    <w:color w:val="222222"/>
                    <w:sz w:val="23"/>
                    <w:szCs w:val="23"/>
                    <w:lang w:eastAsia="zh-CN"/>
                  </w:rPr>
                </w:rPrChange>
              </w:rPr>
            </w:pPr>
            <w:ins w:id="2940" w:author="Qizhou Duan" w:date="2024-06-21T12:05:00Z">
              <w:r w:rsidRPr="0042489F">
                <w:rPr>
                  <w:rFonts w:ascii="Times New Roman" w:eastAsia="Times New Roman" w:hAnsi="Times New Roman" w:cs="Times New Roman"/>
                  <w:color w:val="222222"/>
                  <w:sz w:val="16"/>
                  <w:szCs w:val="16"/>
                  <w:lang w:eastAsia="zh-CN"/>
                  <w:rPrChange w:id="294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835A3AB" w14:textId="77777777" w:rsidR="0042489F" w:rsidRPr="0042489F" w:rsidRDefault="0042489F" w:rsidP="0042489F">
            <w:pPr>
              <w:suppressAutoHyphens w:val="0"/>
              <w:spacing w:before="150" w:after="150" w:line="240" w:lineRule="auto"/>
              <w:jc w:val="right"/>
              <w:rPr>
                <w:ins w:id="2942" w:author="Qizhou Duan" w:date="2024-06-21T12:05:00Z"/>
                <w:rFonts w:ascii="Times New Roman" w:eastAsia="Times New Roman" w:hAnsi="Times New Roman" w:cs="Times New Roman"/>
                <w:color w:val="222222"/>
                <w:sz w:val="16"/>
                <w:szCs w:val="16"/>
                <w:lang w:eastAsia="zh-CN"/>
                <w:rPrChange w:id="2943" w:author="Qizhou Duan" w:date="2024-06-21T12:05:00Z">
                  <w:rPr>
                    <w:ins w:id="2944" w:author="Qizhou Duan" w:date="2024-06-21T12:05:00Z"/>
                    <w:rFonts w:ascii="Cambria" w:eastAsia="Times New Roman" w:hAnsi="Cambria" w:cs="Times New Roman"/>
                    <w:color w:val="222222"/>
                    <w:sz w:val="23"/>
                    <w:szCs w:val="23"/>
                    <w:lang w:eastAsia="zh-CN"/>
                  </w:rPr>
                </w:rPrChange>
              </w:rPr>
            </w:pPr>
            <w:ins w:id="2945" w:author="Qizhou Duan" w:date="2024-06-21T12:05:00Z">
              <w:r w:rsidRPr="0042489F">
                <w:rPr>
                  <w:rFonts w:ascii="Times New Roman" w:eastAsia="Times New Roman" w:hAnsi="Times New Roman" w:cs="Times New Roman"/>
                  <w:color w:val="222222"/>
                  <w:sz w:val="16"/>
                  <w:szCs w:val="16"/>
                  <w:lang w:eastAsia="zh-CN"/>
                  <w:rPrChange w:id="2946"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AD0B5CB" w14:textId="77777777" w:rsidTr="0042489F">
        <w:trPr>
          <w:ins w:id="2947" w:author="Qizhou Duan" w:date="2024-06-21T12:05:00Z"/>
        </w:trPr>
        <w:tc>
          <w:tcPr>
            <w:tcW w:w="0" w:type="auto"/>
            <w:shd w:val="clear" w:color="auto" w:fill="auto"/>
            <w:tcMar>
              <w:top w:w="0" w:type="dxa"/>
              <w:left w:w="75" w:type="dxa"/>
              <w:bottom w:w="0" w:type="dxa"/>
              <w:right w:w="75" w:type="dxa"/>
            </w:tcMar>
            <w:vAlign w:val="center"/>
            <w:hideMark/>
          </w:tcPr>
          <w:p w14:paraId="4A8F3155" w14:textId="77777777" w:rsidR="0042489F" w:rsidRPr="0042489F" w:rsidRDefault="0042489F" w:rsidP="0042489F">
            <w:pPr>
              <w:suppressAutoHyphens w:val="0"/>
              <w:spacing w:before="150" w:after="150" w:line="240" w:lineRule="auto"/>
              <w:rPr>
                <w:ins w:id="2948" w:author="Qizhou Duan" w:date="2024-06-21T12:05:00Z"/>
                <w:rFonts w:ascii="Times New Roman" w:eastAsia="Times New Roman" w:hAnsi="Times New Roman" w:cs="Times New Roman"/>
                <w:color w:val="222222"/>
                <w:sz w:val="16"/>
                <w:szCs w:val="16"/>
                <w:lang w:eastAsia="zh-CN"/>
                <w:rPrChange w:id="2949" w:author="Qizhou Duan" w:date="2024-06-21T12:05:00Z">
                  <w:rPr>
                    <w:ins w:id="2950" w:author="Qizhou Duan" w:date="2024-06-21T12:05:00Z"/>
                    <w:rFonts w:ascii="Cambria" w:eastAsia="Times New Roman" w:hAnsi="Cambria" w:cs="Times New Roman"/>
                    <w:color w:val="222222"/>
                    <w:sz w:val="23"/>
                    <w:szCs w:val="23"/>
                    <w:lang w:eastAsia="zh-CN"/>
                  </w:rPr>
                </w:rPrChange>
              </w:rPr>
            </w:pPr>
            <w:ins w:id="2951" w:author="Qizhou Duan" w:date="2024-06-21T12:05:00Z">
              <w:r w:rsidRPr="0042489F">
                <w:rPr>
                  <w:rFonts w:ascii="Times New Roman" w:eastAsia="Times New Roman" w:hAnsi="Times New Roman" w:cs="Times New Roman"/>
                  <w:color w:val="222222"/>
                  <w:sz w:val="16"/>
                  <w:szCs w:val="16"/>
                  <w:lang w:eastAsia="zh-CN"/>
                  <w:rPrChange w:id="2952" w:author="Qizhou Duan" w:date="2024-06-21T12:05:00Z">
                    <w:rPr>
                      <w:rFonts w:ascii="Cambria" w:eastAsia="Times New Roman" w:hAnsi="Cambria" w:cs="Times New Roman"/>
                      <w:color w:val="222222"/>
                      <w:sz w:val="23"/>
                      <w:szCs w:val="23"/>
                      <w:lang w:eastAsia="zh-CN"/>
                    </w:rPr>
                  </w:rPrChange>
                </w:rPr>
                <w:lastRenderedPageBreak/>
                <w:t>Atay et al. (2023)</w:t>
              </w:r>
            </w:ins>
          </w:p>
        </w:tc>
        <w:tc>
          <w:tcPr>
            <w:tcW w:w="0" w:type="auto"/>
            <w:shd w:val="clear" w:color="auto" w:fill="auto"/>
            <w:tcMar>
              <w:top w:w="0" w:type="dxa"/>
              <w:left w:w="75" w:type="dxa"/>
              <w:bottom w:w="0" w:type="dxa"/>
              <w:right w:w="75" w:type="dxa"/>
            </w:tcMar>
            <w:vAlign w:val="center"/>
            <w:hideMark/>
          </w:tcPr>
          <w:p w14:paraId="7264692F" w14:textId="77777777" w:rsidR="0042489F" w:rsidRPr="0042489F" w:rsidRDefault="0042489F" w:rsidP="0042489F">
            <w:pPr>
              <w:suppressAutoHyphens w:val="0"/>
              <w:spacing w:before="150" w:after="150" w:line="240" w:lineRule="auto"/>
              <w:jc w:val="right"/>
              <w:rPr>
                <w:ins w:id="2953" w:author="Qizhou Duan" w:date="2024-06-21T12:05:00Z"/>
                <w:rFonts w:ascii="Times New Roman" w:eastAsia="Times New Roman" w:hAnsi="Times New Roman" w:cs="Times New Roman"/>
                <w:color w:val="222222"/>
                <w:sz w:val="16"/>
                <w:szCs w:val="16"/>
                <w:lang w:eastAsia="zh-CN"/>
                <w:rPrChange w:id="2954" w:author="Qizhou Duan" w:date="2024-06-21T12:05:00Z">
                  <w:rPr>
                    <w:ins w:id="2955" w:author="Qizhou Duan" w:date="2024-06-21T12:05:00Z"/>
                    <w:rFonts w:ascii="Cambria" w:eastAsia="Times New Roman" w:hAnsi="Cambria" w:cs="Times New Roman"/>
                    <w:color w:val="222222"/>
                    <w:sz w:val="23"/>
                    <w:szCs w:val="23"/>
                    <w:lang w:eastAsia="zh-CN"/>
                  </w:rPr>
                </w:rPrChange>
              </w:rPr>
            </w:pPr>
            <w:ins w:id="2956" w:author="Qizhou Duan" w:date="2024-06-21T12:05:00Z">
              <w:r w:rsidRPr="0042489F">
                <w:rPr>
                  <w:rFonts w:ascii="Times New Roman" w:eastAsia="Times New Roman" w:hAnsi="Times New Roman" w:cs="Times New Roman"/>
                  <w:color w:val="222222"/>
                  <w:sz w:val="16"/>
                  <w:szCs w:val="16"/>
                  <w:lang w:eastAsia="zh-CN"/>
                  <w:rPrChange w:id="2957" w:author="Qizhou Duan" w:date="2024-06-21T12:05:00Z">
                    <w:rPr>
                      <w:rFonts w:ascii="Cambria" w:eastAsia="Times New Roman" w:hAnsi="Cambria" w:cs="Times New Roman"/>
                      <w:color w:val="222222"/>
                      <w:sz w:val="23"/>
                      <w:szCs w:val="23"/>
                      <w:lang w:eastAsia="zh-CN"/>
                    </w:rPr>
                  </w:rPrChange>
                </w:rPr>
                <w:t>263</w:t>
              </w:r>
            </w:ins>
          </w:p>
        </w:tc>
        <w:tc>
          <w:tcPr>
            <w:tcW w:w="0" w:type="auto"/>
            <w:shd w:val="clear" w:color="auto" w:fill="auto"/>
            <w:tcMar>
              <w:top w:w="0" w:type="dxa"/>
              <w:left w:w="75" w:type="dxa"/>
              <w:bottom w:w="0" w:type="dxa"/>
              <w:right w:w="75" w:type="dxa"/>
            </w:tcMar>
            <w:vAlign w:val="center"/>
            <w:hideMark/>
          </w:tcPr>
          <w:p w14:paraId="11243214" w14:textId="77777777" w:rsidR="0042489F" w:rsidRPr="0042489F" w:rsidRDefault="0042489F" w:rsidP="0042489F">
            <w:pPr>
              <w:suppressAutoHyphens w:val="0"/>
              <w:spacing w:before="150" w:after="150" w:line="240" w:lineRule="auto"/>
              <w:jc w:val="right"/>
              <w:rPr>
                <w:ins w:id="2958" w:author="Qizhou Duan" w:date="2024-06-21T12:05:00Z"/>
                <w:rFonts w:ascii="Times New Roman" w:eastAsia="Times New Roman" w:hAnsi="Times New Roman" w:cs="Times New Roman"/>
                <w:color w:val="222222"/>
                <w:sz w:val="16"/>
                <w:szCs w:val="16"/>
                <w:lang w:eastAsia="zh-CN"/>
                <w:rPrChange w:id="2959" w:author="Qizhou Duan" w:date="2024-06-21T12:05:00Z">
                  <w:rPr>
                    <w:ins w:id="2960" w:author="Qizhou Duan" w:date="2024-06-21T12:05:00Z"/>
                    <w:rFonts w:ascii="Cambria" w:eastAsia="Times New Roman" w:hAnsi="Cambria" w:cs="Times New Roman"/>
                    <w:color w:val="222222"/>
                    <w:sz w:val="23"/>
                    <w:szCs w:val="23"/>
                    <w:lang w:eastAsia="zh-CN"/>
                  </w:rPr>
                </w:rPrChange>
              </w:rPr>
            </w:pPr>
            <w:ins w:id="2961" w:author="Qizhou Duan" w:date="2024-06-21T12:05:00Z">
              <w:r w:rsidRPr="0042489F">
                <w:rPr>
                  <w:rFonts w:ascii="Times New Roman" w:eastAsia="Times New Roman" w:hAnsi="Times New Roman" w:cs="Times New Roman"/>
                  <w:color w:val="222222"/>
                  <w:sz w:val="16"/>
                  <w:szCs w:val="16"/>
                  <w:lang w:eastAsia="zh-CN"/>
                  <w:rPrChange w:id="296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4A1E270" w14:textId="77777777" w:rsidR="0042489F" w:rsidRPr="0042489F" w:rsidRDefault="0042489F" w:rsidP="0042489F">
            <w:pPr>
              <w:suppressAutoHyphens w:val="0"/>
              <w:spacing w:before="150" w:after="150" w:line="240" w:lineRule="auto"/>
              <w:jc w:val="right"/>
              <w:rPr>
                <w:ins w:id="2963" w:author="Qizhou Duan" w:date="2024-06-21T12:05:00Z"/>
                <w:rFonts w:ascii="Times New Roman" w:eastAsia="Times New Roman" w:hAnsi="Times New Roman" w:cs="Times New Roman"/>
                <w:color w:val="222222"/>
                <w:sz w:val="16"/>
                <w:szCs w:val="16"/>
                <w:lang w:eastAsia="zh-CN"/>
                <w:rPrChange w:id="2964" w:author="Qizhou Duan" w:date="2024-06-21T12:05:00Z">
                  <w:rPr>
                    <w:ins w:id="2965" w:author="Qizhou Duan" w:date="2024-06-21T12:05:00Z"/>
                    <w:rFonts w:ascii="Cambria" w:eastAsia="Times New Roman" w:hAnsi="Cambria" w:cs="Times New Roman"/>
                    <w:color w:val="222222"/>
                    <w:sz w:val="23"/>
                    <w:szCs w:val="23"/>
                    <w:lang w:eastAsia="zh-CN"/>
                  </w:rPr>
                </w:rPrChange>
              </w:rPr>
            </w:pPr>
            <w:ins w:id="2966" w:author="Qizhou Duan" w:date="2024-06-21T12:05:00Z">
              <w:r w:rsidRPr="0042489F">
                <w:rPr>
                  <w:rFonts w:ascii="Times New Roman" w:eastAsia="Times New Roman" w:hAnsi="Times New Roman" w:cs="Times New Roman"/>
                  <w:color w:val="222222"/>
                  <w:sz w:val="16"/>
                  <w:szCs w:val="16"/>
                  <w:lang w:eastAsia="zh-CN"/>
                  <w:rPrChange w:id="296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178ACDE" w14:textId="77777777" w:rsidR="0042489F" w:rsidRPr="0042489F" w:rsidRDefault="0042489F" w:rsidP="0042489F">
            <w:pPr>
              <w:suppressAutoHyphens w:val="0"/>
              <w:spacing w:before="150" w:after="150" w:line="240" w:lineRule="auto"/>
              <w:jc w:val="right"/>
              <w:rPr>
                <w:ins w:id="2968" w:author="Qizhou Duan" w:date="2024-06-21T12:05:00Z"/>
                <w:rFonts w:ascii="Times New Roman" w:eastAsia="Times New Roman" w:hAnsi="Times New Roman" w:cs="Times New Roman"/>
                <w:color w:val="222222"/>
                <w:sz w:val="16"/>
                <w:szCs w:val="16"/>
                <w:lang w:eastAsia="zh-CN"/>
                <w:rPrChange w:id="2969" w:author="Qizhou Duan" w:date="2024-06-21T12:05:00Z">
                  <w:rPr>
                    <w:ins w:id="2970" w:author="Qizhou Duan" w:date="2024-06-21T12:05:00Z"/>
                    <w:rFonts w:ascii="Cambria" w:eastAsia="Times New Roman" w:hAnsi="Cambria" w:cs="Times New Roman"/>
                    <w:color w:val="222222"/>
                    <w:sz w:val="23"/>
                    <w:szCs w:val="23"/>
                    <w:lang w:eastAsia="zh-CN"/>
                  </w:rPr>
                </w:rPrChange>
              </w:rPr>
            </w:pPr>
            <w:ins w:id="2971" w:author="Qizhou Duan" w:date="2024-06-21T12:05:00Z">
              <w:r w:rsidRPr="0042489F">
                <w:rPr>
                  <w:rFonts w:ascii="Times New Roman" w:eastAsia="Times New Roman" w:hAnsi="Times New Roman" w:cs="Times New Roman"/>
                  <w:color w:val="222222"/>
                  <w:sz w:val="16"/>
                  <w:szCs w:val="16"/>
                  <w:lang w:eastAsia="zh-CN"/>
                  <w:rPrChange w:id="297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D8C93BE" w14:textId="77777777" w:rsidR="0042489F" w:rsidRPr="0042489F" w:rsidRDefault="0042489F" w:rsidP="0042489F">
            <w:pPr>
              <w:suppressAutoHyphens w:val="0"/>
              <w:spacing w:before="150" w:after="150" w:line="240" w:lineRule="auto"/>
              <w:jc w:val="right"/>
              <w:rPr>
                <w:ins w:id="2973" w:author="Qizhou Duan" w:date="2024-06-21T12:05:00Z"/>
                <w:rFonts w:ascii="Times New Roman" w:eastAsia="Times New Roman" w:hAnsi="Times New Roman" w:cs="Times New Roman"/>
                <w:color w:val="222222"/>
                <w:sz w:val="16"/>
                <w:szCs w:val="16"/>
                <w:lang w:eastAsia="zh-CN"/>
                <w:rPrChange w:id="2974" w:author="Qizhou Duan" w:date="2024-06-21T12:05:00Z">
                  <w:rPr>
                    <w:ins w:id="2975" w:author="Qizhou Duan" w:date="2024-06-21T12:05:00Z"/>
                    <w:rFonts w:ascii="Cambria" w:eastAsia="Times New Roman" w:hAnsi="Cambria" w:cs="Times New Roman"/>
                    <w:color w:val="222222"/>
                    <w:sz w:val="23"/>
                    <w:szCs w:val="23"/>
                    <w:lang w:eastAsia="zh-CN"/>
                  </w:rPr>
                </w:rPrChange>
              </w:rPr>
            </w:pPr>
            <w:ins w:id="2976" w:author="Qizhou Duan" w:date="2024-06-21T12:05:00Z">
              <w:r w:rsidRPr="0042489F">
                <w:rPr>
                  <w:rFonts w:ascii="Times New Roman" w:eastAsia="Times New Roman" w:hAnsi="Times New Roman" w:cs="Times New Roman"/>
                  <w:color w:val="222222"/>
                  <w:sz w:val="16"/>
                  <w:szCs w:val="16"/>
                  <w:lang w:eastAsia="zh-CN"/>
                  <w:rPrChange w:id="297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50CCAB9" w14:textId="77777777" w:rsidR="0042489F" w:rsidRPr="0042489F" w:rsidRDefault="0042489F" w:rsidP="0042489F">
            <w:pPr>
              <w:suppressAutoHyphens w:val="0"/>
              <w:spacing w:before="150" w:after="150" w:line="240" w:lineRule="auto"/>
              <w:jc w:val="right"/>
              <w:rPr>
                <w:ins w:id="2978" w:author="Qizhou Duan" w:date="2024-06-21T12:05:00Z"/>
                <w:rFonts w:ascii="Times New Roman" w:eastAsia="Times New Roman" w:hAnsi="Times New Roman" w:cs="Times New Roman"/>
                <w:color w:val="222222"/>
                <w:sz w:val="16"/>
                <w:szCs w:val="16"/>
                <w:lang w:eastAsia="zh-CN"/>
                <w:rPrChange w:id="2979" w:author="Qizhou Duan" w:date="2024-06-21T12:05:00Z">
                  <w:rPr>
                    <w:ins w:id="2980" w:author="Qizhou Duan" w:date="2024-06-21T12:05:00Z"/>
                    <w:rFonts w:ascii="Cambria" w:eastAsia="Times New Roman" w:hAnsi="Cambria" w:cs="Times New Roman"/>
                    <w:color w:val="222222"/>
                    <w:sz w:val="23"/>
                    <w:szCs w:val="23"/>
                    <w:lang w:eastAsia="zh-CN"/>
                  </w:rPr>
                </w:rPrChange>
              </w:rPr>
            </w:pPr>
            <w:ins w:id="2981" w:author="Qizhou Duan" w:date="2024-06-21T12:05:00Z">
              <w:r w:rsidRPr="0042489F">
                <w:rPr>
                  <w:rFonts w:ascii="Times New Roman" w:eastAsia="Times New Roman" w:hAnsi="Times New Roman" w:cs="Times New Roman"/>
                  <w:color w:val="222222"/>
                  <w:sz w:val="16"/>
                  <w:szCs w:val="16"/>
                  <w:lang w:eastAsia="zh-CN"/>
                  <w:rPrChange w:id="298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6C9E7DB" w14:textId="77777777" w:rsidR="0042489F" w:rsidRPr="0042489F" w:rsidRDefault="0042489F" w:rsidP="0042489F">
            <w:pPr>
              <w:suppressAutoHyphens w:val="0"/>
              <w:spacing w:before="150" w:after="150" w:line="240" w:lineRule="auto"/>
              <w:jc w:val="right"/>
              <w:rPr>
                <w:ins w:id="2983" w:author="Qizhou Duan" w:date="2024-06-21T12:05:00Z"/>
                <w:rFonts w:ascii="Times New Roman" w:eastAsia="Times New Roman" w:hAnsi="Times New Roman" w:cs="Times New Roman"/>
                <w:color w:val="222222"/>
                <w:sz w:val="16"/>
                <w:szCs w:val="16"/>
                <w:lang w:eastAsia="zh-CN"/>
                <w:rPrChange w:id="2984" w:author="Qizhou Duan" w:date="2024-06-21T12:05:00Z">
                  <w:rPr>
                    <w:ins w:id="2985" w:author="Qizhou Duan" w:date="2024-06-21T12:05:00Z"/>
                    <w:rFonts w:ascii="Cambria" w:eastAsia="Times New Roman" w:hAnsi="Cambria" w:cs="Times New Roman"/>
                    <w:color w:val="222222"/>
                    <w:sz w:val="23"/>
                    <w:szCs w:val="23"/>
                    <w:lang w:eastAsia="zh-CN"/>
                  </w:rPr>
                </w:rPrChange>
              </w:rPr>
            </w:pPr>
            <w:ins w:id="2986" w:author="Qizhou Duan" w:date="2024-06-21T12:05:00Z">
              <w:r w:rsidRPr="0042489F">
                <w:rPr>
                  <w:rFonts w:ascii="Times New Roman" w:eastAsia="Times New Roman" w:hAnsi="Times New Roman" w:cs="Times New Roman"/>
                  <w:color w:val="222222"/>
                  <w:sz w:val="16"/>
                  <w:szCs w:val="16"/>
                  <w:lang w:eastAsia="zh-CN"/>
                  <w:rPrChange w:id="298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C324FF4" w14:textId="77777777" w:rsidTr="0042489F">
        <w:trPr>
          <w:ins w:id="2988" w:author="Qizhou Duan" w:date="2024-06-21T12:05:00Z"/>
        </w:trPr>
        <w:tc>
          <w:tcPr>
            <w:tcW w:w="0" w:type="auto"/>
            <w:shd w:val="clear" w:color="auto" w:fill="auto"/>
            <w:tcMar>
              <w:top w:w="0" w:type="dxa"/>
              <w:left w:w="75" w:type="dxa"/>
              <w:bottom w:w="0" w:type="dxa"/>
              <w:right w:w="75" w:type="dxa"/>
            </w:tcMar>
            <w:vAlign w:val="center"/>
            <w:hideMark/>
          </w:tcPr>
          <w:p w14:paraId="73DB0289" w14:textId="77777777" w:rsidR="0042489F" w:rsidRPr="0042489F" w:rsidRDefault="0042489F" w:rsidP="0042489F">
            <w:pPr>
              <w:suppressAutoHyphens w:val="0"/>
              <w:spacing w:before="150" w:after="150" w:line="240" w:lineRule="auto"/>
              <w:rPr>
                <w:ins w:id="2989" w:author="Qizhou Duan" w:date="2024-06-21T12:05:00Z"/>
                <w:rFonts w:ascii="Times New Roman" w:eastAsia="Times New Roman" w:hAnsi="Times New Roman" w:cs="Times New Roman"/>
                <w:color w:val="222222"/>
                <w:sz w:val="16"/>
                <w:szCs w:val="16"/>
                <w:lang w:eastAsia="zh-CN"/>
                <w:rPrChange w:id="2990" w:author="Qizhou Duan" w:date="2024-06-21T12:05:00Z">
                  <w:rPr>
                    <w:ins w:id="2991" w:author="Qizhou Duan" w:date="2024-06-21T12:05:00Z"/>
                    <w:rFonts w:ascii="Cambria" w:eastAsia="Times New Roman" w:hAnsi="Cambria" w:cs="Times New Roman"/>
                    <w:color w:val="222222"/>
                    <w:sz w:val="23"/>
                    <w:szCs w:val="23"/>
                    <w:lang w:eastAsia="zh-CN"/>
                  </w:rPr>
                </w:rPrChange>
              </w:rPr>
            </w:pPr>
            <w:ins w:id="2992" w:author="Qizhou Duan" w:date="2024-06-21T12:05:00Z">
              <w:r w:rsidRPr="0042489F">
                <w:rPr>
                  <w:rFonts w:ascii="Times New Roman" w:eastAsia="Times New Roman" w:hAnsi="Times New Roman" w:cs="Times New Roman"/>
                  <w:color w:val="222222"/>
                  <w:sz w:val="16"/>
                  <w:szCs w:val="16"/>
                  <w:lang w:eastAsia="zh-CN"/>
                  <w:rPrChange w:id="2993" w:author="Qizhou Duan" w:date="2024-06-21T12:05:00Z">
                    <w:rPr>
                      <w:rFonts w:ascii="Cambria" w:eastAsia="Times New Roman" w:hAnsi="Cambria" w:cs="Times New Roman"/>
                      <w:color w:val="222222"/>
                      <w:sz w:val="23"/>
                      <w:szCs w:val="23"/>
                      <w:lang w:eastAsia="zh-CN"/>
                    </w:rPr>
                  </w:rPrChange>
                </w:rPr>
                <w:t>Bai et al. (2024)</w:t>
              </w:r>
            </w:ins>
          </w:p>
        </w:tc>
        <w:tc>
          <w:tcPr>
            <w:tcW w:w="0" w:type="auto"/>
            <w:shd w:val="clear" w:color="auto" w:fill="auto"/>
            <w:tcMar>
              <w:top w:w="0" w:type="dxa"/>
              <w:left w:w="75" w:type="dxa"/>
              <w:bottom w:w="0" w:type="dxa"/>
              <w:right w:w="75" w:type="dxa"/>
            </w:tcMar>
            <w:vAlign w:val="center"/>
            <w:hideMark/>
          </w:tcPr>
          <w:p w14:paraId="33FD4126" w14:textId="77777777" w:rsidR="0042489F" w:rsidRPr="0042489F" w:rsidRDefault="0042489F" w:rsidP="0042489F">
            <w:pPr>
              <w:suppressAutoHyphens w:val="0"/>
              <w:spacing w:before="150" w:after="150" w:line="240" w:lineRule="auto"/>
              <w:jc w:val="right"/>
              <w:rPr>
                <w:ins w:id="2994" w:author="Qizhou Duan" w:date="2024-06-21T12:05:00Z"/>
                <w:rFonts w:ascii="Times New Roman" w:eastAsia="Times New Roman" w:hAnsi="Times New Roman" w:cs="Times New Roman"/>
                <w:color w:val="222222"/>
                <w:sz w:val="16"/>
                <w:szCs w:val="16"/>
                <w:lang w:eastAsia="zh-CN"/>
                <w:rPrChange w:id="2995" w:author="Qizhou Duan" w:date="2024-06-21T12:05:00Z">
                  <w:rPr>
                    <w:ins w:id="2996" w:author="Qizhou Duan" w:date="2024-06-21T12:05:00Z"/>
                    <w:rFonts w:ascii="Cambria" w:eastAsia="Times New Roman" w:hAnsi="Cambria" w:cs="Times New Roman"/>
                    <w:color w:val="222222"/>
                    <w:sz w:val="23"/>
                    <w:szCs w:val="23"/>
                    <w:lang w:eastAsia="zh-CN"/>
                  </w:rPr>
                </w:rPrChange>
              </w:rPr>
            </w:pPr>
            <w:ins w:id="2997" w:author="Qizhou Duan" w:date="2024-06-21T12:05:00Z">
              <w:r w:rsidRPr="0042489F">
                <w:rPr>
                  <w:rFonts w:ascii="Times New Roman" w:eastAsia="Times New Roman" w:hAnsi="Times New Roman" w:cs="Times New Roman"/>
                  <w:color w:val="222222"/>
                  <w:sz w:val="16"/>
                  <w:szCs w:val="16"/>
                  <w:lang w:eastAsia="zh-CN"/>
                  <w:rPrChange w:id="2998" w:author="Qizhou Duan" w:date="2024-06-21T12:05:00Z">
                    <w:rPr>
                      <w:rFonts w:ascii="Cambria" w:eastAsia="Times New Roman" w:hAnsi="Cambria" w:cs="Times New Roman"/>
                      <w:color w:val="222222"/>
                      <w:sz w:val="23"/>
                      <w:szCs w:val="23"/>
                      <w:lang w:eastAsia="zh-CN"/>
                    </w:rPr>
                  </w:rPrChange>
                </w:rPr>
                <w:t>692</w:t>
              </w:r>
            </w:ins>
          </w:p>
        </w:tc>
        <w:tc>
          <w:tcPr>
            <w:tcW w:w="0" w:type="auto"/>
            <w:shd w:val="clear" w:color="auto" w:fill="auto"/>
            <w:tcMar>
              <w:top w:w="0" w:type="dxa"/>
              <w:left w:w="75" w:type="dxa"/>
              <w:bottom w:w="0" w:type="dxa"/>
              <w:right w:w="75" w:type="dxa"/>
            </w:tcMar>
            <w:vAlign w:val="center"/>
            <w:hideMark/>
          </w:tcPr>
          <w:p w14:paraId="15B9208E" w14:textId="77777777" w:rsidR="0042489F" w:rsidRPr="0042489F" w:rsidRDefault="0042489F" w:rsidP="0042489F">
            <w:pPr>
              <w:suppressAutoHyphens w:val="0"/>
              <w:spacing w:before="150" w:after="150" w:line="240" w:lineRule="auto"/>
              <w:jc w:val="right"/>
              <w:rPr>
                <w:ins w:id="2999" w:author="Qizhou Duan" w:date="2024-06-21T12:05:00Z"/>
                <w:rFonts w:ascii="Times New Roman" w:eastAsia="Times New Roman" w:hAnsi="Times New Roman" w:cs="Times New Roman"/>
                <w:color w:val="222222"/>
                <w:sz w:val="16"/>
                <w:szCs w:val="16"/>
                <w:lang w:eastAsia="zh-CN"/>
                <w:rPrChange w:id="3000" w:author="Qizhou Duan" w:date="2024-06-21T12:05:00Z">
                  <w:rPr>
                    <w:ins w:id="3001" w:author="Qizhou Duan" w:date="2024-06-21T12:05:00Z"/>
                    <w:rFonts w:ascii="Cambria" w:eastAsia="Times New Roman" w:hAnsi="Cambria" w:cs="Times New Roman"/>
                    <w:color w:val="222222"/>
                    <w:sz w:val="23"/>
                    <w:szCs w:val="23"/>
                    <w:lang w:eastAsia="zh-CN"/>
                  </w:rPr>
                </w:rPrChange>
              </w:rPr>
            </w:pPr>
            <w:ins w:id="3002" w:author="Qizhou Duan" w:date="2024-06-21T12:05:00Z">
              <w:r w:rsidRPr="0042489F">
                <w:rPr>
                  <w:rFonts w:ascii="Times New Roman" w:eastAsia="Times New Roman" w:hAnsi="Times New Roman" w:cs="Times New Roman"/>
                  <w:color w:val="222222"/>
                  <w:sz w:val="16"/>
                  <w:szCs w:val="16"/>
                  <w:lang w:eastAsia="zh-CN"/>
                  <w:rPrChange w:id="300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A22A194" w14:textId="77777777" w:rsidR="0042489F" w:rsidRPr="0042489F" w:rsidRDefault="0042489F" w:rsidP="0042489F">
            <w:pPr>
              <w:suppressAutoHyphens w:val="0"/>
              <w:spacing w:before="150" w:after="150" w:line="240" w:lineRule="auto"/>
              <w:jc w:val="right"/>
              <w:rPr>
                <w:ins w:id="3004" w:author="Qizhou Duan" w:date="2024-06-21T12:05:00Z"/>
                <w:rFonts w:ascii="Times New Roman" w:eastAsia="Times New Roman" w:hAnsi="Times New Roman" w:cs="Times New Roman"/>
                <w:color w:val="222222"/>
                <w:sz w:val="16"/>
                <w:szCs w:val="16"/>
                <w:lang w:eastAsia="zh-CN"/>
                <w:rPrChange w:id="3005" w:author="Qizhou Duan" w:date="2024-06-21T12:05:00Z">
                  <w:rPr>
                    <w:ins w:id="3006" w:author="Qizhou Duan" w:date="2024-06-21T12:05:00Z"/>
                    <w:rFonts w:ascii="Cambria" w:eastAsia="Times New Roman" w:hAnsi="Cambria" w:cs="Times New Roman"/>
                    <w:color w:val="222222"/>
                    <w:sz w:val="23"/>
                    <w:szCs w:val="23"/>
                    <w:lang w:eastAsia="zh-CN"/>
                  </w:rPr>
                </w:rPrChange>
              </w:rPr>
            </w:pPr>
            <w:ins w:id="3007" w:author="Qizhou Duan" w:date="2024-06-21T12:05:00Z">
              <w:r w:rsidRPr="0042489F">
                <w:rPr>
                  <w:rFonts w:ascii="Times New Roman" w:eastAsia="Times New Roman" w:hAnsi="Times New Roman" w:cs="Times New Roman"/>
                  <w:color w:val="222222"/>
                  <w:sz w:val="16"/>
                  <w:szCs w:val="16"/>
                  <w:lang w:eastAsia="zh-CN"/>
                  <w:rPrChange w:id="300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D9D9B3C" w14:textId="77777777" w:rsidR="0042489F" w:rsidRPr="0042489F" w:rsidRDefault="0042489F" w:rsidP="0042489F">
            <w:pPr>
              <w:suppressAutoHyphens w:val="0"/>
              <w:spacing w:before="150" w:after="150" w:line="240" w:lineRule="auto"/>
              <w:jc w:val="right"/>
              <w:rPr>
                <w:ins w:id="3009" w:author="Qizhou Duan" w:date="2024-06-21T12:05:00Z"/>
                <w:rFonts w:ascii="Times New Roman" w:eastAsia="Times New Roman" w:hAnsi="Times New Roman" w:cs="Times New Roman"/>
                <w:color w:val="222222"/>
                <w:sz w:val="16"/>
                <w:szCs w:val="16"/>
                <w:lang w:eastAsia="zh-CN"/>
                <w:rPrChange w:id="3010" w:author="Qizhou Duan" w:date="2024-06-21T12:05:00Z">
                  <w:rPr>
                    <w:ins w:id="3011" w:author="Qizhou Duan" w:date="2024-06-21T12:05:00Z"/>
                    <w:rFonts w:ascii="Cambria" w:eastAsia="Times New Roman" w:hAnsi="Cambria" w:cs="Times New Roman"/>
                    <w:color w:val="222222"/>
                    <w:sz w:val="23"/>
                    <w:szCs w:val="23"/>
                    <w:lang w:eastAsia="zh-CN"/>
                  </w:rPr>
                </w:rPrChange>
              </w:rPr>
            </w:pPr>
            <w:ins w:id="3012" w:author="Qizhou Duan" w:date="2024-06-21T12:05:00Z">
              <w:r w:rsidRPr="0042489F">
                <w:rPr>
                  <w:rFonts w:ascii="Times New Roman" w:eastAsia="Times New Roman" w:hAnsi="Times New Roman" w:cs="Times New Roman"/>
                  <w:color w:val="222222"/>
                  <w:sz w:val="16"/>
                  <w:szCs w:val="16"/>
                  <w:lang w:eastAsia="zh-CN"/>
                  <w:rPrChange w:id="301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2591900" w14:textId="77777777" w:rsidR="0042489F" w:rsidRPr="0042489F" w:rsidRDefault="0042489F" w:rsidP="0042489F">
            <w:pPr>
              <w:suppressAutoHyphens w:val="0"/>
              <w:spacing w:before="150" w:after="150" w:line="240" w:lineRule="auto"/>
              <w:jc w:val="right"/>
              <w:rPr>
                <w:ins w:id="3014" w:author="Qizhou Duan" w:date="2024-06-21T12:05:00Z"/>
                <w:rFonts w:ascii="Times New Roman" w:eastAsia="Times New Roman" w:hAnsi="Times New Roman" w:cs="Times New Roman"/>
                <w:color w:val="222222"/>
                <w:sz w:val="16"/>
                <w:szCs w:val="16"/>
                <w:lang w:eastAsia="zh-CN"/>
                <w:rPrChange w:id="3015" w:author="Qizhou Duan" w:date="2024-06-21T12:05:00Z">
                  <w:rPr>
                    <w:ins w:id="3016" w:author="Qizhou Duan" w:date="2024-06-21T12:05:00Z"/>
                    <w:rFonts w:ascii="Cambria" w:eastAsia="Times New Roman" w:hAnsi="Cambria" w:cs="Times New Roman"/>
                    <w:color w:val="222222"/>
                    <w:sz w:val="23"/>
                    <w:szCs w:val="23"/>
                    <w:lang w:eastAsia="zh-CN"/>
                  </w:rPr>
                </w:rPrChange>
              </w:rPr>
            </w:pPr>
            <w:ins w:id="3017" w:author="Qizhou Duan" w:date="2024-06-21T12:05:00Z">
              <w:r w:rsidRPr="0042489F">
                <w:rPr>
                  <w:rFonts w:ascii="Times New Roman" w:eastAsia="Times New Roman" w:hAnsi="Times New Roman" w:cs="Times New Roman"/>
                  <w:color w:val="222222"/>
                  <w:sz w:val="16"/>
                  <w:szCs w:val="16"/>
                  <w:lang w:eastAsia="zh-CN"/>
                  <w:rPrChange w:id="301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F20E46C" w14:textId="77777777" w:rsidR="0042489F" w:rsidRPr="0042489F" w:rsidRDefault="0042489F" w:rsidP="0042489F">
            <w:pPr>
              <w:suppressAutoHyphens w:val="0"/>
              <w:spacing w:before="150" w:after="150" w:line="240" w:lineRule="auto"/>
              <w:jc w:val="right"/>
              <w:rPr>
                <w:ins w:id="3019" w:author="Qizhou Duan" w:date="2024-06-21T12:05:00Z"/>
                <w:rFonts w:ascii="Times New Roman" w:eastAsia="Times New Roman" w:hAnsi="Times New Roman" w:cs="Times New Roman"/>
                <w:color w:val="222222"/>
                <w:sz w:val="16"/>
                <w:szCs w:val="16"/>
                <w:lang w:eastAsia="zh-CN"/>
                <w:rPrChange w:id="3020" w:author="Qizhou Duan" w:date="2024-06-21T12:05:00Z">
                  <w:rPr>
                    <w:ins w:id="3021" w:author="Qizhou Duan" w:date="2024-06-21T12:05:00Z"/>
                    <w:rFonts w:ascii="Cambria" w:eastAsia="Times New Roman" w:hAnsi="Cambria" w:cs="Times New Roman"/>
                    <w:color w:val="222222"/>
                    <w:sz w:val="23"/>
                    <w:szCs w:val="23"/>
                    <w:lang w:eastAsia="zh-CN"/>
                  </w:rPr>
                </w:rPrChange>
              </w:rPr>
            </w:pPr>
            <w:ins w:id="3022" w:author="Qizhou Duan" w:date="2024-06-21T12:05:00Z">
              <w:r w:rsidRPr="0042489F">
                <w:rPr>
                  <w:rFonts w:ascii="Times New Roman" w:eastAsia="Times New Roman" w:hAnsi="Times New Roman" w:cs="Times New Roman"/>
                  <w:color w:val="222222"/>
                  <w:sz w:val="16"/>
                  <w:szCs w:val="16"/>
                  <w:lang w:eastAsia="zh-CN"/>
                  <w:rPrChange w:id="302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BE7F1C1" w14:textId="77777777" w:rsidR="0042489F" w:rsidRPr="0042489F" w:rsidRDefault="0042489F" w:rsidP="0042489F">
            <w:pPr>
              <w:suppressAutoHyphens w:val="0"/>
              <w:spacing w:before="150" w:after="150" w:line="240" w:lineRule="auto"/>
              <w:jc w:val="right"/>
              <w:rPr>
                <w:ins w:id="3024" w:author="Qizhou Duan" w:date="2024-06-21T12:05:00Z"/>
                <w:rFonts w:ascii="Times New Roman" w:eastAsia="Times New Roman" w:hAnsi="Times New Roman" w:cs="Times New Roman"/>
                <w:color w:val="222222"/>
                <w:sz w:val="16"/>
                <w:szCs w:val="16"/>
                <w:lang w:eastAsia="zh-CN"/>
                <w:rPrChange w:id="3025" w:author="Qizhou Duan" w:date="2024-06-21T12:05:00Z">
                  <w:rPr>
                    <w:ins w:id="3026" w:author="Qizhou Duan" w:date="2024-06-21T12:05:00Z"/>
                    <w:rFonts w:ascii="Cambria" w:eastAsia="Times New Roman" w:hAnsi="Cambria" w:cs="Times New Roman"/>
                    <w:color w:val="222222"/>
                    <w:sz w:val="23"/>
                    <w:szCs w:val="23"/>
                    <w:lang w:eastAsia="zh-CN"/>
                  </w:rPr>
                </w:rPrChange>
              </w:rPr>
            </w:pPr>
            <w:ins w:id="3027" w:author="Qizhou Duan" w:date="2024-06-21T12:05:00Z">
              <w:r w:rsidRPr="0042489F">
                <w:rPr>
                  <w:rFonts w:ascii="Times New Roman" w:eastAsia="Times New Roman" w:hAnsi="Times New Roman" w:cs="Times New Roman"/>
                  <w:color w:val="222222"/>
                  <w:sz w:val="16"/>
                  <w:szCs w:val="16"/>
                  <w:lang w:eastAsia="zh-CN"/>
                  <w:rPrChange w:id="3028"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8855B39" w14:textId="77777777" w:rsidTr="0042489F">
        <w:trPr>
          <w:ins w:id="3029" w:author="Qizhou Duan" w:date="2024-06-21T12:05:00Z"/>
        </w:trPr>
        <w:tc>
          <w:tcPr>
            <w:tcW w:w="0" w:type="auto"/>
            <w:shd w:val="clear" w:color="auto" w:fill="auto"/>
            <w:tcMar>
              <w:top w:w="0" w:type="dxa"/>
              <w:left w:w="75" w:type="dxa"/>
              <w:bottom w:w="0" w:type="dxa"/>
              <w:right w:w="75" w:type="dxa"/>
            </w:tcMar>
            <w:vAlign w:val="center"/>
            <w:hideMark/>
          </w:tcPr>
          <w:p w14:paraId="6132317C" w14:textId="77777777" w:rsidR="0042489F" w:rsidRPr="0042489F" w:rsidRDefault="0042489F" w:rsidP="0042489F">
            <w:pPr>
              <w:suppressAutoHyphens w:val="0"/>
              <w:spacing w:before="150" w:after="150" w:line="240" w:lineRule="auto"/>
              <w:rPr>
                <w:ins w:id="3030" w:author="Qizhou Duan" w:date="2024-06-21T12:05:00Z"/>
                <w:rFonts w:ascii="Times New Roman" w:eastAsia="Times New Roman" w:hAnsi="Times New Roman" w:cs="Times New Roman"/>
                <w:color w:val="222222"/>
                <w:sz w:val="16"/>
                <w:szCs w:val="16"/>
                <w:lang w:eastAsia="zh-CN"/>
                <w:rPrChange w:id="3031" w:author="Qizhou Duan" w:date="2024-06-21T12:05:00Z">
                  <w:rPr>
                    <w:ins w:id="3032" w:author="Qizhou Duan" w:date="2024-06-21T12:05:00Z"/>
                    <w:rFonts w:ascii="Cambria" w:eastAsia="Times New Roman" w:hAnsi="Cambria" w:cs="Times New Roman"/>
                    <w:color w:val="222222"/>
                    <w:sz w:val="23"/>
                    <w:szCs w:val="23"/>
                    <w:lang w:eastAsia="zh-CN"/>
                  </w:rPr>
                </w:rPrChange>
              </w:rPr>
            </w:pPr>
            <w:ins w:id="3033" w:author="Qizhou Duan" w:date="2024-06-21T12:05:00Z">
              <w:r w:rsidRPr="0042489F">
                <w:rPr>
                  <w:rFonts w:ascii="Times New Roman" w:eastAsia="Times New Roman" w:hAnsi="Times New Roman" w:cs="Times New Roman"/>
                  <w:color w:val="222222"/>
                  <w:sz w:val="16"/>
                  <w:szCs w:val="16"/>
                  <w:lang w:eastAsia="zh-CN"/>
                  <w:rPrChange w:id="3034" w:author="Qizhou Duan" w:date="2024-06-21T12:05:00Z">
                    <w:rPr>
                      <w:rFonts w:ascii="Cambria" w:eastAsia="Times New Roman" w:hAnsi="Cambria" w:cs="Times New Roman"/>
                      <w:color w:val="222222"/>
                      <w:sz w:val="23"/>
                      <w:szCs w:val="23"/>
                      <w:lang w:eastAsia="zh-CN"/>
                    </w:rPr>
                  </w:rPrChange>
                </w:rPr>
                <w:t>Cardinali et al. (2023)</w:t>
              </w:r>
            </w:ins>
          </w:p>
        </w:tc>
        <w:tc>
          <w:tcPr>
            <w:tcW w:w="0" w:type="auto"/>
            <w:shd w:val="clear" w:color="auto" w:fill="auto"/>
            <w:tcMar>
              <w:top w:w="0" w:type="dxa"/>
              <w:left w:w="75" w:type="dxa"/>
              <w:bottom w:w="0" w:type="dxa"/>
              <w:right w:w="75" w:type="dxa"/>
            </w:tcMar>
            <w:vAlign w:val="center"/>
            <w:hideMark/>
          </w:tcPr>
          <w:p w14:paraId="5DA146D3" w14:textId="77777777" w:rsidR="0042489F" w:rsidRPr="0042489F" w:rsidRDefault="0042489F" w:rsidP="0042489F">
            <w:pPr>
              <w:suppressAutoHyphens w:val="0"/>
              <w:spacing w:before="150" w:after="150" w:line="240" w:lineRule="auto"/>
              <w:jc w:val="right"/>
              <w:rPr>
                <w:ins w:id="3035" w:author="Qizhou Duan" w:date="2024-06-21T12:05:00Z"/>
                <w:rFonts w:ascii="Times New Roman" w:eastAsia="Times New Roman" w:hAnsi="Times New Roman" w:cs="Times New Roman"/>
                <w:color w:val="222222"/>
                <w:sz w:val="16"/>
                <w:szCs w:val="16"/>
                <w:lang w:eastAsia="zh-CN"/>
                <w:rPrChange w:id="3036" w:author="Qizhou Duan" w:date="2024-06-21T12:05:00Z">
                  <w:rPr>
                    <w:ins w:id="3037" w:author="Qizhou Duan" w:date="2024-06-21T12:05:00Z"/>
                    <w:rFonts w:ascii="Cambria" w:eastAsia="Times New Roman" w:hAnsi="Cambria" w:cs="Times New Roman"/>
                    <w:color w:val="222222"/>
                    <w:sz w:val="23"/>
                    <w:szCs w:val="23"/>
                    <w:lang w:eastAsia="zh-CN"/>
                  </w:rPr>
                </w:rPrChange>
              </w:rPr>
            </w:pPr>
            <w:ins w:id="3038" w:author="Qizhou Duan" w:date="2024-06-21T12:05:00Z">
              <w:r w:rsidRPr="0042489F">
                <w:rPr>
                  <w:rFonts w:ascii="Times New Roman" w:eastAsia="Times New Roman" w:hAnsi="Times New Roman" w:cs="Times New Roman"/>
                  <w:color w:val="222222"/>
                  <w:sz w:val="16"/>
                  <w:szCs w:val="16"/>
                  <w:lang w:eastAsia="zh-CN"/>
                  <w:rPrChange w:id="3039" w:author="Qizhou Duan" w:date="2024-06-21T12:05:00Z">
                    <w:rPr>
                      <w:rFonts w:ascii="Cambria" w:eastAsia="Times New Roman" w:hAnsi="Cambria" w:cs="Times New Roman"/>
                      <w:color w:val="222222"/>
                      <w:sz w:val="23"/>
                      <w:szCs w:val="23"/>
                      <w:lang w:eastAsia="zh-CN"/>
                    </w:rPr>
                  </w:rPrChange>
                </w:rPr>
                <w:t>118</w:t>
              </w:r>
            </w:ins>
          </w:p>
        </w:tc>
        <w:tc>
          <w:tcPr>
            <w:tcW w:w="0" w:type="auto"/>
            <w:shd w:val="clear" w:color="auto" w:fill="auto"/>
            <w:tcMar>
              <w:top w:w="0" w:type="dxa"/>
              <w:left w:w="75" w:type="dxa"/>
              <w:bottom w:w="0" w:type="dxa"/>
              <w:right w:w="75" w:type="dxa"/>
            </w:tcMar>
            <w:vAlign w:val="center"/>
            <w:hideMark/>
          </w:tcPr>
          <w:p w14:paraId="0F26F242" w14:textId="77777777" w:rsidR="0042489F" w:rsidRPr="0042489F" w:rsidRDefault="0042489F" w:rsidP="0042489F">
            <w:pPr>
              <w:suppressAutoHyphens w:val="0"/>
              <w:spacing w:before="150" w:after="150" w:line="240" w:lineRule="auto"/>
              <w:jc w:val="right"/>
              <w:rPr>
                <w:ins w:id="3040" w:author="Qizhou Duan" w:date="2024-06-21T12:05:00Z"/>
                <w:rFonts w:ascii="Times New Roman" w:eastAsia="Times New Roman" w:hAnsi="Times New Roman" w:cs="Times New Roman"/>
                <w:color w:val="222222"/>
                <w:sz w:val="16"/>
                <w:szCs w:val="16"/>
                <w:lang w:eastAsia="zh-CN"/>
                <w:rPrChange w:id="3041" w:author="Qizhou Duan" w:date="2024-06-21T12:05:00Z">
                  <w:rPr>
                    <w:ins w:id="3042" w:author="Qizhou Duan" w:date="2024-06-21T12:05:00Z"/>
                    <w:rFonts w:ascii="Cambria" w:eastAsia="Times New Roman" w:hAnsi="Cambria" w:cs="Times New Roman"/>
                    <w:color w:val="222222"/>
                    <w:sz w:val="23"/>
                    <w:szCs w:val="23"/>
                    <w:lang w:eastAsia="zh-CN"/>
                  </w:rPr>
                </w:rPrChange>
              </w:rPr>
            </w:pPr>
            <w:ins w:id="3043" w:author="Qizhou Duan" w:date="2024-06-21T12:05:00Z">
              <w:r w:rsidRPr="0042489F">
                <w:rPr>
                  <w:rFonts w:ascii="Times New Roman" w:eastAsia="Times New Roman" w:hAnsi="Times New Roman" w:cs="Times New Roman"/>
                  <w:color w:val="222222"/>
                  <w:sz w:val="16"/>
                  <w:szCs w:val="16"/>
                  <w:lang w:eastAsia="zh-CN"/>
                  <w:rPrChange w:id="304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4288D24" w14:textId="77777777" w:rsidR="0042489F" w:rsidRPr="0042489F" w:rsidRDefault="0042489F" w:rsidP="0042489F">
            <w:pPr>
              <w:suppressAutoHyphens w:val="0"/>
              <w:spacing w:before="150" w:after="150" w:line="240" w:lineRule="auto"/>
              <w:jc w:val="right"/>
              <w:rPr>
                <w:ins w:id="3045" w:author="Qizhou Duan" w:date="2024-06-21T12:05:00Z"/>
                <w:rFonts w:ascii="Times New Roman" w:eastAsia="Times New Roman" w:hAnsi="Times New Roman" w:cs="Times New Roman"/>
                <w:color w:val="222222"/>
                <w:sz w:val="16"/>
                <w:szCs w:val="16"/>
                <w:lang w:eastAsia="zh-CN"/>
                <w:rPrChange w:id="3046" w:author="Qizhou Duan" w:date="2024-06-21T12:05:00Z">
                  <w:rPr>
                    <w:ins w:id="3047" w:author="Qizhou Duan" w:date="2024-06-21T12:05:00Z"/>
                    <w:rFonts w:ascii="Cambria" w:eastAsia="Times New Roman" w:hAnsi="Cambria" w:cs="Times New Roman"/>
                    <w:color w:val="222222"/>
                    <w:sz w:val="23"/>
                    <w:szCs w:val="23"/>
                    <w:lang w:eastAsia="zh-CN"/>
                  </w:rPr>
                </w:rPrChange>
              </w:rPr>
            </w:pPr>
            <w:ins w:id="3048" w:author="Qizhou Duan" w:date="2024-06-21T12:05:00Z">
              <w:r w:rsidRPr="0042489F">
                <w:rPr>
                  <w:rFonts w:ascii="Times New Roman" w:eastAsia="Times New Roman" w:hAnsi="Times New Roman" w:cs="Times New Roman"/>
                  <w:color w:val="222222"/>
                  <w:sz w:val="16"/>
                  <w:szCs w:val="16"/>
                  <w:lang w:eastAsia="zh-CN"/>
                  <w:rPrChange w:id="304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2BB7CA4" w14:textId="77777777" w:rsidR="0042489F" w:rsidRPr="0042489F" w:rsidRDefault="0042489F" w:rsidP="0042489F">
            <w:pPr>
              <w:suppressAutoHyphens w:val="0"/>
              <w:spacing w:before="150" w:after="150" w:line="240" w:lineRule="auto"/>
              <w:jc w:val="right"/>
              <w:rPr>
                <w:ins w:id="3050" w:author="Qizhou Duan" w:date="2024-06-21T12:05:00Z"/>
                <w:rFonts w:ascii="Times New Roman" w:eastAsia="Times New Roman" w:hAnsi="Times New Roman" w:cs="Times New Roman"/>
                <w:color w:val="222222"/>
                <w:sz w:val="16"/>
                <w:szCs w:val="16"/>
                <w:lang w:eastAsia="zh-CN"/>
                <w:rPrChange w:id="3051" w:author="Qizhou Duan" w:date="2024-06-21T12:05:00Z">
                  <w:rPr>
                    <w:ins w:id="3052" w:author="Qizhou Duan" w:date="2024-06-21T12:05:00Z"/>
                    <w:rFonts w:ascii="Cambria" w:eastAsia="Times New Roman" w:hAnsi="Cambria" w:cs="Times New Roman"/>
                    <w:color w:val="222222"/>
                    <w:sz w:val="23"/>
                    <w:szCs w:val="23"/>
                    <w:lang w:eastAsia="zh-CN"/>
                  </w:rPr>
                </w:rPrChange>
              </w:rPr>
            </w:pPr>
            <w:ins w:id="3053" w:author="Qizhou Duan" w:date="2024-06-21T12:05:00Z">
              <w:r w:rsidRPr="0042489F">
                <w:rPr>
                  <w:rFonts w:ascii="Times New Roman" w:eastAsia="Times New Roman" w:hAnsi="Times New Roman" w:cs="Times New Roman"/>
                  <w:color w:val="222222"/>
                  <w:sz w:val="16"/>
                  <w:szCs w:val="16"/>
                  <w:lang w:eastAsia="zh-CN"/>
                  <w:rPrChange w:id="305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DA95BE5" w14:textId="77777777" w:rsidR="0042489F" w:rsidRPr="0042489F" w:rsidRDefault="0042489F" w:rsidP="0042489F">
            <w:pPr>
              <w:suppressAutoHyphens w:val="0"/>
              <w:spacing w:before="150" w:after="150" w:line="240" w:lineRule="auto"/>
              <w:jc w:val="right"/>
              <w:rPr>
                <w:ins w:id="3055" w:author="Qizhou Duan" w:date="2024-06-21T12:05:00Z"/>
                <w:rFonts w:ascii="Times New Roman" w:eastAsia="Times New Roman" w:hAnsi="Times New Roman" w:cs="Times New Roman"/>
                <w:color w:val="222222"/>
                <w:sz w:val="16"/>
                <w:szCs w:val="16"/>
                <w:lang w:eastAsia="zh-CN"/>
                <w:rPrChange w:id="3056" w:author="Qizhou Duan" w:date="2024-06-21T12:05:00Z">
                  <w:rPr>
                    <w:ins w:id="3057" w:author="Qizhou Duan" w:date="2024-06-21T12:05:00Z"/>
                    <w:rFonts w:ascii="Cambria" w:eastAsia="Times New Roman" w:hAnsi="Cambria" w:cs="Times New Roman"/>
                    <w:color w:val="222222"/>
                    <w:sz w:val="23"/>
                    <w:szCs w:val="23"/>
                    <w:lang w:eastAsia="zh-CN"/>
                  </w:rPr>
                </w:rPrChange>
              </w:rPr>
            </w:pPr>
            <w:ins w:id="3058" w:author="Qizhou Duan" w:date="2024-06-21T12:05:00Z">
              <w:r w:rsidRPr="0042489F">
                <w:rPr>
                  <w:rFonts w:ascii="Times New Roman" w:eastAsia="Times New Roman" w:hAnsi="Times New Roman" w:cs="Times New Roman"/>
                  <w:color w:val="222222"/>
                  <w:sz w:val="16"/>
                  <w:szCs w:val="16"/>
                  <w:lang w:eastAsia="zh-CN"/>
                  <w:rPrChange w:id="305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5374281" w14:textId="77777777" w:rsidR="0042489F" w:rsidRPr="0042489F" w:rsidRDefault="0042489F" w:rsidP="0042489F">
            <w:pPr>
              <w:suppressAutoHyphens w:val="0"/>
              <w:spacing w:before="150" w:after="150" w:line="240" w:lineRule="auto"/>
              <w:jc w:val="right"/>
              <w:rPr>
                <w:ins w:id="3060" w:author="Qizhou Duan" w:date="2024-06-21T12:05:00Z"/>
                <w:rFonts w:ascii="Times New Roman" w:eastAsia="Times New Roman" w:hAnsi="Times New Roman" w:cs="Times New Roman"/>
                <w:color w:val="222222"/>
                <w:sz w:val="16"/>
                <w:szCs w:val="16"/>
                <w:lang w:eastAsia="zh-CN"/>
                <w:rPrChange w:id="3061" w:author="Qizhou Duan" w:date="2024-06-21T12:05:00Z">
                  <w:rPr>
                    <w:ins w:id="3062" w:author="Qizhou Duan" w:date="2024-06-21T12:05:00Z"/>
                    <w:rFonts w:ascii="Cambria" w:eastAsia="Times New Roman" w:hAnsi="Cambria" w:cs="Times New Roman"/>
                    <w:color w:val="222222"/>
                    <w:sz w:val="23"/>
                    <w:szCs w:val="23"/>
                    <w:lang w:eastAsia="zh-CN"/>
                  </w:rPr>
                </w:rPrChange>
              </w:rPr>
            </w:pPr>
            <w:ins w:id="3063" w:author="Qizhou Duan" w:date="2024-06-21T12:05:00Z">
              <w:r w:rsidRPr="0042489F">
                <w:rPr>
                  <w:rFonts w:ascii="Times New Roman" w:eastAsia="Times New Roman" w:hAnsi="Times New Roman" w:cs="Times New Roman"/>
                  <w:color w:val="222222"/>
                  <w:sz w:val="16"/>
                  <w:szCs w:val="16"/>
                  <w:lang w:eastAsia="zh-CN"/>
                  <w:rPrChange w:id="306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3FEFEE5" w14:textId="77777777" w:rsidR="0042489F" w:rsidRPr="0042489F" w:rsidRDefault="0042489F" w:rsidP="0042489F">
            <w:pPr>
              <w:suppressAutoHyphens w:val="0"/>
              <w:spacing w:before="150" w:after="150" w:line="240" w:lineRule="auto"/>
              <w:jc w:val="right"/>
              <w:rPr>
                <w:ins w:id="3065" w:author="Qizhou Duan" w:date="2024-06-21T12:05:00Z"/>
                <w:rFonts w:ascii="Times New Roman" w:eastAsia="Times New Roman" w:hAnsi="Times New Roman" w:cs="Times New Roman"/>
                <w:color w:val="222222"/>
                <w:sz w:val="16"/>
                <w:szCs w:val="16"/>
                <w:lang w:eastAsia="zh-CN"/>
                <w:rPrChange w:id="3066" w:author="Qizhou Duan" w:date="2024-06-21T12:05:00Z">
                  <w:rPr>
                    <w:ins w:id="3067" w:author="Qizhou Duan" w:date="2024-06-21T12:05:00Z"/>
                    <w:rFonts w:ascii="Cambria" w:eastAsia="Times New Roman" w:hAnsi="Cambria" w:cs="Times New Roman"/>
                    <w:color w:val="222222"/>
                    <w:sz w:val="23"/>
                    <w:szCs w:val="23"/>
                    <w:lang w:eastAsia="zh-CN"/>
                  </w:rPr>
                </w:rPrChange>
              </w:rPr>
            </w:pPr>
            <w:ins w:id="3068" w:author="Qizhou Duan" w:date="2024-06-21T12:05:00Z">
              <w:r w:rsidRPr="0042489F">
                <w:rPr>
                  <w:rFonts w:ascii="Times New Roman" w:eastAsia="Times New Roman" w:hAnsi="Times New Roman" w:cs="Times New Roman"/>
                  <w:color w:val="222222"/>
                  <w:sz w:val="16"/>
                  <w:szCs w:val="16"/>
                  <w:lang w:eastAsia="zh-CN"/>
                  <w:rPrChange w:id="3069"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5752D3AC" w14:textId="77777777" w:rsidTr="0042489F">
        <w:trPr>
          <w:ins w:id="3070" w:author="Qizhou Duan" w:date="2024-06-21T12:05:00Z"/>
        </w:trPr>
        <w:tc>
          <w:tcPr>
            <w:tcW w:w="0" w:type="auto"/>
            <w:shd w:val="clear" w:color="auto" w:fill="auto"/>
            <w:tcMar>
              <w:top w:w="0" w:type="dxa"/>
              <w:left w:w="75" w:type="dxa"/>
              <w:bottom w:w="0" w:type="dxa"/>
              <w:right w:w="75" w:type="dxa"/>
            </w:tcMar>
            <w:vAlign w:val="center"/>
            <w:hideMark/>
          </w:tcPr>
          <w:p w14:paraId="5F099736" w14:textId="77777777" w:rsidR="0042489F" w:rsidRPr="0042489F" w:rsidRDefault="0042489F" w:rsidP="0042489F">
            <w:pPr>
              <w:suppressAutoHyphens w:val="0"/>
              <w:spacing w:before="150" w:after="150" w:line="240" w:lineRule="auto"/>
              <w:rPr>
                <w:ins w:id="3071" w:author="Qizhou Duan" w:date="2024-06-21T12:05:00Z"/>
                <w:rFonts w:ascii="Times New Roman" w:eastAsia="Times New Roman" w:hAnsi="Times New Roman" w:cs="Times New Roman"/>
                <w:color w:val="222222"/>
                <w:sz w:val="16"/>
                <w:szCs w:val="16"/>
                <w:lang w:eastAsia="zh-CN"/>
                <w:rPrChange w:id="3072" w:author="Qizhou Duan" w:date="2024-06-21T12:05:00Z">
                  <w:rPr>
                    <w:ins w:id="3073" w:author="Qizhou Duan" w:date="2024-06-21T12:05:00Z"/>
                    <w:rFonts w:ascii="Cambria" w:eastAsia="Times New Roman" w:hAnsi="Cambria" w:cs="Times New Roman"/>
                    <w:color w:val="222222"/>
                    <w:sz w:val="23"/>
                    <w:szCs w:val="23"/>
                    <w:lang w:eastAsia="zh-CN"/>
                  </w:rPr>
                </w:rPrChange>
              </w:rPr>
            </w:pPr>
            <w:ins w:id="3074" w:author="Qizhou Duan" w:date="2024-06-21T12:05:00Z">
              <w:r w:rsidRPr="0042489F">
                <w:rPr>
                  <w:rFonts w:ascii="Times New Roman" w:eastAsia="Times New Roman" w:hAnsi="Times New Roman" w:cs="Times New Roman"/>
                  <w:color w:val="222222"/>
                  <w:sz w:val="16"/>
                  <w:szCs w:val="16"/>
                  <w:lang w:eastAsia="zh-CN"/>
                  <w:rPrChange w:id="3075" w:author="Qizhou Duan" w:date="2024-06-21T12:05:00Z">
                    <w:rPr>
                      <w:rFonts w:ascii="Cambria" w:eastAsia="Times New Roman" w:hAnsi="Cambria" w:cs="Times New Roman"/>
                      <w:color w:val="222222"/>
                      <w:sz w:val="23"/>
                      <w:szCs w:val="23"/>
                      <w:lang w:eastAsia="zh-CN"/>
                    </w:rPr>
                  </w:rPrChange>
                </w:rPr>
                <w:t>Carola et al. (2022)</w:t>
              </w:r>
            </w:ins>
          </w:p>
        </w:tc>
        <w:tc>
          <w:tcPr>
            <w:tcW w:w="0" w:type="auto"/>
            <w:shd w:val="clear" w:color="auto" w:fill="auto"/>
            <w:tcMar>
              <w:top w:w="0" w:type="dxa"/>
              <w:left w:w="75" w:type="dxa"/>
              <w:bottom w:w="0" w:type="dxa"/>
              <w:right w:w="75" w:type="dxa"/>
            </w:tcMar>
            <w:vAlign w:val="center"/>
            <w:hideMark/>
          </w:tcPr>
          <w:p w14:paraId="0DFAD5FA" w14:textId="77777777" w:rsidR="0042489F" w:rsidRPr="0042489F" w:rsidRDefault="0042489F" w:rsidP="0042489F">
            <w:pPr>
              <w:suppressAutoHyphens w:val="0"/>
              <w:spacing w:before="150" w:after="150" w:line="240" w:lineRule="auto"/>
              <w:jc w:val="right"/>
              <w:rPr>
                <w:ins w:id="3076" w:author="Qizhou Duan" w:date="2024-06-21T12:05:00Z"/>
                <w:rFonts w:ascii="Times New Roman" w:eastAsia="Times New Roman" w:hAnsi="Times New Roman" w:cs="Times New Roman"/>
                <w:color w:val="222222"/>
                <w:sz w:val="16"/>
                <w:szCs w:val="16"/>
                <w:lang w:eastAsia="zh-CN"/>
                <w:rPrChange w:id="3077" w:author="Qizhou Duan" w:date="2024-06-21T12:05:00Z">
                  <w:rPr>
                    <w:ins w:id="3078" w:author="Qizhou Duan" w:date="2024-06-21T12:05:00Z"/>
                    <w:rFonts w:ascii="Cambria" w:eastAsia="Times New Roman" w:hAnsi="Cambria" w:cs="Times New Roman"/>
                    <w:color w:val="222222"/>
                    <w:sz w:val="23"/>
                    <w:szCs w:val="23"/>
                    <w:lang w:eastAsia="zh-CN"/>
                  </w:rPr>
                </w:rPrChange>
              </w:rPr>
            </w:pPr>
            <w:ins w:id="3079" w:author="Qizhou Duan" w:date="2024-06-21T12:05:00Z">
              <w:r w:rsidRPr="0042489F">
                <w:rPr>
                  <w:rFonts w:ascii="Times New Roman" w:eastAsia="Times New Roman" w:hAnsi="Times New Roman" w:cs="Times New Roman"/>
                  <w:color w:val="222222"/>
                  <w:sz w:val="16"/>
                  <w:szCs w:val="16"/>
                  <w:lang w:eastAsia="zh-CN"/>
                  <w:rPrChange w:id="3080" w:author="Qizhou Duan" w:date="2024-06-21T12:05:00Z">
                    <w:rPr>
                      <w:rFonts w:ascii="Cambria" w:eastAsia="Times New Roman" w:hAnsi="Cambria" w:cs="Times New Roman"/>
                      <w:color w:val="222222"/>
                      <w:sz w:val="23"/>
                      <w:szCs w:val="23"/>
                      <w:lang w:eastAsia="zh-CN"/>
                    </w:rPr>
                  </w:rPrChange>
                </w:rPr>
                <w:t>35</w:t>
              </w:r>
            </w:ins>
          </w:p>
        </w:tc>
        <w:tc>
          <w:tcPr>
            <w:tcW w:w="0" w:type="auto"/>
            <w:shd w:val="clear" w:color="auto" w:fill="auto"/>
            <w:tcMar>
              <w:top w:w="0" w:type="dxa"/>
              <w:left w:w="75" w:type="dxa"/>
              <w:bottom w:w="0" w:type="dxa"/>
              <w:right w:w="75" w:type="dxa"/>
            </w:tcMar>
            <w:vAlign w:val="center"/>
            <w:hideMark/>
          </w:tcPr>
          <w:p w14:paraId="6AEF85C0" w14:textId="77777777" w:rsidR="0042489F" w:rsidRPr="0042489F" w:rsidRDefault="0042489F" w:rsidP="0042489F">
            <w:pPr>
              <w:suppressAutoHyphens w:val="0"/>
              <w:spacing w:before="150" w:after="150" w:line="240" w:lineRule="auto"/>
              <w:jc w:val="right"/>
              <w:rPr>
                <w:ins w:id="3081" w:author="Qizhou Duan" w:date="2024-06-21T12:05:00Z"/>
                <w:rFonts w:ascii="Times New Roman" w:eastAsia="Times New Roman" w:hAnsi="Times New Roman" w:cs="Times New Roman"/>
                <w:color w:val="222222"/>
                <w:sz w:val="16"/>
                <w:szCs w:val="16"/>
                <w:lang w:eastAsia="zh-CN"/>
                <w:rPrChange w:id="3082" w:author="Qizhou Duan" w:date="2024-06-21T12:05:00Z">
                  <w:rPr>
                    <w:ins w:id="3083" w:author="Qizhou Duan" w:date="2024-06-21T12:05:00Z"/>
                    <w:rFonts w:ascii="Cambria" w:eastAsia="Times New Roman" w:hAnsi="Cambria" w:cs="Times New Roman"/>
                    <w:color w:val="222222"/>
                    <w:sz w:val="23"/>
                    <w:szCs w:val="23"/>
                    <w:lang w:eastAsia="zh-CN"/>
                  </w:rPr>
                </w:rPrChange>
              </w:rPr>
            </w:pPr>
            <w:ins w:id="3084" w:author="Qizhou Duan" w:date="2024-06-21T12:05:00Z">
              <w:r w:rsidRPr="0042489F">
                <w:rPr>
                  <w:rFonts w:ascii="Times New Roman" w:eastAsia="Times New Roman" w:hAnsi="Times New Roman" w:cs="Times New Roman"/>
                  <w:color w:val="222222"/>
                  <w:sz w:val="16"/>
                  <w:szCs w:val="16"/>
                  <w:lang w:eastAsia="zh-CN"/>
                  <w:rPrChange w:id="308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1EAFDDB" w14:textId="77777777" w:rsidR="0042489F" w:rsidRPr="0042489F" w:rsidRDefault="0042489F" w:rsidP="0042489F">
            <w:pPr>
              <w:suppressAutoHyphens w:val="0"/>
              <w:spacing w:before="150" w:after="150" w:line="240" w:lineRule="auto"/>
              <w:jc w:val="right"/>
              <w:rPr>
                <w:ins w:id="3086" w:author="Qizhou Duan" w:date="2024-06-21T12:05:00Z"/>
                <w:rFonts w:ascii="Times New Roman" w:eastAsia="Times New Roman" w:hAnsi="Times New Roman" w:cs="Times New Roman"/>
                <w:color w:val="222222"/>
                <w:sz w:val="16"/>
                <w:szCs w:val="16"/>
                <w:lang w:eastAsia="zh-CN"/>
                <w:rPrChange w:id="3087" w:author="Qizhou Duan" w:date="2024-06-21T12:05:00Z">
                  <w:rPr>
                    <w:ins w:id="3088" w:author="Qizhou Duan" w:date="2024-06-21T12:05:00Z"/>
                    <w:rFonts w:ascii="Cambria" w:eastAsia="Times New Roman" w:hAnsi="Cambria" w:cs="Times New Roman"/>
                    <w:color w:val="222222"/>
                    <w:sz w:val="23"/>
                    <w:szCs w:val="23"/>
                    <w:lang w:eastAsia="zh-CN"/>
                  </w:rPr>
                </w:rPrChange>
              </w:rPr>
            </w:pPr>
            <w:ins w:id="3089" w:author="Qizhou Duan" w:date="2024-06-21T12:05:00Z">
              <w:r w:rsidRPr="0042489F">
                <w:rPr>
                  <w:rFonts w:ascii="Times New Roman" w:eastAsia="Times New Roman" w:hAnsi="Times New Roman" w:cs="Times New Roman"/>
                  <w:color w:val="222222"/>
                  <w:sz w:val="16"/>
                  <w:szCs w:val="16"/>
                  <w:lang w:eastAsia="zh-CN"/>
                  <w:rPrChange w:id="309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F196BA3" w14:textId="77777777" w:rsidR="0042489F" w:rsidRPr="0042489F" w:rsidRDefault="0042489F" w:rsidP="0042489F">
            <w:pPr>
              <w:suppressAutoHyphens w:val="0"/>
              <w:spacing w:before="150" w:after="150" w:line="240" w:lineRule="auto"/>
              <w:jc w:val="right"/>
              <w:rPr>
                <w:ins w:id="3091" w:author="Qizhou Duan" w:date="2024-06-21T12:05:00Z"/>
                <w:rFonts w:ascii="Times New Roman" w:eastAsia="Times New Roman" w:hAnsi="Times New Roman" w:cs="Times New Roman"/>
                <w:color w:val="222222"/>
                <w:sz w:val="16"/>
                <w:szCs w:val="16"/>
                <w:lang w:eastAsia="zh-CN"/>
                <w:rPrChange w:id="3092" w:author="Qizhou Duan" w:date="2024-06-21T12:05:00Z">
                  <w:rPr>
                    <w:ins w:id="3093" w:author="Qizhou Duan" w:date="2024-06-21T12:05:00Z"/>
                    <w:rFonts w:ascii="Cambria" w:eastAsia="Times New Roman" w:hAnsi="Cambria" w:cs="Times New Roman"/>
                    <w:color w:val="222222"/>
                    <w:sz w:val="23"/>
                    <w:szCs w:val="23"/>
                    <w:lang w:eastAsia="zh-CN"/>
                  </w:rPr>
                </w:rPrChange>
              </w:rPr>
            </w:pPr>
            <w:ins w:id="3094" w:author="Qizhou Duan" w:date="2024-06-21T12:05:00Z">
              <w:r w:rsidRPr="0042489F">
                <w:rPr>
                  <w:rFonts w:ascii="Times New Roman" w:eastAsia="Times New Roman" w:hAnsi="Times New Roman" w:cs="Times New Roman"/>
                  <w:color w:val="222222"/>
                  <w:sz w:val="16"/>
                  <w:szCs w:val="16"/>
                  <w:lang w:eastAsia="zh-CN"/>
                  <w:rPrChange w:id="309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D432514" w14:textId="77777777" w:rsidR="0042489F" w:rsidRPr="0042489F" w:rsidRDefault="0042489F" w:rsidP="0042489F">
            <w:pPr>
              <w:suppressAutoHyphens w:val="0"/>
              <w:spacing w:before="150" w:after="150" w:line="240" w:lineRule="auto"/>
              <w:jc w:val="right"/>
              <w:rPr>
                <w:ins w:id="3096" w:author="Qizhou Duan" w:date="2024-06-21T12:05:00Z"/>
                <w:rFonts w:ascii="Times New Roman" w:eastAsia="Times New Roman" w:hAnsi="Times New Roman" w:cs="Times New Roman"/>
                <w:color w:val="222222"/>
                <w:sz w:val="16"/>
                <w:szCs w:val="16"/>
                <w:lang w:eastAsia="zh-CN"/>
                <w:rPrChange w:id="3097" w:author="Qizhou Duan" w:date="2024-06-21T12:05:00Z">
                  <w:rPr>
                    <w:ins w:id="3098" w:author="Qizhou Duan" w:date="2024-06-21T12:05:00Z"/>
                    <w:rFonts w:ascii="Cambria" w:eastAsia="Times New Roman" w:hAnsi="Cambria" w:cs="Times New Roman"/>
                    <w:color w:val="222222"/>
                    <w:sz w:val="23"/>
                    <w:szCs w:val="23"/>
                    <w:lang w:eastAsia="zh-CN"/>
                  </w:rPr>
                </w:rPrChange>
              </w:rPr>
            </w:pPr>
            <w:ins w:id="3099" w:author="Qizhou Duan" w:date="2024-06-21T12:05:00Z">
              <w:r w:rsidRPr="0042489F">
                <w:rPr>
                  <w:rFonts w:ascii="Times New Roman" w:eastAsia="Times New Roman" w:hAnsi="Times New Roman" w:cs="Times New Roman"/>
                  <w:color w:val="222222"/>
                  <w:sz w:val="16"/>
                  <w:szCs w:val="16"/>
                  <w:lang w:eastAsia="zh-CN"/>
                  <w:rPrChange w:id="310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3F27172" w14:textId="77777777" w:rsidR="0042489F" w:rsidRPr="0042489F" w:rsidRDefault="0042489F" w:rsidP="0042489F">
            <w:pPr>
              <w:suppressAutoHyphens w:val="0"/>
              <w:spacing w:before="150" w:after="150" w:line="240" w:lineRule="auto"/>
              <w:jc w:val="right"/>
              <w:rPr>
                <w:ins w:id="3101" w:author="Qizhou Duan" w:date="2024-06-21T12:05:00Z"/>
                <w:rFonts w:ascii="Times New Roman" w:eastAsia="Times New Roman" w:hAnsi="Times New Roman" w:cs="Times New Roman"/>
                <w:color w:val="222222"/>
                <w:sz w:val="16"/>
                <w:szCs w:val="16"/>
                <w:lang w:eastAsia="zh-CN"/>
                <w:rPrChange w:id="3102" w:author="Qizhou Duan" w:date="2024-06-21T12:05:00Z">
                  <w:rPr>
                    <w:ins w:id="3103" w:author="Qizhou Duan" w:date="2024-06-21T12:05:00Z"/>
                    <w:rFonts w:ascii="Cambria" w:eastAsia="Times New Roman" w:hAnsi="Cambria" w:cs="Times New Roman"/>
                    <w:color w:val="222222"/>
                    <w:sz w:val="23"/>
                    <w:szCs w:val="23"/>
                    <w:lang w:eastAsia="zh-CN"/>
                  </w:rPr>
                </w:rPrChange>
              </w:rPr>
            </w:pPr>
            <w:ins w:id="3104" w:author="Qizhou Duan" w:date="2024-06-21T12:05:00Z">
              <w:r w:rsidRPr="0042489F">
                <w:rPr>
                  <w:rFonts w:ascii="Times New Roman" w:eastAsia="Times New Roman" w:hAnsi="Times New Roman" w:cs="Times New Roman"/>
                  <w:color w:val="222222"/>
                  <w:sz w:val="16"/>
                  <w:szCs w:val="16"/>
                  <w:lang w:eastAsia="zh-CN"/>
                  <w:rPrChange w:id="310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6F6DB95" w14:textId="77777777" w:rsidR="0042489F" w:rsidRPr="0042489F" w:rsidRDefault="0042489F" w:rsidP="0042489F">
            <w:pPr>
              <w:suppressAutoHyphens w:val="0"/>
              <w:spacing w:before="150" w:after="150" w:line="240" w:lineRule="auto"/>
              <w:jc w:val="right"/>
              <w:rPr>
                <w:ins w:id="3106" w:author="Qizhou Duan" w:date="2024-06-21T12:05:00Z"/>
                <w:rFonts w:ascii="Times New Roman" w:eastAsia="Times New Roman" w:hAnsi="Times New Roman" w:cs="Times New Roman"/>
                <w:color w:val="222222"/>
                <w:sz w:val="16"/>
                <w:szCs w:val="16"/>
                <w:lang w:eastAsia="zh-CN"/>
                <w:rPrChange w:id="3107" w:author="Qizhou Duan" w:date="2024-06-21T12:05:00Z">
                  <w:rPr>
                    <w:ins w:id="3108" w:author="Qizhou Duan" w:date="2024-06-21T12:05:00Z"/>
                    <w:rFonts w:ascii="Cambria" w:eastAsia="Times New Roman" w:hAnsi="Cambria" w:cs="Times New Roman"/>
                    <w:color w:val="222222"/>
                    <w:sz w:val="23"/>
                    <w:szCs w:val="23"/>
                    <w:lang w:eastAsia="zh-CN"/>
                  </w:rPr>
                </w:rPrChange>
              </w:rPr>
            </w:pPr>
            <w:ins w:id="3109" w:author="Qizhou Duan" w:date="2024-06-21T12:05:00Z">
              <w:r w:rsidRPr="0042489F">
                <w:rPr>
                  <w:rFonts w:ascii="Times New Roman" w:eastAsia="Times New Roman" w:hAnsi="Times New Roman" w:cs="Times New Roman"/>
                  <w:color w:val="222222"/>
                  <w:sz w:val="16"/>
                  <w:szCs w:val="16"/>
                  <w:lang w:eastAsia="zh-CN"/>
                  <w:rPrChange w:id="3110"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7386DDD1" w14:textId="77777777" w:rsidTr="0042489F">
        <w:trPr>
          <w:ins w:id="3111" w:author="Qizhou Duan" w:date="2024-06-21T12:05:00Z"/>
        </w:trPr>
        <w:tc>
          <w:tcPr>
            <w:tcW w:w="0" w:type="auto"/>
            <w:shd w:val="clear" w:color="auto" w:fill="auto"/>
            <w:tcMar>
              <w:top w:w="0" w:type="dxa"/>
              <w:left w:w="75" w:type="dxa"/>
              <w:bottom w:w="0" w:type="dxa"/>
              <w:right w:w="75" w:type="dxa"/>
            </w:tcMar>
            <w:vAlign w:val="center"/>
            <w:hideMark/>
          </w:tcPr>
          <w:p w14:paraId="1F8F4095" w14:textId="77777777" w:rsidR="0042489F" w:rsidRPr="0042489F" w:rsidRDefault="0042489F" w:rsidP="0042489F">
            <w:pPr>
              <w:suppressAutoHyphens w:val="0"/>
              <w:spacing w:before="150" w:after="150" w:line="240" w:lineRule="auto"/>
              <w:rPr>
                <w:ins w:id="3112" w:author="Qizhou Duan" w:date="2024-06-21T12:05:00Z"/>
                <w:rFonts w:ascii="Times New Roman" w:eastAsia="Times New Roman" w:hAnsi="Times New Roman" w:cs="Times New Roman"/>
                <w:color w:val="222222"/>
                <w:sz w:val="16"/>
                <w:szCs w:val="16"/>
                <w:lang w:eastAsia="zh-CN"/>
                <w:rPrChange w:id="3113" w:author="Qizhou Duan" w:date="2024-06-21T12:05:00Z">
                  <w:rPr>
                    <w:ins w:id="3114" w:author="Qizhou Duan" w:date="2024-06-21T12:05:00Z"/>
                    <w:rFonts w:ascii="Cambria" w:eastAsia="Times New Roman" w:hAnsi="Cambria" w:cs="Times New Roman"/>
                    <w:color w:val="222222"/>
                    <w:sz w:val="23"/>
                    <w:szCs w:val="23"/>
                    <w:lang w:eastAsia="zh-CN"/>
                  </w:rPr>
                </w:rPrChange>
              </w:rPr>
            </w:pPr>
            <w:ins w:id="3115" w:author="Qizhou Duan" w:date="2024-06-21T12:05:00Z">
              <w:r w:rsidRPr="0042489F">
                <w:rPr>
                  <w:rFonts w:ascii="Times New Roman" w:eastAsia="Times New Roman" w:hAnsi="Times New Roman" w:cs="Times New Roman"/>
                  <w:color w:val="222222"/>
                  <w:sz w:val="16"/>
                  <w:szCs w:val="16"/>
                  <w:lang w:eastAsia="zh-CN"/>
                  <w:rPrChange w:id="3116" w:author="Qizhou Duan" w:date="2024-06-21T12:05:00Z">
                    <w:rPr>
                      <w:rFonts w:ascii="Cambria" w:eastAsia="Times New Roman" w:hAnsi="Cambria" w:cs="Times New Roman"/>
                      <w:color w:val="222222"/>
                      <w:sz w:val="23"/>
                      <w:szCs w:val="23"/>
                      <w:lang w:eastAsia="zh-CN"/>
                    </w:rPr>
                  </w:rPrChange>
                </w:rPr>
                <w:t>Dahan et al. (2022)</w:t>
              </w:r>
            </w:ins>
          </w:p>
        </w:tc>
        <w:tc>
          <w:tcPr>
            <w:tcW w:w="0" w:type="auto"/>
            <w:shd w:val="clear" w:color="auto" w:fill="auto"/>
            <w:tcMar>
              <w:top w:w="0" w:type="dxa"/>
              <w:left w:w="75" w:type="dxa"/>
              <w:bottom w:w="0" w:type="dxa"/>
              <w:right w:w="75" w:type="dxa"/>
            </w:tcMar>
            <w:vAlign w:val="center"/>
            <w:hideMark/>
          </w:tcPr>
          <w:p w14:paraId="55AD5876" w14:textId="77777777" w:rsidR="0042489F" w:rsidRPr="0042489F" w:rsidRDefault="0042489F" w:rsidP="0042489F">
            <w:pPr>
              <w:suppressAutoHyphens w:val="0"/>
              <w:spacing w:before="150" w:after="150" w:line="240" w:lineRule="auto"/>
              <w:jc w:val="right"/>
              <w:rPr>
                <w:ins w:id="3117" w:author="Qizhou Duan" w:date="2024-06-21T12:05:00Z"/>
                <w:rFonts w:ascii="Times New Roman" w:eastAsia="Times New Roman" w:hAnsi="Times New Roman" w:cs="Times New Roman"/>
                <w:color w:val="222222"/>
                <w:sz w:val="16"/>
                <w:szCs w:val="16"/>
                <w:lang w:eastAsia="zh-CN"/>
                <w:rPrChange w:id="3118" w:author="Qizhou Duan" w:date="2024-06-21T12:05:00Z">
                  <w:rPr>
                    <w:ins w:id="3119" w:author="Qizhou Duan" w:date="2024-06-21T12:05:00Z"/>
                    <w:rFonts w:ascii="Cambria" w:eastAsia="Times New Roman" w:hAnsi="Cambria" w:cs="Times New Roman"/>
                    <w:color w:val="222222"/>
                    <w:sz w:val="23"/>
                    <w:szCs w:val="23"/>
                    <w:lang w:eastAsia="zh-CN"/>
                  </w:rPr>
                </w:rPrChange>
              </w:rPr>
            </w:pPr>
            <w:ins w:id="3120" w:author="Qizhou Duan" w:date="2024-06-21T12:05:00Z">
              <w:r w:rsidRPr="0042489F">
                <w:rPr>
                  <w:rFonts w:ascii="Times New Roman" w:eastAsia="Times New Roman" w:hAnsi="Times New Roman" w:cs="Times New Roman"/>
                  <w:color w:val="222222"/>
                  <w:sz w:val="16"/>
                  <w:szCs w:val="16"/>
                  <w:lang w:eastAsia="zh-CN"/>
                  <w:rPrChange w:id="3121" w:author="Qizhou Duan" w:date="2024-06-21T12:05:00Z">
                    <w:rPr>
                      <w:rFonts w:ascii="Cambria" w:eastAsia="Times New Roman" w:hAnsi="Cambria" w:cs="Times New Roman"/>
                      <w:color w:val="222222"/>
                      <w:sz w:val="23"/>
                      <w:szCs w:val="23"/>
                      <w:lang w:eastAsia="zh-CN"/>
                    </w:rPr>
                  </w:rPrChange>
                </w:rPr>
                <w:t>183</w:t>
              </w:r>
            </w:ins>
          </w:p>
        </w:tc>
        <w:tc>
          <w:tcPr>
            <w:tcW w:w="0" w:type="auto"/>
            <w:shd w:val="clear" w:color="auto" w:fill="auto"/>
            <w:tcMar>
              <w:top w:w="0" w:type="dxa"/>
              <w:left w:w="75" w:type="dxa"/>
              <w:bottom w:w="0" w:type="dxa"/>
              <w:right w:w="75" w:type="dxa"/>
            </w:tcMar>
            <w:vAlign w:val="center"/>
            <w:hideMark/>
          </w:tcPr>
          <w:p w14:paraId="762799E1" w14:textId="77777777" w:rsidR="0042489F" w:rsidRPr="0042489F" w:rsidRDefault="0042489F" w:rsidP="0042489F">
            <w:pPr>
              <w:suppressAutoHyphens w:val="0"/>
              <w:spacing w:before="150" w:after="150" w:line="240" w:lineRule="auto"/>
              <w:jc w:val="right"/>
              <w:rPr>
                <w:ins w:id="3122" w:author="Qizhou Duan" w:date="2024-06-21T12:05:00Z"/>
                <w:rFonts w:ascii="Times New Roman" w:eastAsia="Times New Roman" w:hAnsi="Times New Roman" w:cs="Times New Roman"/>
                <w:color w:val="222222"/>
                <w:sz w:val="16"/>
                <w:szCs w:val="16"/>
                <w:lang w:eastAsia="zh-CN"/>
                <w:rPrChange w:id="3123" w:author="Qizhou Duan" w:date="2024-06-21T12:05:00Z">
                  <w:rPr>
                    <w:ins w:id="3124" w:author="Qizhou Duan" w:date="2024-06-21T12:05:00Z"/>
                    <w:rFonts w:ascii="Cambria" w:eastAsia="Times New Roman" w:hAnsi="Cambria" w:cs="Times New Roman"/>
                    <w:color w:val="222222"/>
                    <w:sz w:val="23"/>
                    <w:szCs w:val="23"/>
                    <w:lang w:eastAsia="zh-CN"/>
                  </w:rPr>
                </w:rPrChange>
              </w:rPr>
            </w:pPr>
            <w:ins w:id="3125" w:author="Qizhou Duan" w:date="2024-06-21T12:05:00Z">
              <w:r w:rsidRPr="0042489F">
                <w:rPr>
                  <w:rFonts w:ascii="Times New Roman" w:eastAsia="Times New Roman" w:hAnsi="Times New Roman" w:cs="Times New Roman"/>
                  <w:color w:val="222222"/>
                  <w:sz w:val="16"/>
                  <w:szCs w:val="16"/>
                  <w:lang w:eastAsia="zh-CN"/>
                  <w:rPrChange w:id="312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84745F8" w14:textId="77777777" w:rsidR="0042489F" w:rsidRPr="0042489F" w:rsidRDefault="0042489F" w:rsidP="0042489F">
            <w:pPr>
              <w:suppressAutoHyphens w:val="0"/>
              <w:spacing w:before="150" w:after="150" w:line="240" w:lineRule="auto"/>
              <w:jc w:val="right"/>
              <w:rPr>
                <w:ins w:id="3127" w:author="Qizhou Duan" w:date="2024-06-21T12:05:00Z"/>
                <w:rFonts w:ascii="Times New Roman" w:eastAsia="Times New Roman" w:hAnsi="Times New Roman" w:cs="Times New Roman"/>
                <w:color w:val="222222"/>
                <w:sz w:val="16"/>
                <w:szCs w:val="16"/>
                <w:lang w:eastAsia="zh-CN"/>
                <w:rPrChange w:id="3128" w:author="Qizhou Duan" w:date="2024-06-21T12:05:00Z">
                  <w:rPr>
                    <w:ins w:id="3129" w:author="Qizhou Duan" w:date="2024-06-21T12:05:00Z"/>
                    <w:rFonts w:ascii="Cambria" w:eastAsia="Times New Roman" w:hAnsi="Cambria" w:cs="Times New Roman"/>
                    <w:color w:val="222222"/>
                    <w:sz w:val="23"/>
                    <w:szCs w:val="23"/>
                    <w:lang w:eastAsia="zh-CN"/>
                  </w:rPr>
                </w:rPrChange>
              </w:rPr>
            </w:pPr>
            <w:ins w:id="3130" w:author="Qizhou Duan" w:date="2024-06-21T12:05:00Z">
              <w:r w:rsidRPr="0042489F">
                <w:rPr>
                  <w:rFonts w:ascii="Times New Roman" w:eastAsia="Times New Roman" w:hAnsi="Times New Roman" w:cs="Times New Roman"/>
                  <w:color w:val="222222"/>
                  <w:sz w:val="16"/>
                  <w:szCs w:val="16"/>
                  <w:lang w:eastAsia="zh-CN"/>
                  <w:rPrChange w:id="313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1543741" w14:textId="77777777" w:rsidR="0042489F" w:rsidRPr="0042489F" w:rsidRDefault="0042489F" w:rsidP="0042489F">
            <w:pPr>
              <w:suppressAutoHyphens w:val="0"/>
              <w:spacing w:before="150" w:after="150" w:line="240" w:lineRule="auto"/>
              <w:jc w:val="right"/>
              <w:rPr>
                <w:ins w:id="3132" w:author="Qizhou Duan" w:date="2024-06-21T12:05:00Z"/>
                <w:rFonts w:ascii="Times New Roman" w:eastAsia="Times New Roman" w:hAnsi="Times New Roman" w:cs="Times New Roman"/>
                <w:color w:val="222222"/>
                <w:sz w:val="16"/>
                <w:szCs w:val="16"/>
                <w:lang w:eastAsia="zh-CN"/>
                <w:rPrChange w:id="3133" w:author="Qizhou Duan" w:date="2024-06-21T12:05:00Z">
                  <w:rPr>
                    <w:ins w:id="3134" w:author="Qizhou Duan" w:date="2024-06-21T12:05:00Z"/>
                    <w:rFonts w:ascii="Cambria" w:eastAsia="Times New Roman" w:hAnsi="Cambria" w:cs="Times New Roman"/>
                    <w:color w:val="222222"/>
                    <w:sz w:val="23"/>
                    <w:szCs w:val="23"/>
                    <w:lang w:eastAsia="zh-CN"/>
                  </w:rPr>
                </w:rPrChange>
              </w:rPr>
            </w:pPr>
            <w:ins w:id="3135" w:author="Qizhou Duan" w:date="2024-06-21T12:05:00Z">
              <w:r w:rsidRPr="0042489F">
                <w:rPr>
                  <w:rFonts w:ascii="Times New Roman" w:eastAsia="Times New Roman" w:hAnsi="Times New Roman" w:cs="Times New Roman"/>
                  <w:color w:val="222222"/>
                  <w:sz w:val="16"/>
                  <w:szCs w:val="16"/>
                  <w:lang w:eastAsia="zh-CN"/>
                  <w:rPrChange w:id="313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6D86B43" w14:textId="77777777" w:rsidR="0042489F" w:rsidRPr="0042489F" w:rsidRDefault="0042489F" w:rsidP="0042489F">
            <w:pPr>
              <w:suppressAutoHyphens w:val="0"/>
              <w:spacing w:before="150" w:after="150" w:line="240" w:lineRule="auto"/>
              <w:jc w:val="right"/>
              <w:rPr>
                <w:ins w:id="3137" w:author="Qizhou Duan" w:date="2024-06-21T12:05:00Z"/>
                <w:rFonts w:ascii="Times New Roman" w:eastAsia="Times New Roman" w:hAnsi="Times New Roman" w:cs="Times New Roman"/>
                <w:color w:val="222222"/>
                <w:sz w:val="16"/>
                <w:szCs w:val="16"/>
                <w:lang w:eastAsia="zh-CN"/>
                <w:rPrChange w:id="3138" w:author="Qizhou Duan" w:date="2024-06-21T12:05:00Z">
                  <w:rPr>
                    <w:ins w:id="3139" w:author="Qizhou Duan" w:date="2024-06-21T12:05:00Z"/>
                    <w:rFonts w:ascii="Cambria" w:eastAsia="Times New Roman" w:hAnsi="Cambria" w:cs="Times New Roman"/>
                    <w:color w:val="222222"/>
                    <w:sz w:val="23"/>
                    <w:szCs w:val="23"/>
                    <w:lang w:eastAsia="zh-CN"/>
                  </w:rPr>
                </w:rPrChange>
              </w:rPr>
            </w:pPr>
            <w:ins w:id="3140" w:author="Qizhou Duan" w:date="2024-06-21T12:05:00Z">
              <w:r w:rsidRPr="0042489F">
                <w:rPr>
                  <w:rFonts w:ascii="Times New Roman" w:eastAsia="Times New Roman" w:hAnsi="Times New Roman" w:cs="Times New Roman"/>
                  <w:color w:val="222222"/>
                  <w:sz w:val="16"/>
                  <w:szCs w:val="16"/>
                  <w:lang w:eastAsia="zh-CN"/>
                  <w:rPrChange w:id="314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797E174" w14:textId="77777777" w:rsidR="0042489F" w:rsidRPr="0042489F" w:rsidRDefault="0042489F" w:rsidP="0042489F">
            <w:pPr>
              <w:suppressAutoHyphens w:val="0"/>
              <w:spacing w:before="150" w:after="150" w:line="240" w:lineRule="auto"/>
              <w:jc w:val="right"/>
              <w:rPr>
                <w:ins w:id="3142" w:author="Qizhou Duan" w:date="2024-06-21T12:05:00Z"/>
                <w:rFonts w:ascii="Times New Roman" w:eastAsia="Times New Roman" w:hAnsi="Times New Roman" w:cs="Times New Roman"/>
                <w:color w:val="222222"/>
                <w:sz w:val="16"/>
                <w:szCs w:val="16"/>
                <w:lang w:eastAsia="zh-CN"/>
                <w:rPrChange w:id="3143" w:author="Qizhou Duan" w:date="2024-06-21T12:05:00Z">
                  <w:rPr>
                    <w:ins w:id="3144" w:author="Qizhou Duan" w:date="2024-06-21T12:05:00Z"/>
                    <w:rFonts w:ascii="Cambria" w:eastAsia="Times New Roman" w:hAnsi="Cambria" w:cs="Times New Roman"/>
                    <w:color w:val="222222"/>
                    <w:sz w:val="23"/>
                    <w:szCs w:val="23"/>
                    <w:lang w:eastAsia="zh-CN"/>
                  </w:rPr>
                </w:rPrChange>
              </w:rPr>
            </w:pPr>
            <w:ins w:id="3145" w:author="Qizhou Duan" w:date="2024-06-21T12:05:00Z">
              <w:r w:rsidRPr="0042489F">
                <w:rPr>
                  <w:rFonts w:ascii="Times New Roman" w:eastAsia="Times New Roman" w:hAnsi="Times New Roman" w:cs="Times New Roman"/>
                  <w:color w:val="222222"/>
                  <w:sz w:val="16"/>
                  <w:szCs w:val="16"/>
                  <w:lang w:eastAsia="zh-CN"/>
                  <w:rPrChange w:id="314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8B0D923" w14:textId="77777777" w:rsidR="0042489F" w:rsidRPr="0042489F" w:rsidRDefault="0042489F" w:rsidP="0042489F">
            <w:pPr>
              <w:suppressAutoHyphens w:val="0"/>
              <w:spacing w:before="150" w:after="150" w:line="240" w:lineRule="auto"/>
              <w:jc w:val="right"/>
              <w:rPr>
                <w:ins w:id="3147" w:author="Qizhou Duan" w:date="2024-06-21T12:05:00Z"/>
                <w:rFonts w:ascii="Times New Roman" w:eastAsia="Times New Roman" w:hAnsi="Times New Roman" w:cs="Times New Roman"/>
                <w:color w:val="222222"/>
                <w:sz w:val="16"/>
                <w:szCs w:val="16"/>
                <w:lang w:eastAsia="zh-CN"/>
                <w:rPrChange w:id="3148" w:author="Qizhou Duan" w:date="2024-06-21T12:05:00Z">
                  <w:rPr>
                    <w:ins w:id="3149" w:author="Qizhou Duan" w:date="2024-06-21T12:05:00Z"/>
                    <w:rFonts w:ascii="Cambria" w:eastAsia="Times New Roman" w:hAnsi="Cambria" w:cs="Times New Roman"/>
                    <w:color w:val="222222"/>
                    <w:sz w:val="23"/>
                    <w:szCs w:val="23"/>
                    <w:lang w:eastAsia="zh-CN"/>
                  </w:rPr>
                </w:rPrChange>
              </w:rPr>
            </w:pPr>
            <w:ins w:id="3150" w:author="Qizhou Duan" w:date="2024-06-21T12:05:00Z">
              <w:r w:rsidRPr="0042489F">
                <w:rPr>
                  <w:rFonts w:ascii="Times New Roman" w:eastAsia="Times New Roman" w:hAnsi="Times New Roman" w:cs="Times New Roman"/>
                  <w:color w:val="222222"/>
                  <w:sz w:val="16"/>
                  <w:szCs w:val="16"/>
                  <w:lang w:eastAsia="zh-CN"/>
                  <w:rPrChange w:id="315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758E72D" w14:textId="77777777" w:rsidTr="0042489F">
        <w:trPr>
          <w:ins w:id="3152" w:author="Qizhou Duan" w:date="2024-06-21T12:05:00Z"/>
        </w:trPr>
        <w:tc>
          <w:tcPr>
            <w:tcW w:w="0" w:type="auto"/>
            <w:shd w:val="clear" w:color="auto" w:fill="auto"/>
            <w:tcMar>
              <w:top w:w="0" w:type="dxa"/>
              <w:left w:w="75" w:type="dxa"/>
              <w:bottom w:w="0" w:type="dxa"/>
              <w:right w:w="75" w:type="dxa"/>
            </w:tcMar>
            <w:vAlign w:val="center"/>
            <w:hideMark/>
          </w:tcPr>
          <w:p w14:paraId="17F88D6B" w14:textId="77777777" w:rsidR="0042489F" w:rsidRPr="0042489F" w:rsidRDefault="0042489F" w:rsidP="0042489F">
            <w:pPr>
              <w:suppressAutoHyphens w:val="0"/>
              <w:spacing w:before="150" w:after="150" w:line="240" w:lineRule="auto"/>
              <w:rPr>
                <w:ins w:id="3153" w:author="Qizhou Duan" w:date="2024-06-21T12:05:00Z"/>
                <w:rFonts w:ascii="Times New Roman" w:eastAsia="Times New Roman" w:hAnsi="Times New Roman" w:cs="Times New Roman"/>
                <w:color w:val="222222"/>
                <w:sz w:val="16"/>
                <w:szCs w:val="16"/>
                <w:lang w:eastAsia="zh-CN"/>
                <w:rPrChange w:id="3154" w:author="Qizhou Duan" w:date="2024-06-21T12:05:00Z">
                  <w:rPr>
                    <w:ins w:id="3155" w:author="Qizhou Duan" w:date="2024-06-21T12:05:00Z"/>
                    <w:rFonts w:ascii="Cambria" w:eastAsia="Times New Roman" w:hAnsi="Cambria" w:cs="Times New Roman"/>
                    <w:color w:val="222222"/>
                    <w:sz w:val="23"/>
                    <w:szCs w:val="23"/>
                    <w:lang w:eastAsia="zh-CN"/>
                  </w:rPr>
                </w:rPrChange>
              </w:rPr>
            </w:pPr>
            <w:ins w:id="3156" w:author="Qizhou Duan" w:date="2024-06-21T12:05:00Z">
              <w:r w:rsidRPr="0042489F">
                <w:rPr>
                  <w:rFonts w:ascii="Times New Roman" w:eastAsia="Times New Roman" w:hAnsi="Times New Roman" w:cs="Times New Roman"/>
                  <w:color w:val="222222"/>
                  <w:sz w:val="16"/>
                  <w:szCs w:val="16"/>
                  <w:lang w:eastAsia="zh-CN"/>
                  <w:rPrChange w:id="3157" w:author="Qizhou Duan" w:date="2024-06-21T12:05:00Z">
                    <w:rPr>
                      <w:rFonts w:ascii="Cambria" w:eastAsia="Times New Roman" w:hAnsi="Cambria" w:cs="Times New Roman"/>
                      <w:color w:val="222222"/>
                      <w:sz w:val="23"/>
                      <w:szCs w:val="23"/>
                      <w:lang w:eastAsia="zh-CN"/>
                    </w:rPr>
                  </w:rPrChange>
                </w:rPr>
                <w:t>Kalaitzaki et al. (2024)</w:t>
              </w:r>
            </w:ins>
          </w:p>
        </w:tc>
        <w:tc>
          <w:tcPr>
            <w:tcW w:w="0" w:type="auto"/>
            <w:shd w:val="clear" w:color="auto" w:fill="auto"/>
            <w:tcMar>
              <w:top w:w="0" w:type="dxa"/>
              <w:left w:w="75" w:type="dxa"/>
              <w:bottom w:w="0" w:type="dxa"/>
              <w:right w:w="75" w:type="dxa"/>
            </w:tcMar>
            <w:vAlign w:val="center"/>
            <w:hideMark/>
          </w:tcPr>
          <w:p w14:paraId="35560A54" w14:textId="77777777" w:rsidR="0042489F" w:rsidRPr="0042489F" w:rsidRDefault="0042489F" w:rsidP="0042489F">
            <w:pPr>
              <w:suppressAutoHyphens w:val="0"/>
              <w:spacing w:before="150" w:after="150" w:line="240" w:lineRule="auto"/>
              <w:jc w:val="right"/>
              <w:rPr>
                <w:ins w:id="3158" w:author="Qizhou Duan" w:date="2024-06-21T12:05:00Z"/>
                <w:rFonts w:ascii="Times New Roman" w:eastAsia="Times New Roman" w:hAnsi="Times New Roman" w:cs="Times New Roman"/>
                <w:color w:val="222222"/>
                <w:sz w:val="16"/>
                <w:szCs w:val="16"/>
                <w:lang w:eastAsia="zh-CN"/>
                <w:rPrChange w:id="3159" w:author="Qizhou Duan" w:date="2024-06-21T12:05:00Z">
                  <w:rPr>
                    <w:ins w:id="3160" w:author="Qizhou Duan" w:date="2024-06-21T12:05:00Z"/>
                    <w:rFonts w:ascii="Cambria" w:eastAsia="Times New Roman" w:hAnsi="Cambria" w:cs="Times New Roman"/>
                    <w:color w:val="222222"/>
                    <w:sz w:val="23"/>
                    <w:szCs w:val="23"/>
                    <w:lang w:eastAsia="zh-CN"/>
                  </w:rPr>
                </w:rPrChange>
              </w:rPr>
            </w:pPr>
            <w:ins w:id="3161" w:author="Qizhou Duan" w:date="2024-06-21T12:05:00Z">
              <w:r w:rsidRPr="0042489F">
                <w:rPr>
                  <w:rFonts w:ascii="Times New Roman" w:eastAsia="Times New Roman" w:hAnsi="Times New Roman" w:cs="Times New Roman"/>
                  <w:color w:val="222222"/>
                  <w:sz w:val="16"/>
                  <w:szCs w:val="16"/>
                  <w:lang w:eastAsia="zh-CN"/>
                  <w:rPrChange w:id="3162" w:author="Qizhou Duan" w:date="2024-06-21T12:05:00Z">
                    <w:rPr>
                      <w:rFonts w:ascii="Cambria" w:eastAsia="Times New Roman" w:hAnsi="Cambria" w:cs="Times New Roman"/>
                      <w:color w:val="222222"/>
                      <w:sz w:val="23"/>
                      <w:szCs w:val="23"/>
                      <w:lang w:eastAsia="zh-CN"/>
                    </w:rPr>
                  </w:rPrChange>
                </w:rPr>
                <w:t>429</w:t>
              </w:r>
            </w:ins>
          </w:p>
        </w:tc>
        <w:tc>
          <w:tcPr>
            <w:tcW w:w="0" w:type="auto"/>
            <w:shd w:val="clear" w:color="auto" w:fill="auto"/>
            <w:tcMar>
              <w:top w:w="0" w:type="dxa"/>
              <w:left w:w="75" w:type="dxa"/>
              <w:bottom w:w="0" w:type="dxa"/>
              <w:right w:w="75" w:type="dxa"/>
            </w:tcMar>
            <w:vAlign w:val="center"/>
            <w:hideMark/>
          </w:tcPr>
          <w:p w14:paraId="40D704CB" w14:textId="77777777" w:rsidR="0042489F" w:rsidRPr="0042489F" w:rsidRDefault="0042489F" w:rsidP="0042489F">
            <w:pPr>
              <w:suppressAutoHyphens w:val="0"/>
              <w:spacing w:before="150" w:after="150" w:line="240" w:lineRule="auto"/>
              <w:jc w:val="right"/>
              <w:rPr>
                <w:ins w:id="3163" w:author="Qizhou Duan" w:date="2024-06-21T12:05:00Z"/>
                <w:rFonts w:ascii="Times New Roman" w:eastAsia="Times New Roman" w:hAnsi="Times New Roman" w:cs="Times New Roman"/>
                <w:color w:val="222222"/>
                <w:sz w:val="16"/>
                <w:szCs w:val="16"/>
                <w:lang w:eastAsia="zh-CN"/>
                <w:rPrChange w:id="3164" w:author="Qizhou Duan" w:date="2024-06-21T12:05:00Z">
                  <w:rPr>
                    <w:ins w:id="3165" w:author="Qizhou Duan" w:date="2024-06-21T12:05:00Z"/>
                    <w:rFonts w:ascii="Cambria" w:eastAsia="Times New Roman" w:hAnsi="Cambria" w:cs="Times New Roman"/>
                    <w:color w:val="222222"/>
                    <w:sz w:val="23"/>
                    <w:szCs w:val="23"/>
                    <w:lang w:eastAsia="zh-CN"/>
                  </w:rPr>
                </w:rPrChange>
              </w:rPr>
            </w:pPr>
            <w:ins w:id="3166" w:author="Qizhou Duan" w:date="2024-06-21T12:05:00Z">
              <w:r w:rsidRPr="0042489F">
                <w:rPr>
                  <w:rFonts w:ascii="Times New Roman" w:eastAsia="Times New Roman" w:hAnsi="Times New Roman" w:cs="Times New Roman"/>
                  <w:color w:val="222222"/>
                  <w:sz w:val="16"/>
                  <w:szCs w:val="16"/>
                  <w:lang w:eastAsia="zh-CN"/>
                  <w:rPrChange w:id="316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3DFB624" w14:textId="77777777" w:rsidR="0042489F" w:rsidRPr="0042489F" w:rsidRDefault="0042489F" w:rsidP="0042489F">
            <w:pPr>
              <w:suppressAutoHyphens w:val="0"/>
              <w:spacing w:before="150" w:after="150" w:line="240" w:lineRule="auto"/>
              <w:jc w:val="right"/>
              <w:rPr>
                <w:ins w:id="3168" w:author="Qizhou Duan" w:date="2024-06-21T12:05:00Z"/>
                <w:rFonts w:ascii="Times New Roman" w:eastAsia="Times New Roman" w:hAnsi="Times New Roman" w:cs="Times New Roman"/>
                <w:color w:val="222222"/>
                <w:sz w:val="16"/>
                <w:szCs w:val="16"/>
                <w:lang w:eastAsia="zh-CN"/>
                <w:rPrChange w:id="3169" w:author="Qizhou Duan" w:date="2024-06-21T12:05:00Z">
                  <w:rPr>
                    <w:ins w:id="3170" w:author="Qizhou Duan" w:date="2024-06-21T12:05:00Z"/>
                    <w:rFonts w:ascii="Cambria" w:eastAsia="Times New Roman" w:hAnsi="Cambria" w:cs="Times New Roman"/>
                    <w:color w:val="222222"/>
                    <w:sz w:val="23"/>
                    <w:szCs w:val="23"/>
                    <w:lang w:eastAsia="zh-CN"/>
                  </w:rPr>
                </w:rPrChange>
              </w:rPr>
            </w:pPr>
            <w:ins w:id="3171" w:author="Qizhou Duan" w:date="2024-06-21T12:05:00Z">
              <w:r w:rsidRPr="0042489F">
                <w:rPr>
                  <w:rFonts w:ascii="Times New Roman" w:eastAsia="Times New Roman" w:hAnsi="Times New Roman" w:cs="Times New Roman"/>
                  <w:color w:val="222222"/>
                  <w:sz w:val="16"/>
                  <w:szCs w:val="16"/>
                  <w:lang w:eastAsia="zh-CN"/>
                  <w:rPrChange w:id="317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85B471E" w14:textId="77777777" w:rsidR="0042489F" w:rsidRPr="0042489F" w:rsidRDefault="0042489F" w:rsidP="0042489F">
            <w:pPr>
              <w:suppressAutoHyphens w:val="0"/>
              <w:spacing w:before="150" w:after="150" w:line="240" w:lineRule="auto"/>
              <w:jc w:val="right"/>
              <w:rPr>
                <w:ins w:id="3173" w:author="Qizhou Duan" w:date="2024-06-21T12:05:00Z"/>
                <w:rFonts w:ascii="Times New Roman" w:eastAsia="Times New Roman" w:hAnsi="Times New Roman" w:cs="Times New Roman"/>
                <w:color w:val="222222"/>
                <w:sz w:val="16"/>
                <w:szCs w:val="16"/>
                <w:lang w:eastAsia="zh-CN"/>
                <w:rPrChange w:id="3174" w:author="Qizhou Duan" w:date="2024-06-21T12:05:00Z">
                  <w:rPr>
                    <w:ins w:id="3175" w:author="Qizhou Duan" w:date="2024-06-21T12:05:00Z"/>
                    <w:rFonts w:ascii="Cambria" w:eastAsia="Times New Roman" w:hAnsi="Cambria" w:cs="Times New Roman"/>
                    <w:color w:val="222222"/>
                    <w:sz w:val="23"/>
                    <w:szCs w:val="23"/>
                    <w:lang w:eastAsia="zh-CN"/>
                  </w:rPr>
                </w:rPrChange>
              </w:rPr>
            </w:pPr>
            <w:ins w:id="3176" w:author="Qizhou Duan" w:date="2024-06-21T12:05:00Z">
              <w:r w:rsidRPr="0042489F">
                <w:rPr>
                  <w:rFonts w:ascii="Times New Roman" w:eastAsia="Times New Roman" w:hAnsi="Times New Roman" w:cs="Times New Roman"/>
                  <w:color w:val="222222"/>
                  <w:sz w:val="16"/>
                  <w:szCs w:val="16"/>
                  <w:lang w:eastAsia="zh-CN"/>
                  <w:rPrChange w:id="317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0C3FAAE" w14:textId="77777777" w:rsidR="0042489F" w:rsidRPr="0042489F" w:rsidRDefault="0042489F" w:rsidP="0042489F">
            <w:pPr>
              <w:suppressAutoHyphens w:val="0"/>
              <w:spacing w:before="150" w:after="150" w:line="240" w:lineRule="auto"/>
              <w:jc w:val="right"/>
              <w:rPr>
                <w:ins w:id="3178" w:author="Qizhou Duan" w:date="2024-06-21T12:05:00Z"/>
                <w:rFonts w:ascii="Times New Roman" w:eastAsia="Times New Roman" w:hAnsi="Times New Roman" w:cs="Times New Roman"/>
                <w:color w:val="222222"/>
                <w:sz w:val="16"/>
                <w:szCs w:val="16"/>
                <w:lang w:eastAsia="zh-CN"/>
                <w:rPrChange w:id="3179" w:author="Qizhou Duan" w:date="2024-06-21T12:05:00Z">
                  <w:rPr>
                    <w:ins w:id="3180" w:author="Qizhou Duan" w:date="2024-06-21T12:05:00Z"/>
                    <w:rFonts w:ascii="Cambria" w:eastAsia="Times New Roman" w:hAnsi="Cambria" w:cs="Times New Roman"/>
                    <w:color w:val="222222"/>
                    <w:sz w:val="23"/>
                    <w:szCs w:val="23"/>
                    <w:lang w:eastAsia="zh-CN"/>
                  </w:rPr>
                </w:rPrChange>
              </w:rPr>
            </w:pPr>
            <w:ins w:id="3181" w:author="Qizhou Duan" w:date="2024-06-21T12:05:00Z">
              <w:r w:rsidRPr="0042489F">
                <w:rPr>
                  <w:rFonts w:ascii="Times New Roman" w:eastAsia="Times New Roman" w:hAnsi="Times New Roman" w:cs="Times New Roman"/>
                  <w:color w:val="222222"/>
                  <w:sz w:val="16"/>
                  <w:szCs w:val="16"/>
                  <w:lang w:eastAsia="zh-CN"/>
                  <w:rPrChange w:id="318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974A233" w14:textId="77777777" w:rsidR="0042489F" w:rsidRPr="0042489F" w:rsidRDefault="0042489F" w:rsidP="0042489F">
            <w:pPr>
              <w:suppressAutoHyphens w:val="0"/>
              <w:spacing w:before="150" w:after="150" w:line="240" w:lineRule="auto"/>
              <w:jc w:val="right"/>
              <w:rPr>
                <w:ins w:id="3183" w:author="Qizhou Duan" w:date="2024-06-21T12:05:00Z"/>
                <w:rFonts w:ascii="Times New Roman" w:eastAsia="Times New Roman" w:hAnsi="Times New Roman" w:cs="Times New Roman"/>
                <w:color w:val="222222"/>
                <w:sz w:val="16"/>
                <w:szCs w:val="16"/>
                <w:lang w:eastAsia="zh-CN"/>
                <w:rPrChange w:id="3184" w:author="Qizhou Duan" w:date="2024-06-21T12:05:00Z">
                  <w:rPr>
                    <w:ins w:id="3185" w:author="Qizhou Duan" w:date="2024-06-21T12:05:00Z"/>
                    <w:rFonts w:ascii="Cambria" w:eastAsia="Times New Roman" w:hAnsi="Cambria" w:cs="Times New Roman"/>
                    <w:color w:val="222222"/>
                    <w:sz w:val="23"/>
                    <w:szCs w:val="23"/>
                    <w:lang w:eastAsia="zh-CN"/>
                  </w:rPr>
                </w:rPrChange>
              </w:rPr>
            </w:pPr>
            <w:ins w:id="3186" w:author="Qizhou Duan" w:date="2024-06-21T12:05:00Z">
              <w:r w:rsidRPr="0042489F">
                <w:rPr>
                  <w:rFonts w:ascii="Times New Roman" w:eastAsia="Times New Roman" w:hAnsi="Times New Roman" w:cs="Times New Roman"/>
                  <w:color w:val="222222"/>
                  <w:sz w:val="16"/>
                  <w:szCs w:val="16"/>
                  <w:lang w:eastAsia="zh-CN"/>
                  <w:rPrChange w:id="318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A7F7930" w14:textId="77777777" w:rsidR="0042489F" w:rsidRPr="0042489F" w:rsidRDefault="0042489F" w:rsidP="0042489F">
            <w:pPr>
              <w:suppressAutoHyphens w:val="0"/>
              <w:spacing w:before="150" w:after="150" w:line="240" w:lineRule="auto"/>
              <w:jc w:val="right"/>
              <w:rPr>
                <w:ins w:id="3188" w:author="Qizhou Duan" w:date="2024-06-21T12:05:00Z"/>
                <w:rFonts w:ascii="Times New Roman" w:eastAsia="Times New Roman" w:hAnsi="Times New Roman" w:cs="Times New Roman"/>
                <w:color w:val="222222"/>
                <w:sz w:val="16"/>
                <w:szCs w:val="16"/>
                <w:lang w:eastAsia="zh-CN"/>
                <w:rPrChange w:id="3189" w:author="Qizhou Duan" w:date="2024-06-21T12:05:00Z">
                  <w:rPr>
                    <w:ins w:id="3190" w:author="Qizhou Duan" w:date="2024-06-21T12:05:00Z"/>
                    <w:rFonts w:ascii="Cambria" w:eastAsia="Times New Roman" w:hAnsi="Cambria" w:cs="Times New Roman"/>
                    <w:color w:val="222222"/>
                    <w:sz w:val="23"/>
                    <w:szCs w:val="23"/>
                    <w:lang w:eastAsia="zh-CN"/>
                  </w:rPr>
                </w:rPrChange>
              </w:rPr>
            </w:pPr>
            <w:ins w:id="3191" w:author="Qizhou Duan" w:date="2024-06-21T12:05:00Z">
              <w:r w:rsidRPr="0042489F">
                <w:rPr>
                  <w:rFonts w:ascii="Times New Roman" w:eastAsia="Times New Roman" w:hAnsi="Times New Roman" w:cs="Times New Roman"/>
                  <w:color w:val="222222"/>
                  <w:sz w:val="16"/>
                  <w:szCs w:val="16"/>
                  <w:lang w:eastAsia="zh-CN"/>
                  <w:rPrChange w:id="3192"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7005FB2D" w14:textId="77777777" w:rsidTr="0042489F">
        <w:trPr>
          <w:ins w:id="3193" w:author="Qizhou Duan" w:date="2024-06-21T12:05:00Z"/>
        </w:trPr>
        <w:tc>
          <w:tcPr>
            <w:tcW w:w="0" w:type="auto"/>
            <w:shd w:val="clear" w:color="auto" w:fill="auto"/>
            <w:tcMar>
              <w:top w:w="0" w:type="dxa"/>
              <w:left w:w="75" w:type="dxa"/>
              <w:bottom w:w="0" w:type="dxa"/>
              <w:right w:w="75" w:type="dxa"/>
            </w:tcMar>
            <w:vAlign w:val="center"/>
            <w:hideMark/>
          </w:tcPr>
          <w:p w14:paraId="38A980CA" w14:textId="77777777" w:rsidR="0042489F" w:rsidRPr="0042489F" w:rsidRDefault="0042489F" w:rsidP="0042489F">
            <w:pPr>
              <w:suppressAutoHyphens w:val="0"/>
              <w:spacing w:before="150" w:after="150" w:line="240" w:lineRule="auto"/>
              <w:rPr>
                <w:ins w:id="3194" w:author="Qizhou Duan" w:date="2024-06-21T12:05:00Z"/>
                <w:rFonts w:ascii="Times New Roman" w:eastAsia="Times New Roman" w:hAnsi="Times New Roman" w:cs="Times New Roman"/>
                <w:color w:val="222222"/>
                <w:sz w:val="16"/>
                <w:szCs w:val="16"/>
                <w:lang w:eastAsia="zh-CN"/>
                <w:rPrChange w:id="3195" w:author="Qizhou Duan" w:date="2024-06-21T12:05:00Z">
                  <w:rPr>
                    <w:ins w:id="3196" w:author="Qizhou Duan" w:date="2024-06-21T12:05:00Z"/>
                    <w:rFonts w:ascii="Cambria" w:eastAsia="Times New Roman" w:hAnsi="Cambria" w:cs="Times New Roman"/>
                    <w:color w:val="222222"/>
                    <w:sz w:val="23"/>
                    <w:szCs w:val="23"/>
                    <w:lang w:eastAsia="zh-CN"/>
                  </w:rPr>
                </w:rPrChange>
              </w:rPr>
            </w:pPr>
            <w:ins w:id="3197" w:author="Qizhou Duan" w:date="2024-06-21T12:05:00Z">
              <w:r w:rsidRPr="0042489F">
                <w:rPr>
                  <w:rFonts w:ascii="Times New Roman" w:eastAsia="Times New Roman" w:hAnsi="Times New Roman" w:cs="Times New Roman"/>
                  <w:color w:val="222222"/>
                  <w:sz w:val="16"/>
                  <w:szCs w:val="16"/>
                  <w:lang w:eastAsia="zh-CN"/>
                  <w:rPrChange w:id="3198" w:author="Qizhou Duan" w:date="2024-06-21T12:05:00Z">
                    <w:rPr>
                      <w:rFonts w:ascii="Cambria" w:eastAsia="Times New Roman" w:hAnsi="Cambria" w:cs="Times New Roman"/>
                      <w:color w:val="222222"/>
                      <w:sz w:val="23"/>
                      <w:szCs w:val="23"/>
                      <w:lang w:eastAsia="zh-CN"/>
                    </w:rPr>
                  </w:rPrChange>
                </w:rPr>
                <w:t>Kapur et al. (2022)</w:t>
              </w:r>
            </w:ins>
          </w:p>
        </w:tc>
        <w:tc>
          <w:tcPr>
            <w:tcW w:w="0" w:type="auto"/>
            <w:shd w:val="clear" w:color="auto" w:fill="auto"/>
            <w:tcMar>
              <w:top w:w="0" w:type="dxa"/>
              <w:left w:w="75" w:type="dxa"/>
              <w:bottom w:w="0" w:type="dxa"/>
              <w:right w:w="75" w:type="dxa"/>
            </w:tcMar>
            <w:vAlign w:val="center"/>
            <w:hideMark/>
          </w:tcPr>
          <w:p w14:paraId="59BE9E3F" w14:textId="77777777" w:rsidR="0042489F" w:rsidRPr="0042489F" w:rsidRDefault="0042489F" w:rsidP="0042489F">
            <w:pPr>
              <w:suppressAutoHyphens w:val="0"/>
              <w:spacing w:before="150" w:after="150" w:line="240" w:lineRule="auto"/>
              <w:jc w:val="right"/>
              <w:rPr>
                <w:ins w:id="3199" w:author="Qizhou Duan" w:date="2024-06-21T12:05:00Z"/>
                <w:rFonts w:ascii="Times New Roman" w:eastAsia="Times New Roman" w:hAnsi="Times New Roman" w:cs="Times New Roman"/>
                <w:color w:val="222222"/>
                <w:sz w:val="16"/>
                <w:szCs w:val="16"/>
                <w:lang w:eastAsia="zh-CN"/>
                <w:rPrChange w:id="3200" w:author="Qizhou Duan" w:date="2024-06-21T12:05:00Z">
                  <w:rPr>
                    <w:ins w:id="3201" w:author="Qizhou Duan" w:date="2024-06-21T12:05:00Z"/>
                    <w:rFonts w:ascii="Cambria" w:eastAsia="Times New Roman" w:hAnsi="Cambria" w:cs="Times New Roman"/>
                    <w:color w:val="222222"/>
                    <w:sz w:val="23"/>
                    <w:szCs w:val="23"/>
                    <w:lang w:eastAsia="zh-CN"/>
                  </w:rPr>
                </w:rPrChange>
              </w:rPr>
            </w:pPr>
            <w:ins w:id="3202" w:author="Qizhou Duan" w:date="2024-06-21T12:05:00Z">
              <w:r w:rsidRPr="0042489F">
                <w:rPr>
                  <w:rFonts w:ascii="Times New Roman" w:eastAsia="Times New Roman" w:hAnsi="Times New Roman" w:cs="Times New Roman"/>
                  <w:color w:val="222222"/>
                  <w:sz w:val="16"/>
                  <w:szCs w:val="16"/>
                  <w:lang w:eastAsia="zh-CN"/>
                  <w:rPrChange w:id="3203" w:author="Qizhou Duan" w:date="2024-06-21T12:05:00Z">
                    <w:rPr>
                      <w:rFonts w:ascii="Cambria" w:eastAsia="Times New Roman" w:hAnsi="Cambria" w:cs="Times New Roman"/>
                      <w:color w:val="222222"/>
                      <w:sz w:val="23"/>
                      <w:szCs w:val="23"/>
                      <w:lang w:eastAsia="zh-CN"/>
                    </w:rPr>
                  </w:rPrChange>
                </w:rPr>
                <w:t>213</w:t>
              </w:r>
            </w:ins>
          </w:p>
        </w:tc>
        <w:tc>
          <w:tcPr>
            <w:tcW w:w="0" w:type="auto"/>
            <w:shd w:val="clear" w:color="auto" w:fill="auto"/>
            <w:tcMar>
              <w:top w:w="0" w:type="dxa"/>
              <w:left w:w="75" w:type="dxa"/>
              <w:bottom w:w="0" w:type="dxa"/>
              <w:right w:w="75" w:type="dxa"/>
            </w:tcMar>
            <w:vAlign w:val="center"/>
            <w:hideMark/>
          </w:tcPr>
          <w:p w14:paraId="00C9C110" w14:textId="77777777" w:rsidR="0042489F" w:rsidRPr="0042489F" w:rsidRDefault="0042489F" w:rsidP="0042489F">
            <w:pPr>
              <w:suppressAutoHyphens w:val="0"/>
              <w:spacing w:before="150" w:after="150" w:line="240" w:lineRule="auto"/>
              <w:jc w:val="right"/>
              <w:rPr>
                <w:ins w:id="3204" w:author="Qizhou Duan" w:date="2024-06-21T12:05:00Z"/>
                <w:rFonts w:ascii="Times New Roman" w:eastAsia="Times New Roman" w:hAnsi="Times New Roman" w:cs="Times New Roman"/>
                <w:color w:val="222222"/>
                <w:sz w:val="16"/>
                <w:szCs w:val="16"/>
                <w:lang w:eastAsia="zh-CN"/>
                <w:rPrChange w:id="3205" w:author="Qizhou Duan" w:date="2024-06-21T12:05:00Z">
                  <w:rPr>
                    <w:ins w:id="3206" w:author="Qizhou Duan" w:date="2024-06-21T12:05:00Z"/>
                    <w:rFonts w:ascii="Cambria" w:eastAsia="Times New Roman" w:hAnsi="Cambria" w:cs="Times New Roman"/>
                    <w:color w:val="222222"/>
                    <w:sz w:val="23"/>
                    <w:szCs w:val="23"/>
                    <w:lang w:eastAsia="zh-CN"/>
                  </w:rPr>
                </w:rPrChange>
              </w:rPr>
            </w:pPr>
            <w:ins w:id="3207" w:author="Qizhou Duan" w:date="2024-06-21T12:05:00Z">
              <w:r w:rsidRPr="0042489F">
                <w:rPr>
                  <w:rFonts w:ascii="Times New Roman" w:eastAsia="Times New Roman" w:hAnsi="Times New Roman" w:cs="Times New Roman"/>
                  <w:color w:val="222222"/>
                  <w:sz w:val="16"/>
                  <w:szCs w:val="16"/>
                  <w:lang w:eastAsia="zh-CN"/>
                  <w:rPrChange w:id="320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700450C" w14:textId="77777777" w:rsidR="0042489F" w:rsidRPr="0042489F" w:rsidRDefault="0042489F" w:rsidP="0042489F">
            <w:pPr>
              <w:suppressAutoHyphens w:val="0"/>
              <w:spacing w:before="150" w:after="150" w:line="240" w:lineRule="auto"/>
              <w:jc w:val="right"/>
              <w:rPr>
                <w:ins w:id="3209" w:author="Qizhou Duan" w:date="2024-06-21T12:05:00Z"/>
                <w:rFonts w:ascii="Times New Roman" w:eastAsia="Times New Roman" w:hAnsi="Times New Roman" w:cs="Times New Roman"/>
                <w:color w:val="222222"/>
                <w:sz w:val="16"/>
                <w:szCs w:val="16"/>
                <w:lang w:eastAsia="zh-CN"/>
                <w:rPrChange w:id="3210" w:author="Qizhou Duan" w:date="2024-06-21T12:05:00Z">
                  <w:rPr>
                    <w:ins w:id="3211" w:author="Qizhou Duan" w:date="2024-06-21T12:05:00Z"/>
                    <w:rFonts w:ascii="Cambria" w:eastAsia="Times New Roman" w:hAnsi="Cambria" w:cs="Times New Roman"/>
                    <w:color w:val="222222"/>
                    <w:sz w:val="23"/>
                    <w:szCs w:val="23"/>
                    <w:lang w:eastAsia="zh-CN"/>
                  </w:rPr>
                </w:rPrChange>
              </w:rPr>
            </w:pPr>
            <w:ins w:id="3212" w:author="Qizhou Duan" w:date="2024-06-21T12:05:00Z">
              <w:r w:rsidRPr="0042489F">
                <w:rPr>
                  <w:rFonts w:ascii="Times New Roman" w:eastAsia="Times New Roman" w:hAnsi="Times New Roman" w:cs="Times New Roman"/>
                  <w:color w:val="222222"/>
                  <w:sz w:val="16"/>
                  <w:szCs w:val="16"/>
                  <w:lang w:eastAsia="zh-CN"/>
                  <w:rPrChange w:id="321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065CD14" w14:textId="77777777" w:rsidR="0042489F" w:rsidRPr="0042489F" w:rsidRDefault="0042489F" w:rsidP="0042489F">
            <w:pPr>
              <w:suppressAutoHyphens w:val="0"/>
              <w:spacing w:before="150" w:after="150" w:line="240" w:lineRule="auto"/>
              <w:jc w:val="right"/>
              <w:rPr>
                <w:ins w:id="3214" w:author="Qizhou Duan" w:date="2024-06-21T12:05:00Z"/>
                <w:rFonts w:ascii="Times New Roman" w:eastAsia="Times New Roman" w:hAnsi="Times New Roman" w:cs="Times New Roman"/>
                <w:color w:val="222222"/>
                <w:sz w:val="16"/>
                <w:szCs w:val="16"/>
                <w:lang w:eastAsia="zh-CN"/>
                <w:rPrChange w:id="3215" w:author="Qizhou Duan" w:date="2024-06-21T12:05:00Z">
                  <w:rPr>
                    <w:ins w:id="3216" w:author="Qizhou Duan" w:date="2024-06-21T12:05:00Z"/>
                    <w:rFonts w:ascii="Cambria" w:eastAsia="Times New Roman" w:hAnsi="Cambria" w:cs="Times New Roman"/>
                    <w:color w:val="222222"/>
                    <w:sz w:val="23"/>
                    <w:szCs w:val="23"/>
                    <w:lang w:eastAsia="zh-CN"/>
                  </w:rPr>
                </w:rPrChange>
              </w:rPr>
            </w:pPr>
            <w:ins w:id="3217" w:author="Qizhou Duan" w:date="2024-06-21T12:05:00Z">
              <w:r w:rsidRPr="0042489F">
                <w:rPr>
                  <w:rFonts w:ascii="Times New Roman" w:eastAsia="Times New Roman" w:hAnsi="Times New Roman" w:cs="Times New Roman"/>
                  <w:color w:val="222222"/>
                  <w:sz w:val="16"/>
                  <w:szCs w:val="16"/>
                  <w:lang w:eastAsia="zh-CN"/>
                  <w:rPrChange w:id="321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C7956E7" w14:textId="77777777" w:rsidR="0042489F" w:rsidRPr="0042489F" w:rsidRDefault="0042489F" w:rsidP="0042489F">
            <w:pPr>
              <w:suppressAutoHyphens w:val="0"/>
              <w:spacing w:before="150" w:after="150" w:line="240" w:lineRule="auto"/>
              <w:jc w:val="right"/>
              <w:rPr>
                <w:ins w:id="3219" w:author="Qizhou Duan" w:date="2024-06-21T12:05:00Z"/>
                <w:rFonts w:ascii="Times New Roman" w:eastAsia="Times New Roman" w:hAnsi="Times New Roman" w:cs="Times New Roman"/>
                <w:color w:val="222222"/>
                <w:sz w:val="16"/>
                <w:szCs w:val="16"/>
                <w:lang w:eastAsia="zh-CN"/>
                <w:rPrChange w:id="3220" w:author="Qizhou Duan" w:date="2024-06-21T12:05:00Z">
                  <w:rPr>
                    <w:ins w:id="3221" w:author="Qizhou Duan" w:date="2024-06-21T12:05:00Z"/>
                    <w:rFonts w:ascii="Cambria" w:eastAsia="Times New Roman" w:hAnsi="Cambria" w:cs="Times New Roman"/>
                    <w:color w:val="222222"/>
                    <w:sz w:val="23"/>
                    <w:szCs w:val="23"/>
                    <w:lang w:eastAsia="zh-CN"/>
                  </w:rPr>
                </w:rPrChange>
              </w:rPr>
            </w:pPr>
            <w:ins w:id="3222" w:author="Qizhou Duan" w:date="2024-06-21T12:05:00Z">
              <w:r w:rsidRPr="0042489F">
                <w:rPr>
                  <w:rFonts w:ascii="Times New Roman" w:eastAsia="Times New Roman" w:hAnsi="Times New Roman" w:cs="Times New Roman"/>
                  <w:color w:val="222222"/>
                  <w:sz w:val="16"/>
                  <w:szCs w:val="16"/>
                  <w:lang w:eastAsia="zh-CN"/>
                  <w:rPrChange w:id="322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6079F33" w14:textId="77777777" w:rsidR="0042489F" w:rsidRPr="0042489F" w:rsidRDefault="0042489F" w:rsidP="0042489F">
            <w:pPr>
              <w:suppressAutoHyphens w:val="0"/>
              <w:spacing w:before="150" w:after="150" w:line="240" w:lineRule="auto"/>
              <w:jc w:val="right"/>
              <w:rPr>
                <w:ins w:id="3224" w:author="Qizhou Duan" w:date="2024-06-21T12:05:00Z"/>
                <w:rFonts w:ascii="Times New Roman" w:eastAsia="Times New Roman" w:hAnsi="Times New Roman" w:cs="Times New Roman"/>
                <w:color w:val="222222"/>
                <w:sz w:val="16"/>
                <w:szCs w:val="16"/>
                <w:lang w:eastAsia="zh-CN"/>
                <w:rPrChange w:id="3225" w:author="Qizhou Duan" w:date="2024-06-21T12:05:00Z">
                  <w:rPr>
                    <w:ins w:id="3226" w:author="Qizhou Duan" w:date="2024-06-21T12:05:00Z"/>
                    <w:rFonts w:ascii="Cambria" w:eastAsia="Times New Roman" w:hAnsi="Cambria" w:cs="Times New Roman"/>
                    <w:color w:val="222222"/>
                    <w:sz w:val="23"/>
                    <w:szCs w:val="23"/>
                    <w:lang w:eastAsia="zh-CN"/>
                  </w:rPr>
                </w:rPrChange>
              </w:rPr>
            </w:pPr>
            <w:ins w:id="3227" w:author="Qizhou Duan" w:date="2024-06-21T12:05:00Z">
              <w:r w:rsidRPr="0042489F">
                <w:rPr>
                  <w:rFonts w:ascii="Times New Roman" w:eastAsia="Times New Roman" w:hAnsi="Times New Roman" w:cs="Times New Roman"/>
                  <w:color w:val="222222"/>
                  <w:sz w:val="16"/>
                  <w:szCs w:val="16"/>
                  <w:lang w:eastAsia="zh-CN"/>
                  <w:rPrChange w:id="322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D736C14" w14:textId="77777777" w:rsidR="0042489F" w:rsidRPr="0042489F" w:rsidRDefault="0042489F" w:rsidP="0042489F">
            <w:pPr>
              <w:suppressAutoHyphens w:val="0"/>
              <w:spacing w:before="150" w:after="150" w:line="240" w:lineRule="auto"/>
              <w:jc w:val="right"/>
              <w:rPr>
                <w:ins w:id="3229" w:author="Qizhou Duan" w:date="2024-06-21T12:05:00Z"/>
                <w:rFonts w:ascii="Times New Roman" w:eastAsia="Times New Roman" w:hAnsi="Times New Roman" w:cs="Times New Roman"/>
                <w:color w:val="222222"/>
                <w:sz w:val="16"/>
                <w:szCs w:val="16"/>
                <w:lang w:eastAsia="zh-CN"/>
                <w:rPrChange w:id="3230" w:author="Qizhou Duan" w:date="2024-06-21T12:05:00Z">
                  <w:rPr>
                    <w:ins w:id="3231" w:author="Qizhou Duan" w:date="2024-06-21T12:05:00Z"/>
                    <w:rFonts w:ascii="Cambria" w:eastAsia="Times New Roman" w:hAnsi="Cambria" w:cs="Times New Roman"/>
                    <w:color w:val="222222"/>
                    <w:sz w:val="23"/>
                    <w:szCs w:val="23"/>
                    <w:lang w:eastAsia="zh-CN"/>
                  </w:rPr>
                </w:rPrChange>
              </w:rPr>
            </w:pPr>
            <w:ins w:id="3232" w:author="Qizhou Duan" w:date="2024-06-21T12:05:00Z">
              <w:r w:rsidRPr="0042489F">
                <w:rPr>
                  <w:rFonts w:ascii="Times New Roman" w:eastAsia="Times New Roman" w:hAnsi="Times New Roman" w:cs="Times New Roman"/>
                  <w:color w:val="222222"/>
                  <w:sz w:val="16"/>
                  <w:szCs w:val="16"/>
                  <w:lang w:eastAsia="zh-CN"/>
                  <w:rPrChange w:id="3233"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8D794A6" w14:textId="77777777" w:rsidTr="0042489F">
        <w:trPr>
          <w:ins w:id="3234" w:author="Qizhou Duan" w:date="2024-06-21T12:05:00Z"/>
        </w:trPr>
        <w:tc>
          <w:tcPr>
            <w:tcW w:w="0" w:type="auto"/>
            <w:shd w:val="clear" w:color="auto" w:fill="auto"/>
            <w:tcMar>
              <w:top w:w="0" w:type="dxa"/>
              <w:left w:w="75" w:type="dxa"/>
              <w:bottom w:w="0" w:type="dxa"/>
              <w:right w:w="75" w:type="dxa"/>
            </w:tcMar>
            <w:vAlign w:val="center"/>
            <w:hideMark/>
          </w:tcPr>
          <w:p w14:paraId="3081EB3A" w14:textId="77777777" w:rsidR="0042489F" w:rsidRPr="0042489F" w:rsidRDefault="0042489F" w:rsidP="0042489F">
            <w:pPr>
              <w:suppressAutoHyphens w:val="0"/>
              <w:spacing w:before="150" w:after="150" w:line="240" w:lineRule="auto"/>
              <w:rPr>
                <w:ins w:id="3235" w:author="Qizhou Duan" w:date="2024-06-21T12:05:00Z"/>
                <w:rFonts w:ascii="Times New Roman" w:eastAsia="Times New Roman" w:hAnsi="Times New Roman" w:cs="Times New Roman"/>
                <w:color w:val="222222"/>
                <w:sz w:val="16"/>
                <w:szCs w:val="16"/>
                <w:lang w:eastAsia="zh-CN"/>
                <w:rPrChange w:id="3236" w:author="Qizhou Duan" w:date="2024-06-21T12:05:00Z">
                  <w:rPr>
                    <w:ins w:id="3237" w:author="Qizhou Duan" w:date="2024-06-21T12:05:00Z"/>
                    <w:rFonts w:ascii="Cambria" w:eastAsia="Times New Roman" w:hAnsi="Cambria" w:cs="Times New Roman"/>
                    <w:color w:val="222222"/>
                    <w:sz w:val="23"/>
                    <w:szCs w:val="23"/>
                    <w:lang w:eastAsia="zh-CN"/>
                  </w:rPr>
                </w:rPrChange>
              </w:rPr>
            </w:pPr>
            <w:ins w:id="3238" w:author="Qizhou Duan" w:date="2024-06-21T12:05:00Z">
              <w:r w:rsidRPr="0042489F">
                <w:rPr>
                  <w:rFonts w:ascii="Times New Roman" w:eastAsia="Times New Roman" w:hAnsi="Times New Roman" w:cs="Times New Roman"/>
                  <w:color w:val="222222"/>
                  <w:sz w:val="16"/>
                  <w:szCs w:val="16"/>
                  <w:lang w:eastAsia="zh-CN"/>
                  <w:rPrChange w:id="3239" w:author="Qizhou Duan" w:date="2024-06-21T12:05:00Z">
                    <w:rPr>
                      <w:rFonts w:ascii="Cambria" w:eastAsia="Times New Roman" w:hAnsi="Cambria" w:cs="Times New Roman"/>
                      <w:color w:val="222222"/>
                      <w:sz w:val="23"/>
                      <w:szCs w:val="23"/>
                      <w:lang w:eastAsia="zh-CN"/>
                    </w:rPr>
                  </w:rPrChange>
                </w:rPr>
                <w:t>Levinsky et al. (2024)</w:t>
              </w:r>
            </w:ins>
          </w:p>
        </w:tc>
        <w:tc>
          <w:tcPr>
            <w:tcW w:w="0" w:type="auto"/>
            <w:shd w:val="clear" w:color="auto" w:fill="auto"/>
            <w:tcMar>
              <w:top w:w="0" w:type="dxa"/>
              <w:left w:w="75" w:type="dxa"/>
              <w:bottom w:w="0" w:type="dxa"/>
              <w:right w:w="75" w:type="dxa"/>
            </w:tcMar>
            <w:vAlign w:val="center"/>
            <w:hideMark/>
          </w:tcPr>
          <w:p w14:paraId="0329EFE8" w14:textId="77777777" w:rsidR="0042489F" w:rsidRPr="0042489F" w:rsidRDefault="0042489F" w:rsidP="0042489F">
            <w:pPr>
              <w:suppressAutoHyphens w:val="0"/>
              <w:spacing w:before="150" w:after="150" w:line="240" w:lineRule="auto"/>
              <w:jc w:val="right"/>
              <w:rPr>
                <w:ins w:id="3240" w:author="Qizhou Duan" w:date="2024-06-21T12:05:00Z"/>
                <w:rFonts w:ascii="Times New Roman" w:eastAsia="Times New Roman" w:hAnsi="Times New Roman" w:cs="Times New Roman"/>
                <w:color w:val="222222"/>
                <w:sz w:val="16"/>
                <w:szCs w:val="16"/>
                <w:lang w:eastAsia="zh-CN"/>
                <w:rPrChange w:id="3241" w:author="Qizhou Duan" w:date="2024-06-21T12:05:00Z">
                  <w:rPr>
                    <w:ins w:id="3242" w:author="Qizhou Duan" w:date="2024-06-21T12:05:00Z"/>
                    <w:rFonts w:ascii="Cambria" w:eastAsia="Times New Roman" w:hAnsi="Cambria" w:cs="Times New Roman"/>
                    <w:color w:val="222222"/>
                    <w:sz w:val="23"/>
                    <w:szCs w:val="23"/>
                    <w:lang w:eastAsia="zh-CN"/>
                  </w:rPr>
                </w:rPrChange>
              </w:rPr>
            </w:pPr>
            <w:ins w:id="3243" w:author="Qizhou Duan" w:date="2024-06-21T12:05:00Z">
              <w:r w:rsidRPr="0042489F">
                <w:rPr>
                  <w:rFonts w:ascii="Times New Roman" w:eastAsia="Times New Roman" w:hAnsi="Times New Roman" w:cs="Times New Roman"/>
                  <w:color w:val="222222"/>
                  <w:sz w:val="16"/>
                  <w:szCs w:val="16"/>
                  <w:lang w:eastAsia="zh-CN"/>
                  <w:rPrChange w:id="3244" w:author="Qizhou Duan" w:date="2024-06-21T12:05:00Z">
                    <w:rPr>
                      <w:rFonts w:ascii="Cambria" w:eastAsia="Times New Roman" w:hAnsi="Cambria" w:cs="Times New Roman"/>
                      <w:color w:val="222222"/>
                      <w:sz w:val="23"/>
                      <w:szCs w:val="23"/>
                      <w:lang w:eastAsia="zh-CN"/>
                    </w:rPr>
                  </w:rPrChange>
                </w:rPr>
                <w:t>369</w:t>
              </w:r>
            </w:ins>
          </w:p>
        </w:tc>
        <w:tc>
          <w:tcPr>
            <w:tcW w:w="0" w:type="auto"/>
            <w:shd w:val="clear" w:color="auto" w:fill="auto"/>
            <w:tcMar>
              <w:top w:w="0" w:type="dxa"/>
              <w:left w:w="75" w:type="dxa"/>
              <w:bottom w:w="0" w:type="dxa"/>
              <w:right w:w="75" w:type="dxa"/>
            </w:tcMar>
            <w:vAlign w:val="center"/>
            <w:hideMark/>
          </w:tcPr>
          <w:p w14:paraId="7AE556F8" w14:textId="77777777" w:rsidR="0042489F" w:rsidRPr="0042489F" w:rsidRDefault="0042489F" w:rsidP="0042489F">
            <w:pPr>
              <w:suppressAutoHyphens w:val="0"/>
              <w:spacing w:before="150" w:after="150" w:line="240" w:lineRule="auto"/>
              <w:jc w:val="right"/>
              <w:rPr>
                <w:ins w:id="3245" w:author="Qizhou Duan" w:date="2024-06-21T12:05:00Z"/>
                <w:rFonts w:ascii="Times New Roman" w:eastAsia="Times New Roman" w:hAnsi="Times New Roman" w:cs="Times New Roman"/>
                <w:color w:val="222222"/>
                <w:sz w:val="16"/>
                <w:szCs w:val="16"/>
                <w:lang w:eastAsia="zh-CN"/>
                <w:rPrChange w:id="3246" w:author="Qizhou Duan" w:date="2024-06-21T12:05:00Z">
                  <w:rPr>
                    <w:ins w:id="3247" w:author="Qizhou Duan" w:date="2024-06-21T12:05:00Z"/>
                    <w:rFonts w:ascii="Cambria" w:eastAsia="Times New Roman" w:hAnsi="Cambria" w:cs="Times New Roman"/>
                    <w:color w:val="222222"/>
                    <w:sz w:val="23"/>
                    <w:szCs w:val="23"/>
                    <w:lang w:eastAsia="zh-CN"/>
                  </w:rPr>
                </w:rPrChange>
              </w:rPr>
            </w:pPr>
            <w:ins w:id="3248" w:author="Qizhou Duan" w:date="2024-06-21T12:05:00Z">
              <w:r w:rsidRPr="0042489F">
                <w:rPr>
                  <w:rFonts w:ascii="Times New Roman" w:eastAsia="Times New Roman" w:hAnsi="Times New Roman" w:cs="Times New Roman"/>
                  <w:color w:val="222222"/>
                  <w:sz w:val="16"/>
                  <w:szCs w:val="16"/>
                  <w:lang w:eastAsia="zh-CN"/>
                  <w:rPrChange w:id="324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B465112" w14:textId="77777777" w:rsidR="0042489F" w:rsidRPr="0042489F" w:rsidRDefault="0042489F" w:rsidP="0042489F">
            <w:pPr>
              <w:suppressAutoHyphens w:val="0"/>
              <w:spacing w:before="150" w:after="150" w:line="240" w:lineRule="auto"/>
              <w:jc w:val="right"/>
              <w:rPr>
                <w:ins w:id="3250" w:author="Qizhou Duan" w:date="2024-06-21T12:05:00Z"/>
                <w:rFonts w:ascii="Times New Roman" w:eastAsia="Times New Roman" w:hAnsi="Times New Roman" w:cs="Times New Roman"/>
                <w:color w:val="222222"/>
                <w:sz w:val="16"/>
                <w:szCs w:val="16"/>
                <w:lang w:eastAsia="zh-CN"/>
                <w:rPrChange w:id="3251" w:author="Qizhou Duan" w:date="2024-06-21T12:05:00Z">
                  <w:rPr>
                    <w:ins w:id="3252" w:author="Qizhou Duan" w:date="2024-06-21T12:05:00Z"/>
                    <w:rFonts w:ascii="Cambria" w:eastAsia="Times New Roman" w:hAnsi="Cambria" w:cs="Times New Roman"/>
                    <w:color w:val="222222"/>
                    <w:sz w:val="23"/>
                    <w:szCs w:val="23"/>
                    <w:lang w:eastAsia="zh-CN"/>
                  </w:rPr>
                </w:rPrChange>
              </w:rPr>
            </w:pPr>
            <w:ins w:id="3253" w:author="Qizhou Duan" w:date="2024-06-21T12:05:00Z">
              <w:r w:rsidRPr="0042489F">
                <w:rPr>
                  <w:rFonts w:ascii="Times New Roman" w:eastAsia="Times New Roman" w:hAnsi="Times New Roman" w:cs="Times New Roman"/>
                  <w:color w:val="222222"/>
                  <w:sz w:val="16"/>
                  <w:szCs w:val="16"/>
                  <w:lang w:eastAsia="zh-CN"/>
                  <w:rPrChange w:id="325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3A0FC60" w14:textId="77777777" w:rsidR="0042489F" w:rsidRPr="0042489F" w:rsidRDefault="0042489F" w:rsidP="0042489F">
            <w:pPr>
              <w:suppressAutoHyphens w:val="0"/>
              <w:spacing w:before="150" w:after="150" w:line="240" w:lineRule="auto"/>
              <w:jc w:val="right"/>
              <w:rPr>
                <w:ins w:id="3255" w:author="Qizhou Duan" w:date="2024-06-21T12:05:00Z"/>
                <w:rFonts w:ascii="Times New Roman" w:eastAsia="Times New Roman" w:hAnsi="Times New Roman" w:cs="Times New Roman"/>
                <w:color w:val="222222"/>
                <w:sz w:val="16"/>
                <w:szCs w:val="16"/>
                <w:lang w:eastAsia="zh-CN"/>
                <w:rPrChange w:id="3256" w:author="Qizhou Duan" w:date="2024-06-21T12:05:00Z">
                  <w:rPr>
                    <w:ins w:id="3257" w:author="Qizhou Duan" w:date="2024-06-21T12:05:00Z"/>
                    <w:rFonts w:ascii="Cambria" w:eastAsia="Times New Roman" w:hAnsi="Cambria" w:cs="Times New Roman"/>
                    <w:color w:val="222222"/>
                    <w:sz w:val="23"/>
                    <w:szCs w:val="23"/>
                    <w:lang w:eastAsia="zh-CN"/>
                  </w:rPr>
                </w:rPrChange>
              </w:rPr>
            </w:pPr>
            <w:ins w:id="3258" w:author="Qizhou Duan" w:date="2024-06-21T12:05:00Z">
              <w:r w:rsidRPr="0042489F">
                <w:rPr>
                  <w:rFonts w:ascii="Times New Roman" w:eastAsia="Times New Roman" w:hAnsi="Times New Roman" w:cs="Times New Roman"/>
                  <w:color w:val="222222"/>
                  <w:sz w:val="16"/>
                  <w:szCs w:val="16"/>
                  <w:lang w:eastAsia="zh-CN"/>
                  <w:rPrChange w:id="325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1FECABD" w14:textId="77777777" w:rsidR="0042489F" w:rsidRPr="0042489F" w:rsidRDefault="0042489F" w:rsidP="0042489F">
            <w:pPr>
              <w:suppressAutoHyphens w:val="0"/>
              <w:spacing w:before="150" w:after="150" w:line="240" w:lineRule="auto"/>
              <w:jc w:val="right"/>
              <w:rPr>
                <w:ins w:id="3260" w:author="Qizhou Duan" w:date="2024-06-21T12:05:00Z"/>
                <w:rFonts w:ascii="Times New Roman" w:eastAsia="Times New Roman" w:hAnsi="Times New Roman" w:cs="Times New Roman"/>
                <w:color w:val="222222"/>
                <w:sz w:val="16"/>
                <w:szCs w:val="16"/>
                <w:lang w:eastAsia="zh-CN"/>
                <w:rPrChange w:id="3261" w:author="Qizhou Duan" w:date="2024-06-21T12:05:00Z">
                  <w:rPr>
                    <w:ins w:id="3262" w:author="Qizhou Duan" w:date="2024-06-21T12:05:00Z"/>
                    <w:rFonts w:ascii="Cambria" w:eastAsia="Times New Roman" w:hAnsi="Cambria" w:cs="Times New Roman"/>
                    <w:color w:val="222222"/>
                    <w:sz w:val="23"/>
                    <w:szCs w:val="23"/>
                    <w:lang w:eastAsia="zh-CN"/>
                  </w:rPr>
                </w:rPrChange>
              </w:rPr>
            </w:pPr>
            <w:ins w:id="3263" w:author="Qizhou Duan" w:date="2024-06-21T12:05:00Z">
              <w:r w:rsidRPr="0042489F">
                <w:rPr>
                  <w:rFonts w:ascii="Times New Roman" w:eastAsia="Times New Roman" w:hAnsi="Times New Roman" w:cs="Times New Roman"/>
                  <w:color w:val="222222"/>
                  <w:sz w:val="16"/>
                  <w:szCs w:val="16"/>
                  <w:lang w:eastAsia="zh-CN"/>
                  <w:rPrChange w:id="326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6B482AA" w14:textId="77777777" w:rsidR="0042489F" w:rsidRPr="0042489F" w:rsidRDefault="0042489F" w:rsidP="0042489F">
            <w:pPr>
              <w:suppressAutoHyphens w:val="0"/>
              <w:spacing w:before="150" w:after="150" w:line="240" w:lineRule="auto"/>
              <w:jc w:val="right"/>
              <w:rPr>
                <w:ins w:id="3265" w:author="Qizhou Duan" w:date="2024-06-21T12:05:00Z"/>
                <w:rFonts w:ascii="Times New Roman" w:eastAsia="Times New Roman" w:hAnsi="Times New Roman" w:cs="Times New Roman"/>
                <w:color w:val="222222"/>
                <w:sz w:val="16"/>
                <w:szCs w:val="16"/>
                <w:lang w:eastAsia="zh-CN"/>
                <w:rPrChange w:id="3266" w:author="Qizhou Duan" w:date="2024-06-21T12:05:00Z">
                  <w:rPr>
                    <w:ins w:id="3267" w:author="Qizhou Duan" w:date="2024-06-21T12:05:00Z"/>
                    <w:rFonts w:ascii="Cambria" w:eastAsia="Times New Roman" w:hAnsi="Cambria" w:cs="Times New Roman"/>
                    <w:color w:val="222222"/>
                    <w:sz w:val="23"/>
                    <w:szCs w:val="23"/>
                    <w:lang w:eastAsia="zh-CN"/>
                  </w:rPr>
                </w:rPrChange>
              </w:rPr>
            </w:pPr>
            <w:ins w:id="3268" w:author="Qizhou Duan" w:date="2024-06-21T12:05:00Z">
              <w:r w:rsidRPr="0042489F">
                <w:rPr>
                  <w:rFonts w:ascii="Times New Roman" w:eastAsia="Times New Roman" w:hAnsi="Times New Roman" w:cs="Times New Roman"/>
                  <w:color w:val="222222"/>
                  <w:sz w:val="16"/>
                  <w:szCs w:val="16"/>
                  <w:lang w:eastAsia="zh-CN"/>
                  <w:rPrChange w:id="326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6056A9B" w14:textId="77777777" w:rsidR="0042489F" w:rsidRPr="0042489F" w:rsidRDefault="0042489F" w:rsidP="0042489F">
            <w:pPr>
              <w:suppressAutoHyphens w:val="0"/>
              <w:spacing w:before="150" w:after="150" w:line="240" w:lineRule="auto"/>
              <w:jc w:val="right"/>
              <w:rPr>
                <w:ins w:id="3270" w:author="Qizhou Duan" w:date="2024-06-21T12:05:00Z"/>
                <w:rFonts w:ascii="Times New Roman" w:eastAsia="Times New Roman" w:hAnsi="Times New Roman" w:cs="Times New Roman"/>
                <w:color w:val="222222"/>
                <w:sz w:val="16"/>
                <w:szCs w:val="16"/>
                <w:lang w:eastAsia="zh-CN"/>
                <w:rPrChange w:id="3271" w:author="Qizhou Duan" w:date="2024-06-21T12:05:00Z">
                  <w:rPr>
                    <w:ins w:id="3272" w:author="Qizhou Duan" w:date="2024-06-21T12:05:00Z"/>
                    <w:rFonts w:ascii="Cambria" w:eastAsia="Times New Roman" w:hAnsi="Cambria" w:cs="Times New Roman"/>
                    <w:color w:val="222222"/>
                    <w:sz w:val="23"/>
                    <w:szCs w:val="23"/>
                    <w:lang w:eastAsia="zh-CN"/>
                  </w:rPr>
                </w:rPrChange>
              </w:rPr>
            </w:pPr>
            <w:ins w:id="3273" w:author="Qizhou Duan" w:date="2024-06-21T12:05:00Z">
              <w:r w:rsidRPr="0042489F">
                <w:rPr>
                  <w:rFonts w:ascii="Times New Roman" w:eastAsia="Times New Roman" w:hAnsi="Times New Roman" w:cs="Times New Roman"/>
                  <w:color w:val="222222"/>
                  <w:sz w:val="16"/>
                  <w:szCs w:val="16"/>
                  <w:lang w:eastAsia="zh-CN"/>
                  <w:rPrChange w:id="3274"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97F3BB9" w14:textId="77777777" w:rsidTr="0042489F">
        <w:trPr>
          <w:ins w:id="3275" w:author="Qizhou Duan" w:date="2024-06-21T12:05:00Z"/>
        </w:trPr>
        <w:tc>
          <w:tcPr>
            <w:tcW w:w="0" w:type="auto"/>
            <w:shd w:val="clear" w:color="auto" w:fill="auto"/>
            <w:tcMar>
              <w:top w:w="0" w:type="dxa"/>
              <w:left w:w="75" w:type="dxa"/>
              <w:bottom w:w="0" w:type="dxa"/>
              <w:right w:w="75" w:type="dxa"/>
            </w:tcMar>
            <w:vAlign w:val="center"/>
            <w:hideMark/>
          </w:tcPr>
          <w:p w14:paraId="416E8410" w14:textId="77777777" w:rsidR="0042489F" w:rsidRPr="0042489F" w:rsidRDefault="0042489F" w:rsidP="0042489F">
            <w:pPr>
              <w:suppressAutoHyphens w:val="0"/>
              <w:spacing w:before="150" w:after="150" w:line="240" w:lineRule="auto"/>
              <w:rPr>
                <w:ins w:id="3276" w:author="Qizhou Duan" w:date="2024-06-21T12:05:00Z"/>
                <w:rFonts w:ascii="Times New Roman" w:eastAsia="Times New Roman" w:hAnsi="Times New Roman" w:cs="Times New Roman"/>
                <w:color w:val="222222"/>
                <w:sz w:val="16"/>
                <w:szCs w:val="16"/>
                <w:lang w:eastAsia="zh-CN"/>
                <w:rPrChange w:id="3277" w:author="Qizhou Duan" w:date="2024-06-21T12:05:00Z">
                  <w:rPr>
                    <w:ins w:id="3278" w:author="Qizhou Duan" w:date="2024-06-21T12:05:00Z"/>
                    <w:rFonts w:ascii="Cambria" w:eastAsia="Times New Roman" w:hAnsi="Cambria" w:cs="Times New Roman"/>
                    <w:color w:val="222222"/>
                    <w:sz w:val="23"/>
                    <w:szCs w:val="23"/>
                    <w:lang w:eastAsia="zh-CN"/>
                  </w:rPr>
                </w:rPrChange>
              </w:rPr>
            </w:pPr>
            <w:ins w:id="3279" w:author="Qizhou Duan" w:date="2024-06-21T12:05:00Z">
              <w:r w:rsidRPr="0042489F">
                <w:rPr>
                  <w:rFonts w:ascii="Times New Roman" w:eastAsia="Times New Roman" w:hAnsi="Times New Roman" w:cs="Times New Roman"/>
                  <w:color w:val="222222"/>
                  <w:sz w:val="16"/>
                  <w:szCs w:val="16"/>
                  <w:lang w:eastAsia="zh-CN"/>
                  <w:rPrChange w:id="3280" w:author="Qizhou Duan" w:date="2024-06-21T12:05:00Z">
                    <w:rPr>
                      <w:rFonts w:ascii="Cambria" w:eastAsia="Times New Roman" w:hAnsi="Cambria" w:cs="Times New Roman"/>
                      <w:color w:val="222222"/>
                      <w:sz w:val="23"/>
                      <w:szCs w:val="23"/>
                      <w:lang w:eastAsia="zh-CN"/>
                    </w:rPr>
                  </w:rPrChange>
                </w:rPr>
                <w:t>Liu G. et al (2024)</w:t>
              </w:r>
            </w:ins>
          </w:p>
        </w:tc>
        <w:tc>
          <w:tcPr>
            <w:tcW w:w="0" w:type="auto"/>
            <w:shd w:val="clear" w:color="auto" w:fill="auto"/>
            <w:tcMar>
              <w:top w:w="0" w:type="dxa"/>
              <w:left w:w="75" w:type="dxa"/>
              <w:bottom w:w="0" w:type="dxa"/>
              <w:right w:w="75" w:type="dxa"/>
            </w:tcMar>
            <w:vAlign w:val="center"/>
            <w:hideMark/>
          </w:tcPr>
          <w:p w14:paraId="47CD38E5" w14:textId="77777777" w:rsidR="0042489F" w:rsidRPr="0042489F" w:rsidRDefault="0042489F" w:rsidP="0042489F">
            <w:pPr>
              <w:suppressAutoHyphens w:val="0"/>
              <w:spacing w:before="150" w:after="150" w:line="240" w:lineRule="auto"/>
              <w:jc w:val="right"/>
              <w:rPr>
                <w:ins w:id="3281" w:author="Qizhou Duan" w:date="2024-06-21T12:05:00Z"/>
                <w:rFonts w:ascii="Times New Roman" w:eastAsia="Times New Roman" w:hAnsi="Times New Roman" w:cs="Times New Roman"/>
                <w:color w:val="222222"/>
                <w:sz w:val="16"/>
                <w:szCs w:val="16"/>
                <w:lang w:eastAsia="zh-CN"/>
                <w:rPrChange w:id="3282" w:author="Qizhou Duan" w:date="2024-06-21T12:05:00Z">
                  <w:rPr>
                    <w:ins w:id="3283" w:author="Qizhou Duan" w:date="2024-06-21T12:05:00Z"/>
                    <w:rFonts w:ascii="Cambria" w:eastAsia="Times New Roman" w:hAnsi="Cambria" w:cs="Times New Roman"/>
                    <w:color w:val="222222"/>
                    <w:sz w:val="23"/>
                    <w:szCs w:val="23"/>
                    <w:lang w:eastAsia="zh-CN"/>
                  </w:rPr>
                </w:rPrChange>
              </w:rPr>
            </w:pPr>
            <w:ins w:id="3284" w:author="Qizhou Duan" w:date="2024-06-21T12:05:00Z">
              <w:r w:rsidRPr="0042489F">
                <w:rPr>
                  <w:rFonts w:ascii="Times New Roman" w:eastAsia="Times New Roman" w:hAnsi="Times New Roman" w:cs="Times New Roman"/>
                  <w:color w:val="222222"/>
                  <w:sz w:val="16"/>
                  <w:szCs w:val="16"/>
                  <w:lang w:eastAsia="zh-CN"/>
                  <w:rPrChange w:id="3285" w:author="Qizhou Duan" w:date="2024-06-21T12:05:00Z">
                    <w:rPr>
                      <w:rFonts w:ascii="Cambria" w:eastAsia="Times New Roman" w:hAnsi="Cambria" w:cs="Times New Roman"/>
                      <w:color w:val="222222"/>
                      <w:sz w:val="23"/>
                      <w:szCs w:val="23"/>
                      <w:lang w:eastAsia="zh-CN"/>
                    </w:rPr>
                  </w:rPrChange>
                </w:rPr>
                <w:t>575</w:t>
              </w:r>
            </w:ins>
          </w:p>
        </w:tc>
        <w:tc>
          <w:tcPr>
            <w:tcW w:w="0" w:type="auto"/>
            <w:shd w:val="clear" w:color="auto" w:fill="auto"/>
            <w:tcMar>
              <w:top w:w="0" w:type="dxa"/>
              <w:left w:w="75" w:type="dxa"/>
              <w:bottom w:w="0" w:type="dxa"/>
              <w:right w:w="75" w:type="dxa"/>
            </w:tcMar>
            <w:vAlign w:val="center"/>
            <w:hideMark/>
          </w:tcPr>
          <w:p w14:paraId="270C964A" w14:textId="77777777" w:rsidR="0042489F" w:rsidRPr="0042489F" w:rsidRDefault="0042489F" w:rsidP="0042489F">
            <w:pPr>
              <w:suppressAutoHyphens w:val="0"/>
              <w:spacing w:before="150" w:after="150" w:line="240" w:lineRule="auto"/>
              <w:jc w:val="right"/>
              <w:rPr>
                <w:ins w:id="3286" w:author="Qizhou Duan" w:date="2024-06-21T12:05:00Z"/>
                <w:rFonts w:ascii="Times New Roman" w:eastAsia="Times New Roman" w:hAnsi="Times New Roman" w:cs="Times New Roman"/>
                <w:color w:val="222222"/>
                <w:sz w:val="16"/>
                <w:szCs w:val="16"/>
                <w:lang w:eastAsia="zh-CN"/>
                <w:rPrChange w:id="3287" w:author="Qizhou Duan" w:date="2024-06-21T12:05:00Z">
                  <w:rPr>
                    <w:ins w:id="3288" w:author="Qizhou Duan" w:date="2024-06-21T12:05:00Z"/>
                    <w:rFonts w:ascii="Cambria" w:eastAsia="Times New Roman" w:hAnsi="Cambria" w:cs="Times New Roman"/>
                    <w:color w:val="222222"/>
                    <w:sz w:val="23"/>
                    <w:szCs w:val="23"/>
                    <w:lang w:eastAsia="zh-CN"/>
                  </w:rPr>
                </w:rPrChange>
              </w:rPr>
            </w:pPr>
            <w:ins w:id="3289" w:author="Qizhou Duan" w:date="2024-06-21T12:05:00Z">
              <w:r w:rsidRPr="0042489F">
                <w:rPr>
                  <w:rFonts w:ascii="Times New Roman" w:eastAsia="Times New Roman" w:hAnsi="Times New Roman" w:cs="Times New Roman"/>
                  <w:color w:val="222222"/>
                  <w:sz w:val="16"/>
                  <w:szCs w:val="16"/>
                  <w:lang w:eastAsia="zh-CN"/>
                  <w:rPrChange w:id="329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8EE5A58" w14:textId="77777777" w:rsidR="0042489F" w:rsidRPr="0042489F" w:rsidRDefault="0042489F" w:rsidP="0042489F">
            <w:pPr>
              <w:suppressAutoHyphens w:val="0"/>
              <w:spacing w:before="150" w:after="150" w:line="240" w:lineRule="auto"/>
              <w:jc w:val="right"/>
              <w:rPr>
                <w:ins w:id="3291" w:author="Qizhou Duan" w:date="2024-06-21T12:05:00Z"/>
                <w:rFonts w:ascii="Times New Roman" w:eastAsia="Times New Roman" w:hAnsi="Times New Roman" w:cs="Times New Roman"/>
                <w:color w:val="222222"/>
                <w:sz w:val="16"/>
                <w:szCs w:val="16"/>
                <w:lang w:eastAsia="zh-CN"/>
                <w:rPrChange w:id="3292" w:author="Qizhou Duan" w:date="2024-06-21T12:05:00Z">
                  <w:rPr>
                    <w:ins w:id="3293" w:author="Qizhou Duan" w:date="2024-06-21T12:05:00Z"/>
                    <w:rFonts w:ascii="Cambria" w:eastAsia="Times New Roman" w:hAnsi="Cambria" w:cs="Times New Roman"/>
                    <w:color w:val="222222"/>
                    <w:sz w:val="23"/>
                    <w:szCs w:val="23"/>
                    <w:lang w:eastAsia="zh-CN"/>
                  </w:rPr>
                </w:rPrChange>
              </w:rPr>
            </w:pPr>
            <w:ins w:id="3294" w:author="Qizhou Duan" w:date="2024-06-21T12:05:00Z">
              <w:r w:rsidRPr="0042489F">
                <w:rPr>
                  <w:rFonts w:ascii="Times New Roman" w:eastAsia="Times New Roman" w:hAnsi="Times New Roman" w:cs="Times New Roman"/>
                  <w:color w:val="222222"/>
                  <w:sz w:val="16"/>
                  <w:szCs w:val="16"/>
                  <w:lang w:eastAsia="zh-CN"/>
                  <w:rPrChange w:id="329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B0CA40E" w14:textId="77777777" w:rsidR="0042489F" w:rsidRPr="0042489F" w:rsidRDefault="0042489F" w:rsidP="0042489F">
            <w:pPr>
              <w:suppressAutoHyphens w:val="0"/>
              <w:spacing w:before="150" w:after="150" w:line="240" w:lineRule="auto"/>
              <w:jc w:val="right"/>
              <w:rPr>
                <w:ins w:id="3296" w:author="Qizhou Duan" w:date="2024-06-21T12:05:00Z"/>
                <w:rFonts w:ascii="Times New Roman" w:eastAsia="Times New Roman" w:hAnsi="Times New Roman" w:cs="Times New Roman"/>
                <w:color w:val="222222"/>
                <w:sz w:val="16"/>
                <w:szCs w:val="16"/>
                <w:lang w:eastAsia="zh-CN"/>
                <w:rPrChange w:id="3297" w:author="Qizhou Duan" w:date="2024-06-21T12:05:00Z">
                  <w:rPr>
                    <w:ins w:id="3298" w:author="Qizhou Duan" w:date="2024-06-21T12:05:00Z"/>
                    <w:rFonts w:ascii="Cambria" w:eastAsia="Times New Roman" w:hAnsi="Cambria" w:cs="Times New Roman"/>
                    <w:color w:val="222222"/>
                    <w:sz w:val="23"/>
                    <w:szCs w:val="23"/>
                    <w:lang w:eastAsia="zh-CN"/>
                  </w:rPr>
                </w:rPrChange>
              </w:rPr>
            </w:pPr>
            <w:ins w:id="3299" w:author="Qizhou Duan" w:date="2024-06-21T12:05:00Z">
              <w:r w:rsidRPr="0042489F">
                <w:rPr>
                  <w:rFonts w:ascii="Times New Roman" w:eastAsia="Times New Roman" w:hAnsi="Times New Roman" w:cs="Times New Roman"/>
                  <w:color w:val="222222"/>
                  <w:sz w:val="16"/>
                  <w:szCs w:val="16"/>
                  <w:lang w:eastAsia="zh-CN"/>
                  <w:rPrChange w:id="330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EFE8EDF" w14:textId="77777777" w:rsidR="0042489F" w:rsidRPr="0042489F" w:rsidRDefault="0042489F" w:rsidP="0042489F">
            <w:pPr>
              <w:suppressAutoHyphens w:val="0"/>
              <w:spacing w:before="150" w:after="150" w:line="240" w:lineRule="auto"/>
              <w:jc w:val="right"/>
              <w:rPr>
                <w:ins w:id="3301" w:author="Qizhou Duan" w:date="2024-06-21T12:05:00Z"/>
                <w:rFonts w:ascii="Times New Roman" w:eastAsia="Times New Roman" w:hAnsi="Times New Roman" w:cs="Times New Roman"/>
                <w:color w:val="222222"/>
                <w:sz w:val="16"/>
                <w:szCs w:val="16"/>
                <w:lang w:eastAsia="zh-CN"/>
                <w:rPrChange w:id="3302" w:author="Qizhou Duan" w:date="2024-06-21T12:05:00Z">
                  <w:rPr>
                    <w:ins w:id="3303" w:author="Qizhou Duan" w:date="2024-06-21T12:05:00Z"/>
                    <w:rFonts w:ascii="Cambria" w:eastAsia="Times New Roman" w:hAnsi="Cambria" w:cs="Times New Roman"/>
                    <w:color w:val="222222"/>
                    <w:sz w:val="23"/>
                    <w:szCs w:val="23"/>
                    <w:lang w:eastAsia="zh-CN"/>
                  </w:rPr>
                </w:rPrChange>
              </w:rPr>
            </w:pPr>
            <w:ins w:id="3304" w:author="Qizhou Duan" w:date="2024-06-21T12:05:00Z">
              <w:r w:rsidRPr="0042489F">
                <w:rPr>
                  <w:rFonts w:ascii="Times New Roman" w:eastAsia="Times New Roman" w:hAnsi="Times New Roman" w:cs="Times New Roman"/>
                  <w:color w:val="222222"/>
                  <w:sz w:val="16"/>
                  <w:szCs w:val="16"/>
                  <w:lang w:eastAsia="zh-CN"/>
                  <w:rPrChange w:id="330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6BBB60F" w14:textId="77777777" w:rsidR="0042489F" w:rsidRPr="0042489F" w:rsidRDefault="0042489F" w:rsidP="0042489F">
            <w:pPr>
              <w:suppressAutoHyphens w:val="0"/>
              <w:spacing w:before="150" w:after="150" w:line="240" w:lineRule="auto"/>
              <w:jc w:val="right"/>
              <w:rPr>
                <w:ins w:id="3306" w:author="Qizhou Duan" w:date="2024-06-21T12:05:00Z"/>
                <w:rFonts w:ascii="Times New Roman" w:eastAsia="Times New Roman" w:hAnsi="Times New Roman" w:cs="Times New Roman"/>
                <w:color w:val="222222"/>
                <w:sz w:val="16"/>
                <w:szCs w:val="16"/>
                <w:lang w:eastAsia="zh-CN"/>
                <w:rPrChange w:id="3307" w:author="Qizhou Duan" w:date="2024-06-21T12:05:00Z">
                  <w:rPr>
                    <w:ins w:id="3308" w:author="Qizhou Duan" w:date="2024-06-21T12:05:00Z"/>
                    <w:rFonts w:ascii="Cambria" w:eastAsia="Times New Roman" w:hAnsi="Cambria" w:cs="Times New Roman"/>
                    <w:color w:val="222222"/>
                    <w:sz w:val="23"/>
                    <w:szCs w:val="23"/>
                    <w:lang w:eastAsia="zh-CN"/>
                  </w:rPr>
                </w:rPrChange>
              </w:rPr>
            </w:pPr>
            <w:ins w:id="3309" w:author="Qizhou Duan" w:date="2024-06-21T12:05:00Z">
              <w:r w:rsidRPr="0042489F">
                <w:rPr>
                  <w:rFonts w:ascii="Times New Roman" w:eastAsia="Times New Roman" w:hAnsi="Times New Roman" w:cs="Times New Roman"/>
                  <w:color w:val="222222"/>
                  <w:sz w:val="16"/>
                  <w:szCs w:val="16"/>
                  <w:lang w:eastAsia="zh-CN"/>
                  <w:rPrChange w:id="331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A444E5D" w14:textId="77777777" w:rsidR="0042489F" w:rsidRPr="0042489F" w:rsidRDefault="0042489F" w:rsidP="0042489F">
            <w:pPr>
              <w:suppressAutoHyphens w:val="0"/>
              <w:spacing w:before="150" w:after="150" w:line="240" w:lineRule="auto"/>
              <w:jc w:val="right"/>
              <w:rPr>
                <w:ins w:id="3311" w:author="Qizhou Duan" w:date="2024-06-21T12:05:00Z"/>
                <w:rFonts w:ascii="Times New Roman" w:eastAsia="Times New Roman" w:hAnsi="Times New Roman" w:cs="Times New Roman"/>
                <w:color w:val="222222"/>
                <w:sz w:val="16"/>
                <w:szCs w:val="16"/>
                <w:lang w:eastAsia="zh-CN"/>
                <w:rPrChange w:id="3312" w:author="Qizhou Duan" w:date="2024-06-21T12:05:00Z">
                  <w:rPr>
                    <w:ins w:id="3313" w:author="Qizhou Duan" w:date="2024-06-21T12:05:00Z"/>
                    <w:rFonts w:ascii="Cambria" w:eastAsia="Times New Roman" w:hAnsi="Cambria" w:cs="Times New Roman"/>
                    <w:color w:val="222222"/>
                    <w:sz w:val="23"/>
                    <w:szCs w:val="23"/>
                    <w:lang w:eastAsia="zh-CN"/>
                  </w:rPr>
                </w:rPrChange>
              </w:rPr>
            </w:pPr>
            <w:ins w:id="3314" w:author="Qizhou Duan" w:date="2024-06-21T12:05:00Z">
              <w:r w:rsidRPr="0042489F">
                <w:rPr>
                  <w:rFonts w:ascii="Times New Roman" w:eastAsia="Times New Roman" w:hAnsi="Times New Roman" w:cs="Times New Roman"/>
                  <w:color w:val="222222"/>
                  <w:sz w:val="16"/>
                  <w:szCs w:val="16"/>
                  <w:lang w:eastAsia="zh-CN"/>
                  <w:rPrChange w:id="3315"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6D04C15" w14:textId="77777777" w:rsidTr="0042489F">
        <w:trPr>
          <w:ins w:id="3316" w:author="Qizhou Duan" w:date="2024-06-21T12:05:00Z"/>
        </w:trPr>
        <w:tc>
          <w:tcPr>
            <w:tcW w:w="0" w:type="auto"/>
            <w:shd w:val="clear" w:color="auto" w:fill="auto"/>
            <w:tcMar>
              <w:top w:w="0" w:type="dxa"/>
              <w:left w:w="75" w:type="dxa"/>
              <w:bottom w:w="0" w:type="dxa"/>
              <w:right w:w="75" w:type="dxa"/>
            </w:tcMar>
            <w:vAlign w:val="center"/>
            <w:hideMark/>
          </w:tcPr>
          <w:p w14:paraId="1122FE4E" w14:textId="77777777" w:rsidR="0042489F" w:rsidRPr="0042489F" w:rsidRDefault="0042489F" w:rsidP="0042489F">
            <w:pPr>
              <w:suppressAutoHyphens w:val="0"/>
              <w:spacing w:before="150" w:after="150" w:line="240" w:lineRule="auto"/>
              <w:rPr>
                <w:ins w:id="3317" w:author="Qizhou Duan" w:date="2024-06-21T12:05:00Z"/>
                <w:rFonts w:ascii="Times New Roman" w:eastAsia="Times New Roman" w:hAnsi="Times New Roman" w:cs="Times New Roman"/>
                <w:color w:val="222222"/>
                <w:sz w:val="16"/>
                <w:szCs w:val="16"/>
                <w:lang w:eastAsia="zh-CN"/>
                <w:rPrChange w:id="3318" w:author="Qizhou Duan" w:date="2024-06-21T12:05:00Z">
                  <w:rPr>
                    <w:ins w:id="3319" w:author="Qizhou Duan" w:date="2024-06-21T12:05:00Z"/>
                    <w:rFonts w:ascii="Cambria" w:eastAsia="Times New Roman" w:hAnsi="Cambria" w:cs="Times New Roman"/>
                    <w:color w:val="222222"/>
                    <w:sz w:val="23"/>
                    <w:szCs w:val="23"/>
                    <w:lang w:eastAsia="zh-CN"/>
                  </w:rPr>
                </w:rPrChange>
              </w:rPr>
            </w:pPr>
            <w:ins w:id="3320" w:author="Qizhou Duan" w:date="2024-06-21T12:05:00Z">
              <w:r w:rsidRPr="0042489F">
                <w:rPr>
                  <w:rFonts w:ascii="Times New Roman" w:eastAsia="Times New Roman" w:hAnsi="Times New Roman" w:cs="Times New Roman"/>
                  <w:color w:val="222222"/>
                  <w:sz w:val="16"/>
                  <w:szCs w:val="16"/>
                  <w:lang w:eastAsia="zh-CN"/>
                  <w:rPrChange w:id="3321" w:author="Qizhou Duan" w:date="2024-06-21T12:05:00Z">
                    <w:rPr>
                      <w:rFonts w:ascii="Cambria" w:eastAsia="Times New Roman" w:hAnsi="Cambria" w:cs="Times New Roman"/>
                      <w:color w:val="222222"/>
                      <w:sz w:val="23"/>
                      <w:szCs w:val="23"/>
                      <w:lang w:eastAsia="zh-CN"/>
                    </w:rPr>
                  </w:rPrChange>
                </w:rPr>
                <w:t>Liu S. et al (2024)</w:t>
              </w:r>
            </w:ins>
          </w:p>
        </w:tc>
        <w:tc>
          <w:tcPr>
            <w:tcW w:w="0" w:type="auto"/>
            <w:shd w:val="clear" w:color="auto" w:fill="auto"/>
            <w:tcMar>
              <w:top w:w="0" w:type="dxa"/>
              <w:left w:w="75" w:type="dxa"/>
              <w:bottom w:w="0" w:type="dxa"/>
              <w:right w:w="75" w:type="dxa"/>
            </w:tcMar>
            <w:vAlign w:val="center"/>
            <w:hideMark/>
          </w:tcPr>
          <w:p w14:paraId="06829E80" w14:textId="77777777" w:rsidR="0042489F" w:rsidRPr="0042489F" w:rsidRDefault="0042489F" w:rsidP="0042489F">
            <w:pPr>
              <w:suppressAutoHyphens w:val="0"/>
              <w:spacing w:before="150" w:after="150" w:line="240" w:lineRule="auto"/>
              <w:jc w:val="right"/>
              <w:rPr>
                <w:ins w:id="3322" w:author="Qizhou Duan" w:date="2024-06-21T12:05:00Z"/>
                <w:rFonts w:ascii="Times New Roman" w:eastAsia="Times New Roman" w:hAnsi="Times New Roman" w:cs="Times New Roman"/>
                <w:color w:val="222222"/>
                <w:sz w:val="16"/>
                <w:szCs w:val="16"/>
                <w:lang w:eastAsia="zh-CN"/>
                <w:rPrChange w:id="3323" w:author="Qizhou Duan" w:date="2024-06-21T12:05:00Z">
                  <w:rPr>
                    <w:ins w:id="3324" w:author="Qizhou Duan" w:date="2024-06-21T12:05:00Z"/>
                    <w:rFonts w:ascii="Cambria" w:eastAsia="Times New Roman" w:hAnsi="Cambria" w:cs="Times New Roman"/>
                    <w:color w:val="222222"/>
                    <w:sz w:val="23"/>
                    <w:szCs w:val="23"/>
                    <w:lang w:eastAsia="zh-CN"/>
                  </w:rPr>
                </w:rPrChange>
              </w:rPr>
            </w:pPr>
            <w:ins w:id="3325" w:author="Qizhou Duan" w:date="2024-06-21T12:05:00Z">
              <w:r w:rsidRPr="0042489F">
                <w:rPr>
                  <w:rFonts w:ascii="Times New Roman" w:eastAsia="Times New Roman" w:hAnsi="Times New Roman" w:cs="Times New Roman"/>
                  <w:color w:val="222222"/>
                  <w:sz w:val="16"/>
                  <w:szCs w:val="16"/>
                  <w:lang w:eastAsia="zh-CN"/>
                  <w:rPrChange w:id="3326" w:author="Qizhou Duan" w:date="2024-06-21T12:05:00Z">
                    <w:rPr>
                      <w:rFonts w:ascii="Cambria" w:eastAsia="Times New Roman" w:hAnsi="Cambria" w:cs="Times New Roman"/>
                      <w:color w:val="222222"/>
                      <w:sz w:val="23"/>
                      <w:szCs w:val="23"/>
                      <w:lang w:eastAsia="zh-CN"/>
                    </w:rPr>
                  </w:rPrChange>
                </w:rPr>
                <w:t>669</w:t>
              </w:r>
            </w:ins>
          </w:p>
        </w:tc>
        <w:tc>
          <w:tcPr>
            <w:tcW w:w="0" w:type="auto"/>
            <w:shd w:val="clear" w:color="auto" w:fill="auto"/>
            <w:tcMar>
              <w:top w:w="0" w:type="dxa"/>
              <w:left w:w="75" w:type="dxa"/>
              <w:bottom w:w="0" w:type="dxa"/>
              <w:right w:w="75" w:type="dxa"/>
            </w:tcMar>
            <w:vAlign w:val="center"/>
            <w:hideMark/>
          </w:tcPr>
          <w:p w14:paraId="5C0755C3" w14:textId="77777777" w:rsidR="0042489F" w:rsidRPr="0042489F" w:rsidRDefault="0042489F" w:rsidP="0042489F">
            <w:pPr>
              <w:suppressAutoHyphens w:val="0"/>
              <w:spacing w:before="150" w:after="150" w:line="240" w:lineRule="auto"/>
              <w:jc w:val="right"/>
              <w:rPr>
                <w:ins w:id="3327" w:author="Qizhou Duan" w:date="2024-06-21T12:05:00Z"/>
                <w:rFonts w:ascii="Times New Roman" w:eastAsia="Times New Roman" w:hAnsi="Times New Roman" w:cs="Times New Roman"/>
                <w:color w:val="222222"/>
                <w:sz w:val="16"/>
                <w:szCs w:val="16"/>
                <w:lang w:eastAsia="zh-CN"/>
                <w:rPrChange w:id="3328" w:author="Qizhou Duan" w:date="2024-06-21T12:05:00Z">
                  <w:rPr>
                    <w:ins w:id="3329" w:author="Qizhou Duan" w:date="2024-06-21T12:05:00Z"/>
                    <w:rFonts w:ascii="Cambria" w:eastAsia="Times New Roman" w:hAnsi="Cambria" w:cs="Times New Roman"/>
                    <w:color w:val="222222"/>
                    <w:sz w:val="23"/>
                    <w:szCs w:val="23"/>
                    <w:lang w:eastAsia="zh-CN"/>
                  </w:rPr>
                </w:rPrChange>
              </w:rPr>
            </w:pPr>
            <w:ins w:id="3330" w:author="Qizhou Duan" w:date="2024-06-21T12:05:00Z">
              <w:r w:rsidRPr="0042489F">
                <w:rPr>
                  <w:rFonts w:ascii="Times New Roman" w:eastAsia="Times New Roman" w:hAnsi="Times New Roman" w:cs="Times New Roman"/>
                  <w:color w:val="222222"/>
                  <w:sz w:val="16"/>
                  <w:szCs w:val="16"/>
                  <w:lang w:eastAsia="zh-CN"/>
                  <w:rPrChange w:id="333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071FBB3" w14:textId="77777777" w:rsidR="0042489F" w:rsidRPr="0042489F" w:rsidRDefault="0042489F" w:rsidP="0042489F">
            <w:pPr>
              <w:suppressAutoHyphens w:val="0"/>
              <w:spacing w:before="150" w:after="150" w:line="240" w:lineRule="auto"/>
              <w:jc w:val="right"/>
              <w:rPr>
                <w:ins w:id="3332" w:author="Qizhou Duan" w:date="2024-06-21T12:05:00Z"/>
                <w:rFonts w:ascii="Times New Roman" w:eastAsia="Times New Roman" w:hAnsi="Times New Roman" w:cs="Times New Roman"/>
                <w:color w:val="222222"/>
                <w:sz w:val="16"/>
                <w:szCs w:val="16"/>
                <w:lang w:eastAsia="zh-CN"/>
                <w:rPrChange w:id="3333" w:author="Qizhou Duan" w:date="2024-06-21T12:05:00Z">
                  <w:rPr>
                    <w:ins w:id="3334" w:author="Qizhou Duan" w:date="2024-06-21T12:05:00Z"/>
                    <w:rFonts w:ascii="Cambria" w:eastAsia="Times New Roman" w:hAnsi="Cambria" w:cs="Times New Roman"/>
                    <w:color w:val="222222"/>
                    <w:sz w:val="23"/>
                    <w:szCs w:val="23"/>
                    <w:lang w:eastAsia="zh-CN"/>
                  </w:rPr>
                </w:rPrChange>
              </w:rPr>
            </w:pPr>
            <w:ins w:id="3335" w:author="Qizhou Duan" w:date="2024-06-21T12:05:00Z">
              <w:r w:rsidRPr="0042489F">
                <w:rPr>
                  <w:rFonts w:ascii="Times New Roman" w:eastAsia="Times New Roman" w:hAnsi="Times New Roman" w:cs="Times New Roman"/>
                  <w:color w:val="222222"/>
                  <w:sz w:val="16"/>
                  <w:szCs w:val="16"/>
                  <w:lang w:eastAsia="zh-CN"/>
                  <w:rPrChange w:id="333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FD1BE0B" w14:textId="77777777" w:rsidR="0042489F" w:rsidRPr="0042489F" w:rsidRDefault="0042489F" w:rsidP="0042489F">
            <w:pPr>
              <w:suppressAutoHyphens w:val="0"/>
              <w:spacing w:before="150" w:after="150" w:line="240" w:lineRule="auto"/>
              <w:jc w:val="right"/>
              <w:rPr>
                <w:ins w:id="3337" w:author="Qizhou Duan" w:date="2024-06-21T12:05:00Z"/>
                <w:rFonts w:ascii="Times New Roman" w:eastAsia="Times New Roman" w:hAnsi="Times New Roman" w:cs="Times New Roman"/>
                <w:color w:val="222222"/>
                <w:sz w:val="16"/>
                <w:szCs w:val="16"/>
                <w:lang w:eastAsia="zh-CN"/>
                <w:rPrChange w:id="3338" w:author="Qizhou Duan" w:date="2024-06-21T12:05:00Z">
                  <w:rPr>
                    <w:ins w:id="3339" w:author="Qizhou Duan" w:date="2024-06-21T12:05:00Z"/>
                    <w:rFonts w:ascii="Cambria" w:eastAsia="Times New Roman" w:hAnsi="Cambria" w:cs="Times New Roman"/>
                    <w:color w:val="222222"/>
                    <w:sz w:val="23"/>
                    <w:szCs w:val="23"/>
                    <w:lang w:eastAsia="zh-CN"/>
                  </w:rPr>
                </w:rPrChange>
              </w:rPr>
            </w:pPr>
            <w:ins w:id="3340" w:author="Qizhou Duan" w:date="2024-06-21T12:05:00Z">
              <w:r w:rsidRPr="0042489F">
                <w:rPr>
                  <w:rFonts w:ascii="Times New Roman" w:eastAsia="Times New Roman" w:hAnsi="Times New Roman" w:cs="Times New Roman"/>
                  <w:color w:val="222222"/>
                  <w:sz w:val="16"/>
                  <w:szCs w:val="16"/>
                  <w:lang w:eastAsia="zh-CN"/>
                  <w:rPrChange w:id="334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C7498CB" w14:textId="77777777" w:rsidR="0042489F" w:rsidRPr="0042489F" w:rsidRDefault="0042489F" w:rsidP="0042489F">
            <w:pPr>
              <w:suppressAutoHyphens w:val="0"/>
              <w:spacing w:before="150" w:after="150" w:line="240" w:lineRule="auto"/>
              <w:jc w:val="right"/>
              <w:rPr>
                <w:ins w:id="3342" w:author="Qizhou Duan" w:date="2024-06-21T12:05:00Z"/>
                <w:rFonts w:ascii="Times New Roman" w:eastAsia="Times New Roman" w:hAnsi="Times New Roman" w:cs="Times New Roman"/>
                <w:color w:val="222222"/>
                <w:sz w:val="16"/>
                <w:szCs w:val="16"/>
                <w:lang w:eastAsia="zh-CN"/>
                <w:rPrChange w:id="3343" w:author="Qizhou Duan" w:date="2024-06-21T12:05:00Z">
                  <w:rPr>
                    <w:ins w:id="3344" w:author="Qizhou Duan" w:date="2024-06-21T12:05:00Z"/>
                    <w:rFonts w:ascii="Cambria" w:eastAsia="Times New Roman" w:hAnsi="Cambria" w:cs="Times New Roman"/>
                    <w:color w:val="222222"/>
                    <w:sz w:val="23"/>
                    <w:szCs w:val="23"/>
                    <w:lang w:eastAsia="zh-CN"/>
                  </w:rPr>
                </w:rPrChange>
              </w:rPr>
            </w:pPr>
            <w:ins w:id="3345" w:author="Qizhou Duan" w:date="2024-06-21T12:05:00Z">
              <w:r w:rsidRPr="0042489F">
                <w:rPr>
                  <w:rFonts w:ascii="Times New Roman" w:eastAsia="Times New Roman" w:hAnsi="Times New Roman" w:cs="Times New Roman"/>
                  <w:color w:val="222222"/>
                  <w:sz w:val="16"/>
                  <w:szCs w:val="16"/>
                  <w:lang w:eastAsia="zh-CN"/>
                  <w:rPrChange w:id="334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01673B1" w14:textId="77777777" w:rsidR="0042489F" w:rsidRPr="0042489F" w:rsidRDefault="0042489F" w:rsidP="0042489F">
            <w:pPr>
              <w:suppressAutoHyphens w:val="0"/>
              <w:spacing w:before="150" w:after="150" w:line="240" w:lineRule="auto"/>
              <w:jc w:val="right"/>
              <w:rPr>
                <w:ins w:id="3347" w:author="Qizhou Duan" w:date="2024-06-21T12:05:00Z"/>
                <w:rFonts w:ascii="Times New Roman" w:eastAsia="Times New Roman" w:hAnsi="Times New Roman" w:cs="Times New Roman"/>
                <w:color w:val="222222"/>
                <w:sz w:val="16"/>
                <w:szCs w:val="16"/>
                <w:lang w:eastAsia="zh-CN"/>
                <w:rPrChange w:id="3348" w:author="Qizhou Duan" w:date="2024-06-21T12:05:00Z">
                  <w:rPr>
                    <w:ins w:id="3349" w:author="Qizhou Duan" w:date="2024-06-21T12:05:00Z"/>
                    <w:rFonts w:ascii="Cambria" w:eastAsia="Times New Roman" w:hAnsi="Cambria" w:cs="Times New Roman"/>
                    <w:color w:val="222222"/>
                    <w:sz w:val="23"/>
                    <w:szCs w:val="23"/>
                    <w:lang w:eastAsia="zh-CN"/>
                  </w:rPr>
                </w:rPrChange>
              </w:rPr>
            </w:pPr>
            <w:ins w:id="3350" w:author="Qizhou Duan" w:date="2024-06-21T12:05:00Z">
              <w:r w:rsidRPr="0042489F">
                <w:rPr>
                  <w:rFonts w:ascii="Times New Roman" w:eastAsia="Times New Roman" w:hAnsi="Times New Roman" w:cs="Times New Roman"/>
                  <w:color w:val="222222"/>
                  <w:sz w:val="16"/>
                  <w:szCs w:val="16"/>
                  <w:lang w:eastAsia="zh-CN"/>
                  <w:rPrChange w:id="335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861463C" w14:textId="77777777" w:rsidR="0042489F" w:rsidRPr="0042489F" w:rsidRDefault="0042489F" w:rsidP="0042489F">
            <w:pPr>
              <w:suppressAutoHyphens w:val="0"/>
              <w:spacing w:before="150" w:after="150" w:line="240" w:lineRule="auto"/>
              <w:jc w:val="right"/>
              <w:rPr>
                <w:ins w:id="3352" w:author="Qizhou Duan" w:date="2024-06-21T12:05:00Z"/>
                <w:rFonts w:ascii="Times New Roman" w:eastAsia="Times New Roman" w:hAnsi="Times New Roman" w:cs="Times New Roman"/>
                <w:color w:val="222222"/>
                <w:sz w:val="16"/>
                <w:szCs w:val="16"/>
                <w:lang w:eastAsia="zh-CN"/>
                <w:rPrChange w:id="3353" w:author="Qizhou Duan" w:date="2024-06-21T12:05:00Z">
                  <w:rPr>
                    <w:ins w:id="3354" w:author="Qizhou Duan" w:date="2024-06-21T12:05:00Z"/>
                    <w:rFonts w:ascii="Cambria" w:eastAsia="Times New Roman" w:hAnsi="Cambria" w:cs="Times New Roman"/>
                    <w:color w:val="222222"/>
                    <w:sz w:val="23"/>
                    <w:szCs w:val="23"/>
                    <w:lang w:eastAsia="zh-CN"/>
                  </w:rPr>
                </w:rPrChange>
              </w:rPr>
            </w:pPr>
            <w:ins w:id="3355" w:author="Qizhou Duan" w:date="2024-06-21T12:05:00Z">
              <w:r w:rsidRPr="0042489F">
                <w:rPr>
                  <w:rFonts w:ascii="Times New Roman" w:eastAsia="Times New Roman" w:hAnsi="Times New Roman" w:cs="Times New Roman"/>
                  <w:color w:val="222222"/>
                  <w:sz w:val="16"/>
                  <w:szCs w:val="16"/>
                  <w:lang w:eastAsia="zh-CN"/>
                  <w:rPrChange w:id="3356"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0E1A585" w14:textId="77777777" w:rsidTr="0042489F">
        <w:trPr>
          <w:ins w:id="3357" w:author="Qizhou Duan" w:date="2024-06-21T12:05:00Z"/>
        </w:trPr>
        <w:tc>
          <w:tcPr>
            <w:tcW w:w="0" w:type="auto"/>
            <w:shd w:val="clear" w:color="auto" w:fill="auto"/>
            <w:tcMar>
              <w:top w:w="0" w:type="dxa"/>
              <w:left w:w="75" w:type="dxa"/>
              <w:bottom w:w="0" w:type="dxa"/>
              <w:right w:w="75" w:type="dxa"/>
            </w:tcMar>
            <w:vAlign w:val="center"/>
            <w:hideMark/>
          </w:tcPr>
          <w:p w14:paraId="200384C4" w14:textId="77777777" w:rsidR="0042489F" w:rsidRPr="0042489F" w:rsidRDefault="0042489F" w:rsidP="0042489F">
            <w:pPr>
              <w:suppressAutoHyphens w:val="0"/>
              <w:spacing w:before="150" w:after="150" w:line="240" w:lineRule="auto"/>
              <w:rPr>
                <w:ins w:id="3358" w:author="Qizhou Duan" w:date="2024-06-21T12:05:00Z"/>
                <w:rFonts w:ascii="Times New Roman" w:eastAsia="Times New Roman" w:hAnsi="Times New Roman" w:cs="Times New Roman"/>
                <w:color w:val="222222"/>
                <w:sz w:val="16"/>
                <w:szCs w:val="16"/>
                <w:lang w:eastAsia="zh-CN"/>
                <w:rPrChange w:id="3359" w:author="Qizhou Duan" w:date="2024-06-21T12:05:00Z">
                  <w:rPr>
                    <w:ins w:id="3360" w:author="Qizhou Duan" w:date="2024-06-21T12:05:00Z"/>
                    <w:rFonts w:ascii="Cambria" w:eastAsia="Times New Roman" w:hAnsi="Cambria" w:cs="Times New Roman"/>
                    <w:color w:val="222222"/>
                    <w:sz w:val="23"/>
                    <w:szCs w:val="23"/>
                    <w:lang w:eastAsia="zh-CN"/>
                  </w:rPr>
                </w:rPrChange>
              </w:rPr>
            </w:pPr>
            <w:ins w:id="3361" w:author="Qizhou Duan" w:date="2024-06-21T12:05:00Z">
              <w:r w:rsidRPr="0042489F">
                <w:rPr>
                  <w:rFonts w:ascii="Times New Roman" w:eastAsia="Times New Roman" w:hAnsi="Times New Roman" w:cs="Times New Roman"/>
                  <w:color w:val="222222"/>
                  <w:sz w:val="16"/>
                  <w:szCs w:val="16"/>
                  <w:lang w:eastAsia="zh-CN"/>
                  <w:rPrChange w:id="3362" w:author="Qizhou Duan" w:date="2024-06-21T12:05:00Z">
                    <w:rPr>
                      <w:rFonts w:ascii="Cambria" w:eastAsia="Times New Roman" w:hAnsi="Cambria" w:cs="Times New Roman"/>
                      <w:color w:val="222222"/>
                      <w:sz w:val="23"/>
                      <w:szCs w:val="23"/>
                      <w:lang w:eastAsia="zh-CN"/>
                    </w:rPr>
                  </w:rPrChange>
                </w:rPr>
                <w:t>Nie et al. (2021)</w:t>
              </w:r>
            </w:ins>
          </w:p>
        </w:tc>
        <w:tc>
          <w:tcPr>
            <w:tcW w:w="0" w:type="auto"/>
            <w:shd w:val="clear" w:color="auto" w:fill="auto"/>
            <w:tcMar>
              <w:top w:w="0" w:type="dxa"/>
              <w:left w:w="75" w:type="dxa"/>
              <w:bottom w:w="0" w:type="dxa"/>
              <w:right w:w="75" w:type="dxa"/>
            </w:tcMar>
            <w:vAlign w:val="center"/>
            <w:hideMark/>
          </w:tcPr>
          <w:p w14:paraId="42092374" w14:textId="77777777" w:rsidR="0042489F" w:rsidRPr="0042489F" w:rsidRDefault="0042489F" w:rsidP="0042489F">
            <w:pPr>
              <w:suppressAutoHyphens w:val="0"/>
              <w:spacing w:before="150" w:after="150" w:line="240" w:lineRule="auto"/>
              <w:jc w:val="right"/>
              <w:rPr>
                <w:ins w:id="3363" w:author="Qizhou Duan" w:date="2024-06-21T12:05:00Z"/>
                <w:rFonts w:ascii="Times New Roman" w:eastAsia="Times New Roman" w:hAnsi="Times New Roman" w:cs="Times New Roman"/>
                <w:color w:val="222222"/>
                <w:sz w:val="16"/>
                <w:szCs w:val="16"/>
                <w:lang w:eastAsia="zh-CN"/>
                <w:rPrChange w:id="3364" w:author="Qizhou Duan" w:date="2024-06-21T12:05:00Z">
                  <w:rPr>
                    <w:ins w:id="3365" w:author="Qizhou Duan" w:date="2024-06-21T12:05:00Z"/>
                    <w:rFonts w:ascii="Cambria" w:eastAsia="Times New Roman" w:hAnsi="Cambria" w:cs="Times New Roman"/>
                    <w:color w:val="222222"/>
                    <w:sz w:val="23"/>
                    <w:szCs w:val="23"/>
                    <w:lang w:eastAsia="zh-CN"/>
                  </w:rPr>
                </w:rPrChange>
              </w:rPr>
            </w:pPr>
            <w:ins w:id="3366" w:author="Qizhou Duan" w:date="2024-06-21T12:05:00Z">
              <w:r w:rsidRPr="0042489F">
                <w:rPr>
                  <w:rFonts w:ascii="Times New Roman" w:eastAsia="Times New Roman" w:hAnsi="Times New Roman" w:cs="Times New Roman"/>
                  <w:color w:val="222222"/>
                  <w:sz w:val="16"/>
                  <w:szCs w:val="16"/>
                  <w:lang w:eastAsia="zh-CN"/>
                  <w:rPrChange w:id="3367" w:author="Qizhou Duan" w:date="2024-06-21T12:05:00Z">
                    <w:rPr>
                      <w:rFonts w:ascii="Cambria" w:eastAsia="Times New Roman" w:hAnsi="Cambria" w:cs="Times New Roman"/>
                      <w:color w:val="222222"/>
                      <w:sz w:val="23"/>
                      <w:szCs w:val="23"/>
                      <w:lang w:eastAsia="zh-CN"/>
                    </w:rPr>
                  </w:rPrChange>
                </w:rPr>
                <w:t>760</w:t>
              </w:r>
            </w:ins>
          </w:p>
        </w:tc>
        <w:tc>
          <w:tcPr>
            <w:tcW w:w="0" w:type="auto"/>
            <w:shd w:val="clear" w:color="auto" w:fill="auto"/>
            <w:tcMar>
              <w:top w:w="0" w:type="dxa"/>
              <w:left w:w="75" w:type="dxa"/>
              <w:bottom w:w="0" w:type="dxa"/>
              <w:right w:w="75" w:type="dxa"/>
            </w:tcMar>
            <w:vAlign w:val="center"/>
            <w:hideMark/>
          </w:tcPr>
          <w:p w14:paraId="73A1E138" w14:textId="77777777" w:rsidR="0042489F" w:rsidRPr="0042489F" w:rsidRDefault="0042489F" w:rsidP="0042489F">
            <w:pPr>
              <w:suppressAutoHyphens w:val="0"/>
              <w:spacing w:before="150" w:after="150" w:line="240" w:lineRule="auto"/>
              <w:jc w:val="right"/>
              <w:rPr>
                <w:ins w:id="3368" w:author="Qizhou Duan" w:date="2024-06-21T12:05:00Z"/>
                <w:rFonts w:ascii="Times New Roman" w:eastAsia="Times New Roman" w:hAnsi="Times New Roman" w:cs="Times New Roman"/>
                <w:color w:val="222222"/>
                <w:sz w:val="16"/>
                <w:szCs w:val="16"/>
                <w:lang w:eastAsia="zh-CN"/>
                <w:rPrChange w:id="3369" w:author="Qizhou Duan" w:date="2024-06-21T12:05:00Z">
                  <w:rPr>
                    <w:ins w:id="3370" w:author="Qizhou Duan" w:date="2024-06-21T12:05:00Z"/>
                    <w:rFonts w:ascii="Cambria" w:eastAsia="Times New Roman" w:hAnsi="Cambria" w:cs="Times New Roman"/>
                    <w:color w:val="222222"/>
                    <w:sz w:val="23"/>
                    <w:szCs w:val="23"/>
                    <w:lang w:eastAsia="zh-CN"/>
                  </w:rPr>
                </w:rPrChange>
              </w:rPr>
            </w:pPr>
            <w:ins w:id="3371" w:author="Qizhou Duan" w:date="2024-06-21T12:05:00Z">
              <w:r w:rsidRPr="0042489F">
                <w:rPr>
                  <w:rFonts w:ascii="Times New Roman" w:eastAsia="Times New Roman" w:hAnsi="Times New Roman" w:cs="Times New Roman"/>
                  <w:color w:val="222222"/>
                  <w:sz w:val="16"/>
                  <w:szCs w:val="16"/>
                  <w:lang w:eastAsia="zh-CN"/>
                  <w:rPrChange w:id="337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44A1782" w14:textId="77777777" w:rsidR="0042489F" w:rsidRPr="0042489F" w:rsidRDefault="0042489F" w:rsidP="0042489F">
            <w:pPr>
              <w:suppressAutoHyphens w:val="0"/>
              <w:spacing w:before="150" w:after="150" w:line="240" w:lineRule="auto"/>
              <w:jc w:val="right"/>
              <w:rPr>
                <w:ins w:id="3373" w:author="Qizhou Duan" w:date="2024-06-21T12:05:00Z"/>
                <w:rFonts w:ascii="Times New Roman" w:eastAsia="Times New Roman" w:hAnsi="Times New Roman" w:cs="Times New Roman"/>
                <w:color w:val="222222"/>
                <w:sz w:val="16"/>
                <w:szCs w:val="16"/>
                <w:lang w:eastAsia="zh-CN"/>
                <w:rPrChange w:id="3374" w:author="Qizhou Duan" w:date="2024-06-21T12:05:00Z">
                  <w:rPr>
                    <w:ins w:id="3375" w:author="Qizhou Duan" w:date="2024-06-21T12:05:00Z"/>
                    <w:rFonts w:ascii="Cambria" w:eastAsia="Times New Roman" w:hAnsi="Cambria" w:cs="Times New Roman"/>
                    <w:color w:val="222222"/>
                    <w:sz w:val="23"/>
                    <w:szCs w:val="23"/>
                    <w:lang w:eastAsia="zh-CN"/>
                  </w:rPr>
                </w:rPrChange>
              </w:rPr>
            </w:pPr>
            <w:ins w:id="3376" w:author="Qizhou Duan" w:date="2024-06-21T12:05:00Z">
              <w:r w:rsidRPr="0042489F">
                <w:rPr>
                  <w:rFonts w:ascii="Times New Roman" w:eastAsia="Times New Roman" w:hAnsi="Times New Roman" w:cs="Times New Roman"/>
                  <w:color w:val="222222"/>
                  <w:sz w:val="16"/>
                  <w:szCs w:val="16"/>
                  <w:lang w:eastAsia="zh-CN"/>
                  <w:rPrChange w:id="337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9749AF0" w14:textId="77777777" w:rsidR="0042489F" w:rsidRPr="0042489F" w:rsidRDefault="0042489F" w:rsidP="0042489F">
            <w:pPr>
              <w:suppressAutoHyphens w:val="0"/>
              <w:spacing w:before="150" w:after="150" w:line="240" w:lineRule="auto"/>
              <w:jc w:val="right"/>
              <w:rPr>
                <w:ins w:id="3378" w:author="Qizhou Duan" w:date="2024-06-21T12:05:00Z"/>
                <w:rFonts w:ascii="Times New Roman" w:eastAsia="Times New Roman" w:hAnsi="Times New Roman" w:cs="Times New Roman"/>
                <w:color w:val="222222"/>
                <w:sz w:val="16"/>
                <w:szCs w:val="16"/>
                <w:lang w:eastAsia="zh-CN"/>
                <w:rPrChange w:id="3379" w:author="Qizhou Duan" w:date="2024-06-21T12:05:00Z">
                  <w:rPr>
                    <w:ins w:id="3380" w:author="Qizhou Duan" w:date="2024-06-21T12:05:00Z"/>
                    <w:rFonts w:ascii="Cambria" w:eastAsia="Times New Roman" w:hAnsi="Cambria" w:cs="Times New Roman"/>
                    <w:color w:val="222222"/>
                    <w:sz w:val="23"/>
                    <w:szCs w:val="23"/>
                    <w:lang w:eastAsia="zh-CN"/>
                  </w:rPr>
                </w:rPrChange>
              </w:rPr>
            </w:pPr>
            <w:ins w:id="3381" w:author="Qizhou Duan" w:date="2024-06-21T12:05:00Z">
              <w:r w:rsidRPr="0042489F">
                <w:rPr>
                  <w:rFonts w:ascii="Times New Roman" w:eastAsia="Times New Roman" w:hAnsi="Times New Roman" w:cs="Times New Roman"/>
                  <w:color w:val="222222"/>
                  <w:sz w:val="16"/>
                  <w:szCs w:val="16"/>
                  <w:lang w:eastAsia="zh-CN"/>
                  <w:rPrChange w:id="338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968B252" w14:textId="77777777" w:rsidR="0042489F" w:rsidRPr="0042489F" w:rsidRDefault="0042489F" w:rsidP="0042489F">
            <w:pPr>
              <w:suppressAutoHyphens w:val="0"/>
              <w:spacing w:before="150" w:after="150" w:line="240" w:lineRule="auto"/>
              <w:jc w:val="right"/>
              <w:rPr>
                <w:ins w:id="3383" w:author="Qizhou Duan" w:date="2024-06-21T12:05:00Z"/>
                <w:rFonts w:ascii="Times New Roman" w:eastAsia="Times New Roman" w:hAnsi="Times New Roman" w:cs="Times New Roman"/>
                <w:color w:val="222222"/>
                <w:sz w:val="16"/>
                <w:szCs w:val="16"/>
                <w:lang w:eastAsia="zh-CN"/>
                <w:rPrChange w:id="3384" w:author="Qizhou Duan" w:date="2024-06-21T12:05:00Z">
                  <w:rPr>
                    <w:ins w:id="3385" w:author="Qizhou Duan" w:date="2024-06-21T12:05:00Z"/>
                    <w:rFonts w:ascii="Cambria" w:eastAsia="Times New Roman" w:hAnsi="Cambria" w:cs="Times New Roman"/>
                    <w:color w:val="222222"/>
                    <w:sz w:val="23"/>
                    <w:szCs w:val="23"/>
                    <w:lang w:eastAsia="zh-CN"/>
                  </w:rPr>
                </w:rPrChange>
              </w:rPr>
            </w:pPr>
            <w:ins w:id="3386" w:author="Qizhou Duan" w:date="2024-06-21T12:05:00Z">
              <w:r w:rsidRPr="0042489F">
                <w:rPr>
                  <w:rFonts w:ascii="Times New Roman" w:eastAsia="Times New Roman" w:hAnsi="Times New Roman" w:cs="Times New Roman"/>
                  <w:color w:val="222222"/>
                  <w:sz w:val="16"/>
                  <w:szCs w:val="16"/>
                  <w:lang w:eastAsia="zh-CN"/>
                  <w:rPrChange w:id="338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08DB20E" w14:textId="77777777" w:rsidR="0042489F" w:rsidRPr="0042489F" w:rsidRDefault="0042489F" w:rsidP="0042489F">
            <w:pPr>
              <w:suppressAutoHyphens w:val="0"/>
              <w:spacing w:before="150" w:after="150" w:line="240" w:lineRule="auto"/>
              <w:jc w:val="right"/>
              <w:rPr>
                <w:ins w:id="3388" w:author="Qizhou Duan" w:date="2024-06-21T12:05:00Z"/>
                <w:rFonts w:ascii="Times New Roman" w:eastAsia="Times New Roman" w:hAnsi="Times New Roman" w:cs="Times New Roman"/>
                <w:color w:val="222222"/>
                <w:sz w:val="16"/>
                <w:szCs w:val="16"/>
                <w:lang w:eastAsia="zh-CN"/>
                <w:rPrChange w:id="3389" w:author="Qizhou Duan" w:date="2024-06-21T12:05:00Z">
                  <w:rPr>
                    <w:ins w:id="3390" w:author="Qizhou Duan" w:date="2024-06-21T12:05:00Z"/>
                    <w:rFonts w:ascii="Cambria" w:eastAsia="Times New Roman" w:hAnsi="Cambria" w:cs="Times New Roman"/>
                    <w:color w:val="222222"/>
                    <w:sz w:val="23"/>
                    <w:szCs w:val="23"/>
                    <w:lang w:eastAsia="zh-CN"/>
                  </w:rPr>
                </w:rPrChange>
              </w:rPr>
            </w:pPr>
            <w:ins w:id="3391" w:author="Qizhou Duan" w:date="2024-06-21T12:05:00Z">
              <w:r w:rsidRPr="0042489F">
                <w:rPr>
                  <w:rFonts w:ascii="Times New Roman" w:eastAsia="Times New Roman" w:hAnsi="Times New Roman" w:cs="Times New Roman"/>
                  <w:color w:val="222222"/>
                  <w:sz w:val="16"/>
                  <w:szCs w:val="16"/>
                  <w:lang w:eastAsia="zh-CN"/>
                  <w:rPrChange w:id="339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6F49AC1" w14:textId="77777777" w:rsidR="0042489F" w:rsidRPr="0042489F" w:rsidRDefault="0042489F" w:rsidP="0042489F">
            <w:pPr>
              <w:suppressAutoHyphens w:val="0"/>
              <w:spacing w:before="150" w:after="150" w:line="240" w:lineRule="auto"/>
              <w:jc w:val="right"/>
              <w:rPr>
                <w:ins w:id="3393" w:author="Qizhou Duan" w:date="2024-06-21T12:05:00Z"/>
                <w:rFonts w:ascii="Times New Roman" w:eastAsia="Times New Roman" w:hAnsi="Times New Roman" w:cs="Times New Roman"/>
                <w:color w:val="222222"/>
                <w:sz w:val="16"/>
                <w:szCs w:val="16"/>
                <w:lang w:eastAsia="zh-CN"/>
                <w:rPrChange w:id="3394" w:author="Qizhou Duan" w:date="2024-06-21T12:05:00Z">
                  <w:rPr>
                    <w:ins w:id="3395" w:author="Qizhou Duan" w:date="2024-06-21T12:05:00Z"/>
                    <w:rFonts w:ascii="Cambria" w:eastAsia="Times New Roman" w:hAnsi="Cambria" w:cs="Times New Roman"/>
                    <w:color w:val="222222"/>
                    <w:sz w:val="23"/>
                    <w:szCs w:val="23"/>
                    <w:lang w:eastAsia="zh-CN"/>
                  </w:rPr>
                </w:rPrChange>
              </w:rPr>
            </w:pPr>
            <w:ins w:id="3396" w:author="Qizhou Duan" w:date="2024-06-21T12:05:00Z">
              <w:r w:rsidRPr="0042489F">
                <w:rPr>
                  <w:rFonts w:ascii="Times New Roman" w:eastAsia="Times New Roman" w:hAnsi="Times New Roman" w:cs="Times New Roman"/>
                  <w:color w:val="222222"/>
                  <w:sz w:val="16"/>
                  <w:szCs w:val="16"/>
                  <w:lang w:eastAsia="zh-CN"/>
                  <w:rPrChange w:id="339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574613C" w14:textId="77777777" w:rsidTr="0042489F">
        <w:trPr>
          <w:ins w:id="3398" w:author="Qizhou Duan" w:date="2024-06-21T12:05:00Z"/>
        </w:trPr>
        <w:tc>
          <w:tcPr>
            <w:tcW w:w="0" w:type="auto"/>
            <w:shd w:val="clear" w:color="auto" w:fill="auto"/>
            <w:tcMar>
              <w:top w:w="0" w:type="dxa"/>
              <w:left w:w="75" w:type="dxa"/>
              <w:bottom w:w="0" w:type="dxa"/>
              <w:right w:w="75" w:type="dxa"/>
            </w:tcMar>
            <w:vAlign w:val="center"/>
            <w:hideMark/>
          </w:tcPr>
          <w:p w14:paraId="4B97BD20" w14:textId="77777777" w:rsidR="0042489F" w:rsidRPr="0042489F" w:rsidRDefault="0042489F" w:rsidP="0042489F">
            <w:pPr>
              <w:suppressAutoHyphens w:val="0"/>
              <w:spacing w:before="150" w:after="150" w:line="240" w:lineRule="auto"/>
              <w:rPr>
                <w:ins w:id="3399" w:author="Qizhou Duan" w:date="2024-06-21T12:05:00Z"/>
                <w:rFonts w:ascii="Times New Roman" w:eastAsia="Times New Roman" w:hAnsi="Times New Roman" w:cs="Times New Roman"/>
                <w:color w:val="222222"/>
                <w:sz w:val="16"/>
                <w:szCs w:val="16"/>
                <w:lang w:eastAsia="zh-CN"/>
                <w:rPrChange w:id="3400" w:author="Qizhou Duan" w:date="2024-06-21T12:05:00Z">
                  <w:rPr>
                    <w:ins w:id="3401" w:author="Qizhou Duan" w:date="2024-06-21T12:05:00Z"/>
                    <w:rFonts w:ascii="Cambria" w:eastAsia="Times New Roman" w:hAnsi="Cambria" w:cs="Times New Roman"/>
                    <w:color w:val="222222"/>
                    <w:sz w:val="23"/>
                    <w:szCs w:val="23"/>
                    <w:lang w:eastAsia="zh-CN"/>
                  </w:rPr>
                </w:rPrChange>
              </w:rPr>
            </w:pPr>
            <w:ins w:id="3402" w:author="Qizhou Duan" w:date="2024-06-21T12:05:00Z">
              <w:r w:rsidRPr="0042489F">
                <w:rPr>
                  <w:rFonts w:ascii="Times New Roman" w:eastAsia="Times New Roman" w:hAnsi="Times New Roman" w:cs="Times New Roman"/>
                  <w:color w:val="222222"/>
                  <w:sz w:val="16"/>
                  <w:szCs w:val="16"/>
                  <w:lang w:eastAsia="zh-CN"/>
                  <w:rPrChange w:id="3403" w:author="Qizhou Duan" w:date="2024-06-21T12:05:00Z">
                    <w:rPr>
                      <w:rFonts w:ascii="Cambria" w:eastAsia="Times New Roman" w:hAnsi="Cambria" w:cs="Times New Roman"/>
                      <w:color w:val="222222"/>
                      <w:sz w:val="23"/>
                      <w:szCs w:val="23"/>
                      <w:lang w:eastAsia="zh-CN"/>
                    </w:rPr>
                  </w:rPrChange>
                </w:rPr>
                <w:t>Nowicki et al. (2024)</w:t>
              </w:r>
            </w:ins>
          </w:p>
        </w:tc>
        <w:tc>
          <w:tcPr>
            <w:tcW w:w="0" w:type="auto"/>
            <w:shd w:val="clear" w:color="auto" w:fill="auto"/>
            <w:tcMar>
              <w:top w:w="0" w:type="dxa"/>
              <w:left w:w="75" w:type="dxa"/>
              <w:bottom w:w="0" w:type="dxa"/>
              <w:right w:w="75" w:type="dxa"/>
            </w:tcMar>
            <w:vAlign w:val="center"/>
            <w:hideMark/>
          </w:tcPr>
          <w:p w14:paraId="173F5E5A" w14:textId="77777777" w:rsidR="0042489F" w:rsidRPr="0042489F" w:rsidRDefault="0042489F" w:rsidP="0042489F">
            <w:pPr>
              <w:suppressAutoHyphens w:val="0"/>
              <w:spacing w:before="150" w:after="150" w:line="240" w:lineRule="auto"/>
              <w:jc w:val="right"/>
              <w:rPr>
                <w:ins w:id="3404" w:author="Qizhou Duan" w:date="2024-06-21T12:05:00Z"/>
                <w:rFonts w:ascii="Times New Roman" w:eastAsia="Times New Roman" w:hAnsi="Times New Roman" w:cs="Times New Roman"/>
                <w:color w:val="222222"/>
                <w:sz w:val="16"/>
                <w:szCs w:val="16"/>
                <w:lang w:eastAsia="zh-CN"/>
                <w:rPrChange w:id="3405" w:author="Qizhou Duan" w:date="2024-06-21T12:05:00Z">
                  <w:rPr>
                    <w:ins w:id="3406" w:author="Qizhou Duan" w:date="2024-06-21T12:05:00Z"/>
                    <w:rFonts w:ascii="Cambria" w:eastAsia="Times New Roman" w:hAnsi="Cambria" w:cs="Times New Roman"/>
                    <w:color w:val="222222"/>
                    <w:sz w:val="23"/>
                    <w:szCs w:val="23"/>
                    <w:lang w:eastAsia="zh-CN"/>
                  </w:rPr>
                </w:rPrChange>
              </w:rPr>
            </w:pPr>
            <w:ins w:id="3407" w:author="Qizhou Duan" w:date="2024-06-21T12:05:00Z">
              <w:r w:rsidRPr="0042489F">
                <w:rPr>
                  <w:rFonts w:ascii="Times New Roman" w:eastAsia="Times New Roman" w:hAnsi="Times New Roman" w:cs="Times New Roman"/>
                  <w:color w:val="222222"/>
                  <w:sz w:val="16"/>
                  <w:szCs w:val="16"/>
                  <w:lang w:eastAsia="zh-CN"/>
                  <w:rPrChange w:id="3408" w:author="Qizhou Duan" w:date="2024-06-21T12:05:00Z">
                    <w:rPr>
                      <w:rFonts w:ascii="Cambria" w:eastAsia="Times New Roman" w:hAnsi="Cambria" w:cs="Times New Roman"/>
                      <w:color w:val="222222"/>
                      <w:sz w:val="23"/>
                      <w:szCs w:val="23"/>
                      <w:lang w:eastAsia="zh-CN"/>
                    </w:rPr>
                  </w:rPrChange>
                </w:rPr>
                <w:t>120</w:t>
              </w:r>
            </w:ins>
          </w:p>
        </w:tc>
        <w:tc>
          <w:tcPr>
            <w:tcW w:w="0" w:type="auto"/>
            <w:shd w:val="clear" w:color="auto" w:fill="auto"/>
            <w:tcMar>
              <w:top w:w="0" w:type="dxa"/>
              <w:left w:w="75" w:type="dxa"/>
              <w:bottom w:w="0" w:type="dxa"/>
              <w:right w:w="75" w:type="dxa"/>
            </w:tcMar>
            <w:vAlign w:val="center"/>
            <w:hideMark/>
          </w:tcPr>
          <w:p w14:paraId="7513617B" w14:textId="77777777" w:rsidR="0042489F" w:rsidRPr="0042489F" w:rsidRDefault="0042489F" w:rsidP="0042489F">
            <w:pPr>
              <w:suppressAutoHyphens w:val="0"/>
              <w:spacing w:before="150" w:after="150" w:line="240" w:lineRule="auto"/>
              <w:jc w:val="right"/>
              <w:rPr>
                <w:ins w:id="3409" w:author="Qizhou Duan" w:date="2024-06-21T12:05:00Z"/>
                <w:rFonts w:ascii="Times New Roman" w:eastAsia="Times New Roman" w:hAnsi="Times New Roman" w:cs="Times New Roman"/>
                <w:color w:val="222222"/>
                <w:sz w:val="16"/>
                <w:szCs w:val="16"/>
                <w:lang w:eastAsia="zh-CN"/>
                <w:rPrChange w:id="3410" w:author="Qizhou Duan" w:date="2024-06-21T12:05:00Z">
                  <w:rPr>
                    <w:ins w:id="3411" w:author="Qizhou Duan" w:date="2024-06-21T12:05:00Z"/>
                    <w:rFonts w:ascii="Cambria" w:eastAsia="Times New Roman" w:hAnsi="Cambria" w:cs="Times New Roman"/>
                    <w:color w:val="222222"/>
                    <w:sz w:val="23"/>
                    <w:szCs w:val="23"/>
                    <w:lang w:eastAsia="zh-CN"/>
                  </w:rPr>
                </w:rPrChange>
              </w:rPr>
            </w:pPr>
            <w:ins w:id="3412" w:author="Qizhou Duan" w:date="2024-06-21T12:05:00Z">
              <w:r w:rsidRPr="0042489F">
                <w:rPr>
                  <w:rFonts w:ascii="Times New Roman" w:eastAsia="Times New Roman" w:hAnsi="Times New Roman" w:cs="Times New Roman"/>
                  <w:color w:val="222222"/>
                  <w:sz w:val="16"/>
                  <w:szCs w:val="16"/>
                  <w:lang w:eastAsia="zh-CN"/>
                  <w:rPrChange w:id="341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38FB422" w14:textId="77777777" w:rsidR="0042489F" w:rsidRPr="0042489F" w:rsidRDefault="0042489F" w:rsidP="0042489F">
            <w:pPr>
              <w:suppressAutoHyphens w:val="0"/>
              <w:spacing w:before="150" w:after="150" w:line="240" w:lineRule="auto"/>
              <w:jc w:val="right"/>
              <w:rPr>
                <w:ins w:id="3414" w:author="Qizhou Duan" w:date="2024-06-21T12:05:00Z"/>
                <w:rFonts w:ascii="Times New Roman" w:eastAsia="Times New Roman" w:hAnsi="Times New Roman" w:cs="Times New Roman"/>
                <w:color w:val="222222"/>
                <w:sz w:val="16"/>
                <w:szCs w:val="16"/>
                <w:lang w:eastAsia="zh-CN"/>
                <w:rPrChange w:id="3415" w:author="Qizhou Duan" w:date="2024-06-21T12:05:00Z">
                  <w:rPr>
                    <w:ins w:id="3416" w:author="Qizhou Duan" w:date="2024-06-21T12:05:00Z"/>
                    <w:rFonts w:ascii="Cambria" w:eastAsia="Times New Roman" w:hAnsi="Cambria" w:cs="Times New Roman"/>
                    <w:color w:val="222222"/>
                    <w:sz w:val="23"/>
                    <w:szCs w:val="23"/>
                    <w:lang w:eastAsia="zh-CN"/>
                  </w:rPr>
                </w:rPrChange>
              </w:rPr>
            </w:pPr>
            <w:ins w:id="3417" w:author="Qizhou Duan" w:date="2024-06-21T12:05:00Z">
              <w:r w:rsidRPr="0042489F">
                <w:rPr>
                  <w:rFonts w:ascii="Times New Roman" w:eastAsia="Times New Roman" w:hAnsi="Times New Roman" w:cs="Times New Roman"/>
                  <w:color w:val="222222"/>
                  <w:sz w:val="16"/>
                  <w:szCs w:val="16"/>
                  <w:lang w:eastAsia="zh-CN"/>
                  <w:rPrChange w:id="341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AFE26FD" w14:textId="77777777" w:rsidR="0042489F" w:rsidRPr="0042489F" w:rsidRDefault="0042489F" w:rsidP="0042489F">
            <w:pPr>
              <w:suppressAutoHyphens w:val="0"/>
              <w:spacing w:before="150" w:after="150" w:line="240" w:lineRule="auto"/>
              <w:jc w:val="right"/>
              <w:rPr>
                <w:ins w:id="3419" w:author="Qizhou Duan" w:date="2024-06-21T12:05:00Z"/>
                <w:rFonts w:ascii="Times New Roman" w:eastAsia="Times New Roman" w:hAnsi="Times New Roman" w:cs="Times New Roman"/>
                <w:color w:val="222222"/>
                <w:sz w:val="16"/>
                <w:szCs w:val="16"/>
                <w:lang w:eastAsia="zh-CN"/>
                <w:rPrChange w:id="3420" w:author="Qizhou Duan" w:date="2024-06-21T12:05:00Z">
                  <w:rPr>
                    <w:ins w:id="3421" w:author="Qizhou Duan" w:date="2024-06-21T12:05:00Z"/>
                    <w:rFonts w:ascii="Cambria" w:eastAsia="Times New Roman" w:hAnsi="Cambria" w:cs="Times New Roman"/>
                    <w:color w:val="222222"/>
                    <w:sz w:val="23"/>
                    <w:szCs w:val="23"/>
                    <w:lang w:eastAsia="zh-CN"/>
                  </w:rPr>
                </w:rPrChange>
              </w:rPr>
            </w:pPr>
            <w:ins w:id="3422" w:author="Qizhou Duan" w:date="2024-06-21T12:05:00Z">
              <w:r w:rsidRPr="0042489F">
                <w:rPr>
                  <w:rFonts w:ascii="Times New Roman" w:eastAsia="Times New Roman" w:hAnsi="Times New Roman" w:cs="Times New Roman"/>
                  <w:color w:val="222222"/>
                  <w:sz w:val="16"/>
                  <w:szCs w:val="16"/>
                  <w:lang w:eastAsia="zh-CN"/>
                  <w:rPrChange w:id="342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32A78F3" w14:textId="77777777" w:rsidR="0042489F" w:rsidRPr="0042489F" w:rsidRDefault="0042489F" w:rsidP="0042489F">
            <w:pPr>
              <w:suppressAutoHyphens w:val="0"/>
              <w:spacing w:before="150" w:after="150" w:line="240" w:lineRule="auto"/>
              <w:jc w:val="right"/>
              <w:rPr>
                <w:ins w:id="3424" w:author="Qizhou Duan" w:date="2024-06-21T12:05:00Z"/>
                <w:rFonts w:ascii="Times New Roman" w:eastAsia="Times New Roman" w:hAnsi="Times New Roman" w:cs="Times New Roman"/>
                <w:color w:val="222222"/>
                <w:sz w:val="16"/>
                <w:szCs w:val="16"/>
                <w:lang w:eastAsia="zh-CN"/>
                <w:rPrChange w:id="3425" w:author="Qizhou Duan" w:date="2024-06-21T12:05:00Z">
                  <w:rPr>
                    <w:ins w:id="3426" w:author="Qizhou Duan" w:date="2024-06-21T12:05:00Z"/>
                    <w:rFonts w:ascii="Cambria" w:eastAsia="Times New Roman" w:hAnsi="Cambria" w:cs="Times New Roman"/>
                    <w:color w:val="222222"/>
                    <w:sz w:val="23"/>
                    <w:szCs w:val="23"/>
                    <w:lang w:eastAsia="zh-CN"/>
                  </w:rPr>
                </w:rPrChange>
              </w:rPr>
            </w:pPr>
            <w:ins w:id="3427" w:author="Qizhou Duan" w:date="2024-06-21T12:05:00Z">
              <w:r w:rsidRPr="0042489F">
                <w:rPr>
                  <w:rFonts w:ascii="Times New Roman" w:eastAsia="Times New Roman" w:hAnsi="Times New Roman" w:cs="Times New Roman"/>
                  <w:color w:val="222222"/>
                  <w:sz w:val="16"/>
                  <w:szCs w:val="16"/>
                  <w:lang w:eastAsia="zh-CN"/>
                  <w:rPrChange w:id="342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F6ECF3A" w14:textId="77777777" w:rsidR="0042489F" w:rsidRPr="0042489F" w:rsidRDefault="0042489F" w:rsidP="0042489F">
            <w:pPr>
              <w:suppressAutoHyphens w:val="0"/>
              <w:spacing w:before="150" w:after="150" w:line="240" w:lineRule="auto"/>
              <w:jc w:val="right"/>
              <w:rPr>
                <w:ins w:id="3429" w:author="Qizhou Duan" w:date="2024-06-21T12:05:00Z"/>
                <w:rFonts w:ascii="Times New Roman" w:eastAsia="Times New Roman" w:hAnsi="Times New Roman" w:cs="Times New Roman"/>
                <w:color w:val="222222"/>
                <w:sz w:val="16"/>
                <w:szCs w:val="16"/>
                <w:lang w:eastAsia="zh-CN"/>
                <w:rPrChange w:id="3430" w:author="Qizhou Duan" w:date="2024-06-21T12:05:00Z">
                  <w:rPr>
                    <w:ins w:id="3431" w:author="Qizhou Duan" w:date="2024-06-21T12:05:00Z"/>
                    <w:rFonts w:ascii="Cambria" w:eastAsia="Times New Roman" w:hAnsi="Cambria" w:cs="Times New Roman"/>
                    <w:color w:val="222222"/>
                    <w:sz w:val="23"/>
                    <w:szCs w:val="23"/>
                    <w:lang w:eastAsia="zh-CN"/>
                  </w:rPr>
                </w:rPrChange>
              </w:rPr>
            </w:pPr>
            <w:ins w:id="3432" w:author="Qizhou Duan" w:date="2024-06-21T12:05:00Z">
              <w:r w:rsidRPr="0042489F">
                <w:rPr>
                  <w:rFonts w:ascii="Times New Roman" w:eastAsia="Times New Roman" w:hAnsi="Times New Roman" w:cs="Times New Roman"/>
                  <w:color w:val="222222"/>
                  <w:sz w:val="16"/>
                  <w:szCs w:val="16"/>
                  <w:lang w:eastAsia="zh-CN"/>
                  <w:rPrChange w:id="343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910D2D0" w14:textId="77777777" w:rsidR="0042489F" w:rsidRPr="0042489F" w:rsidRDefault="0042489F" w:rsidP="0042489F">
            <w:pPr>
              <w:suppressAutoHyphens w:val="0"/>
              <w:spacing w:before="150" w:after="150" w:line="240" w:lineRule="auto"/>
              <w:jc w:val="right"/>
              <w:rPr>
                <w:ins w:id="3434" w:author="Qizhou Duan" w:date="2024-06-21T12:05:00Z"/>
                <w:rFonts w:ascii="Times New Roman" w:eastAsia="Times New Roman" w:hAnsi="Times New Roman" w:cs="Times New Roman"/>
                <w:color w:val="222222"/>
                <w:sz w:val="16"/>
                <w:szCs w:val="16"/>
                <w:lang w:eastAsia="zh-CN"/>
                <w:rPrChange w:id="3435" w:author="Qizhou Duan" w:date="2024-06-21T12:05:00Z">
                  <w:rPr>
                    <w:ins w:id="3436" w:author="Qizhou Duan" w:date="2024-06-21T12:05:00Z"/>
                    <w:rFonts w:ascii="Cambria" w:eastAsia="Times New Roman" w:hAnsi="Cambria" w:cs="Times New Roman"/>
                    <w:color w:val="222222"/>
                    <w:sz w:val="23"/>
                    <w:szCs w:val="23"/>
                    <w:lang w:eastAsia="zh-CN"/>
                  </w:rPr>
                </w:rPrChange>
              </w:rPr>
            </w:pPr>
            <w:ins w:id="3437" w:author="Qizhou Duan" w:date="2024-06-21T12:05:00Z">
              <w:r w:rsidRPr="0042489F">
                <w:rPr>
                  <w:rFonts w:ascii="Times New Roman" w:eastAsia="Times New Roman" w:hAnsi="Times New Roman" w:cs="Times New Roman"/>
                  <w:color w:val="222222"/>
                  <w:sz w:val="16"/>
                  <w:szCs w:val="16"/>
                  <w:lang w:eastAsia="zh-CN"/>
                  <w:rPrChange w:id="3438"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96819B2" w14:textId="77777777" w:rsidTr="0042489F">
        <w:trPr>
          <w:ins w:id="3439" w:author="Qizhou Duan" w:date="2024-06-21T12:05:00Z"/>
        </w:trPr>
        <w:tc>
          <w:tcPr>
            <w:tcW w:w="0" w:type="auto"/>
            <w:shd w:val="clear" w:color="auto" w:fill="auto"/>
            <w:tcMar>
              <w:top w:w="0" w:type="dxa"/>
              <w:left w:w="75" w:type="dxa"/>
              <w:bottom w:w="0" w:type="dxa"/>
              <w:right w:w="75" w:type="dxa"/>
            </w:tcMar>
            <w:vAlign w:val="center"/>
            <w:hideMark/>
          </w:tcPr>
          <w:p w14:paraId="1CC31550" w14:textId="77777777" w:rsidR="0042489F" w:rsidRPr="0042489F" w:rsidRDefault="0042489F" w:rsidP="0042489F">
            <w:pPr>
              <w:suppressAutoHyphens w:val="0"/>
              <w:spacing w:before="150" w:after="150" w:line="240" w:lineRule="auto"/>
              <w:rPr>
                <w:ins w:id="3440" w:author="Qizhou Duan" w:date="2024-06-21T12:05:00Z"/>
                <w:rFonts w:ascii="Times New Roman" w:eastAsia="Times New Roman" w:hAnsi="Times New Roman" w:cs="Times New Roman"/>
                <w:color w:val="222222"/>
                <w:sz w:val="16"/>
                <w:szCs w:val="16"/>
                <w:lang w:eastAsia="zh-CN"/>
                <w:rPrChange w:id="3441" w:author="Qizhou Duan" w:date="2024-06-21T12:05:00Z">
                  <w:rPr>
                    <w:ins w:id="3442" w:author="Qizhou Duan" w:date="2024-06-21T12:05:00Z"/>
                    <w:rFonts w:ascii="Cambria" w:eastAsia="Times New Roman" w:hAnsi="Cambria" w:cs="Times New Roman"/>
                    <w:color w:val="222222"/>
                    <w:sz w:val="23"/>
                    <w:szCs w:val="23"/>
                    <w:lang w:eastAsia="zh-CN"/>
                  </w:rPr>
                </w:rPrChange>
              </w:rPr>
            </w:pPr>
            <w:ins w:id="3443" w:author="Qizhou Duan" w:date="2024-06-21T12:05:00Z">
              <w:r w:rsidRPr="0042489F">
                <w:rPr>
                  <w:rFonts w:ascii="Times New Roman" w:eastAsia="Times New Roman" w:hAnsi="Times New Roman" w:cs="Times New Roman"/>
                  <w:color w:val="222222"/>
                  <w:sz w:val="16"/>
                  <w:szCs w:val="16"/>
                  <w:lang w:eastAsia="zh-CN"/>
                  <w:rPrChange w:id="3444" w:author="Qizhou Duan" w:date="2024-06-21T12:05:00Z">
                    <w:rPr>
                      <w:rFonts w:ascii="Cambria" w:eastAsia="Times New Roman" w:hAnsi="Cambria" w:cs="Times New Roman"/>
                      <w:color w:val="222222"/>
                      <w:sz w:val="23"/>
                      <w:szCs w:val="23"/>
                      <w:lang w:eastAsia="zh-CN"/>
                    </w:rPr>
                  </w:rPrChange>
                </w:rPr>
                <w:t>Özönder et al. (2023)</w:t>
              </w:r>
            </w:ins>
          </w:p>
        </w:tc>
        <w:tc>
          <w:tcPr>
            <w:tcW w:w="0" w:type="auto"/>
            <w:shd w:val="clear" w:color="auto" w:fill="auto"/>
            <w:tcMar>
              <w:top w:w="0" w:type="dxa"/>
              <w:left w:w="75" w:type="dxa"/>
              <w:bottom w:w="0" w:type="dxa"/>
              <w:right w:w="75" w:type="dxa"/>
            </w:tcMar>
            <w:vAlign w:val="center"/>
            <w:hideMark/>
          </w:tcPr>
          <w:p w14:paraId="031561BA" w14:textId="77777777" w:rsidR="0042489F" w:rsidRPr="0042489F" w:rsidRDefault="0042489F" w:rsidP="0042489F">
            <w:pPr>
              <w:suppressAutoHyphens w:val="0"/>
              <w:spacing w:before="150" w:after="150" w:line="240" w:lineRule="auto"/>
              <w:jc w:val="right"/>
              <w:rPr>
                <w:ins w:id="3445" w:author="Qizhou Duan" w:date="2024-06-21T12:05:00Z"/>
                <w:rFonts w:ascii="Times New Roman" w:eastAsia="Times New Roman" w:hAnsi="Times New Roman" w:cs="Times New Roman"/>
                <w:color w:val="222222"/>
                <w:sz w:val="16"/>
                <w:szCs w:val="16"/>
                <w:lang w:eastAsia="zh-CN"/>
                <w:rPrChange w:id="3446" w:author="Qizhou Duan" w:date="2024-06-21T12:05:00Z">
                  <w:rPr>
                    <w:ins w:id="3447" w:author="Qizhou Duan" w:date="2024-06-21T12:05:00Z"/>
                    <w:rFonts w:ascii="Cambria" w:eastAsia="Times New Roman" w:hAnsi="Cambria" w:cs="Times New Roman"/>
                    <w:color w:val="222222"/>
                    <w:sz w:val="23"/>
                    <w:szCs w:val="23"/>
                    <w:lang w:eastAsia="zh-CN"/>
                  </w:rPr>
                </w:rPrChange>
              </w:rPr>
            </w:pPr>
            <w:ins w:id="3448" w:author="Qizhou Duan" w:date="2024-06-21T12:05:00Z">
              <w:r w:rsidRPr="0042489F">
                <w:rPr>
                  <w:rFonts w:ascii="Times New Roman" w:eastAsia="Times New Roman" w:hAnsi="Times New Roman" w:cs="Times New Roman"/>
                  <w:color w:val="222222"/>
                  <w:sz w:val="16"/>
                  <w:szCs w:val="16"/>
                  <w:lang w:eastAsia="zh-CN"/>
                  <w:rPrChange w:id="3449" w:author="Qizhou Duan" w:date="2024-06-21T12:05:00Z">
                    <w:rPr>
                      <w:rFonts w:ascii="Cambria" w:eastAsia="Times New Roman" w:hAnsi="Cambria" w:cs="Times New Roman"/>
                      <w:color w:val="222222"/>
                      <w:sz w:val="23"/>
                      <w:szCs w:val="23"/>
                      <w:lang w:eastAsia="zh-CN"/>
                    </w:rPr>
                  </w:rPrChange>
                </w:rPr>
                <w:t>253</w:t>
              </w:r>
            </w:ins>
          </w:p>
        </w:tc>
        <w:tc>
          <w:tcPr>
            <w:tcW w:w="0" w:type="auto"/>
            <w:shd w:val="clear" w:color="auto" w:fill="auto"/>
            <w:tcMar>
              <w:top w:w="0" w:type="dxa"/>
              <w:left w:w="75" w:type="dxa"/>
              <w:bottom w:w="0" w:type="dxa"/>
              <w:right w:w="75" w:type="dxa"/>
            </w:tcMar>
            <w:vAlign w:val="center"/>
            <w:hideMark/>
          </w:tcPr>
          <w:p w14:paraId="6652D0DE" w14:textId="77777777" w:rsidR="0042489F" w:rsidRPr="0042489F" w:rsidRDefault="0042489F" w:rsidP="0042489F">
            <w:pPr>
              <w:suppressAutoHyphens w:val="0"/>
              <w:spacing w:before="150" w:after="150" w:line="240" w:lineRule="auto"/>
              <w:jc w:val="right"/>
              <w:rPr>
                <w:ins w:id="3450" w:author="Qizhou Duan" w:date="2024-06-21T12:05:00Z"/>
                <w:rFonts w:ascii="Times New Roman" w:eastAsia="Times New Roman" w:hAnsi="Times New Roman" w:cs="Times New Roman"/>
                <w:color w:val="222222"/>
                <w:sz w:val="16"/>
                <w:szCs w:val="16"/>
                <w:lang w:eastAsia="zh-CN"/>
                <w:rPrChange w:id="3451" w:author="Qizhou Duan" w:date="2024-06-21T12:05:00Z">
                  <w:rPr>
                    <w:ins w:id="3452" w:author="Qizhou Duan" w:date="2024-06-21T12:05:00Z"/>
                    <w:rFonts w:ascii="Cambria" w:eastAsia="Times New Roman" w:hAnsi="Cambria" w:cs="Times New Roman"/>
                    <w:color w:val="222222"/>
                    <w:sz w:val="23"/>
                    <w:szCs w:val="23"/>
                    <w:lang w:eastAsia="zh-CN"/>
                  </w:rPr>
                </w:rPrChange>
              </w:rPr>
            </w:pPr>
            <w:ins w:id="3453" w:author="Qizhou Duan" w:date="2024-06-21T12:05:00Z">
              <w:r w:rsidRPr="0042489F">
                <w:rPr>
                  <w:rFonts w:ascii="Times New Roman" w:eastAsia="Times New Roman" w:hAnsi="Times New Roman" w:cs="Times New Roman"/>
                  <w:color w:val="222222"/>
                  <w:sz w:val="16"/>
                  <w:szCs w:val="16"/>
                  <w:lang w:eastAsia="zh-CN"/>
                  <w:rPrChange w:id="345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223CC9D" w14:textId="77777777" w:rsidR="0042489F" w:rsidRPr="0042489F" w:rsidRDefault="0042489F" w:rsidP="0042489F">
            <w:pPr>
              <w:suppressAutoHyphens w:val="0"/>
              <w:spacing w:before="150" w:after="150" w:line="240" w:lineRule="auto"/>
              <w:jc w:val="right"/>
              <w:rPr>
                <w:ins w:id="3455" w:author="Qizhou Duan" w:date="2024-06-21T12:05:00Z"/>
                <w:rFonts w:ascii="Times New Roman" w:eastAsia="Times New Roman" w:hAnsi="Times New Roman" w:cs="Times New Roman"/>
                <w:color w:val="222222"/>
                <w:sz w:val="16"/>
                <w:szCs w:val="16"/>
                <w:lang w:eastAsia="zh-CN"/>
                <w:rPrChange w:id="3456" w:author="Qizhou Duan" w:date="2024-06-21T12:05:00Z">
                  <w:rPr>
                    <w:ins w:id="3457" w:author="Qizhou Duan" w:date="2024-06-21T12:05:00Z"/>
                    <w:rFonts w:ascii="Cambria" w:eastAsia="Times New Roman" w:hAnsi="Cambria" w:cs="Times New Roman"/>
                    <w:color w:val="222222"/>
                    <w:sz w:val="23"/>
                    <w:szCs w:val="23"/>
                    <w:lang w:eastAsia="zh-CN"/>
                  </w:rPr>
                </w:rPrChange>
              </w:rPr>
            </w:pPr>
            <w:ins w:id="3458" w:author="Qizhou Duan" w:date="2024-06-21T12:05:00Z">
              <w:r w:rsidRPr="0042489F">
                <w:rPr>
                  <w:rFonts w:ascii="Times New Roman" w:eastAsia="Times New Roman" w:hAnsi="Times New Roman" w:cs="Times New Roman"/>
                  <w:color w:val="222222"/>
                  <w:sz w:val="16"/>
                  <w:szCs w:val="16"/>
                  <w:lang w:eastAsia="zh-CN"/>
                  <w:rPrChange w:id="345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26D661A" w14:textId="77777777" w:rsidR="0042489F" w:rsidRPr="0042489F" w:rsidRDefault="0042489F" w:rsidP="0042489F">
            <w:pPr>
              <w:suppressAutoHyphens w:val="0"/>
              <w:spacing w:before="150" w:after="150" w:line="240" w:lineRule="auto"/>
              <w:jc w:val="right"/>
              <w:rPr>
                <w:ins w:id="3460" w:author="Qizhou Duan" w:date="2024-06-21T12:05:00Z"/>
                <w:rFonts w:ascii="Times New Roman" w:eastAsia="Times New Roman" w:hAnsi="Times New Roman" w:cs="Times New Roman"/>
                <w:color w:val="222222"/>
                <w:sz w:val="16"/>
                <w:szCs w:val="16"/>
                <w:lang w:eastAsia="zh-CN"/>
                <w:rPrChange w:id="3461" w:author="Qizhou Duan" w:date="2024-06-21T12:05:00Z">
                  <w:rPr>
                    <w:ins w:id="3462" w:author="Qizhou Duan" w:date="2024-06-21T12:05:00Z"/>
                    <w:rFonts w:ascii="Cambria" w:eastAsia="Times New Roman" w:hAnsi="Cambria" w:cs="Times New Roman"/>
                    <w:color w:val="222222"/>
                    <w:sz w:val="23"/>
                    <w:szCs w:val="23"/>
                    <w:lang w:eastAsia="zh-CN"/>
                  </w:rPr>
                </w:rPrChange>
              </w:rPr>
            </w:pPr>
            <w:ins w:id="3463" w:author="Qizhou Duan" w:date="2024-06-21T12:05:00Z">
              <w:r w:rsidRPr="0042489F">
                <w:rPr>
                  <w:rFonts w:ascii="Times New Roman" w:eastAsia="Times New Roman" w:hAnsi="Times New Roman" w:cs="Times New Roman"/>
                  <w:color w:val="222222"/>
                  <w:sz w:val="16"/>
                  <w:szCs w:val="16"/>
                  <w:lang w:eastAsia="zh-CN"/>
                  <w:rPrChange w:id="346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9F2965D" w14:textId="77777777" w:rsidR="0042489F" w:rsidRPr="0042489F" w:rsidRDefault="0042489F" w:rsidP="0042489F">
            <w:pPr>
              <w:suppressAutoHyphens w:val="0"/>
              <w:spacing w:before="150" w:after="150" w:line="240" w:lineRule="auto"/>
              <w:jc w:val="right"/>
              <w:rPr>
                <w:ins w:id="3465" w:author="Qizhou Duan" w:date="2024-06-21T12:05:00Z"/>
                <w:rFonts w:ascii="Times New Roman" w:eastAsia="Times New Roman" w:hAnsi="Times New Roman" w:cs="Times New Roman"/>
                <w:color w:val="222222"/>
                <w:sz w:val="16"/>
                <w:szCs w:val="16"/>
                <w:lang w:eastAsia="zh-CN"/>
                <w:rPrChange w:id="3466" w:author="Qizhou Duan" w:date="2024-06-21T12:05:00Z">
                  <w:rPr>
                    <w:ins w:id="3467" w:author="Qizhou Duan" w:date="2024-06-21T12:05:00Z"/>
                    <w:rFonts w:ascii="Cambria" w:eastAsia="Times New Roman" w:hAnsi="Cambria" w:cs="Times New Roman"/>
                    <w:color w:val="222222"/>
                    <w:sz w:val="23"/>
                    <w:szCs w:val="23"/>
                    <w:lang w:eastAsia="zh-CN"/>
                  </w:rPr>
                </w:rPrChange>
              </w:rPr>
            </w:pPr>
            <w:ins w:id="3468" w:author="Qizhou Duan" w:date="2024-06-21T12:05:00Z">
              <w:r w:rsidRPr="0042489F">
                <w:rPr>
                  <w:rFonts w:ascii="Times New Roman" w:eastAsia="Times New Roman" w:hAnsi="Times New Roman" w:cs="Times New Roman"/>
                  <w:color w:val="222222"/>
                  <w:sz w:val="16"/>
                  <w:szCs w:val="16"/>
                  <w:lang w:eastAsia="zh-CN"/>
                  <w:rPrChange w:id="346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A7F39FE" w14:textId="77777777" w:rsidR="0042489F" w:rsidRPr="0042489F" w:rsidRDefault="0042489F" w:rsidP="0042489F">
            <w:pPr>
              <w:suppressAutoHyphens w:val="0"/>
              <w:spacing w:before="150" w:after="150" w:line="240" w:lineRule="auto"/>
              <w:jc w:val="right"/>
              <w:rPr>
                <w:ins w:id="3470" w:author="Qizhou Duan" w:date="2024-06-21T12:05:00Z"/>
                <w:rFonts w:ascii="Times New Roman" w:eastAsia="Times New Roman" w:hAnsi="Times New Roman" w:cs="Times New Roman"/>
                <w:color w:val="222222"/>
                <w:sz w:val="16"/>
                <w:szCs w:val="16"/>
                <w:lang w:eastAsia="zh-CN"/>
                <w:rPrChange w:id="3471" w:author="Qizhou Duan" w:date="2024-06-21T12:05:00Z">
                  <w:rPr>
                    <w:ins w:id="3472" w:author="Qizhou Duan" w:date="2024-06-21T12:05:00Z"/>
                    <w:rFonts w:ascii="Cambria" w:eastAsia="Times New Roman" w:hAnsi="Cambria" w:cs="Times New Roman"/>
                    <w:color w:val="222222"/>
                    <w:sz w:val="23"/>
                    <w:szCs w:val="23"/>
                    <w:lang w:eastAsia="zh-CN"/>
                  </w:rPr>
                </w:rPrChange>
              </w:rPr>
            </w:pPr>
            <w:ins w:id="3473" w:author="Qizhou Duan" w:date="2024-06-21T12:05:00Z">
              <w:r w:rsidRPr="0042489F">
                <w:rPr>
                  <w:rFonts w:ascii="Times New Roman" w:eastAsia="Times New Roman" w:hAnsi="Times New Roman" w:cs="Times New Roman"/>
                  <w:color w:val="222222"/>
                  <w:sz w:val="16"/>
                  <w:szCs w:val="16"/>
                  <w:lang w:eastAsia="zh-CN"/>
                  <w:rPrChange w:id="347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DE08556" w14:textId="77777777" w:rsidR="0042489F" w:rsidRPr="0042489F" w:rsidRDefault="0042489F" w:rsidP="0042489F">
            <w:pPr>
              <w:suppressAutoHyphens w:val="0"/>
              <w:spacing w:before="150" w:after="150" w:line="240" w:lineRule="auto"/>
              <w:jc w:val="right"/>
              <w:rPr>
                <w:ins w:id="3475" w:author="Qizhou Duan" w:date="2024-06-21T12:05:00Z"/>
                <w:rFonts w:ascii="Times New Roman" w:eastAsia="Times New Roman" w:hAnsi="Times New Roman" w:cs="Times New Roman"/>
                <w:color w:val="222222"/>
                <w:sz w:val="16"/>
                <w:szCs w:val="16"/>
                <w:lang w:eastAsia="zh-CN"/>
                <w:rPrChange w:id="3476" w:author="Qizhou Duan" w:date="2024-06-21T12:05:00Z">
                  <w:rPr>
                    <w:ins w:id="3477" w:author="Qizhou Duan" w:date="2024-06-21T12:05:00Z"/>
                    <w:rFonts w:ascii="Cambria" w:eastAsia="Times New Roman" w:hAnsi="Cambria" w:cs="Times New Roman"/>
                    <w:color w:val="222222"/>
                    <w:sz w:val="23"/>
                    <w:szCs w:val="23"/>
                    <w:lang w:eastAsia="zh-CN"/>
                  </w:rPr>
                </w:rPrChange>
              </w:rPr>
            </w:pPr>
            <w:ins w:id="3478" w:author="Qizhou Duan" w:date="2024-06-21T12:05:00Z">
              <w:r w:rsidRPr="0042489F">
                <w:rPr>
                  <w:rFonts w:ascii="Times New Roman" w:eastAsia="Times New Roman" w:hAnsi="Times New Roman" w:cs="Times New Roman"/>
                  <w:color w:val="222222"/>
                  <w:sz w:val="16"/>
                  <w:szCs w:val="16"/>
                  <w:lang w:eastAsia="zh-CN"/>
                  <w:rPrChange w:id="3479"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2C057A9F" w14:textId="77777777" w:rsidTr="0042489F">
        <w:trPr>
          <w:ins w:id="3480" w:author="Qizhou Duan" w:date="2024-06-21T12:05:00Z"/>
        </w:trPr>
        <w:tc>
          <w:tcPr>
            <w:tcW w:w="0" w:type="auto"/>
            <w:shd w:val="clear" w:color="auto" w:fill="auto"/>
            <w:tcMar>
              <w:top w:w="0" w:type="dxa"/>
              <w:left w:w="75" w:type="dxa"/>
              <w:bottom w:w="0" w:type="dxa"/>
              <w:right w:w="75" w:type="dxa"/>
            </w:tcMar>
            <w:vAlign w:val="center"/>
            <w:hideMark/>
          </w:tcPr>
          <w:p w14:paraId="09AE9942" w14:textId="77777777" w:rsidR="0042489F" w:rsidRPr="0042489F" w:rsidRDefault="0042489F" w:rsidP="0042489F">
            <w:pPr>
              <w:suppressAutoHyphens w:val="0"/>
              <w:spacing w:before="150" w:after="150" w:line="240" w:lineRule="auto"/>
              <w:rPr>
                <w:ins w:id="3481" w:author="Qizhou Duan" w:date="2024-06-21T12:05:00Z"/>
                <w:rFonts w:ascii="Times New Roman" w:eastAsia="Times New Roman" w:hAnsi="Times New Roman" w:cs="Times New Roman"/>
                <w:color w:val="222222"/>
                <w:sz w:val="16"/>
                <w:szCs w:val="16"/>
                <w:lang w:eastAsia="zh-CN"/>
                <w:rPrChange w:id="3482" w:author="Qizhou Duan" w:date="2024-06-21T12:05:00Z">
                  <w:rPr>
                    <w:ins w:id="3483" w:author="Qizhou Duan" w:date="2024-06-21T12:05:00Z"/>
                    <w:rFonts w:ascii="Cambria" w:eastAsia="Times New Roman" w:hAnsi="Cambria" w:cs="Times New Roman"/>
                    <w:color w:val="222222"/>
                    <w:sz w:val="23"/>
                    <w:szCs w:val="23"/>
                    <w:lang w:eastAsia="zh-CN"/>
                  </w:rPr>
                </w:rPrChange>
              </w:rPr>
            </w:pPr>
            <w:ins w:id="3484" w:author="Qizhou Duan" w:date="2024-06-21T12:05:00Z">
              <w:r w:rsidRPr="0042489F">
                <w:rPr>
                  <w:rFonts w:ascii="Times New Roman" w:eastAsia="Times New Roman" w:hAnsi="Times New Roman" w:cs="Times New Roman"/>
                  <w:color w:val="222222"/>
                  <w:sz w:val="16"/>
                  <w:szCs w:val="16"/>
                  <w:lang w:eastAsia="zh-CN"/>
                  <w:rPrChange w:id="3485" w:author="Qizhou Duan" w:date="2024-06-21T12:05:00Z">
                    <w:rPr>
                      <w:rFonts w:ascii="Cambria" w:eastAsia="Times New Roman" w:hAnsi="Cambria" w:cs="Times New Roman"/>
                      <w:color w:val="222222"/>
                      <w:sz w:val="23"/>
                      <w:szCs w:val="23"/>
                      <w:lang w:eastAsia="zh-CN"/>
                    </w:rPr>
                  </w:rPrChange>
                </w:rPr>
                <w:t>Petrocchi et al. (2023)</w:t>
              </w:r>
            </w:ins>
          </w:p>
        </w:tc>
        <w:tc>
          <w:tcPr>
            <w:tcW w:w="0" w:type="auto"/>
            <w:shd w:val="clear" w:color="auto" w:fill="auto"/>
            <w:tcMar>
              <w:top w:w="0" w:type="dxa"/>
              <w:left w:w="75" w:type="dxa"/>
              <w:bottom w:w="0" w:type="dxa"/>
              <w:right w:w="75" w:type="dxa"/>
            </w:tcMar>
            <w:vAlign w:val="center"/>
            <w:hideMark/>
          </w:tcPr>
          <w:p w14:paraId="0A3A396B" w14:textId="77777777" w:rsidR="0042489F" w:rsidRPr="0042489F" w:rsidRDefault="0042489F" w:rsidP="0042489F">
            <w:pPr>
              <w:suppressAutoHyphens w:val="0"/>
              <w:spacing w:before="150" w:after="150" w:line="240" w:lineRule="auto"/>
              <w:jc w:val="right"/>
              <w:rPr>
                <w:ins w:id="3486" w:author="Qizhou Duan" w:date="2024-06-21T12:05:00Z"/>
                <w:rFonts w:ascii="Times New Roman" w:eastAsia="Times New Roman" w:hAnsi="Times New Roman" w:cs="Times New Roman"/>
                <w:color w:val="222222"/>
                <w:sz w:val="16"/>
                <w:szCs w:val="16"/>
                <w:lang w:eastAsia="zh-CN"/>
                <w:rPrChange w:id="3487" w:author="Qizhou Duan" w:date="2024-06-21T12:05:00Z">
                  <w:rPr>
                    <w:ins w:id="3488" w:author="Qizhou Duan" w:date="2024-06-21T12:05:00Z"/>
                    <w:rFonts w:ascii="Cambria" w:eastAsia="Times New Roman" w:hAnsi="Cambria" w:cs="Times New Roman"/>
                    <w:color w:val="222222"/>
                    <w:sz w:val="23"/>
                    <w:szCs w:val="23"/>
                    <w:lang w:eastAsia="zh-CN"/>
                  </w:rPr>
                </w:rPrChange>
              </w:rPr>
            </w:pPr>
            <w:ins w:id="3489" w:author="Qizhou Duan" w:date="2024-06-21T12:05:00Z">
              <w:r w:rsidRPr="0042489F">
                <w:rPr>
                  <w:rFonts w:ascii="Times New Roman" w:eastAsia="Times New Roman" w:hAnsi="Times New Roman" w:cs="Times New Roman"/>
                  <w:color w:val="222222"/>
                  <w:sz w:val="16"/>
                  <w:szCs w:val="16"/>
                  <w:lang w:eastAsia="zh-CN"/>
                  <w:rPrChange w:id="3490" w:author="Qizhou Duan" w:date="2024-06-21T12:05:00Z">
                    <w:rPr>
                      <w:rFonts w:ascii="Cambria" w:eastAsia="Times New Roman" w:hAnsi="Cambria" w:cs="Times New Roman"/>
                      <w:color w:val="222222"/>
                      <w:sz w:val="23"/>
                      <w:szCs w:val="23"/>
                      <w:lang w:eastAsia="zh-CN"/>
                    </w:rPr>
                  </w:rPrChange>
                </w:rPr>
                <w:t>4934</w:t>
              </w:r>
            </w:ins>
          </w:p>
        </w:tc>
        <w:tc>
          <w:tcPr>
            <w:tcW w:w="0" w:type="auto"/>
            <w:shd w:val="clear" w:color="auto" w:fill="auto"/>
            <w:tcMar>
              <w:top w:w="0" w:type="dxa"/>
              <w:left w:w="75" w:type="dxa"/>
              <w:bottom w:w="0" w:type="dxa"/>
              <w:right w:w="75" w:type="dxa"/>
            </w:tcMar>
            <w:vAlign w:val="center"/>
            <w:hideMark/>
          </w:tcPr>
          <w:p w14:paraId="76B97970" w14:textId="77777777" w:rsidR="0042489F" w:rsidRPr="0042489F" w:rsidRDefault="0042489F" w:rsidP="0042489F">
            <w:pPr>
              <w:suppressAutoHyphens w:val="0"/>
              <w:spacing w:before="150" w:after="150" w:line="240" w:lineRule="auto"/>
              <w:jc w:val="right"/>
              <w:rPr>
                <w:ins w:id="3491" w:author="Qizhou Duan" w:date="2024-06-21T12:05:00Z"/>
                <w:rFonts w:ascii="Times New Roman" w:eastAsia="Times New Roman" w:hAnsi="Times New Roman" w:cs="Times New Roman"/>
                <w:color w:val="222222"/>
                <w:sz w:val="16"/>
                <w:szCs w:val="16"/>
                <w:lang w:eastAsia="zh-CN"/>
                <w:rPrChange w:id="3492" w:author="Qizhou Duan" w:date="2024-06-21T12:05:00Z">
                  <w:rPr>
                    <w:ins w:id="3493" w:author="Qizhou Duan" w:date="2024-06-21T12:05:00Z"/>
                    <w:rFonts w:ascii="Cambria" w:eastAsia="Times New Roman" w:hAnsi="Cambria" w:cs="Times New Roman"/>
                    <w:color w:val="222222"/>
                    <w:sz w:val="23"/>
                    <w:szCs w:val="23"/>
                    <w:lang w:eastAsia="zh-CN"/>
                  </w:rPr>
                </w:rPrChange>
              </w:rPr>
            </w:pPr>
            <w:ins w:id="3494" w:author="Qizhou Duan" w:date="2024-06-21T12:05:00Z">
              <w:r w:rsidRPr="0042489F">
                <w:rPr>
                  <w:rFonts w:ascii="Times New Roman" w:eastAsia="Times New Roman" w:hAnsi="Times New Roman" w:cs="Times New Roman"/>
                  <w:color w:val="222222"/>
                  <w:sz w:val="16"/>
                  <w:szCs w:val="16"/>
                  <w:lang w:eastAsia="zh-CN"/>
                  <w:rPrChange w:id="349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474A709" w14:textId="77777777" w:rsidR="0042489F" w:rsidRPr="0042489F" w:rsidRDefault="0042489F" w:rsidP="0042489F">
            <w:pPr>
              <w:suppressAutoHyphens w:val="0"/>
              <w:spacing w:before="150" w:after="150" w:line="240" w:lineRule="auto"/>
              <w:jc w:val="right"/>
              <w:rPr>
                <w:ins w:id="3496" w:author="Qizhou Duan" w:date="2024-06-21T12:05:00Z"/>
                <w:rFonts w:ascii="Times New Roman" w:eastAsia="Times New Roman" w:hAnsi="Times New Roman" w:cs="Times New Roman"/>
                <w:color w:val="222222"/>
                <w:sz w:val="16"/>
                <w:szCs w:val="16"/>
                <w:lang w:eastAsia="zh-CN"/>
                <w:rPrChange w:id="3497" w:author="Qizhou Duan" w:date="2024-06-21T12:05:00Z">
                  <w:rPr>
                    <w:ins w:id="3498" w:author="Qizhou Duan" w:date="2024-06-21T12:05:00Z"/>
                    <w:rFonts w:ascii="Cambria" w:eastAsia="Times New Roman" w:hAnsi="Cambria" w:cs="Times New Roman"/>
                    <w:color w:val="222222"/>
                    <w:sz w:val="23"/>
                    <w:szCs w:val="23"/>
                    <w:lang w:eastAsia="zh-CN"/>
                  </w:rPr>
                </w:rPrChange>
              </w:rPr>
            </w:pPr>
            <w:ins w:id="3499" w:author="Qizhou Duan" w:date="2024-06-21T12:05:00Z">
              <w:r w:rsidRPr="0042489F">
                <w:rPr>
                  <w:rFonts w:ascii="Times New Roman" w:eastAsia="Times New Roman" w:hAnsi="Times New Roman" w:cs="Times New Roman"/>
                  <w:color w:val="222222"/>
                  <w:sz w:val="16"/>
                  <w:szCs w:val="16"/>
                  <w:lang w:eastAsia="zh-CN"/>
                  <w:rPrChange w:id="350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A38ECF2" w14:textId="77777777" w:rsidR="0042489F" w:rsidRPr="0042489F" w:rsidRDefault="0042489F" w:rsidP="0042489F">
            <w:pPr>
              <w:suppressAutoHyphens w:val="0"/>
              <w:spacing w:before="150" w:after="150" w:line="240" w:lineRule="auto"/>
              <w:jc w:val="right"/>
              <w:rPr>
                <w:ins w:id="3501" w:author="Qizhou Duan" w:date="2024-06-21T12:05:00Z"/>
                <w:rFonts w:ascii="Times New Roman" w:eastAsia="Times New Roman" w:hAnsi="Times New Roman" w:cs="Times New Roman"/>
                <w:color w:val="222222"/>
                <w:sz w:val="16"/>
                <w:szCs w:val="16"/>
                <w:lang w:eastAsia="zh-CN"/>
                <w:rPrChange w:id="3502" w:author="Qizhou Duan" w:date="2024-06-21T12:05:00Z">
                  <w:rPr>
                    <w:ins w:id="3503" w:author="Qizhou Duan" w:date="2024-06-21T12:05:00Z"/>
                    <w:rFonts w:ascii="Cambria" w:eastAsia="Times New Roman" w:hAnsi="Cambria" w:cs="Times New Roman"/>
                    <w:color w:val="222222"/>
                    <w:sz w:val="23"/>
                    <w:szCs w:val="23"/>
                    <w:lang w:eastAsia="zh-CN"/>
                  </w:rPr>
                </w:rPrChange>
              </w:rPr>
            </w:pPr>
            <w:ins w:id="3504" w:author="Qizhou Duan" w:date="2024-06-21T12:05:00Z">
              <w:r w:rsidRPr="0042489F">
                <w:rPr>
                  <w:rFonts w:ascii="Times New Roman" w:eastAsia="Times New Roman" w:hAnsi="Times New Roman" w:cs="Times New Roman"/>
                  <w:color w:val="222222"/>
                  <w:sz w:val="16"/>
                  <w:szCs w:val="16"/>
                  <w:lang w:eastAsia="zh-CN"/>
                  <w:rPrChange w:id="350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4E6D03E" w14:textId="77777777" w:rsidR="0042489F" w:rsidRPr="0042489F" w:rsidRDefault="0042489F" w:rsidP="0042489F">
            <w:pPr>
              <w:suppressAutoHyphens w:val="0"/>
              <w:spacing w:before="150" w:after="150" w:line="240" w:lineRule="auto"/>
              <w:jc w:val="right"/>
              <w:rPr>
                <w:ins w:id="3506" w:author="Qizhou Duan" w:date="2024-06-21T12:05:00Z"/>
                <w:rFonts w:ascii="Times New Roman" w:eastAsia="Times New Roman" w:hAnsi="Times New Roman" w:cs="Times New Roman"/>
                <w:color w:val="222222"/>
                <w:sz w:val="16"/>
                <w:szCs w:val="16"/>
                <w:lang w:eastAsia="zh-CN"/>
                <w:rPrChange w:id="3507" w:author="Qizhou Duan" w:date="2024-06-21T12:05:00Z">
                  <w:rPr>
                    <w:ins w:id="3508" w:author="Qizhou Duan" w:date="2024-06-21T12:05:00Z"/>
                    <w:rFonts w:ascii="Cambria" w:eastAsia="Times New Roman" w:hAnsi="Cambria" w:cs="Times New Roman"/>
                    <w:color w:val="222222"/>
                    <w:sz w:val="23"/>
                    <w:szCs w:val="23"/>
                    <w:lang w:eastAsia="zh-CN"/>
                  </w:rPr>
                </w:rPrChange>
              </w:rPr>
            </w:pPr>
            <w:ins w:id="3509" w:author="Qizhou Duan" w:date="2024-06-21T12:05:00Z">
              <w:r w:rsidRPr="0042489F">
                <w:rPr>
                  <w:rFonts w:ascii="Times New Roman" w:eastAsia="Times New Roman" w:hAnsi="Times New Roman" w:cs="Times New Roman"/>
                  <w:color w:val="222222"/>
                  <w:sz w:val="16"/>
                  <w:szCs w:val="16"/>
                  <w:lang w:eastAsia="zh-CN"/>
                  <w:rPrChange w:id="351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5CF8336" w14:textId="77777777" w:rsidR="0042489F" w:rsidRPr="0042489F" w:rsidRDefault="0042489F" w:rsidP="0042489F">
            <w:pPr>
              <w:suppressAutoHyphens w:val="0"/>
              <w:spacing w:before="150" w:after="150" w:line="240" w:lineRule="auto"/>
              <w:jc w:val="right"/>
              <w:rPr>
                <w:ins w:id="3511" w:author="Qizhou Duan" w:date="2024-06-21T12:05:00Z"/>
                <w:rFonts w:ascii="Times New Roman" w:eastAsia="Times New Roman" w:hAnsi="Times New Roman" w:cs="Times New Roman"/>
                <w:color w:val="222222"/>
                <w:sz w:val="16"/>
                <w:szCs w:val="16"/>
                <w:lang w:eastAsia="zh-CN"/>
                <w:rPrChange w:id="3512" w:author="Qizhou Duan" w:date="2024-06-21T12:05:00Z">
                  <w:rPr>
                    <w:ins w:id="3513" w:author="Qizhou Duan" w:date="2024-06-21T12:05:00Z"/>
                    <w:rFonts w:ascii="Cambria" w:eastAsia="Times New Roman" w:hAnsi="Cambria" w:cs="Times New Roman"/>
                    <w:color w:val="222222"/>
                    <w:sz w:val="23"/>
                    <w:szCs w:val="23"/>
                    <w:lang w:eastAsia="zh-CN"/>
                  </w:rPr>
                </w:rPrChange>
              </w:rPr>
            </w:pPr>
            <w:ins w:id="3514" w:author="Qizhou Duan" w:date="2024-06-21T12:05:00Z">
              <w:r w:rsidRPr="0042489F">
                <w:rPr>
                  <w:rFonts w:ascii="Times New Roman" w:eastAsia="Times New Roman" w:hAnsi="Times New Roman" w:cs="Times New Roman"/>
                  <w:color w:val="222222"/>
                  <w:sz w:val="16"/>
                  <w:szCs w:val="16"/>
                  <w:lang w:eastAsia="zh-CN"/>
                  <w:rPrChange w:id="351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4E97A4C" w14:textId="77777777" w:rsidR="0042489F" w:rsidRPr="0042489F" w:rsidRDefault="0042489F" w:rsidP="0042489F">
            <w:pPr>
              <w:suppressAutoHyphens w:val="0"/>
              <w:spacing w:before="150" w:after="150" w:line="240" w:lineRule="auto"/>
              <w:jc w:val="right"/>
              <w:rPr>
                <w:ins w:id="3516" w:author="Qizhou Duan" w:date="2024-06-21T12:05:00Z"/>
                <w:rFonts w:ascii="Times New Roman" w:eastAsia="Times New Roman" w:hAnsi="Times New Roman" w:cs="Times New Roman"/>
                <w:color w:val="222222"/>
                <w:sz w:val="16"/>
                <w:szCs w:val="16"/>
                <w:lang w:eastAsia="zh-CN"/>
                <w:rPrChange w:id="3517" w:author="Qizhou Duan" w:date="2024-06-21T12:05:00Z">
                  <w:rPr>
                    <w:ins w:id="3518" w:author="Qizhou Duan" w:date="2024-06-21T12:05:00Z"/>
                    <w:rFonts w:ascii="Cambria" w:eastAsia="Times New Roman" w:hAnsi="Cambria" w:cs="Times New Roman"/>
                    <w:color w:val="222222"/>
                    <w:sz w:val="23"/>
                    <w:szCs w:val="23"/>
                    <w:lang w:eastAsia="zh-CN"/>
                  </w:rPr>
                </w:rPrChange>
              </w:rPr>
            </w:pPr>
            <w:ins w:id="3519" w:author="Qizhou Duan" w:date="2024-06-21T12:05:00Z">
              <w:r w:rsidRPr="0042489F">
                <w:rPr>
                  <w:rFonts w:ascii="Times New Roman" w:eastAsia="Times New Roman" w:hAnsi="Times New Roman" w:cs="Times New Roman"/>
                  <w:color w:val="222222"/>
                  <w:sz w:val="16"/>
                  <w:szCs w:val="16"/>
                  <w:lang w:eastAsia="zh-CN"/>
                  <w:rPrChange w:id="3520"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4829BAA" w14:textId="77777777" w:rsidTr="0042489F">
        <w:trPr>
          <w:ins w:id="3521" w:author="Qizhou Duan" w:date="2024-06-21T12:05:00Z"/>
        </w:trPr>
        <w:tc>
          <w:tcPr>
            <w:tcW w:w="0" w:type="auto"/>
            <w:shd w:val="clear" w:color="auto" w:fill="auto"/>
            <w:tcMar>
              <w:top w:w="0" w:type="dxa"/>
              <w:left w:w="75" w:type="dxa"/>
              <w:bottom w:w="0" w:type="dxa"/>
              <w:right w:w="75" w:type="dxa"/>
            </w:tcMar>
            <w:vAlign w:val="center"/>
            <w:hideMark/>
          </w:tcPr>
          <w:p w14:paraId="693DE466" w14:textId="77777777" w:rsidR="0042489F" w:rsidRPr="0042489F" w:rsidRDefault="0042489F" w:rsidP="0042489F">
            <w:pPr>
              <w:suppressAutoHyphens w:val="0"/>
              <w:spacing w:before="150" w:after="150" w:line="240" w:lineRule="auto"/>
              <w:rPr>
                <w:ins w:id="3522" w:author="Qizhou Duan" w:date="2024-06-21T12:05:00Z"/>
                <w:rFonts w:ascii="Times New Roman" w:eastAsia="Times New Roman" w:hAnsi="Times New Roman" w:cs="Times New Roman"/>
                <w:color w:val="222222"/>
                <w:sz w:val="16"/>
                <w:szCs w:val="16"/>
                <w:lang w:eastAsia="zh-CN"/>
                <w:rPrChange w:id="3523" w:author="Qizhou Duan" w:date="2024-06-21T12:05:00Z">
                  <w:rPr>
                    <w:ins w:id="3524" w:author="Qizhou Duan" w:date="2024-06-21T12:05:00Z"/>
                    <w:rFonts w:ascii="Cambria" w:eastAsia="Times New Roman" w:hAnsi="Cambria" w:cs="Times New Roman"/>
                    <w:color w:val="222222"/>
                    <w:sz w:val="23"/>
                    <w:szCs w:val="23"/>
                    <w:lang w:eastAsia="zh-CN"/>
                  </w:rPr>
                </w:rPrChange>
              </w:rPr>
            </w:pPr>
            <w:ins w:id="3525" w:author="Qizhou Duan" w:date="2024-06-21T12:05:00Z">
              <w:r w:rsidRPr="0042489F">
                <w:rPr>
                  <w:rFonts w:ascii="Times New Roman" w:eastAsia="Times New Roman" w:hAnsi="Times New Roman" w:cs="Times New Roman"/>
                  <w:color w:val="222222"/>
                  <w:sz w:val="16"/>
                  <w:szCs w:val="16"/>
                  <w:lang w:eastAsia="zh-CN"/>
                  <w:rPrChange w:id="3526" w:author="Qizhou Duan" w:date="2024-06-21T12:05:00Z">
                    <w:rPr>
                      <w:rFonts w:ascii="Cambria" w:eastAsia="Times New Roman" w:hAnsi="Cambria" w:cs="Times New Roman"/>
                      <w:color w:val="222222"/>
                      <w:sz w:val="23"/>
                      <w:szCs w:val="23"/>
                      <w:lang w:eastAsia="zh-CN"/>
                    </w:rPr>
                  </w:rPrChange>
                </w:rPr>
                <w:t>Pfeiffer et al. (2023)</w:t>
              </w:r>
            </w:ins>
          </w:p>
        </w:tc>
        <w:tc>
          <w:tcPr>
            <w:tcW w:w="0" w:type="auto"/>
            <w:shd w:val="clear" w:color="auto" w:fill="auto"/>
            <w:tcMar>
              <w:top w:w="0" w:type="dxa"/>
              <w:left w:w="75" w:type="dxa"/>
              <w:bottom w:w="0" w:type="dxa"/>
              <w:right w:w="75" w:type="dxa"/>
            </w:tcMar>
            <w:vAlign w:val="center"/>
            <w:hideMark/>
          </w:tcPr>
          <w:p w14:paraId="06701791" w14:textId="77777777" w:rsidR="0042489F" w:rsidRPr="0042489F" w:rsidRDefault="0042489F" w:rsidP="0042489F">
            <w:pPr>
              <w:suppressAutoHyphens w:val="0"/>
              <w:spacing w:before="150" w:after="150" w:line="240" w:lineRule="auto"/>
              <w:jc w:val="right"/>
              <w:rPr>
                <w:ins w:id="3527" w:author="Qizhou Duan" w:date="2024-06-21T12:05:00Z"/>
                <w:rFonts w:ascii="Times New Roman" w:eastAsia="Times New Roman" w:hAnsi="Times New Roman" w:cs="Times New Roman"/>
                <w:color w:val="222222"/>
                <w:sz w:val="16"/>
                <w:szCs w:val="16"/>
                <w:lang w:eastAsia="zh-CN"/>
                <w:rPrChange w:id="3528" w:author="Qizhou Duan" w:date="2024-06-21T12:05:00Z">
                  <w:rPr>
                    <w:ins w:id="3529" w:author="Qizhou Duan" w:date="2024-06-21T12:05:00Z"/>
                    <w:rFonts w:ascii="Cambria" w:eastAsia="Times New Roman" w:hAnsi="Cambria" w:cs="Times New Roman"/>
                    <w:color w:val="222222"/>
                    <w:sz w:val="23"/>
                    <w:szCs w:val="23"/>
                    <w:lang w:eastAsia="zh-CN"/>
                  </w:rPr>
                </w:rPrChange>
              </w:rPr>
            </w:pPr>
            <w:ins w:id="3530" w:author="Qizhou Duan" w:date="2024-06-21T12:05:00Z">
              <w:r w:rsidRPr="0042489F">
                <w:rPr>
                  <w:rFonts w:ascii="Times New Roman" w:eastAsia="Times New Roman" w:hAnsi="Times New Roman" w:cs="Times New Roman"/>
                  <w:color w:val="222222"/>
                  <w:sz w:val="16"/>
                  <w:szCs w:val="16"/>
                  <w:lang w:eastAsia="zh-CN"/>
                  <w:rPrChange w:id="3531" w:author="Qizhou Duan" w:date="2024-06-21T12:05:00Z">
                    <w:rPr>
                      <w:rFonts w:ascii="Cambria" w:eastAsia="Times New Roman" w:hAnsi="Cambria" w:cs="Times New Roman"/>
                      <w:color w:val="222222"/>
                      <w:sz w:val="23"/>
                      <w:szCs w:val="23"/>
                      <w:lang w:eastAsia="zh-CN"/>
                    </w:rPr>
                  </w:rPrChange>
                </w:rPr>
                <w:t>163</w:t>
              </w:r>
            </w:ins>
          </w:p>
        </w:tc>
        <w:tc>
          <w:tcPr>
            <w:tcW w:w="0" w:type="auto"/>
            <w:shd w:val="clear" w:color="auto" w:fill="auto"/>
            <w:tcMar>
              <w:top w:w="0" w:type="dxa"/>
              <w:left w:w="75" w:type="dxa"/>
              <w:bottom w:w="0" w:type="dxa"/>
              <w:right w:w="75" w:type="dxa"/>
            </w:tcMar>
            <w:vAlign w:val="center"/>
            <w:hideMark/>
          </w:tcPr>
          <w:p w14:paraId="1544C87B" w14:textId="77777777" w:rsidR="0042489F" w:rsidRPr="0042489F" w:rsidRDefault="0042489F" w:rsidP="0042489F">
            <w:pPr>
              <w:suppressAutoHyphens w:val="0"/>
              <w:spacing w:before="150" w:after="150" w:line="240" w:lineRule="auto"/>
              <w:jc w:val="right"/>
              <w:rPr>
                <w:ins w:id="3532" w:author="Qizhou Duan" w:date="2024-06-21T12:05:00Z"/>
                <w:rFonts w:ascii="Times New Roman" w:eastAsia="Times New Roman" w:hAnsi="Times New Roman" w:cs="Times New Roman"/>
                <w:color w:val="222222"/>
                <w:sz w:val="16"/>
                <w:szCs w:val="16"/>
                <w:lang w:eastAsia="zh-CN"/>
                <w:rPrChange w:id="3533" w:author="Qizhou Duan" w:date="2024-06-21T12:05:00Z">
                  <w:rPr>
                    <w:ins w:id="3534" w:author="Qizhou Duan" w:date="2024-06-21T12:05:00Z"/>
                    <w:rFonts w:ascii="Cambria" w:eastAsia="Times New Roman" w:hAnsi="Cambria" w:cs="Times New Roman"/>
                    <w:color w:val="222222"/>
                    <w:sz w:val="23"/>
                    <w:szCs w:val="23"/>
                    <w:lang w:eastAsia="zh-CN"/>
                  </w:rPr>
                </w:rPrChange>
              </w:rPr>
            </w:pPr>
            <w:ins w:id="3535" w:author="Qizhou Duan" w:date="2024-06-21T12:05:00Z">
              <w:r w:rsidRPr="0042489F">
                <w:rPr>
                  <w:rFonts w:ascii="Times New Roman" w:eastAsia="Times New Roman" w:hAnsi="Times New Roman" w:cs="Times New Roman"/>
                  <w:color w:val="222222"/>
                  <w:sz w:val="16"/>
                  <w:szCs w:val="16"/>
                  <w:lang w:eastAsia="zh-CN"/>
                  <w:rPrChange w:id="353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ACBD002" w14:textId="77777777" w:rsidR="0042489F" w:rsidRPr="0042489F" w:rsidRDefault="0042489F" w:rsidP="0042489F">
            <w:pPr>
              <w:suppressAutoHyphens w:val="0"/>
              <w:spacing w:before="150" w:after="150" w:line="240" w:lineRule="auto"/>
              <w:jc w:val="right"/>
              <w:rPr>
                <w:ins w:id="3537" w:author="Qizhou Duan" w:date="2024-06-21T12:05:00Z"/>
                <w:rFonts w:ascii="Times New Roman" w:eastAsia="Times New Roman" w:hAnsi="Times New Roman" w:cs="Times New Roman"/>
                <w:color w:val="222222"/>
                <w:sz w:val="16"/>
                <w:szCs w:val="16"/>
                <w:lang w:eastAsia="zh-CN"/>
                <w:rPrChange w:id="3538" w:author="Qizhou Duan" w:date="2024-06-21T12:05:00Z">
                  <w:rPr>
                    <w:ins w:id="3539" w:author="Qizhou Duan" w:date="2024-06-21T12:05:00Z"/>
                    <w:rFonts w:ascii="Cambria" w:eastAsia="Times New Roman" w:hAnsi="Cambria" w:cs="Times New Roman"/>
                    <w:color w:val="222222"/>
                    <w:sz w:val="23"/>
                    <w:szCs w:val="23"/>
                    <w:lang w:eastAsia="zh-CN"/>
                  </w:rPr>
                </w:rPrChange>
              </w:rPr>
            </w:pPr>
            <w:ins w:id="3540" w:author="Qizhou Duan" w:date="2024-06-21T12:05:00Z">
              <w:r w:rsidRPr="0042489F">
                <w:rPr>
                  <w:rFonts w:ascii="Times New Roman" w:eastAsia="Times New Roman" w:hAnsi="Times New Roman" w:cs="Times New Roman"/>
                  <w:color w:val="222222"/>
                  <w:sz w:val="16"/>
                  <w:szCs w:val="16"/>
                  <w:lang w:eastAsia="zh-CN"/>
                  <w:rPrChange w:id="354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7F78E7B" w14:textId="77777777" w:rsidR="0042489F" w:rsidRPr="0042489F" w:rsidRDefault="0042489F" w:rsidP="0042489F">
            <w:pPr>
              <w:suppressAutoHyphens w:val="0"/>
              <w:spacing w:before="150" w:after="150" w:line="240" w:lineRule="auto"/>
              <w:jc w:val="right"/>
              <w:rPr>
                <w:ins w:id="3542" w:author="Qizhou Duan" w:date="2024-06-21T12:05:00Z"/>
                <w:rFonts w:ascii="Times New Roman" w:eastAsia="Times New Roman" w:hAnsi="Times New Roman" w:cs="Times New Roman"/>
                <w:color w:val="222222"/>
                <w:sz w:val="16"/>
                <w:szCs w:val="16"/>
                <w:lang w:eastAsia="zh-CN"/>
                <w:rPrChange w:id="3543" w:author="Qizhou Duan" w:date="2024-06-21T12:05:00Z">
                  <w:rPr>
                    <w:ins w:id="3544" w:author="Qizhou Duan" w:date="2024-06-21T12:05:00Z"/>
                    <w:rFonts w:ascii="Cambria" w:eastAsia="Times New Roman" w:hAnsi="Cambria" w:cs="Times New Roman"/>
                    <w:color w:val="222222"/>
                    <w:sz w:val="23"/>
                    <w:szCs w:val="23"/>
                    <w:lang w:eastAsia="zh-CN"/>
                  </w:rPr>
                </w:rPrChange>
              </w:rPr>
            </w:pPr>
            <w:ins w:id="3545" w:author="Qizhou Duan" w:date="2024-06-21T12:05:00Z">
              <w:r w:rsidRPr="0042489F">
                <w:rPr>
                  <w:rFonts w:ascii="Times New Roman" w:eastAsia="Times New Roman" w:hAnsi="Times New Roman" w:cs="Times New Roman"/>
                  <w:color w:val="222222"/>
                  <w:sz w:val="16"/>
                  <w:szCs w:val="16"/>
                  <w:lang w:eastAsia="zh-CN"/>
                  <w:rPrChange w:id="354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F21CF89" w14:textId="77777777" w:rsidR="0042489F" w:rsidRPr="0042489F" w:rsidRDefault="0042489F" w:rsidP="0042489F">
            <w:pPr>
              <w:suppressAutoHyphens w:val="0"/>
              <w:spacing w:before="150" w:after="150" w:line="240" w:lineRule="auto"/>
              <w:jc w:val="right"/>
              <w:rPr>
                <w:ins w:id="3547" w:author="Qizhou Duan" w:date="2024-06-21T12:05:00Z"/>
                <w:rFonts w:ascii="Times New Roman" w:eastAsia="Times New Roman" w:hAnsi="Times New Roman" w:cs="Times New Roman"/>
                <w:color w:val="222222"/>
                <w:sz w:val="16"/>
                <w:szCs w:val="16"/>
                <w:lang w:eastAsia="zh-CN"/>
                <w:rPrChange w:id="3548" w:author="Qizhou Duan" w:date="2024-06-21T12:05:00Z">
                  <w:rPr>
                    <w:ins w:id="3549" w:author="Qizhou Duan" w:date="2024-06-21T12:05:00Z"/>
                    <w:rFonts w:ascii="Cambria" w:eastAsia="Times New Roman" w:hAnsi="Cambria" w:cs="Times New Roman"/>
                    <w:color w:val="222222"/>
                    <w:sz w:val="23"/>
                    <w:szCs w:val="23"/>
                    <w:lang w:eastAsia="zh-CN"/>
                  </w:rPr>
                </w:rPrChange>
              </w:rPr>
            </w:pPr>
            <w:ins w:id="3550" w:author="Qizhou Duan" w:date="2024-06-21T12:05:00Z">
              <w:r w:rsidRPr="0042489F">
                <w:rPr>
                  <w:rFonts w:ascii="Times New Roman" w:eastAsia="Times New Roman" w:hAnsi="Times New Roman" w:cs="Times New Roman"/>
                  <w:color w:val="222222"/>
                  <w:sz w:val="16"/>
                  <w:szCs w:val="16"/>
                  <w:lang w:eastAsia="zh-CN"/>
                  <w:rPrChange w:id="355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F23A637" w14:textId="77777777" w:rsidR="0042489F" w:rsidRPr="0042489F" w:rsidRDefault="0042489F" w:rsidP="0042489F">
            <w:pPr>
              <w:suppressAutoHyphens w:val="0"/>
              <w:spacing w:before="150" w:after="150" w:line="240" w:lineRule="auto"/>
              <w:jc w:val="right"/>
              <w:rPr>
                <w:ins w:id="3552" w:author="Qizhou Duan" w:date="2024-06-21T12:05:00Z"/>
                <w:rFonts w:ascii="Times New Roman" w:eastAsia="Times New Roman" w:hAnsi="Times New Roman" w:cs="Times New Roman"/>
                <w:color w:val="222222"/>
                <w:sz w:val="16"/>
                <w:szCs w:val="16"/>
                <w:lang w:eastAsia="zh-CN"/>
                <w:rPrChange w:id="3553" w:author="Qizhou Duan" w:date="2024-06-21T12:05:00Z">
                  <w:rPr>
                    <w:ins w:id="3554" w:author="Qizhou Duan" w:date="2024-06-21T12:05:00Z"/>
                    <w:rFonts w:ascii="Cambria" w:eastAsia="Times New Roman" w:hAnsi="Cambria" w:cs="Times New Roman"/>
                    <w:color w:val="222222"/>
                    <w:sz w:val="23"/>
                    <w:szCs w:val="23"/>
                    <w:lang w:eastAsia="zh-CN"/>
                  </w:rPr>
                </w:rPrChange>
              </w:rPr>
            </w:pPr>
            <w:ins w:id="3555" w:author="Qizhou Duan" w:date="2024-06-21T12:05:00Z">
              <w:r w:rsidRPr="0042489F">
                <w:rPr>
                  <w:rFonts w:ascii="Times New Roman" w:eastAsia="Times New Roman" w:hAnsi="Times New Roman" w:cs="Times New Roman"/>
                  <w:color w:val="222222"/>
                  <w:sz w:val="16"/>
                  <w:szCs w:val="16"/>
                  <w:lang w:eastAsia="zh-CN"/>
                  <w:rPrChange w:id="355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5AC77F4" w14:textId="77777777" w:rsidR="0042489F" w:rsidRPr="0042489F" w:rsidRDefault="0042489F" w:rsidP="0042489F">
            <w:pPr>
              <w:suppressAutoHyphens w:val="0"/>
              <w:spacing w:before="150" w:after="150" w:line="240" w:lineRule="auto"/>
              <w:jc w:val="right"/>
              <w:rPr>
                <w:ins w:id="3557" w:author="Qizhou Duan" w:date="2024-06-21T12:05:00Z"/>
                <w:rFonts w:ascii="Times New Roman" w:eastAsia="Times New Roman" w:hAnsi="Times New Roman" w:cs="Times New Roman"/>
                <w:color w:val="222222"/>
                <w:sz w:val="16"/>
                <w:szCs w:val="16"/>
                <w:lang w:eastAsia="zh-CN"/>
                <w:rPrChange w:id="3558" w:author="Qizhou Duan" w:date="2024-06-21T12:05:00Z">
                  <w:rPr>
                    <w:ins w:id="3559" w:author="Qizhou Duan" w:date="2024-06-21T12:05:00Z"/>
                    <w:rFonts w:ascii="Cambria" w:eastAsia="Times New Roman" w:hAnsi="Cambria" w:cs="Times New Roman"/>
                    <w:color w:val="222222"/>
                    <w:sz w:val="23"/>
                    <w:szCs w:val="23"/>
                    <w:lang w:eastAsia="zh-CN"/>
                  </w:rPr>
                </w:rPrChange>
              </w:rPr>
            </w:pPr>
            <w:ins w:id="3560" w:author="Qizhou Duan" w:date="2024-06-21T12:05:00Z">
              <w:r w:rsidRPr="0042489F">
                <w:rPr>
                  <w:rFonts w:ascii="Times New Roman" w:eastAsia="Times New Roman" w:hAnsi="Times New Roman" w:cs="Times New Roman"/>
                  <w:color w:val="222222"/>
                  <w:sz w:val="16"/>
                  <w:szCs w:val="16"/>
                  <w:lang w:eastAsia="zh-CN"/>
                  <w:rPrChange w:id="356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02DB1148" w14:textId="77777777" w:rsidTr="0042489F">
        <w:trPr>
          <w:ins w:id="3562" w:author="Qizhou Duan" w:date="2024-06-21T12:05:00Z"/>
        </w:trPr>
        <w:tc>
          <w:tcPr>
            <w:tcW w:w="0" w:type="auto"/>
            <w:shd w:val="clear" w:color="auto" w:fill="auto"/>
            <w:tcMar>
              <w:top w:w="0" w:type="dxa"/>
              <w:left w:w="75" w:type="dxa"/>
              <w:bottom w:w="0" w:type="dxa"/>
              <w:right w:w="75" w:type="dxa"/>
            </w:tcMar>
            <w:vAlign w:val="center"/>
            <w:hideMark/>
          </w:tcPr>
          <w:p w14:paraId="019AA24D" w14:textId="77777777" w:rsidR="0042489F" w:rsidRPr="0042489F" w:rsidRDefault="0042489F" w:rsidP="0042489F">
            <w:pPr>
              <w:suppressAutoHyphens w:val="0"/>
              <w:spacing w:before="150" w:after="150" w:line="240" w:lineRule="auto"/>
              <w:rPr>
                <w:ins w:id="3563" w:author="Qizhou Duan" w:date="2024-06-21T12:05:00Z"/>
                <w:rFonts w:ascii="Times New Roman" w:eastAsia="Times New Roman" w:hAnsi="Times New Roman" w:cs="Times New Roman"/>
                <w:color w:val="222222"/>
                <w:sz w:val="16"/>
                <w:szCs w:val="16"/>
                <w:lang w:eastAsia="zh-CN"/>
                <w:rPrChange w:id="3564" w:author="Qizhou Duan" w:date="2024-06-21T12:05:00Z">
                  <w:rPr>
                    <w:ins w:id="3565" w:author="Qizhou Duan" w:date="2024-06-21T12:05:00Z"/>
                    <w:rFonts w:ascii="Cambria" w:eastAsia="Times New Roman" w:hAnsi="Cambria" w:cs="Times New Roman"/>
                    <w:color w:val="222222"/>
                    <w:sz w:val="23"/>
                    <w:szCs w:val="23"/>
                    <w:lang w:eastAsia="zh-CN"/>
                  </w:rPr>
                </w:rPrChange>
              </w:rPr>
            </w:pPr>
            <w:ins w:id="3566" w:author="Qizhou Duan" w:date="2024-06-21T12:05:00Z">
              <w:r w:rsidRPr="0042489F">
                <w:rPr>
                  <w:rFonts w:ascii="Times New Roman" w:eastAsia="Times New Roman" w:hAnsi="Times New Roman" w:cs="Times New Roman"/>
                  <w:color w:val="222222"/>
                  <w:sz w:val="16"/>
                  <w:szCs w:val="16"/>
                  <w:lang w:eastAsia="zh-CN"/>
                  <w:rPrChange w:id="3567" w:author="Qizhou Duan" w:date="2024-06-21T12:05:00Z">
                    <w:rPr>
                      <w:rFonts w:ascii="Cambria" w:eastAsia="Times New Roman" w:hAnsi="Cambria" w:cs="Times New Roman"/>
                      <w:color w:val="222222"/>
                      <w:sz w:val="23"/>
                      <w:szCs w:val="23"/>
                      <w:lang w:eastAsia="zh-CN"/>
                    </w:rPr>
                  </w:rPrChange>
                </w:rPr>
                <w:t>Read et al. (2022)</w:t>
              </w:r>
            </w:ins>
          </w:p>
        </w:tc>
        <w:tc>
          <w:tcPr>
            <w:tcW w:w="0" w:type="auto"/>
            <w:shd w:val="clear" w:color="auto" w:fill="auto"/>
            <w:tcMar>
              <w:top w:w="0" w:type="dxa"/>
              <w:left w:w="75" w:type="dxa"/>
              <w:bottom w:w="0" w:type="dxa"/>
              <w:right w:w="75" w:type="dxa"/>
            </w:tcMar>
            <w:vAlign w:val="center"/>
            <w:hideMark/>
          </w:tcPr>
          <w:p w14:paraId="245119C6" w14:textId="77777777" w:rsidR="0042489F" w:rsidRPr="0042489F" w:rsidRDefault="0042489F" w:rsidP="0042489F">
            <w:pPr>
              <w:suppressAutoHyphens w:val="0"/>
              <w:spacing w:before="150" w:after="150" w:line="240" w:lineRule="auto"/>
              <w:jc w:val="right"/>
              <w:rPr>
                <w:ins w:id="3568" w:author="Qizhou Duan" w:date="2024-06-21T12:05:00Z"/>
                <w:rFonts w:ascii="Times New Roman" w:eastAsia="Times New Roman" w:hAnsi="Times New Roman" w:cs="Times New Roman"/>
                <w:color w:val="222222"/>
                <w:sz w:val="16"/>
                <w:szCs w:val="16"/>
                <w:lang w:eastAsia="zh-CN"/>
                <w:rPrChange w:id="3569" w:author="Qizhou Duan" w:date="2024-06-21T12:05:00Z">
                  <w:rPr>
                    <w:ins w:id="3570" w:author="Qizhou Duan" w:date="2024-06-21T12:05:00Z"/>
                    <w:rFonts w:ascii="Cambria" w:eastAsia="Times New Roman" w:hAnsi="Cambria" w:cs="Times New Roman"/>
                    <w:color w:val="222222"/>
                    <w:sz w:val="23"/>
                    <w:szCs w:val="23"/>
                    <w:lang w:eastAsia="zh-CN"/>
                  </w:rPr>
                </w:rPrChange>
              </w:rPr>
            </w:pPr>
            <w:ins w:id="3571" w:author="Qizhou Duan" w:date="2024-06-21T12:05:00Z">
              <w:r w:rsidRPr="0042489F">
                <w:rPr>
                  <w:rFonts w:ascii="Times New Roman" w:eastAsia="Times New Roman" w:hAnsi="Times New Roman" w:cs="Times New Roman"/>
                  <w:color w:val="222222"/>
                  <w:sz w:val="16"/>
                  <w:szCs w:val="16"/>
                  <w:lang w:eastAsia="zh-CN"/>
                  <w:rPrChange w:id="3572" w:author="Qizhou Duan" w:date="2024-06-21T12:05:00Z">
                    <w:rPr>
                      <w:rFonts w:ascii="Cambria" w:eastAsia="Times New Roman" w:hAnsi="Cambria" w:cs="Times New Roman"/>
                      <w:color w:val="222222"/>
                      <w:sz w:val="23"/>
                      <w:szCs w:val="23"/>
                      <w:lang w:eastAsia="zh-CN"/>
                    </w:rPr>
                  </w:rPrChange>
                </w:rPr>
                <w:t>109</w:t>
              </w:r>
            </w:ins>
          </w:p>
        </w:tc>
        <w:tc>
          <w:tcPr>
            <w:tcW w:w="0" w:type="auto"/>
            <w:shd w:val="clear" w:color="auto" w:fill="auto"/>
            <w:tcMar>
              <w:top w:w="0" w:type="dxa"/>
              <w:left w:w="75" w:type="dxa"/>
              <w:bottom w:w="0" w:type="dxa"/>
              <w:right w:w="75" w:type="dxa"/>
            </w:tcMar>
            <w:vAlign w:val="center"/>
            <w:hideMark/>
          </w:tcPr>
          <w:p w14:paraId="56568471" w14:textId="77777777" w:rsidR="0042489F" w:rsidRPr="0042489F" w:rsidRDefault="0042489F" w:rsidP="0042489F">
            <w:pPr>
              <w:suppressAutoHyphens w:val="0"/>
              <w:spacing w:before="150" w:after="150" w:line="240" w:lineRule="auto"/>
              <w:jc w:val="right"/>
              <w:rPr>
                <w:ins w:id="3573" w:author="Qizhou Duan" w:date="2024-06-21T12:05:00Z"/>
                <w:rFonts w:ascii="Times New Roman" w:eastAsia="Times New Roman" w:hAnsi="Times New Roman" w:cs="Times New Roman"/>
                <w:color w:val="222222"/>
                <w:sz w:val="16"/>
                <w:szCs w:val="16"/>
                <w:lang w:eastAsia="zh-CN"/>
                <w:rPrChange w:id="3574" w:author="Qizhou Duan" w:date="2024-06-21T12:05:00Z">
                  <w:rPr>
                    <w:ins w:id="3575" w:author="Qizhou Duan" w:date="2024-06-21T12:05:00Z"/>
                    <w:rFonts w:ascii="Cambria" w:eastAsia="Times New Roman" w:hAnsi="Cambria" w:cs="Times New Roman"/>
                    <w:color w:val="222222"/>
                    <w:sz w:val="23"/>
                    <w:szCs w:val="23"/>
                    <w:lang w:eastAsia="zh-CN"/>
                  </w:rPr>
                </w:rPrChange>
              </w:rPr>
            </w:pPr>
            <w:ins w:id="3576" w:author="Qizhou Duan" w:date="2024-06-21T12:05:00Z">
              <w:r w:rsidRPr="0042489F">
                <w:rPr>
                  <w:rFonts w:ascii="Times New Roman" w:eastAsia="Times New Roman" w:hAnsi="Times New Roman" w:cs="Times New Roman"/>
                  <w:color w:val="222222"/>
                  <w:sz w:val="16"/>
                  <w:szCs w:val="16"/>
                  <w:lang w:eastAsia="zh-CN"/>
                  <w:rPrChange w:id="357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023BB47" w14:textId="77777777" w:rsidR="0042489F" w:rsidRPr="0042489F" w:rsidRDefault="0042489F" w:rsidP="0042489F">
            <w:pPr>
              <w:suppressAutoHyphens w:val="0"/>
              <w:spacing w:before="150" w:after="150" w:line="240" w:lineRule="auto"/>
              <w:jc w:val="right"/>
              <w:rPr>
                <w:ins w:id="3578" w:author="Qizhou Duan" w:date="2024-06-21T12:05:00Z"/>
                <w:rFonts w:ascii="Times New Roman" w:eastAsia="Times New Roman" w:hAnsi="Times New Roman" w:cs="Times New Roman"/>
                <w:color w:val="222222"/>
                <w:sz w:val="16"/>
                <w:szCs w:val="16"/>
                <w:lang w:eastAsia="zh-CN"/>
                <w:rPrChange w:id="3579" w:author="Qizhou Duan" w:date="2024-06-21T12:05:00Z">
                  <w:rPr>
                    <w:ins w:id="3580" w:author="Qizhou Duan" w:date="2024-06-21T12:05:00Z"/>
                    <w:rFonts w:ascii="Cambria" w:eastAsia="Times New Roman" w:hAnsi="Cambria" w:cs="Times New Roman"/>
                    <w:color w:val="222222"/>
                    <w:sz w:val="23"/>
                    <w:szCs w:val="23"/>
                    <w:lang w:eastAsia="zh-CN"/>
                  </w:rPr>
                </w:rPrChange>
              </w:rPr>
            </w:pPr>
            <w:ins w:id="3581" w:author="Qizhou Duan" w:date="2024-06-21T12:05:00Z">
              <w:r w:rsidRPr="0042489F">
                <w:rPr>
                  <w:rFonts w:ascii="Times New Roman" w:eastAsia="Times New Roman" w:hAnsi="Times New Roman" w:cs="Times New Roman"/>
                  <w:color w:val="222222"/>
                  <w:sz w:val="16"/>
                  <w:szCs w:val="16"/>
                  <w:lang w:eastAsia="zh-CN"/>
                  <w:rPrChange w:id="358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5D47B52" w14:textId="77777777" w:rsidR="0042489F" w:rsidRPr="0042489F" w:rsidRDefault="0042489F" w:rsidP="0042489F">
            <w:pPr>
              <w:suppressAutoHyphens w:val="0"/>
              <w:spacing w:before="150" w:after="150" w:line="240" w:lineRule="auto"/>
              <w:jc w:val="right"/>
              <w:rPr>
                <w:ins w:id="3583" w:author="Qizhou Duan" w:date="2024-06-21T12:05:00Z"/>
                <w:rFonts w:ascii="Times New Roman" w:eastAsia="Times New Roman" w:hAnsi="Times New Roman" w:cs="Times New Roman"/>
                <w:color w:val="222222"/>
                <w:sz w:val="16"/>
                <w:szCs w:val="16"/>
                <w:lang w:eastAsia="zh-CN"/>
                <w:rPrChange w:id="3584" w:author="Qizhou Duan" w:date="2024-06-21T12:05:00Z">
                  <w:rPr>
                    <w:ins w:id="3585" w:author="Qizhou Duan" w:date="2024-06-21T12:05:00Z"/>
                    <w:rFonts w:ascii="Cambria" w:eastAsia="Times New Roman" w:hAnsi="Cambria" w:cs="Times New Roman"/>
                    <w:color w:val="222222"/>
                    <w:sz w:val="23"/>
                    <w:szCs w:val="23"/>
                    <w:lang w:eastAsia="zh-CN"/>
                  </w:rPr>
                </w:rPrChange>
              </w:rPr>
            </w:pPr>
            <w:ins w:id="3586" w:author="Qizhou Duan" w:date="2024-06-21T12:05:00Z">
              <w:r w:rsidRPr="0042489F">
                <w:rPr>
                  <w:rFonts w:ascii="Times New Roman" w:eastAsia="Times New Roman" w:hAnsi="Times New Roman" w:cs="Times New Roman"/>
                  <w:color w:val="222222"/>
                  <w:sz w:val="16"/>
                  <w:szCs w:val="16"/>
                  <w:lang w:eastAsia="zh-CN"/>
                  <w:rPrChange w:id="358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38BBB2D" w14:textId="77777777" w:rsidR="0042489F" w:rsidRPr="0042489F" w:rsidRDefault="0042489F" w:rsidP="0042489F">
            <w:pPr>
              <w:suppressAutoHyphens w:val="0"/>
              <w:spacing w:before="150" w:after="150" w:line="240" w:lineRule="auto"/>
              <w:jc w:val="right"/>
              <w:rPr>
                <w:ins w:id="3588" w:author="Qizhou Duan" w:date="2024-06-21T12:05:00Z"/>
                <w:rFonts w:ascii="Times New Roman" w:eastAsia="Times New Roman" w:hAnsi="Times New Roman" w:cs="Times New Roman"/>
                <w:color w:val="222222"/>
                <w:sz w:val="16"/>
                <w:szCs w:val="16"/>
                <w:lang w:eastAsia="zh-CN"/>
                <w:rPrChange w:id="3589" w:author="Qizhou Duan" w:date="2024-06-21T12:05:00Z">
                  <w:rPr>
                    <w:ins w:id="3590" w:author="Qizhou Duan" w:date="2024-06-21T12:05:00Z"/>
                    <w:rFonts w:ascii="Cambria" w:eastAsia="Times New Roman" w:hAnsi="Cambria" w:cs="Times New Roman"/>
                    <w:color w:val="222222"/>
                    <w:sz w:val="23"/>
                    <w:szCs w:val="23"/>
                    <w:lang w:eastAsia="zh-CN"/>
                  </w:rPr>
                </w:rPrChange>
              </w:rPr>
            </w:pPr>
            <w:ins w:id="3591" w:author="Qizhou Duan" w:date="2024-06-21T12:05:00Z">
              <w:r w:rsidRPr="0042489F">
                <w:rPr>
                  <w:rFonts w:ascii="Times New Roman" w:eastAsia="Times New Roman" w:hAnsi="Times New Roman" w:cs="Times New Roman"/>
                  <w:color w:val="222222"/>
                  <w:sz w:val="16"/>
                  <w:szCs w:val="16"/>
                  <w:lang w:eastAsia="zh-CN"/>
                  <w:rPrChange w:id="359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29884A3" w14:textId="77777777" w:rsidR="0042489F" w:rsidRPr="0042489F" w:rsidRDefault="0042489F" w:rsidP="0042489F">
            <w:pPr>
              <w:suppressAutoHyphens w:val="0"/>
              <w:spacing w:before="150" w:after="150" w:line="240" w:lineRule="auto"/>
              <w:jc w:val="right"/>
              <w:rPr>
                <w:ins w:id="3593" w:author="Qizhou Duan" w:date="2024-06-21T12:05:00Z"/>
                <w:rFonts w:ascii="Times New Roman" w:eastAsia="Times New Roman" w:hAnsi="Times New Roman" w:cs="Times New Roman"/>
                <w:color w:val="222222"/>
                <w:sz w:val="16"/>
                <w:szCs w:val="16"/>
                <w:lang w:eastAsia="zh-CN"/>
                <w:rPrChange w:id="3594" w:author="Qizhou Duan" w:date="2024-06-21T12:05:00Z">
                  <w:rPr>
                    <w:ins w:id="3595" w:author="Qizhou Duan" w:date="2024-06-21T12:05:00Z"/>
                    <w:rFonts w:ascii="Cambria" w:eastAsia="Times New Roman" w:hAnsi="Cambria" w:cs="Times New Roman"/>
                    <w:color w:val="222222"/>
                    <w:sz w:val="23"/>
                    <w:szCs w:val="23"/>
                    <w:lang w:eastAsia="zh-CN"/>
                  </w:rPr>
                </w:rPrChange>
              </w:rPr>
            </w:pPr>
            <w:ins w:id="3596" w:author="Qizhou Duan" w:date="2024-06-21T12:05:00Z">
              <w:r w:rsidRPr="0042489F">
                <w:rPr>
                  <w:rFonts w:ascii="Times New Roman" w:eastAsia="Times New Roman" w:hAnsi="Times New Roman" w:cs="Times New Roman"/>
                  <w:color w:val="222222"/>
                  <w:sz w:val="16"/>
                  <w:szCs w:val="16"/>
                  <w:lang w:eastAsia="zh-CN"/>
                  <w:rPrChange w:id="359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0255282" w14:textId="77777777" w:rsidR="0042489F" w:rsidRPr="0042489F" w:rsidRDefault="0042489F" w:rsidP="0042489F">
            <w:pPr>
              <w:suppressAutoHyphens w:val="0"/>
              <w:spacing w:before="150" w:after="150" w:line="240" w:lineRule="auto"/>
              <w:jc w:val="right"/>
              <w:rPr>
                <w:ins w:id="3598" w:author="Qizhou Duan" w:date="2024-06-21T12:05:00Z"/>
                <w:rFonts w:ascii="Times New Roman" w:eastAsia="Times New Roman" w:hAnsi="Times New Roman" w:cs="Times New Roman"/>
                <w:color w:val="222222"/>
                <w:sz w:val="16"/>
                <w:szCs w:val="16"/>
                <w:lang w:eastAsia="zh-CN"/>
                <w:rPrChange w:id="3599" w:author="Qizhou Duan" w:date="2024-06-21T12:05:00Z">
                  <w:rPr>
                    <w:ins w:id="3600" w:author="Qizhou Duan" w:date="2024-06-21T12:05:00Z"/>
                    <w:rFonts w:ascii="Cambria" w:eastAsia="Times New Roman" w:hAnsi="Cambria" w:cs="Times New Roman"/>
                    <w:color w:val="222222"/>
                    <w:sz w:val="23"/>
                    <w:szCs w:val="23"/>
                    <w:lang w:eastAsia="zh-CN"/>
                  </w:rPr>
                </w:rPrChange>
              </w:rPr>
            </w:pPr>
            <w:ins w:id="3601" w:author="Qizhou Duan" w:date="2024-06-21T12:05:00Z">
              <w:r w:rsidRPr="0042489F">
                <w:rPr>
                  <w:rFonts w:ascii="Times New Roman" w:eastAsia="Times New Roman" w:hAnsi="Times New Roman" w:cs="Times New Roman"/>
                  <w:color w:val="222222"/>
                  <w:sz w:val="16"/>
                  <w:szCs w:val="16"/>
                  <w:lang w:eastAsia="zh-CN"/>
                  <w:rPrChange w:id="3602"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CF10FEB" w14:textId="77777777" w:rsidTr="0042489F">
        <w:trPr>
          <w:ins w:id="3603" w:author="Qizhou Duan" w:date="2024-06-21T12:05:00Z"/>
        </w:trPr>
        <w:tc>
          <w:tcPr>
            <w:tcW w:w="0" w:type="auto"/>
            <w:shd w:val="clear" w:color="auto" w:fill="auto"/>
            <w:tcMar>
              <w:top w:w="0" w:type="dxa"/>
              <w:left w:w="75" w:type="dxa"/>
              <w:bottom w:w="0" w:type="dxa"/>
              <w:right w:w="75" w:type="dxa"/>
            </w:tcMar>
            <w:vAlign w:val="center"/>
            <w:hideMark/>
          </w:tcPr>
          <w:p w14:paraId="2932B8A5" w14:textId="77777777" w:rsidR="0042489F" w:rsidRPr="0042489F" w:rsidRDefault="0042489F" w:rsidP="0042489F">
            <w:pPr>
              <w:suppressAutoHyphens w:val="0"/>
              <w:spacing w:before="150" w:after="150" w:line="240" w:lineRule="auto"/>
              <w:rPr>
                <w:ins w:id="3604" w:author="Qizhou Duan" w:date="2024-06-21T12:05:00Z"/>
                <w:rFonts w:ascii="Times New Roman" w:eastAsia="Times New Roman" w:hAnsi="Times New Roman" w:cs="Times New Roman"/>
                <w:color w:val="222222"/>
                <w:sz w:val="16"/>
                <w:szCs w:val="16"/>
                <w:lang w:eastAsia="zh-CN"/>
                <w:rPrChange w:id="3605" w:author="Qizhou Duan" w:date="2024-06-21T12:05:00Z">
                  <w:rPr>
                    <w:ins w:id="3606" w:author="Qizhou Duan" w:date="2024-06-21T12:05:00Z"/>
                    <w:rFonts w:ascii="Cambria" w:eastAsia="Times New Roman" w:hAnsi="Cambria" w:cs="Times New Roman"/>
                    <w:color w:val="222222"/>
                    <w:sz w:val="23"/>
                    <w:szCs w:val="23"/>
                    <w:lang w:eastAsia="zh-CN"/>
                  </w:rPr>
                </w:rPrChange>
              </w:rPr>
            </w:pPr>
            <w:ins w:id="3607" w:author="Qizhou Duan" w:date="2024-06-21T12:05:00Z">
              <w:r w:rsidRPr="0042489F">
                <w:rPr>
                  <w:rFonts w:ascii="Times New Roman" w:eastAsia="Times New Roman" w:hAnsi="Times New Roman" w:cs="Times New Roman"/>
                  <w:color w:val="222222"/>
                  <w:sz w:val="16"/>
                  <w:szCs w:val="16"/>
                  <w:lang w:eastAsia="zh-CN"/>
                  <w:rPrChange w:id="3608" w:author="Qizhou Duan" w:date="2024-06-21T12:05:00Z">
                    <w:rPr>
                      <w:rFonts w:ascii="Cambria" w:eastAsia="Times New Roman" w:hAnsi="Cambria" w:cs="Times New Roman"/>
                      <w:color w:val="222222"/>
                      <w:sz w:val="23"/>
                      <w:szCs w:val="23"/>
                      <w:lang w:eastAsia="zh-CN"/>
                    </w:rPr>
                  </w:rPrChange>
                </w:rPr>
                <w:t>Sarialioglu et al. (2022)</w:t>
              </w:r>
            </w:ins>
          </w:p>
        </w:tc>
        <w:tc>
          <w:tcPr>
            <w:tcW w:w="0" w:type="auto"/>
            <w:shd w:val="clear" w:color="auto" w:fill="auto"/>
            <w:tcMar>
              <w:top w:w="0" w:type="dxa"/>
              <w:left w:w="75" w:type="dxa"/>
              <w:bottom w:w="0" w:type="dxa"/>
              <w:right w:w="75" w:type="dxa"/>
            </w:tcMar>
            <w:vAlign w:val="center"/>
            <w:hideMark/>
          </w:tcPr>
          <w:p w14:paraId="19E26258" w14:textId="77777777" w:rsidR="0042489F" w:rsidRPr="0042489F" w:rsidRDefault="0042489F" w:rsidP="0042489F">
            <w:pPr>
              <w:suppressAutoHyphens w:val="0"/>
              <w:spacing w:before="150" w:after="150" w:line="240" w:lineRule="auto"/>
              <w:jc w:val="right"/>
              <w:rPr>
                <w:ins w:id="3609" w:author="Qizhou Duan" w:date="2024-06-21T12:05:00Z"/>
                <w:rFonts w:ascii="Times New Roman" w:eastAsia="Times New Roman" w:hAnsi="Times New Roman" w:cs="Times New Roman"/>
                <w:color w:val="222222"/>
                <w:sz w:val="16"/>
                <w:szCs w:val="16"/>
                <w:lang w:eastAsia="zh-CN"/>
                <w:rPrChange w:id="3610" w:author="Qizhou Duan" w:date="2024-06-21T12:05:00Z">
                  <w:rPr>
                    <w:ins w:id="3611" w:author="Qizhou Duan" w:date="2024-06-21T12:05:00Z"/>
                    <w:rFonts w:ascii="Cambria" w:eastAsia="Times New Roman" w:hAnsi="Cambria" w:cs="Times New Roman"/>
                    <w:color w:val="222222"/>
                    <w:sz w:val="23"/>
                    <w:szCs w:val="23"/>
                    <w:lang w:eastAsia="zh-CN"/>
                  </w:rPr>
                </w:rPrChange>
              </w:rPr>
            </w:pPr>
            <w:ins w:id="3612" w:author="Qizhou Duan" w:date="2024-06-21T12:05:00Z">
              <w:r w:rsidRPr="0042489F">
                <w:rPr>
                  <w:rFonts w:ascii="Times New Roman" w:eastAsia="Times New Roman" w:hAnsi="Times New Roman" w:cs="Times New Roman"/>
                  <w:color w:val="222222"/>
                  <w:sz w:val="16"/>
                  <w:szCs w:val="16"/>
                  <w:lang w:eastAsia="zh-CN"/>
                  <w:rPrChange w:id="3613" w:author="Qizhou Duan" w:date="2024-06-21T12:05:00Z">
                    <w:rPr>
                      <w:rFonts w:ascii="Cambria" w:eastAsia="Times New Roman" w:hAnsi="Cambria" w:cs="Times New Roman"/>
                      <w:color w:val="222222"/>
                      <w:sz w:val="23"/>
                      <w:szCs w:val="23"/>
                      <w:lang w:eastAsia="zh-CN"/>
                    </w:rPr>
                  </w:rPrChange>
                </w:rPr>
                <w:t>175</w:t>
              </w:r>
            </w:ins>
          </w:p>
        </w:tc>
        <w:tc>
          <w:tcPr>
            <w:tcW w:w="0" w:type="auto"/>
            <w:shd w:val="clear" w:color="auto" w:fill="auto"/>
            <w:tcMar>
              <w:top w:w="0" w:type="dxa"/>
              <w:left w:w="75" w:type="dxa"/>
              <w:bottom w:w="0" w:type="dxa"/>
              <w:right w:w="75" w:type="dxa"/>
            </w:tcMar>
            <w:vAlign w:val="center"/>
            <w:hideMark/>
          </w:tcPr>
          <w:p w14:paraId="1CE390A1" w14:textId="77777777" w:rsidR="0042489F" w:rsidRPr="0042489F" w:rsidRDefault="0042489F" w:rsidP="0042489F">
            <w:pPr>
              <w:suppressAutoHyphens w:val="0"/>
              <w:spacing w:before="150" w:after="150" w:line="240" w:lineRule="auto"/>
              <w:jc w:val="right"/>
              <w:rPr>
                <w:ins w:id="3614" w:author="Qizhou Duan" w:date="2024-06-21T12:05:00Z"/>
                <w:rFonts w:ascii="Times New Roman" w:eastAsia="Times New Roman" w:hAnsi="Times New Roman" w:cs="Times New Roman"/>
                <w:color w:val="222222"/>
                <w:sz w:val="16"/>
                <w:szCs w:val="16"/>
                <w:lang w:eastAsia="zh-CN"/>
                <w:rPrChange w:id="3615" w:author="Qizhou Duan" w:date="2024-06-21T12:05:00Z">
                  <w:rPr>
                    <w:ins w:id="3616" w:author="Qizhou Duan" w:date="2024-06-21T12:05:00Z"/>
                    <w:rFonts w:ascii="Cambria" w:eastAsia="Times New Roman" w:hAnsi="Cambria" w:cs="Times New Roman"/>
                    <w:color w:val="222222"/>
                    <w:sz w:val="23"/>
                    <w:szCs w:val="23"/>
                    <w:lang w:eastAsia="zh-CN"/>
                  </w:rPr>
                </w:rPrChange>
              </w:rPr>
            </w:pPr>
            <w:ins w:id="3617" w:author="Qizhou Duan" w:date="2024-06-21T12:05:00Z">
              <w:r w:rsidRPr="0042489F">
                <w:rPr>
                  <w:rFonts w:ascii="Times New Roman" w:eastAsia="Times New Roman" w:hAnsi="Times New Roman" w:cs="Times New Roman"/>
                  <w:color w:val="222222"/>
                  <w:sz w:val="16"/>
                  <w:szCs w:val="16"/>
                  <w:lang w:eastAsia="zh-CN"/>
                  <w:rPrChange w:id="361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1302EFA" w14:textId="77777777" w:rsidR="0042489F" w:rsidRPr="0042489F" w:rsidRDefault="0042489F" w:rsidP="0042489F">
            <w:pPr>
              <w:suppressAutoHyphens w:val="0"/>
              <w:spacing w:before="150" w:after="150" w:line="240" w:lineRule="auto"/>
              <w:jc w:val="right"/>
              <w:rPr>
                <w:ins w:id="3619" w:author="Qizhou Duan" w:date="2024-06-21T12:05:00Z"/>
                <w:rFonts w:ascii="Times New Roman" w:eastAsia="Times New Roman" w:hAnsi="Times New Roman" w:cs="Times New Roman"/>
                <w:color w:val="222222"/>
                <w:sz w:val="16"/>
                <w:szCs w:val="16"/>
                <w:lang w:eastAsia="zh-CN"/>
                <w:rPrChange w:id="3620" w:author="Qizhou Duan" w:date="2024-06-21T12:05:00Z">
                  <w:rPr>
                    <w:ins w:id="3621" w:author="Qizhou Duan" w:date="2024-06-21T12:05:00Z"/>
                    <w:rFonts w:ascii="Cambria" w:eastAsia="Times New Roman" w:hAnsi="Cambria" w:cs="Times New Roman"/>
                    <w:color w:val="222222"/>
                    <w:sz w:val="23"/>
                    <w:szCs w:val="23"/>
                    <w:lang w:eastAsia="zh-CN"/>
                  </w:rPr>
                </w:rPrChange>
              </w:rPr>
            </w:pPr>
            <w:ins w:id="3622" w:author="Qizhou Duan" w:date="2024-06-21T12:05:00Z">
              <w:r w:rsidRPr="0042489F">
                <w:rPr>
                  <w:rFonts w:ascii="Times New Roman" w:eastAsia="Times New Roman" w:hAnsi="Times New Roman" w:cs="Times New Roman"/>
                  <w:color w:val="222222"/>
                  <w:sz w:val="16"/>
                  <w:szCs w:val="16"/>
                  <w:lang w:eastAsia="zh-CN"/>
                  <w:rPrChange w:id="362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0871965" w14:textId="77777777" w:rsidR="0042489F" w:rsidRPr="0042489F" w:rsidRDefault="0042489F" w:rsidP="0042489F">
            <w:pPr>
              <w:suppressAutoHyphens w:val="0"/>
              <w:spacing w:before="150" w:after="150" w:line="240" w:lineRule="auto"/>
              <w:jc w:val="right"/>
              <w:rPr>
                <w:ins w:id="3624" w:author="Qizhou Duan" w:date="2024-06-21T12:05:00Z"/>
                <w:rFonts w:ascii="Times New Roman" w:eastAsia="Times New Roman" w:hAnsi="Times New Roman" w:cs="Times New Roman"/>
                <w:color w:val="222222"/>
                <w:sz w:val="16"/>
                <w:szCs w:val="16"/>
                <w:lang w:eastAsia="zh-CN"/>
                <w:rPrChange w:id="3625" w:author="Qizhou Duan" w:date="2024-06-21T12:05:00Z">
                  <w:rPr>
                    <w:ins w:id="3626" w:author="Qizhou Duan" w:date="2024-06-21T12:05:00Z"/>
                    <w:rFonts w:ascii="Cambria" w:eastAsia="Times New Roman" w:hAnsi="Cambria" w:cs="Times New Roman"/>
                    <w:color w:val="222222"/>
                    <w:sz w:val="23"/>
                    <w:szCs w:val="23"/>
                    <w:lang w:eastAsia="zh-CN"/>
                  </w:rPr>
                </w:rPrChange>
              </w:rPr>
            </w:pPr>
            <w:ins w:id="3627" w:author="Qizhou Duan" w:date="2024-06-21T12:05:00Z">
              <w:r w:rsidRPr="0042489F">
                <w:rPr>
                  <w:rFonts w:ascii="Times New Roman" w:eastAsia="Times New Roman" w:hAnsi="Times New Roman" w:cs="Times New Roman"/>
                  <w:color w:val="222222"/>
                  <w:sz w:val="16"/>
                  <w:szCs w:val="16"/>
                  <w:lang w:eastAsia="zh-CN"/>
                  <w:rPrChange w:id="362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9E5F2BD" w14:textId="77777777" w:rsidR="0042489F" w:rsidRPr="0042489F" w:rsidRDefault="0042489F" w:rsidP="0042489F">
            <w:pPr>
              <w:suppressAutoHyphens w:val="0"/>
              <w:spacing w:before="150" w:after="150" w:line="240" w:lineRule="auto"/>
              <w:jc w:val="right"/>
              <w:rPr>
                <w:ins w:id="3629" w:author="Qizhou Duan" w:date="2024-06-21T12:05:00Z"/>
                <w:rFonts w:ascii="Times New Roman" w:eastAsia="Times New Roman" w:hAnsi="Times New Roman" w:cs="Times New Roman"/>
                <w:color w:val="222222"/>
                <w:sz w:val="16"/>
                <w:szCs w:val="16"/>
                <w:lang w:eastAsia="zh-CN"/>
                <w:rPrChange w:id="3630" w:author="Qizhou Duan" w:date="2024-06-21T12:05:00Z">
                  <w:rPr>
                    <w:ins w:id="3631" w:author="Qizhou Duan" w:date="2024-06-21T12:05:00Z"/>
                    <w:rFonts w:ascii="Cambria" w:eastAsia="Times New Roman" w:hAnsi="Cambria" w:cs="Times New Roman"/>
                    <w:color w:val="222222"/>
                    <w:sz w:val="23"/>
                    <w:szCs w:val="23"/>
                    <w:lang w:eastAsia="zh-CN"/>
                  </w:rPr>
                </w:rPrChange>
              </w:rPr>
            </w:pPr>
            <w:ins w:id="3632" w:author="Qizhou Duan" w:date="2024-06-21T12:05:00Z">
              <w:r w:rsidRPr="0042489F">
                <w:rPr>
                  <w:rFonts w:ascii="Times New Roman" w:eastAsia="Times New Roman" w:hAnsi="Times New Roman" w:cs="Times New Roman"/>
                  <w:color w:val="222222"/>
                  <w:sz w:val="16"/>
                  <w:szCs w:val="16"/>
                  <w:lang w:eastAsia="zh-CN"/>
                  <w:rPrChange w:id="363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59DF53A" w14:textId="77777777" w:rsidR="0042489F" w:rsidRPr="0042489F" w:rsidRDefault="0042489F" w:rsidP="0042489F">
            <w:pPr>
              <w:suppressAutoHyphens w:val="0"/>
              <w:spacing w:before="150" w:after="150" w:line="240" w:lineRule="auto"/>
              <w:jc w:val="right"/>
              <w:rPr>
                <w:ins w:id="3634" w:author="Qizhou Duan" w:date="2024-06-21T12:05:00Z"/>
                <w:rFonts w:ascii="Times New Roman" w:eastAsia="Times New Roman" w:hAnsi="Times New Roman" w:cs="Times New Roman"/>
                <w:color w:val="222222"/>
                <w:sz w:val="16"/>
                <w:szCs w:val="16"/>
                <w:lang w:eastAsia="zh-CN"/>
                <w:rPrChange w:id="3635" w:author="Qizhou Duan" w:date="2024-06-21T12:05:00Z">
                  <w:rPr>
                    <w:ins w:id="3636" w:author="Qizhou Duan" w:date="2024-06-21T12:05:00Z"/>
                    <w:rFonts w:ascii="Cambria" w:eastAsia="Times New Roman" w:hAnsi="Cambria" w:cs="Times New Roman"/>
                    <w:color w:val="222222"/>
                    <w:sz w:val="23"/>
                    <w:szCs w:val="23"/>
                    <w:lang w:eastAsia="zh-CN"/>
                  </w:rPr>
                </w:rPrChange>
              </w:rPr>
            </w:pPr>
            <w:ins w:id="3637" w:author="Qizhou Duan" w:date="2024-06-21T12:05:00Z">
              <w:r w:rsidRPr="0042489F">
                <w:rPr>
                  <w:rFonts w:ascii="Times New Roman" w:eastAsia="Times New Roman" w:hAnsi="Times New Roman" w:cs="Times New Roman"/>
                  <w:color w:val="222222"/>
                  <w:sz w:val="16"/>
                  <w:szCs w:val="16"/>
                  <w:lang w:eastAsia="zh-CN"/>
                  <w:rPrChange w:id="363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7D5B798" w14:textId="77777777" w:rsidR="0042489F" w:rsidRPr="0042489F" w:rsidRDefault="0042489F" w:rsidP="0042489F">
            <w:pPr>
              <w:suppressAutoHyphens w:val="0"/>
              <w:spacing w:before="150" w:after="150" w:line="240" w:lineRule="auto"/>
              <w:jc w:val="right"/>
              <w:rPr>
                <w:ins w:id="3639" w:author="Qizhou Duan" w:date="2024-06-21T12:05:00Z"/>
                <w:rFonts w:ascii="Times New Roman" w:eastAsia="Times New Roman" w:hAnsi="Times New Roman" w:cs="Times New Roman"/>
                <w:color w:val="222222"/>
                <w:sz w:val="16"/>
                <w:szCs w:val="16"/>
                <w:lang w:eastAsia="zh-CN"/>
                <w:rPrChange w:id="3640" w:author="Qizhou Duan" w:date="2024-06-21T12:05:00Z">
                  <w:rPr>
                    <w:ins w:id="3641" w:author="Qizhou Duan" w:date="2024-06-21T12:05:00Z"/>
                    <w:rFonts w:ascii="Cambria" w:eastAsia="Times New Roman" w:hAnsi="Cambria" w:cs="Times New Roman"/>
                    <w:color w:val="222222"/>
                    <w:sz w:val="23"/>
                    <w:szCs w:val="23"/>
                    <w:lang w:eastAsia="zh-CN"/>
                  </w:rPr>
                </w:rPrChange>
              </w:rPr>
            </w:pPr>
            <w:ins w:id="3642" w:author="Qizhou Duan" w:date="2024-06-21T12:05:00Z">
              <w:r w:rsidRPr="0042489F">
                <w:rPr>
                  <w:rFonts w:ascii="Times New Roman" w:eastAsia="Times New Roman" w:hAnsi="Times New Roman" w:cs="Times New Roman"/>
                  <w:color w:val="222222"/>
                  <w:sz w:val="16"/>
                  <w:szCs w:val="16"/>
                  <w:lang w:eastAsia="zh-CN"/>
                  <w:rPrChange w:id="3643"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9644B23" w14:textId="77777777" w:rsidTr="0042489F">
        <w:trPr>
          <w:ins w:id="3644" w:author="Qizhou Duan" w:date="2024-06-21T12:05:00Z"/>
        </w:trPr>
        <w:tc>
          <w:tcPr>
            <w:tcW w:w="0" w:type="auto"/>
            <w:shd w:val="clear" w:color="auto" w:fill="auto"/>
            <w:tcMar>
              <w:top w:w="0" w:type="dxa"/>
              <w:left w:w="75" w:type="dxa"/>
              <w:bottom w:w="0" w:type="dxa"/>
              <w:right w:w="75" w:type="dxa"/>
            </w:tcMar>
            <w:vAlign w:val="center"/>
            <w:hideMark/>
          </w:tcPr>
          <w:p w14:paraId="76FC9212" w14:textId="77777777" w:rsidR="0042489F" w:rsidRPr="0042489F" w:rsidRDefault="0042489F" w:rsidP="0042489F">
            <w:pPr>
              <w:suppressAutoHyphens w:val="0"/>
              <w:spacing w:before="150" w:after="150" w:line="240" w:lineRule="auto"/>
              <w:rPr>
                <w:ins w:id="3645" w:author="Qizhou Duan" w:date="2024-06-21T12:05:00Z"/>
                <w:rFonts w:ascii="Times New Roman" w:eastAsia="Times New Roman" w:hAnsi="Times New Roman" w:cs="Times New Roman"/>
                <w:color w:val="222222"/>
                <w:sz w:val="16"/>
                <w:szCs w:val="16"/>
                <w:lang w:eastAsia="zh-CN"/>
                <w:rPrChange w:id="3646" w:author="Qizhou Duan" w:date="2024-06-21T12:05:00Z">
                  <w:rPr>
                    <w:ins w:id="3647" w:author="Qizhou Duan" w:date="2024-06-21T12:05:00Z"/>
                    <w:rFonts w:ascii="Cambria" w:eastAsia="Times New Roman" w:hAnsi="Cambria" w:cs="Times New Roman"/>
                    <w:color w:val="222222"/>
                    <w:sz w:val="23"/>
                    <w:szCs w:val="23"/>
                    <w:lang w:eastAsia="zh-CN"/>
                  </w:rPr>
                </w:rPrChange>
              </w:rPr>
            </w:pPr>
            <w:ins w:id="3648" w:author="Qizhou Duan" w:date="2024-06-21T12:05:00Z">
              <w:r w:rsidRPr="0042489F">
                <w:rPr>
                  <w:rFonts w:ascii="Times New Roman" w:eastAsia="Times New Roman" w:hAnsi="Times New Roman" w:cs="Times New Roman"/>
                  <w:color w:val="222222"/>
                  <w:sz w:val="16"/>
                  <w:szCs w:val="16"/>
                  <w:lang w:eastAsia="zh-CN"/>
                  <w:rPrChange w:id="3649" w:author="Qizhou Duan" w:date="2024-06-21T12:05:00Z">
                    <w:rPr>
                      <w:rFonts w:ascii="Cambria" w:eastAsia="Times New Roman" w:hAnsi="Cambria" w:cs="Times New Roman"/>
                      <w:color w:val="222222"/>
                      <w:sz w:val="23"/>
                      <w:szCs w:val="23"/>
                      <w:lang w:eastAsia="zh-CN"/>
                    </w:rPr>
                  </w:rPrChange>
                </w:rPr>
                <w:t>Wu (2024)</w:t>
              </w:r>
            </w:ins>
          </w:p>
        </w:tc>
        <w:tc>
          <w:tcPr>
            <w:tcW w:w="0" w:type="auto"/>
            <w:shd w:val="clear" w:color="auto" w:fill="auto"/>
            <w:tcMar>
              <w:top w:w="0" w:type="dxa"/>
              <w:left w:w="75" w:type="dxa"/>
              <w:bottom w:w="0" w:type="dxa"/>
              <w:right w:w="75" w:type="dxa"/>
            </w:tcMar>
            <w:vAlign w:val="center"/>
            <w:hideMark/>
          </w:tcPr>
          <w:p w14:paraId="527CA55D" w14:textId="77777777" w:rsidR="0042489F" w:rsidRPr="0042489F" w:rsidRDefault="0042489F" w:rsidP="0042489F">
            <w:pPr>
              <w:suppressAutoHyphens w:val="0"/>
              <w:spacing w:before="150" w:after="150" w:line="240" w:lineRule="auto"/>
              <w:jc w:val="right"/>
              <w:rPr>
                <w:ins w:id="3650" w:author="Qizhou Duan" w:date="2024-06-21T12:05:00Z"/>
                <w:rFonts w:ascii="Times New Roman" w:eastAsia="Times New Roman" w:hAnsi="Times New Roman" w:cs="Times New Roman"/>
                <w:color w:val="222222"/>
                <w:sz w:val="16"/>
                <w:szCs w:val="16"/>
                <w:lang w:eastAsia="zh-CN"/>
                <w:rPrChange w:id="3651" w:author="Qizhou Duan" w:date="2024-06-21T12:05:00Z">
                  <w:rPr>
                    <w:ins w:id="3652" w:author="Qizhou Duan" w:date="2024-06-21T12:05:00Z"/>
                    <w:rFonts w:ascii="Cambria" w:eastAsia="Times New Roman" w:hAnsi="Cambria" w:cs="Times New Roman"/>
                    <w:color w:val="222222"/>
                    <w:sz w:val="23"/>
                    <w:szCs w:val="23"/>
                    <w:lang w:eastAsia="zh-CN"/>
                  </w:rPr>
                </w:rPrChange>
              </w:rPr>
            </w:pPr>
            <w:ins w:id="3653" w:author="Qizhou Duan" w:date="2024-06-21T12:05:00Z">
              <w:r w:rsidRPr="0042489F">
                <w:rPr>
                  <w:rFonts w:ascii="Times New Roman" w:eastAsia="Times New Roman" w:hAnsi="Times New Roman" w:cs="Times New Roman"/>
                  <w:color w:val="222222"/>
                  <w:sz w:val="16"/>
                  <w:szCs w:val="16"/>
                  <w:lang w:eastAsia="zh-CN"/>
                  <w:rPrChange w:id="3654" w:author="Qizhou Duan" w:date="2024-06-21T12:05:00Z">
                    <w:rPr>
                      <w:rFonts w:ascii="Cambria" w:eastAsia="Times New Roman" w:hAnsi="Cambria" w:cs="Times New Roman"/>
                      <w:color w:val="222222"/>
                      <w:sz w:val="23"/>
                      <w:szCs w:val="23"/>
                      <w:lang w:eastAsia="zh-CN"/>
                    </w:rPr>
                  </w:rPrChange>
                </w:rPr>
                <w:t>1711</w:t>
              </w:r>
            </w:ins>
          </w:p>
        </w:tc>
        <w:tc>
          <w:tcPr>
            <w:tcW w:w="0" w:type="auto"/>
            <w:shd w:val="clear" w:color="auto" w:fill="auto"/>
            <w:tcMar>
              <w:top w:w="0" w:type="dxa"/>
              <w:left w:w="75" w:type="dxa"/>
              <w:bottom w:w="0" w:type="dxa"/>
              <w:right w:w="75" w:type="dxa"/>
            </w:tcMar>
            <w:vAlign w:val="center"/>
            <w:hideMark/>
          </w:tcPr>
          <w:p w14:paraId="12E0BF1F" w14:textId="77777777" w:rsidR="0042489F" w:rsidRPr="0042489F" w:rsidRDefault="0042489F" w:rsidP="0042489F">
            <w:pPr>
              <w:suppressAutoHyphens w:val="0"/>
              <w:spacing w:before="150" w:after="150" w:line="240" w:lineRule="auto"/>
              <w:jc w:val="right"/>
              <w:rPr>
                <w:ins w:id="3655" w:author="Qizhou Duan" w:date="2024-06-21T12:05:00Z"/>
                <w:rFonts w:ascii="Times New Roman" w:eastAsia="Times New Roman" w:hAnsi="Times New Roman" w:cs="Times New Roman"/>
                <w:color w:val="222222"/>
                <w:sz w:val="16"/>
                <w:szCs w:val="16"/>
                <w:lang w:eastAsia="zh-CN"/>
                <w:rPrChange w:id="3656" w:author="Qizhou Duan" w:date="2024-06-21T12:05:00Z">
                  <w:rPr>
                    <w:ins w:id="3657" w:author="Qizhou Duan" w:date="2024-06-21T12:05:00Z"/>
                    <w:rFonts w:ascii="Cambria" w:eastAsia="Times New Roman" w:hAnsi="Cambria" w:cs="Times New Roman"/>
                    <w:color w:val="222222"/>
                    <w:sz w:val="23"/>
                    <w:szCs w:val="23"/>
                    <w:lang w:eastAsia="zh-CN"/>
                  </w:rPr>
                </w:rPrChange>
              </w:rPr>
            </w:pPr>
            <w:ins w:id="3658" w:author="Qizhou Duan" w:date="2024-06-21T12:05:00Z">
              <w:r w:rsidRPr="0042489F">
                <w:rPr>
                  <w:rFonts w:ascii="Times New Roman" w:eastAsia="Times New Roman" w:hAnsi="Times New Roman" w:cs="Times New Roman"/>
                  <w:color w:val="222222"/>
                  <w:sz w:val="16"/>
                  <w:szCs w:val="16"/>
                  <w:lang w:eastAsia="zh-CN"/>
                  <w:rPrChange w:id="365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310D609" w14:textId="77777777" w:rsidR="0042489F" w:rsidRPr="0042489F" w:rsidRDefault="0042489F" w:rsidP="0042489F">
            <w:pPr>
              <w:suppressAutoHyphens w:val="0"/>
              <w:spacing w:before="150" w:after="150" w:line="240" w:lineRule="auto"/>
              <w:jc w:val="right"/>
              <w:rPr>
                <w:ins w:id="3660" w:author="Qizhou Duan" w:date="2024-06-21T12:05:00Z"/>
                <w:rFonts w:ascii="Times New Roman" w:eastAsia="Times New Roman" w:hAnsi="Times New Roman" w:cs="Times New Roman"/>
                <w:color w:val="222222"/>
                <w:sz w:val="16"/>
                <w:szCs w:val="16"/>
                <w:lang w:eastAsia="zh-CN"/>
                <w:rPrChange w:id="3661" w:author="Qizhou Duan" w:date="2024-06-21T12:05:00Z">
                  <w:rPr>
                    <w:ins w:id="3662" w:author="Qizhou Duan" w:date="2024-06-21T12:05:00Z"/>
                    <w:rFonts w:ascii="Cambria" w:eastAsia="Times New Roman" w:hAnsi="Cambria" w:cs="Times New Roman"/>
                    <w:color w:val="222222"/>
                    <w:sz w:val="23"/>
                    <w:szCs w:val="23"/>
                    <w:lang w:eastAsia="zh-CN"/>
                  </w:rPr>
                </w:rPrChange>
              </w:rPr>
            </w:pPr>
            <w:ins w:id="3663" w:author="Qizhou Duan" w:date="2024-06-21T12:05:00Z">
              <w:r w:rsidRPr="0042489F">
                <w:rPr>
                  <w:rFonts w:ascii="Times New Roman" w:eastAsia="Times New Roman" w:hAnsi="Times New Roman" w:cs="Times New Roman"/>
                  <w:color w:val="222222"/>
                  <w:sz w:val="16"/>
                  <w:szCs w:val="16"/>
                  <w:lang w:eastAsia="zh-CN"/>
                  <w:rPrChange w:id="366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7F005F0" w14:textId="77777777" w:rsidR="0042489F" w:rsidRPr="0042489F" w:rsidRDefault="0042489F" w:rsidP="0042489F">
            <w:pPr>
              <w:suppressAutoHyphens w:val="0"/>
              <w:spacing w:before="150" w:after="150" w:line="240" w:lineRule="auto"/>
              <w:jc w:val="right"/>
              <w:rPr>
                <w:ins w:id="3665" w:author="Qizhou Duan" w:date="2024-06-21T12:05:00Z"/>
                <w:rFonts w:ascii="Times New Roman" w:eastAsia="Times New Roman" w:hAnsi="Times New Roman" w:cs="Times New Roman"/>
                <w:color w:val="222222"/>
                <w:sz w:val="16"/>
                <w:szCs w:val="16"/>
                <w:lang w:eastAsia="zh-CN"/>
                <w:rPrChange w:id="3666" w:author="Qizhou Duan" w:date="2024-06-21T12:05:00Z">
                  <w:rPr>
                    <w:ins w:id="3667" w:author="Qizhou Duan" w:date="2024-06-21T12:05:00Z"/>
                    <w:rFonts w:ascii="Cambria" w:eastAsia="Times New Roman" w:hAnsi="Cambria" w:cs="Times New Roman"/>
                    <w:color w:val="222222"/>
                    <w:sz w:val="23"/>
                    <w:szCs w:val="23"/>
                    <w:lang w:eastAsia="zh-CN"/>
                  </w:rPr>
                </w:rPrChange>
              </w:rPr>
            </w:pPr>
            <w:ins w:id="3668" w:author="Qizhou Duan" w:date="2024-06-21T12:05:00Z">
              <w:r w:rsidRPr="0042489F">
                <w:rPr>
                  <w:rFonts w:ascii="Times New Roman" w:eastAsia="Times New Roman" w:hAnsi="Times New Roman" w:cs="Times New Roman"/>
                  <w:color w:val="222222"/>
                  <w:sz w:val="16"/>
                  <w:szCs w:val="16"/>
                  <w:lang w:eastAsia="zh-CN"/>
                  <w:rPrChange w:id="366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E20ACE4" w14:textId="77777777" w:rsidR="0042489F" w:rsidRPr="0042489F" w:rsidRDefault="0042489F" w:rsidP="0042489F">
            <w:pPr>
              <w:suppressAutoHyphens w:val="0"/>
              <w:spacing w:before="150" w:after="150" w:line="240" w:lineRule="auto"/>
              <w:jc w:val="right"/>
              <w:rPr>
                <w:ins w:id="3670" w:author="Qizhou Duan" w:date="2024-06-21T12:05:00Z"/>
                <w:rFonts w:ascii="Times New Roman" w:eastAsia="Times New Roman" w:hAnsi="Times New Roman" w:cs="Times New Roman"/>
                <w:color w:val="222222"/>
                <w:sz w:val="16"/>
                <w:szCs w:val="16"/>
                <w:lang w:eastAsia="zh-CN"/>
                <w:rPrChange w:id="3671" w:author="Qizhou Duan" w:date="2024-06-21T12:05:00Z">
                  <w:rPr>
                    <w:ins w:id="3672" w:author="Qizhou Duan" w:date="2024-06-21T12:05:00Z"/>
                    <w:rFonts w:ascii="Cambria" w:eastAsia="Times New Roman" w:hAnsi="Cambria" w:cs="Times New Roman"/>
                    <w:color w:val="222222"/>
                    <w:sz w:val="23"/>
                    <w:szCs w:val="23"/>
                    <w:lang w:eastAsia="zh-CN"/>
                  </w:rPr>
                </w:rPrChange>
              </w:rPr>
            </w:pPr>
            <w:ins w:id="3673" w:author="Qizhou Duan" w:date="2024-06-21T12:05:00Z">
              <w:r w:rsidRPr="0042489F">
                <w:rPr>
                  <w:rFonts w:ascii="Times New Roman" w:eastAsia="Times New Roman" w:hAnsi="Times New Roman" w:cs="Times New Roman"/>
                  <w:color w:val="222222"/>
                  <w:sz w:val="16"/>
                  <w:szCs w:val="16"/>
                  <w:lang w:eastAsia="zh-CN"/>
                  <w:rPrChange w:id="367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6958577" w14:textId="77777777" w:rsidR="0042489F" w:rsidRPr="0042489F" w:rsidRDefault="0042489F" w:rsidP="0042489F">
            <w:pPr>
              <w:suppressAutoHyphens w:val="0"/>
              <w:spacing w:before="150" w:after="150" w:line="240" w:lineRule="auto"/>
              <w:jc w:val="right"/>
              <w:rPr>
                <w:ins w:id="3675" w:author="Qizhou Duan" w:date="2024-06-21T12:05:00Z"/>
                <w:rFonts w:ascii="Times New Roman" w:eastAsia="Times New Roman" w:hAnsi="Times New Roman" w:cs="Times New Roman"/>
                <w:color w:val="222222"/>
                <w:sz w:val="16"/>
                <w:szCs w:val="16"/>
                <w:lang w:eastAsia="zh-CN"/>
                <w:rPrChange w:id="3676" w:author="Qizhou Duan" w:date="2024-06-21T12:05:00Z">
                  <w:rPr>
                    <w:ins w:id="3677" w:author="Qizhou Duan" w:date="2024-06-21T12:05:00Z"/>
                    <w:rFonts w:ascii="Cambria" w:eastAsia="Times New Roman" w:hAnsi="Cambria" w:cs="Times New Roman"/>
                    <w:color w:val="222222"/>
                    <w:sz w:val="23"/>
                    <w:szCs w:val="23"/>
                    <w:lang w:eastAsia="zh-CN"/>
                  </w:rPr>
                </w:rPrChange>
              </w:rPr>
            </w:pPr>
            <w:ins w:id="3678" w:author="Qizhou Duan" w:date="2024-06-21T12:05:00Z">
              <w:r w:rsidRPr="0042489F">
                <w:rPr>
                  <w:rFonts w:ascii="Times New Roman" w:eastAsia="Times New Roman" w:hAnsi="Times New Roman" w:cs="Times New Roman"/>
                  <w:color w:val="222222"/>
                  <w:sz w:val="16"/>
                  <w:szCs w:val="16"/>
                  <w:lang w:eastAsia="zh-CN"/>
                  <w:rPrChange w:id="367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12DE984" w14:textId="77777777" w:rsidR="0042489F" w:rsidRPr="0042489F" w:rsidRDefault="0042489F" w:rsidP="0042489F">
            <w:pPr>
              <w:suppressAutoHyphens w:val="0"/>
              <w:spacing w:before="150" w:after="150" w:line="240" w:lineRule="auto"/>
              <w:jc w:val="right"/>
              <w:rPr>
                <w:ins w:id="3680" w:author="Qizhou Duan" w:date="2024-06-21T12:05:00Z"/>
                <w:rFonts w:ascii="Times New Roman" w:eastAsia="Times New Roman" w:hAnsi="Times New Roman" w:cs="Times New Roman"/>
                <w:color w:val="222222"/>
                <w:sz w:val="16"/>
                <w:szCs w:val="16"/>
                <w:lang w:eastAsia="zh-CN"/>
                <w:rPrChange w:id="3681" w:author="Qizhou Duan" w:date="2024-06-21T12:05:00Z">
                  <w:rPr>
                    <w:ins w:id="3682" w:author="Qizhou Duan" w:date="2024-06-21T12:05:00Z"/>
                    <w:rFonts w:ascii="Cambria" w:eastAsia="Times New Roman" w:hAnsi="Cambria" w:cs="Times New Roman"/>
                    <w:color w:val="222222"/>
                    <w:sz w:val="23"/>
                    <w:szCs w:val="23"/>
                    <w:lang w:eastAsia="zh-CN"/>
                  </w:rPr>
                </w:rPrChange>
              </w:rPr>
            </w:pPr>
            <w:ins w:id="3683" w:author="Qizhou Duan" w:date="2024-06-21T12:05:00Z">
              <w:r w:rsidRPr="0042489F">
                <w:rPr>
                  <w:rFonts w:ascii="Times New Roman" w:eastAsia="Times New Roman" w:hAnsi="Times New Roman" w:cs="Times New Roman"/>
                  <w:color w:val="222222"/>
                  <w:sz w:val="16"/>
                  <w:szCs w:val="16"/>
                  <w:lang w:eastAsia="zh-CN"/>
                  <w:rPrChange w:id="3684"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23E2C15F" w14:textId="77777777" w:rsidTr="0042489F">
        <w:trPr>
          <w:ins w:id="3685" w:author="Qizhou Duan" w:date="2024-06-21T12:05:00Z"/>
        </w:trPr>
        <w:tc>
          <w:tcPr>
            <w:tcW w:w="0" w:type="auto"/>
            <w:shd w:val="clear" w:color="auto" w:fill="auto"/>
            <w:tcMar>
              <w:top w:w="0" w:type="dxa"/>
              <w:left w:w="75" w:type="dxa"/>
              <w:bottom w:w="0" w:type="dxa"/>
              <w:right w:w="75" w:type="dxa"/>
            </w:tcMar>
            <w:vAlign w:val="center"/>
            <w:hideMark/>
          </w:tcPr>
          <w:p w14:paraId="47A363EB" w14:textId="77777777" w:rsidR="0042489F" w:rsidRPr="0042489F" w:rsidRDefault="0042489F" w:rsidP="0042489F">
            <w:pPr>
              <w:suppressAutoHyphens w:val="0"/>
              <w:spacing w:before="150" w:after="150" w:line="240" w:lineRule="auto"/>
              <w:rPr>
                <w:ins w:id="3686" w:author="Qizhou Duan" w:date="2024-06-21T12:05:00Z"/>
                <w:rFonts w:ascii="Times New Roman" w:eastAsia="Times New Roman" w:hAnsi="Times New Roman" w:cs="Times New Roman"/>
                <w:color w:val="222222"/>
                <w:sz w:val="16"/>
                <w:szCs w:val="16"/>
                <w:lang w:eastAsia="zh-CN"/>
                <w:rPrChange w:id="3687" w:author="Qizhou Duan" w:date="2024-06-21T12:05:00Z">
                  <w:rPr>
                    <w:ins w:id="3688" w:author="Qizhou Duan" w:date="2024-06-21T12:05:00Z"/>
                    <w:rFonts w:ascii="Cambria" w:eastAsia="Times New Roman" w:hAnsi="Cambria" w:cs="Times New Roman"/>
                    <w:color w:val="222222"/>
                    <w:sz w:val="23"/>
                    <w:szCs w:val="23"/>
                    <w:lang w:eastAsia="zh-CN"/>
                  </w:rPr>
                </w:rPrChange>
              </w:rPr>
            </w:pPr>
            <w:ins w:id="3689" w:author="Qizhou Duan" w:date="2024-06-21T12:05:00Z">
              <w:r w:rsidRPr="0042489F">
                <w:rPr>
                  <w:rFonts w:ascii="Times New Roman" w:eastAsia="Times New Roman" w:hAnsi="Times New Roman" w:cs="Times New Roman"/>
                  <w:color w:val="222222"/>
                  <w:sz w:val="16"/>
                  <w:szCs w:val="16"/>
                  <w:lang w:eastAsia="zh-CN"/>
                  <w:rPrChange w:id="3690" w:author="Qizhou Duan" w:date="2024-06-21T12:05:00Z">
                    <w:rPr>
                      <w:rFonts w:ascii="Cambria" w:eastAsia="Times New Roman" w:hAnsi="Cambria" w:cs="Times New Roman"/>
                      <w:color w:val="222222"/>
                      <w:sz w:val="23"/>
                      <w:szCs w:val="23"/>
                      <w:lang w:eastAsia="zh-CN"/>
                    </w:rPr>
                  </w:rPrChange>
                </w:rPr>
                <w:t>Yilmaz-Karaman et al. (2023)</w:t>
              </w:r>
            </w:ins>
          </w:p>
        </w:tc>
        <w:tc>
          <w:tcPr>
            <w:tcW w:w="0" w:type="auto"/>
            <w:shd w:val="clear" w:color="auto" w:fill="auto"/>
            <w:tcMar>
              <w:top w:w="0" w:type="dxa"/>
              <w:left w:w="75" w:type="dxa"/>
              <w:bottom w:w="0" w:type="dxa"/>
              <w:right w:w="75" w:type="dxa"/>
            </w:tcMar>
            <w:vAlign w:val="center"/>
            <w:hideMark/>
          </w:tcPr>
          <w:p w14:paraId="623CFEEB" w14:textId="77777777" w:rsidR="0042489F" w:rsidRPr="0042489F" w:rsidRDefault="0042489F" w:rsidP="0042489F">
            <w:pPr>
              <w:suppressAutoHyphens w:val="0"/>
              <w:spacing w:before="150" w:after="150" w:line="240" w:lineRule="auto"/>
              <w:jc w:val="right"/>
              <w:rPr>
                <w:ins w:id="3691" w:author="Qizhou Duan" w:date="2024-06-21T12:05:00Z"/>
                <w:rFonts w:ascii="Times New Roman" w:eastAsia="Times New Roman" w:hAnsi="Times New Roman" w:cs="Times New Roman"/>
                <w:color w:val="222222"/>
                <w:sz w:val="16"/>
                <w:szCs w:val="16"/>
                <w:lang w:eastAsia="zh-CN"/>
                <w:rPrChange w:id="3692" w:author="Qizhou Duan" w:date="2024-06-21T12:05:00Z">
                  <w:rPr>
                    <w:ins w:id="3693" w:author="Qizhou Duan" w:date="2024-06-21T12:05:00Z"/>
                    <w:rFonts w:ascii="Cambria" w:eastAsia="Times New Roman" w:hAnsi="Cambria" w:cs="Times New Roman"/>
                    <w:color w:val="222222"/>
                    <w:sz w:val="23"/>
                    <w:szCs w:val="23"/>
                    <w:lang w:eastAsia="zh-CN"/>
                  </w:rPr>
                </w:rPrChange>
              </w:rPr>
            </w:pPr>
            <w:ins w:id="3694" w:author="Qizhou Duan" w:date="2024-06-21T12:05:00Z">
              <w:r w:rsidRPr="0042489F">
                <w:rPr>
                  <w:rFonts w:ascii="Times New Roman" w:eastAsia="Times New Roman" w:hAnsi="Times New Roman" w:cs="Times New Roman"/>
                  <w:color w:val="222222"/>
                  <w:sz w:val="16"/>
                  <w:szCs w:val="16"/>
                  <w:lang w:eastAsia="zh-CN"/>
                  <w:rPrChange w:id="3695" w:author="Qizhou Duan" w:date="2024-06-21T12:05:00Z">
                    <w:rPr>
                      <w:rFonts w:ascii="Cambria" w:eastAsia="Times New Roman" w:hAnsi="Cambria" w:cs="Times New Roman"/>
                      <w:color w:val="222222"/>
                      <w:sz w:val="23"/>
                      <w:szCs w:val="23"/>
                      <w:lang w:eastAsia="zh-CN"/>
                    </w:rPr>
                  </w:rPrChange>
                </w:rPr>
                <w:t>66</w:t>
              </w:r>
            </w:ins>
          </w:p>
        </w:tc>
        <w:tc>
          <w:tcPr>
            <w:tcW w:w="0" w:type="auto"/>
            <w:shd w:val="clear" w:color="auto" w:fill="auto"/>
            <w:tcMar>
              <w:top w:w="0" w:type="dxa"/>
              <w:left w:w="75" w:type="dxa"/>
              <w:bottom w:w="0" w:type="dxa"/>
              <w:right w:w="75" w:type="dxa"/>
            </w:tcMar>
            <w:vAlign w:val="center"/>
            <w:hideMark/>
          </w:tcPr>
          <w:p w14:paraId="590C6153" w14:textId="77777777" w:rsidR="0042489F" w:rsidRPr="0042489F" w:rsidRDefault="0042489F" w:rsidP="0042489F">
            <w:pPr>
              <w:suppressAutoHyphens w:val="0"/>
              <w:spacing w:before="150" w:after="150" w:line="240" w:lineRule="auto"/>
              <w:jc w:val="right"/>
              <w:rPr>
                <w:ins w:id="3696" w:author="Qizhou Duan" w:date="2024-06-21T12:05:00Z"/>
                <w:rFonts w:ascii="Times New Roman" w:eastAsia="Times New Roman" w:hAnsi="Times New Roman" w:cs="Times New Roman"/>
                <w:color w:val="222222"/>
                <w:sz w:val="16"/>
                <w:szCs w:val="16"/>
                <w:lang w:eastAsia="zh-CN"/>
                <w:rPrChange w:id="3697" w:author="Qizhou Duan" w:date="2024-06-21T12:05:00Z">
                  <w:rPr>
                    <w:ins w:id="3698" w:author="Qizhou Duan" w:date="2024-06-21T12:05:00Z"/>
                    <w:rFonts w:ascii="Cambria" w:eastAsia="Times New Roman" w:hAnsi="Cambria" w:cs="Times New Roman"/>
                    <w:color w:val="222222"/>
                    <w:sz w:val="23"/>
                    <w:szCs w:val="23"/>
                    <w:lang w:eastAsia="zh-CN"/>
                  </w:rPr>
                </w:rPrChange>
              </w:rPr>
            </w:pPr>
            <w:ins w:id="3699" w:author="Qizhou Duan" w:date="2024-06-21T12:05:00Z">
              <w:r w:rsidRPr="0042489F">
                <w:rPr>
                  <w:rFonts w:ascii="Times New Roman" w:eastAsia="Times New Roman" w:hAnsi="Times New Roman" w:cs="Times New Roman"/>
                  <w:color w:val="222222"/>
                  <w:sz w:val="16"/>
                  <w:szCs w:val="16"/>
                  <w:lang w:eastAsia="zh-CN"/>
                  <w:rPrChange w:id="370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AFE92D4" w14:textId="77777777" w:rsidR="0042489F" w:rsidRPr="0042489F" w:rsidRDefault="0042489F" w:rsidP="0042489F">
            <w:pPr>
              <w:suppressAutoHyphens w:val="0"/>
              <w:spacing w:before="150" w:after="150" w:line="240" w:lineRule="auto"/>
              <w:jc w:val="right"/>
              <w:rPr>
                <w:ins w:id="3701" w:author="Qizhou Duan" w:date="2024-06-21T12:05:00Z"/>
                <w:rFonts w:ascii="Times New Roman" w:eastAsia="Times New Roman" w:hAnsi="Times New Roman" w:cs="Times New Roman"/>
                <w:color w:val="222222"/>
                <w:sz w:val="16"/>
                <w:szCs w:val="16"/>
                <w:lang w:eastAsia="zh-CN"/>
                <w:rPrChange w:id="3702" w:author="Qizhou Duan" w:date="2024-06-21T12:05:00Z">
                  <w:rPr>
                    <w:ins w:id="3703" w:author="Qizhou Duan" w:date="2024-06-21T12:05:00Z"/>
                    <w:rFonts w:ascii="Cambria" w:eastAsia="Times New Roman" w:hAnsi="Cambria" w:cs="Times New Roman"/>
                    <w:color w:val="222222"/>
                    <w:sz w:val="23"/>
                    <w:szCs w:val="23"/>
                    <w:lang w:eastAsia="zh-CN"/>
                  </w:rPr>
                </w:rPrChange>
              </w:rPr>
            </w:pPr>
            <w:ins w:id="3704" w:author="Qizhou Duan" w:date="2024-06-21T12:05:00Z">
              <w:r w:rsidRPr="0042489F">
                <w:rPr>
                  <w:rFonts w:ascii="Times New Roman" w:eastAsia="Times New Roman" w:hAnsi="Times New Roman" w:cs="Times New Roman"/>
                  <w:color w:val="222222"/>
                  <w:sz w:val="16"/>
                  <w:szCs w:val="16"/>
                  <w:lang w:eastAsia="zh-CN"/>
                  <w:rPrChange w:id="370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353BB84" w14:textId="77777777" w:rsidR="0042489F" w:rsidRPr="0042489F" w:rsidRDefault="0042489F" w:rsidP="0042489F">
            <w:pPr>
              <w:suppressAutoHyphens w:val="0"/>
              <w:spacing w:before="150" w:after="150" w:line="240" w:lineRule="auto"/>
              <w:jc w:val="right"/>
              <w:rPr>
                <w:ins w:id="3706" w:author="Qizhou Duan" w:date="2024-06-21T12:05:00Z"/>
                <w:rFonts w:ascii="Times New Roman" w:eastAsia="Times New Roman" w:hAnsi="Times New Roman" w:cs="Times New Roman"/>
                <w:color w:val="222222"/>
                <w:sz w:val="16"/>
                <w:szCs w:val="16"/>
                <w:lang w:eastAsia="zh-CN"/>
                <w:rPrChange w:id="3707" w:author="Qizhou Duan" w:date="2024-06-21T12:05:00Z">
                  <w:rPr>
                    <w:ins w:id="3708" w:author="Qizhou Duan" w:date="2024-06-21T12:05:00Z"/>
                    <w:rFonts w:ascii="Cambria" w:eastAsia="Times New Roman" w:hAnsi="Cambria" w:cs="Times New Roman"/>
                    <w:color w:val="222222"/>
                    <w:sz w:val="23"/>
                    <w:szCs w:val="23"/>
                    <w:lang w:eastAsia="zh-CN"/>
                  </w:rPr>
                </w:rPrChange>
              </w:rPr>
            </w:pPr>
            <w:ins w:id="3709" w:author="Qizhou Duan" w:date="2024-06-21T12:05:00Z">
              <w:r w:rsidRPr="0042489F">
                <w:rPr>
                  <w:rFonts w:ascii="Times New Roman" w:eastAsia="Times New Roman" w:hAnsi="Times New Roman" w:cs="Times New Roman"/>
                  <w:color w:val="222222"/>
                  <w:sz w:val="16"/>
                  <w:szCs w:val="16"/>
                  <w:lang w:eastAsia="zh-CN"/>
                  <w:rPrChange w:id="371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E4D6B07" w14:textId="77777777" w:rsidR="0042489F" w:rsidRPr="0042489F" w:rsidRDefault="0042489F" w:rsidP="0042489F">
            <w:pPr>
              <w:suppressAutoHyphens w:val="0"/>
              <w:spacing w:before="150" w:after="150" w:line="240" w:lineRule="auto"/>
              <w:jc w:val="right"/>
              <w:rPr>
                <w:ins w:id="3711" w:author="Qizhou Duan" w:date="2024-06-21T12:05:00Z"/>
                <w:rFonts w:ascii="Times New Roman" w:eastAsia="Times New Roman" w:hAnsi="Times New Roman" w:cs="Times New Roman"/>
                <w:color w:val="222222"/>
                <w:sz w:val="16"/>
                <w:szCs w:val="16"/>
                <w:lang w:eastAsia="zh-CN"/>
                <w:rPrChange w:id="3712" w:author="Qizhou Duan" w:date="2024-06-21T12:05:00Z">
                  <w:rPr>
                    <w:ins w:id="3713" w:author="Qizhou Duan" w:date="2024-06-21T12:05:00Z"/>
                    <w:rFonts w:ascii="Cambria" w:eastAsia="Times New Roman" w:hAnsi="Cambria" w:cs="Times New Roman"/>
                    <w:color w:val="222222"/>
                    <w:sz w:val="23"/>
                    <w:szCs w:val="23"/>
                    <w:lang w:eastAsia="zh-CN"/>
                  </w:rPr>
                </w:rPrChange>
              </w:rPr>
            </w:pPr>
            <w:ins w:id="3714" w:author="Qizhou Duan" w:date="2024-06-21T12:05:00Z">
              <w:r w:rsidRPr="0042489F">
                <w:rPr>
                  <w:rFonts w:ascii="Times New Roman" w:eastAsia="Times New Roman" w:hAnsi="Times New Roman" w:cs="Times New Roman"/>
                  <w:color w:val="222222"/>
                  <w:sz w:val="16"/>
                  <w:szCs w:val="16"/>
                  <w:lang w:eastAsia="zh-CN"/>
                  <w:rPrChange w:id="371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B0FCE99" w14:textId="77777777" w:rsidR="0042489F" w:rsidRPr="0042489F" w:rsidRDefault="0042489F" w:rsidP="0042489F">
            <w:pPr>
              <w:suppressAutoHyphens w:val="0"/>
              <w:spacing w:before="150" w:after="150" w:line="240" w:lineRule="auto"/>
              <w:jc w:val="right"/>
              <w:rPr>
                <w:ins w:id="3716" w:author="Qizhou Duan" w:date="2024-06-21T12:05:00Z"/>
                <w:rFonts w:ascii="Times New Roman" w:eastAsia="Times New Roman" w:hAnsi="Times New Roman" w:cs="Times New Roman"/>
                <w:color w:val="222222"/>
                <w:sz w:val="16"/>
                <w:szCs w:val="16"/>
                <w:lang w:eastAsia="zh-CN"/>
                <w:rPrChange w:id="3717" w:author="Qizhou Duan" w:date="2024-06-21T12:05:00Z">
                  <w:rPr>
                    <w:ins w:id="3718" w:author="Qizhou Duan" w:date="2024-06-21T12:05:00Z"/>
                    <w:rFonts w:ascii="Cambria" w:eastAsia="Times New Roman" w:hAnsi="Cambria" w:cs="Times New Roman"/>
                    <w:color w:val="222222"/>
                    <w:sz w:val="23"/>
                    <w:szCs w:val="23"/>
                    <w:lang w:eastAsia="zh-CN"/>
                  </w:rPr>
                </w:rPrChange>
              </w:rPr>
            </w:pPr>
            <w:ins w:id="3719" w:author="Qizhou Duan" w:date="2024-06-21T12:05:00Z">
              <w:r w:rsidRPr="0042489F">
                <w:rPr>
                  <w:rFonts w:ascii="Times New Roman" w:eastAsia="Times New Roman" w:hAnsi="Times New Roman" w:cs="Times New Roman"/>
                  <w:color w:val="222222"/>
                  <w:sz w:val="16"/>
                  <w:szCs w:val="16"/>
                  <w:lang w:eastAsia="zh-CN"/>
                  <w:rPrChange w:id="372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875A25F" w14:textId="77777777" w:rsidR="0042489F" w:rsidRPr="0042489F" w:rsidRDefault="0042489F" w:rsidP="0042489F">
            <w:pPr>
              <w:suppressAutoHyphens w:val="0"/>
              <w:spacing w:before="150" w:after="150" w:line="240" w:lineRule="auto"/>
              <w:jc w:val="right"/>
              <w:rPr>
                <w:ins w:id="3721" w:author="Qizhou Duan" w:date="2024-06-21T12:05:00Z"/>
                <w:rFonts w:ascii="Times New Roman" w:eastAsia="Times New Roman" w:hAnsi="Times New Roman" w:cs="Times New Roman"/>
                <w:color w:val="222222"/>
                <w:sz w:val="16"/>
                <w:szCs w:val="16"/>
                <w:lang w:eastAsia="zh-CN"/>
                <w:rPrChange w:id="3722" w:author="Qizhou Duan" w:date="2024-06-21T12:05:00Z">
                  <w:rPr>
                    <w:ins w:id="3723" w:author="Qizhou Duan" w:date="2024-06-21T12:05:00Z"/>
                    <w:rFonts w:ascii="Cambria" w:eastAsia="Times New Roman" w:hAnsi="Cambria" w:cs="Times New Roman"/>
                    <w:color w:val="222222"/>
                    <w:sz w:val="23"/>
                    <w:szCs w:val="23"/>
                    <w:lang w:eastAsia="zh-CN"/>
                  </w:rPr>
                </w:rPrChange>
              </w:rPr>
            </w:pPr>
            <w:ins w:id="3724" w:author="Qizhou Duan" w:date="2024-06-21T12:05:00Z">
              <w:r w:rsidRPr="0042489F">
                <w:rPr>
                  <w:rFonts w:ascii="Times New Roman" w:eastAsia="Times New Roman" w:hAnsi="Times New Roman" w:cs="Times New Roman"/>
                  <w:color w:val="222222"/>
                  <w:sz w:val="16"/>
                  <w:szCs w:val="16"/>
                  <w:lang w:eastAsia="zh-CN"/>
                  <w:rPrChange w:id="3725"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0AB528A" w14:textId="77777777" w:rsidTr="0042489F">
        <w:trPr>
          <w:ins w:id="3726" w:author="Qizhou Duan" w:date="2024-06-21T12:05:00Z"/>
        </w:trPr>
        <w:tc>
          <w:tcPr>
            <w:tcW w:w="0" w:type="auto"/>
            <w:shd w:val="clear" w:color="auto" w:fill="auto"/>
            <w:tcMar>
              <w:top w:w="0" w:type="dxa"/>
              <w:left w:w="75" w:type="dxa"/>
              <w:bottom w:w="0" w:type="dxa"/>
              <w:right w:w="75" w:type="dxa"/>
            </w:tcMar>
            <w:vAlign w:val="center"/>
            <w:hideMark/>
          </w:tcPr>
          <w:p w14:paraId="4D212F74" w14:textId="77777777" w:rsidR="0042489F" w:rsidRPr="0042489F" w:rsidRDefault="0042489F" w:rsidP="0042489F">
            <w:pPr>
              <w:suppressAutoHyphens w:val="0"/>
              <w:spacing w:before="150" w:after="150" w:line="240" w:lineRule="auto"/>
              <w:rPr>
                <w:ins w:id="3727" w:author="Qizhou Duan" w:date="2024-06-21T12:05:00Z"/>
                <w:rFonts w:ascii="Times New Roman" w:eastAsia="Times New Roman" w:hAnsi="Times New Roman" w:cs="Times New Roman"/>
                <w:color w:val="222222"/>
                <w:sz w:val="16"/>
                <w:szCs w:val="16"/>
                <w:lang w:eastAsia="zh-CN"/>
                <w:rPrChange w:id="3728" w:author="Qizhou Duan" w:date="2024-06-21T12:05:00Z">
                  <w:rPr>
                    <w:ins w:id="3729" w:author="Qizhou Duan" w:date="2024-06-21T12:05:00Z"/>
                    <w:rFonts w:ascii="Cambria" w:eastAsia="Times New Roman" w:hAnsi="Cambria" w:cs="Times New Roman"/>
                    <w:color w:val="222222"/>
                    <w:sz w:val="23"/>
                    <w:szCs w:val="23"/>
                    <w:lang w:eastAsia="zh-CN"/>
                  </w:rPr>
                </w:rPrChange>
              </w:rPr>
            </w:pPr>
            <w:ins w:id="3730" w:author="Qizhou Duan" w:date="2024-06-21T12:05:00Z">
              <w:r w:rsidRPr="0042489F">
                <w:rPr>
                  <w:rFonts w:ascii="Times New Roman" w:eastAsia="Times New Roman" w:hAnsi="Times New Roman" w:cs="Times New Roman"/>
                  <w:color w:val="222222"/>
                  <w:sz w:val="16"/>
                  <w:szCs w:val="16"/>
                  <w:lang w:eastAsia="zh-CN"/>
                  <w:rPrChange w:id="3731" w:author="Qizhou Duan" w:date="2024-06-21T12:05:00Z">
                    <w:rPr>
                      <w:rFonts w:ascii="Cambria" w:eastAsia="Times New Roman" w:hAnsi="Cambria" w:cs="Times New Roman"/>
                      <w:color w:val="222222"/>
                      <w:sz w:val="23"/>
                      <w:szCs w:val="23"/>
                      <w:lang w:eastAsia="zh-CN"/>
                    </w:rPr>
                  </w:rPrChange>
                </w:rPr>
                <w:t>Yim et al. (2022)</w:t>
              </w:r>
            </w:ins>
          </w:p>
        </w:tc>
        <w:tc>
          <w:tcPr>
            <w:tcW w:w="0" w:type="auto"/>
            <w:shd w:val="clear" w:color="auto" w:fill="auto"/>
            <w:tcMar>
              <w:top w:w="0" w:type="dxa"/>
              <w:left w:w="75" w:type="dxa"/>
              <w:bottom w:w="0" w:type="dxa"/>
              <w:right w:w="75" w:type="dxa"/>
            </w:tcMar>
            <w:vAlign w:val="center"/>
            <w:hideMark/>
          </w:tcPr>
          <w:p w14:paraId="0D265C18" w14:textId="77777777" w:rsidR="0042489F" w:rsidRPr="0042489F" w:rsidRDefault="0042489F" w:rsidP="0042489F">
            <w:pPr>
              <w:suppressAutoHyphens w:val="0"/>
              <w:spacing w:before="150" w:after="150" w:line="240" w:lineRule="auto"/>
              <w:jc w:val="right"/>
              <w:rPr>
                <w:ins w:id="3732" w:author="Qizhou Duan" w:date="2024-06-21T12:05:00Z"/>
                <w:rFonts w:ascii="Times New Roman" w:eastAsia="Times New Roman" w:hAnsi="Times New Roman" w:cs="Times New Roman"/>
                <w:color w:val="222222"/>
                <w:sz w:val="16"/>
                <w:szCs w:val="16"/>
                <w:lang w:eastAsia="zh-CN"/>
                <w:rPrChange w:id="3733" w:author="Qizhou Duan" w:date="2024-06-21T12:05:00Z">
                  <w:rPr>
                    <w:ins w:id="3734" w:author="Qizhou Duan" w:date="2024-06-21T12:05:00Z"/>
                    <w:rFonts w:ascii="Cambria" w:eastAsia="Times New Roman" w:hAnsi="Cambria" w:cs="Times New Roman"/>
                    <w:color w:val="222222"/>
                    <w:sz w:val="23"/>
                    <w:szCs w:val="23"/>
                    <w:lang w:eastAsia="zh-CN"/>
                  </w:rPr>
                </w:rPrChange>
              </w:rPr>
            </w:pPr>
            <w:ins w:id="3735" w:author="Qizhou Duan" w:date="2024-06-21T12:05:00Z">
              <w:r w:rsidRPr="0042489F">
                <w:rPr>
                  <w:rFonts w:ascii="Times New Roman" w:eastAsia="Times New Roman" w:hAnsi="Times New Roman" w:cs="Times New Roman"/>
                  <w:color w:val="222222"/>
                  <w:sz w:val="16"/>
                  <w:szCs w:val="16"/>
                  <w:lang w:eastAsia="zh-CN"/>
                  <w:rPrChange w:id="3736" w:author="Qizhou Duan" w:date="2024-06-21T12:05:00Z">
                    <w:rPr>
                      <w:rFonts w:ascii="Cambria" w:eastAsia="Times New Roman" w:hAnsi="Cambria" w:cs="Times New Roman"/>
                      <w:color w:val="222222"/>
                      <w:sz w:val="23"/>
                      <w:szCs w:val="23"/>
                      <w:lang w:eastAsia="zh-CN"/>
                    </w:rPr>
                  </w:rPrChange>
                </w:rPr>
                <w:t>100</w:t>
              </w:r>
            </w:ins>
          </w:p>
        </w:tc>
        <w:tc>
          <w:tcPr>
            <w:tcW w:w="0" w:type="auto"/>
            <w:shd w:val="clear" w:color="auto" w:fill="auto"/>
            <w:tcMar>
              <w:top w:w="0" w:type="dxa"/>
              <w:left w:w="75" w:type="dxa"/>
              <w:bottom w:w="0" w:type="dxa"/>
              <w:right w:w="75" w:type="dxa"/>
            </w:tcMar>
            <w:vAlign w:val="center"/>
            <w:hideMark/>
          </w:tcPr>
          <w:p w14:paraId="13A7CE3A" w14:textId="77777777" w:rsidR="0042489F" w:rsidRPr="0042489F" w:rsidRDefault="0042489F" w:rsidP="0042489F">
            <w:pPr>
              <w:suppressAutoHyphens w:val="0"/>
              <w:spacing w:before="150" w:after="150" w:line="240" w:lineRule="auto"/>
              <w:jc w:val="right"/>
              <w:rPr>
                <w:ins w:id="3737" w:author="Qizhou Duan" w:date="2024-06-21T12:05:00Z"/>
                <w:rFonts w:ascii="Times New Roman" w:eastAsia="Times New Roman" w:hAnsi="Times New Roman" w:cs="Times New Roman"/>
                <w:color w:val="222222"/>
                <w:sz w:val="16"/>
                <w:szCs w:val="16"/>
                <w:lang w:eastAsia="zh-CN"/>
                <w:rPrChange w:id="3738" w:author="Qizhou Duan" w:date="2024-06-21T12:05:00Z">
                  <w:rPr>
                    <w:ins w:id="3739" w:author="Qizhou Duan" w:date="2024-06-21T12:05:00Z"/>
                    <w:rFonts w:ascii="Cambria" w:eastAsia="Times New Roman" w:hAnsi="Cambria" w:cs="Times New Roman"/>
                    <w:color w:val="222222"/>
                    <w:sz w:val="23"/>
                    <w:szCs w:val="23"/>
                    <w:lang w:eastAsia="zh-CN"/>
                  </w:rPr>
                </w:rPrChange>
              </w:rPr>
            </w:pPr>
            <w:ins w:id="3740" w:author="Qizhou Duan" w:date="2024-06-21T12:05:00Z">
              <w:r w:rsidRPr="0042489F">
                <w:rPr>
                  <w:rFonts w:ascii="Times New Roman" w:eastAsia="Times New Roman" w:hAnsi="Times New Roman" w:cs="Times New Roman"/>
                  <w:color w:val="222222"/>
                  <w:sz w:val="16"/>
                  <w:szCs w:val="16"/>
                  <w:lang w:eastAsia="zh-CN"/>
                  <w:rPrChange w:id="374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79F41D1" w14:textId="77777777" w:rsidR="0042489F" w:rsidRPr="0042489F" w:rsidRDefault="0042489F" w:rsidP="0042489F">
            <w:pPr>
              <w:suppressAutoHyphens w:val="0"/>
              <w:spacing w:before="150" w:after="150" w:line="240" w:lineRule="auto"/>
              <w:jc w:val="right"/>
              <w:rPr>
                <w:ins w:id="3742" w:author="Qizhou Duan" w:date="2024-06-21T12:05:00Z"/>
                <w:rFonts w:ascii="Times New Roman" w:eastAsia="Times New Roman" w:hAnsi="Times New Roman" w:cs="Times New Roman"/>
                <w:color w:val="222222"/>
                <w:sz w:val="16"/>
                <w:szCs w:val="16"/>
                <w:lang w:eastAsia="zh-CN"/>
                <w:rPrChange w:id="3743" w:author="Qizhou Duan" w:date="2024-06-21T12:05:00Z">
                  <w:rPr>
                    <w:ins w:id="3744" w:author="Qizhou Duan" w:date="2024-06-21T12:05:00Z"/>
                    <w:rFonts w:ascii="Cambria" w:eastAsia="Times New Roman" w:hAnsi="Cambria" w:cs="Times New Roman"/>
                    <w:color w:val="222222"/>
                    <w:sz w:val="23"/>
                    <w:szCs w:val="23"/>
                    <w:lang w:eastAsia="zh-CN"/>
                  </w:rPr>
                </w:rPrChange>
              </w:rPr>
            </w:pPr>
            <w:ins w:id="3745" w:author="Qizhou Duan" w:date="2024-06-21T12:05:00Z">
              <w:r w:rsidRPr="0042489F">
                <w:rPr>
                  <w:rFonts w:ascii="Times New Roman" w:eastAsia="Times New Roman" w:hAnsi="Times New Roman" w:cs="Times New Roman"/>
                  <w:color w:val="222222"/>
                  <w:sz w:val="16"/>
                  <w:szCs w:val="16"/>
                  <w:lang w:eastAsia="zh-CN"/>
                  <w:rPrChange w:id="374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3ACB1FD" w14:textId="77777777" w:rsidR="0042489F" w:rsidRPr="0042489F" w:rsidRDefault="0042489F" w:rsidP="0042489F">
            <w:pPr>
              <w:suppressAutoHyphens w:val="0"/>
              <w:spacing w:before="150" w:after="150" w:line="240" w:lineRule="auto"/>
              <w:jc w:val="right"/>
              <w:rPr>
                <w:ins w:id="3747" w:author="Qizhou Duan" w:date="2024-06-21T12:05:00Z"/>
                <w:rFonts w:ascii="Times New Roman" w:eastAsia="Times New Roman" w:hAnsi="Times New Roman" w:cs="Times New Roman"/>
                <w:color w:val="222222"/>
                <w:sz w:val="16"/>
                <w:szCs w:val="16"/>
                <w:lang w:eastAsia="zh-CN"/>
                <w:rPrChange w:id="3748" w:author="Qizhou Duan" w:date="2024-06-21T12:05:00Z">
                  <w:rPr>
                    <w:ins w:id="3749" w:author="Qizhou Duan" w:date="2024-06-21T12:05:00Z"/>
                    <w:rFonts w:ascii="Cambria" w:eastAsia="Times New Roman" w:hAnsi="Cambria" w:cs="Times New Roman"/>
                    <w:color w:val="222222"/>
                    <w:sz w:val="23"/>
                    <w:szCs w:val="23"/>
                    <w:lang w:eastAsia="zh-CN"/>
                  </w:rPr>
                </w:rPrChange>
              </w:rPr>
            </w:pPr>
            <w:ins w:id="3750" w:author="Qizhou Duan" w:date="2024-06-21T12:05:00Z">
              <w:r w:rsidRPr="0042489F">
                <w:rPr>
                  <w:rFonts w:ascii="Times New Roman" w:eastAsia="Times New Roman" w:hAnsi="Times New Roman" w:cs="Times New Roman"/>
                  <w:color w:val="222222"/>
                  <w:sz w:val="16"/>
                  <w:szCs w:val="16"/>
                  <w:lang w:eastAsia="zh-CN"/>
                  <w:rPrChange w:id="375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3350031" w14:textId="77777777" w:rsidR="0042489F" w:rsidRPr="0042489F" w:rsidRDefault="0042489F" w:rsidP="0042489F">
            <w:pPr>
              <w:suppressAutoHyphens w:val="0"/>
              <w:spacing w:before="150" w:after="150" w:line="240" w:lineRule="auto"/>
              <w:jc w:val="right"/>
              <w:rPr>
                <w:ins w:id="3752" w:author="Qizhou Duan" w:date="2024-06-21T12:05:00Z"/>
                <w:rFonts w:ascii="Times New Roman" w:eastAsia="Times New Roman" w:hAnsi="Times New Roman" w:cs="Times New Roman"/>
                <w:color w:val="222222"/>
                <w:sz w:val="16"/>
                <w:szCs w:val="16"/>
                <w:lang w:eastAsia="zh-CN"/>
                <w:rPrChange w:id="3753" w:author="Qizhou Duan" w:date="2024-06-21T12:05:00Z">
                  <w:rPr>
                    <w:ins w:id="3754" w:author="Qizhou Duan" w:date="2024-06-21T12:05:00Z"/>
                    <w:rFonts w:ascii="Cambria" w:eastAsia="Times New Roman" w:hAnsi="Cambria" w:cs="Times New Roman"/>
                    <w:color w:val="222222"/>
                    <w:sz w:val="23"/>
                    <w:szCs w:val="23"/>
                    <w:lang w:eastAsia="zh-CN"/>
                  </w:rPr>
                </w:rPrChange>
              </w:rPr>
            </w:pPr>
            <w:ins w:id="3755" w:author="Qizhou Duan" w:date="2024-06-21T12:05:00Z">
              <w:r w:rsidRPr="0042489F">
                <w:rPr>
                  <w:rFonts w:ascii="Times New Roman" w:eastAsia="Times New Roman" w:hAnsi="Times New Roman" w:cs="Times New Roman"/>
                  <w:color w:val="222222"/>
                  <w:sz w:val="16"/>
                  <w:szCs w:val="16"/>
                  <w:lang w:eastAsia="zh-CN"/>
                  <w:rPrChange w:id="375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3552402" w14:textId="77777777" w:rsidR="0042489F" w:rsidRPr="0042489F" w:rsidRDefault="0042489F" w:rsidP="0042489F">
            <w:pPr>
              <w:suppressAutoHyphens w:val="0"/>
              <w:spacing w:before="150" w:after="150" w:line="240" w:lineRule="auto"/>
              <w:jc w:val="right"/>
              <w:rPr>
                <w:ins w:id="3757" w:author="Qizhou Duan" w:date="2024-06-21T12:05:00Z"/>
                <w:rFonts w:ascii="Times New Roman" w:eastAsia="Times New Roman" w:hAnsi="Times New Roman" w:cs="Times New Roman"/>
                <w:color w:val="222222"/>
                <w:sz w:val="16"/>
                <w:szCs w:val="16"/>
                <w:lang w:eastAsia="zh-CN"/>
                <w:rPrChange w:id="3758" w:author="Qizhou Duan" w:date="2024-06-21T12:05:00Z">
                  <w:rPr>
                    <w:ins w:id="3759" w:author="Qizhou Duan" w:date="2024-06-21T12:05:00Z"/>
                    <w:rFonts w:ascii="Cambria" w:eastAsia="Times New Roman" w:hAnsi="Cambria" w:cs="Times New Roman"/>
                    <w:color w:val="222222"/>
                    <w:sz w:val="23"/>
                    <w:szCs w:val="23"/>
                    <w:lang w:eastAsia="zh-CN"/>
                  </w:rPr>
                </w:rPrChange>
              </w:rPr>
            </w:pPr>
            <w:ins w:id="3760" w:author="Qizhou Duan" w:date="2024-06-21T12:05:00Z">
              <w:r w:rsidRPr="0042489F">
                <w:rPr>
                  <w:rFonts w:ascii="Times New Roman" w:eastAsia="Times New Roman" w:hAnsi="Times New Roman" w:cs="Times New Roman"/>
                  <w:color w:val="222222"/>
                  <w:sz w:val="16"/>
                  <w:szCs w:val="16"/>
                  <w:lang w:eastAsia="zh-CN"/>
                  <w:rPrChange w:id="376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45309CA" w14:textId="77777777" w:rsidR="0042489F" w:rsidRPr="0042489F" w:rsidRDefault="0042489F" w:rsidP="0042489F">
            <w:pPr>
              <w:suppressAutoHyphens w:val="0"/>
              <w:spacing w:before="150" w:after="150" w:line="240" w:lineRule="auto"/>
              <w:jc w:val="right"/>
              <w:rPr>
                <w:ins w:id="3762" w:author="Qizhou Duan" w:date="2024-06-21T12:05:00Z"/>
                <w:rFonts w:ascii="Times New Roman" w:eastAsia="Times New Roman" w:hAnsi="Times New Roman" w:cs="Times New Roman"/>
                <w:color w:val="222222"/>
                <w:sz w:val="16"/>
                <w:szCs w:val="16"/>
                <w:lang w:eastAsia="zh-CN"/>
                <w:rPrChange w:id="3763" w:author="Qizhou Duan" w:date="2024-06-21T12:05:00Z">
                  <w:rPr>
                    <w:ins w:id="3764" w:author="Qizhou Duan" w:date="2024-06-21T12:05:00Z"/>
                    <w:rFonts w:ascii="Cambria" w:eastAsia="Times New Roman" w:hAnsi="Cambria" w:cs="Times New Roman"/>
                    <w:color w:val="222222"/>
                    <w:sz w:val="23"/>
                    <w:szCs w:val="23"/>
                    <w:lang w:eastAsia="zh-CN"/>
                  </w:rPr>
                </w:rPrChange>
              </w:rPr>
            </w:pPr>
            <w:ins w:id="3765" w:author="Qizhou Duan" w:date="2024-06-21T12:05:00Z">
              <w:r w:rsidRPr="0042489F">
                <w:rPr>
                  <w:rFonts w:ascii="Times New Roman" w:eastAsia="Times New Roman" w:hAnsi="Times New Roman" w:cs="Times New Roman"/>
                  <w:color w:val="222222"/>
                  <w:sz w:val="16"/>
                  <w:szCs w:val="16"/>
                  <w:lang w:eastAsia="zh-CN"/>
                  <w:rPrChange w:id="3766"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0F290634" w14:textId="77777777" w:rsidTr="0042489F">
        <w:trPr>
          <w:ins w:id="3767" w:author="Qizhou Duan" w:date="2024-06-21T12:05:00Z"/>
        </w:trPr>
        <w:tc>
          <w:tcPr>
            <w:tcW w:w="0" w:type="auto"/>
            <w:shd w:val="clear" w:color="auto" w:fill="auto"/>
            <w:tcMar>
              <w:top w:w="0" w:type="dxa"/>
              <w:left w:w="75" w:type="dxa"/>
              <w:bottom w:w="0" w:type="dxa"/>
              <w:right w:w="75" w:type="dxa"/>
            </w:tcMar>
            <w:vAlign w:val="center"/>
            <w:hideMark/>
          </w:tcPr>
          <w:p w14:paraId="078A4EE7" w14:textId="77777777" w:rsidR="0042489F" w:rsidRPr="0042489F" w:rsidRDefault="0042489F" w:rsidP="0042489F">
            <w:pPr>
              <w:suppressAutoHyphens w:val="0"/>
              <w:spacing w:before="150" w:after="150" w:line="240" w:lineRule="auto"/>
              <w:rPr>
                <w:ins w:id="3768" w:author="Qizhou Duan" w:date="2024-06-21T12:05:00Z"/>
                <w:rFonts w:ascii="Times New Roman" w:eastAsia="Times New Roman" w:hAnsi="Times New Roman" w:cs="Times New Roman"/>
                <w:color w:val="222222"/>
                <w:sz w:val="16"/>
                <w:szCs w:val="16"/>
                <w:lang w:eastAsia="zh-CN"/>
                <w:rPrChange w:id="3769" w:author="Qizhou Duan" w:date="2024-06-21T12:05:00Z">
                  <w:rPr>
                    <w:ins w:id="3770" w:author="Qizhou Duan" w:date="2024-06-21T12:05:00Z"/>
                    <w:rFonts w:ascii="Cambria" w:eastAsia="Times New Roman" w:hAnsi="Cambria" w:cs="Times New Roman"/>
                    <w:color w:val="222222"/>
                    <w:sz w:val="23"/>
                    <w:szCs w:val="23"/>
                    <w:lang w:eastAsia="zh-CN"/>
                  </w:rPr>
                </w:rPrChange>
              </w:rPr>
            </w:pPr>
            <w:ins w:id="3771" w:author="Qizhou Duan" w:date="2024-06-21T12:05:00Z">
              <w:r w:rsidRPr="0042489F">
                <w:rPr>
                  <w:rFonts w:ascii="Times New Roman" w:eastAsia="Times New Roman" w:hAnsi="Times New Roman" w:cs="Times New Roman"/>
                  <w:color w:val="222222"/>
                  <w:sz w:val="16"/>
                  <w:szCs w:val="16"/>
                  <w:lang w:eastAsia="zh-CN"/>
                  <w:rPrChange w:id="3772" w:author="Qizhou Duan" w:date="2024-06-21T12:05:00Z">
                    <w:rPr>
                      <w:rFonts w:ascii="Cambria" w:eastAsia="Times New Roman" w:hAnsi="Cambria" w:cs="Times New Roman"/>
                      <w:color w:val="222222"/>
                      <w:sz w:val="23"/>
                      <w:szCs w:val="23"/>
                      <w:lang w:eastAsia="zh-CN"/>
                    </w:rPr>
                  </w:rPrChange>
                </w:rPr>
                <w:t>Zhang et al. (2023)</w:t>
              </w:r>
            </w:ins>
          </w:p>
        </w:tc>
        <w:tc>
          <w:tcPr>
            <w:tcW w:w="0" w:type="auto"/>
            <w:shd w:val="clear" w:color="auto" w:fill="auto"/>
            <w:tcMar>
              <w:top w:w="0" w:type="dxa"/>
              <w:left w:w="75" w:type="dxa"/>
              <w:bottom w:w="0" w:type="dxa"/>
              <w:right w:w="75" w:type="dxa"/>
            </w:tcMar>
            <w:vAlign w:val="center"/>
            <w:hideMark/>
          </w:tcPr>
          <w:p w14:paraId="6001B46E" w14:textId="77777777" w:rsidR="0042489F" w:rsidRPr="0042489F" w:rsidRDefault="0042489F" w:rsidP="0042489F">
            <w:pPr>
              <w:suppressAutoHyphens w:val="0"/>
              <w:spacing w:before="150" w:after="150" w:line="240" w:lineRule="auto"/>
              <w:jc w:val="right"/>
              <w:rPr>
                <w:ins w:id="3773" w:author="Qizhou Duan" w:date="2024-06-21T12:05:00Z"/>
                <w:rFonts w:ascii="Times New Roman" w:eastAsia="Times New Roman" w:hAnsi="Times New Roman" w:cs="Times New Roman"/>
                <w:color w:val="222222"/>
                <w:sz w:val="16"/>
                <w:szCs w:val="16"/>
                <w:lang w:eastAsia="zh-CN"/>
                <w:rPrChange w:id="3774" w:author="Qizhou Duan" w:date="2024-06-21T12:05:00Z">
                  <w:rPr>
                    <w:ins w:id="3775" w:author="Qizhou Duan" w:date="2024-06-21T12:05:00Z"/>
                    <w:rFonts w:ascii="Cambria" w:eastAsia="Times New Roman" w:hAnsi="Cambria" w:cs="Times New Roman"/>
                    <w:color w:val="222222"/>
                    <w:sz w:val="23"/>
                    <w:szCs w:val="23"/>
                    <w:lang w:eastAsia="zh-CN"/>
                  </w:rPr>
                </w:rPrChange>
              </w:rPr>
            </w:pPr>
            <w:ins w:id="3776" w:author="Qizhou Duan" w:date="2024-06-21T12:05:00Z">
              <w:r w:rsidRPr="0042489F">
                <w:rPr>
                  <w:rFonts w:ascii="Times New Roman" w:eastAsia="Times New Roman" w:hAnsi="Times New Roman" w:cs="Times New Roman"/>
                  <w:color w:val="222222"/>
                  <w:sz w:val="16"/>
                  <w:szCs w:val="16"/>
                  <w:lang w:eastAsia="zh-CN"/>
                  <w:rPrChange w:id="3777" w:author="Qizhou Duan" w:date="2024-06-21T12:05:00Z">
                    <w:rPr>
                      <w:rFonts w:ascii="Cambria" w:eastAsia="Times New Roman" w:hAnsi="Cambria" w:cs="Times New Roman"/>
                      <w:color w:val="222222"/>
                      <w:sz w:val="23"/>
                      <w:szCs w:val="23"/>
                      <w:lang w:eastAsia="zh-CN"/>
                    </w:rPr>
                  </w:rPrChange>
                </w:rPr>
                <w:t>589</w:t>
              </w:r>
            </w:ins>
          </w:p>
        </w:tc>
        <w:tc>
          <w:tcPr>
            <w:tcW w:w="0" w:type="auto"/>
            <w:shd w:val="clear" w:color="auto" w:fill="auto"/>
            <w:tcMar>
              <w:top w:w="0" w:type="dxa"/>
              <w:left w:w="75" w:type="dxa"/>
              <w:bottom w:w="0" w:type="dxa"/>
              <w:right w:w="75" w:type="dxa"/>
            </w:tcMar>
            <w:vAlign w:val="center"/>
            <w:hideMark/>
          </w:tcPr>
          <w:p w14:paraId="3C73C8DC" w14:textId="77777777" w:rsidR="0042489F" w:rsidRPr="0042489F" w:rsidRDefault="0042489F" w:rsidP="0042489F">
            <w:pPr>
              <w:suppressAutoHyphens w:val="0"/>
              <w:spacing w:before="150" w:after="150" w:line="240" w:lineRule="auto"/>
              <w:jc w:val="right"/>
              <w:rPr>
                <w:ins w:id="3778" w:author="Qizhou Duan" w:date="2024-06-21T12:05:00Z"/>
                <w:rFonts w:ascii="Times New Roman" w:eastAsia="Times New Roman" w:hAnsi="Times New Roman" w:cs="Times New Roman"/>
                <w:color w:val="222222"/>
                <w:sz w:val="16"/>
                <w:szCs w:val="16"/>
                <w:lang w:eastAsia="zh-CN"/>
                <w:rPrChange w:id="3779" w:author="Qizhou Duan" w:date="2024-06-21T12:05:00Z">
                  <w:rPr>
                    <w:ins w:id="3780" w:author="Qizhou Duan" w:date="2024-06-21T12:05:00Z"/>
                    <w:rFonts w:ascii="Cambria" w:eastAsia="Times New Roman" w:hAnsi="Cambria" w:cs="Times New Roman"/>
                    <w:color w:val="222222"/>
                    <w:sz w:val="23"/>
                    <w:szCs w:val="23"/>
                    <w:lang w:eastAsia="zh-CN"/>
                  </w:rPr>
                </w:rPrChange>
              </w:rPr>
            </w:pPr>
            <w:ins w:id="3781" w:author="Qizhou Duan" w:date="2024-06-21T12:05:00Z">
              <w:r w:rsidRPr="0042489F">
                <w:rPr>
                  <w:rFonts w:ascii="Times New Roman" w:eastAsia="Times New Roman" w:hAnsi="Times New Roman" w:cs="Times New Roman"/>
                  <w:color w:val="222222"/>
                  <w:sz w:val="16"/>
                  <w:szCs w:val="16"/>
                  <w:lang w:eastAsia="zh-CN"/>
                  <w:rPrChange w:id="378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0ED8526" w14:textId="77777777" w:rsidR="0042489F" w:rsidRPr="0042489F" w:rsidRDefault="0042489F" w:rsidP="0042489F">
            <w:pPr>
              <w:suppressAutoHyphens w:val="0"/>
              <w:spacing w:before="150" w:after="150" w:line="240" w:lineRule="auto"/>
              <w:jc w:val="right"/>
              <w:rPr>
                <w:ins w:id="3783" w:author="Qizhou Duan" w:date="2024-06-21T12:05:00Z"/>
                <w:rFonts w:ascii="Times New Roman" w:eastAsia="Times New Roman" w:hAnsi="Times New Roman" w:cs="Times New Roman"/>
                <w:color w:val="222222"/>
                <w:sz w:val="16"/>
                <w:szCs w:val="16"/>
                <w:lang w:eastAsia="zh-CN"/>
                <w:rPrChange w:id="3784" w:author="Qizhou Duan" w:date="2024-06-21T12:05:00Z">
                  <w:rPr>
                    <w:ins w:id="3785" w:author="Qizhou Duan" w:date="2024-06-21T12:05:00Z"/>
                    <w:rFonts w:ascii="Cambria" w:eastAsia="Times New Roman" w:hAnsi="Cambria" w:cs="Times New Roman"/>
                    <w:color w:val="222222"/>
                    <w:sz w:val="23"/>
                    <w:szCs w:val="23"/>
                    <w:lang w:eastAsia="zh-CN"/>
                  </w:rPr>
                </w:rPrChange>
              </w:rPr>
            </w:pPr>
            <w:ins w:id="3786" w:author="Qizhou Duan" w:date="2024-06-21T12:05:00Z">
              <w:r w:rsidRPr="0042489F">
                <w:rPr>
                  <w:rFonts w:ascii="Times New Roman" w:eastAsia="Times New Roman" w:hAnsi="Times New Roman" w:cs="Times New Roman"/>
                  <w:color w:val="222222"/>
                  <w:sz w:val="16"/>
                  <w:szCs w:val="16"/>
                  <w:lang w:eastAsia="zh-CN"/>
                  <w:rPrChange w:id="378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319EBDA" w14:textId="77777777" w:rsidR="0042489F" w:rsidRPr="0042489F" w:rsidRDefault="0042489F" w:rsidP="0042489F">
            <w:pPr>
              <w:suppressAutoHyphens w:val="0"/>
              <w:spacing w:before="150" w:after="150" w:line="240" w:lineRule="auto"/>
              <w:jc w:val="right"/>
              <w:rPr>
                <w:ins w:id="3788" w:author="Qizhou Duan" w:date="2024-06-21T12:05:00Z"/>
                <w:rFonts w:ascii="Times New Roman" w:eastAsia="Times New Roman" w:hAnsi="Times New Roman" w:cs="Times New Roman"/>
                <w:color w:val="222222"/>
                <w:sz w:val="16"/>
                <w:szCs w:val="16"/>
                <w:lang w:eastAsia="zh-CN"/>
                <w:rPrChange w:id="3789" w:author="Qizhou Duan" w:date="2024-06-21T12:05:00Z">
                  <w:rPr>
                    <w:ins w:id="3790" w:author="Qizhou Duan" w:date="2024-06-21T12:05:00Z"/>
                    <w:rFonts w:ascii="Cambria" w:eastAsia="Times New Roman" w:hAnsi="Cambria" w:cs="Times New Roman"/>
                    <w:color w:val="222222"/>
                    <w:sz w:val="23"/>
                    <w:szCs w:val="23"/>
                    <w:lang w:eastAsia="zh-CN"/>
                  </w:rPr>
                </w:rPrChange>
              </w:rPr>
            </w:pPr>
            <w:ins w:id="3791" w:author="Qizhou Duan" w:date="2024-06-21T12:05:00Z">
              <w:r w:rsidRPr="0042489F">
                <w:rPr>
                  <w:rFonts w:ascii="Times New Roman" w:eastAsia="Times New Roman" w:hAnsi="Times New Roman" w:cs="Times New Roman"/>
                  <w:color w:val="222222"/>
                  <w:sz w:val="16"/>
                  <w:szCs w:val="16"/>
                  <w:lang w:eastAsia="zh-CN"/>
                  <w:rPrChange w:id="379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479FD5C" w14:textId="77777777" w:rsidR="0042489F" w:rsidRPr="0042489F" w:rsidRDefault="0042489F" w:rsidP="0042489F">
            <w:pPr>
              <w:suppressAutoHyphens w:val="0"/>
              <w:spacing w:before="150" w:after="150" w:line="240" w:lineRule="auto"/>
              <w:jc w:val="right"/>
              <w:rPr>
                <w:ins w:id="3793" w:author="Qizhou Duan" w:date="2024-06-21T12:05:00Z"/>
                <w:rFonts w:ascii="Times New Roman" w:eastAsia="Times New Roman" w:hAnsi="Times New Roman" w:cs="Times New Roman"/>
                <w:color w:val="222222"/>
                <w:sz w:val="16"/>
                <w:szCs w:val="16"/>
                <w:lang w:eastAsia="zh-CN"/>
                <w:rPrChange w:id="3794" w:author="Qizhou Duan" w:date="2024-06-21T12:05:00Z">
                  <w:rPr>
                    <w:ins w:id="3795" w:author="Qizhou Duan" w:date="2024-06-21T12:05:00Z"/>
                    <w:rFonts w:ascii="Cambria" w:eastAsia="Times New Roman" w:hAnsi="Cambria" w:cs="Times New Roman"/>
                    <w:color w:val="222222"/>
                    <w:sz w:val="23"/>
                    <w:szCs w:val="23"/>
                    <w:lang w:eastAsia="zh-CN"/>
                  </w:rPr>
                </w:rPrChange>
              </w:rPr>
            </w:pPr>
            <w:ins w:id="3796" w:author="Qizhou Duan" w:date="2024-06-21T12:05:00Z">
              <w:r w:rsidRPr="0042489F">
                <w:rPr>
                  <w:rFonts w:ascii="Times New Roman" w:eastAsia="Times New Roman" w:hAnsi="Times New Roman" w:cs="Times New Roman"/>
                  <w:color w:val="222222"/>
                  <w:sz w:val="16"/>
                  <w:szCs w:val="16"/>
                  <w:lang w:eastAsia="zh-CN"/>
                  <w:rPrChange w:id="379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6F9934F" w14:textId="77777777" w:rsidR="0042489F" w:rsidRPr="0042489F" w:rsidRDefault="0042489F" w:rsidP="0042489F">
            <w:pPr>
              <w:suppressAutoHyphens w:val="0"/>
              <w:spacing w:before="150" w:after="150" w:line="240" w:lineRule="auto"/>
              <w:jc w:val="right"/>
              <w:rPr>
                <w:ins w:id="3798" w:author="Qizhou Duan" w:date="2024-06-21T12:05:00Z"/>
                <w:rFonts w:ascii="Times New Roman" w:eastAsia="Times New Roman" w:hAnsi="Times New Roman" w:cs="Times New Roman"/>
                <w:color w:val="222222"/>
                <w:sz w:val="16"/>
                <w:szCs w:val="16"/>
                <w:lang w:eastAsia="zh-CN"/>
                <w:rPrChange w:id="3799" w:author="Qizhou Duan" w:date="2024-06-21T12:05:00Z">
                  <w:rPr>
                    <w:ins w:id="3800" w:author="Qizhou Duan" w:date="2024-06-21T12:05:00Z"/>
                    <w:rFonts w:ascii="Cambria" w:eastAsia="Times New Roman" w:hAnsi="Cambria" w:cs="Times New Roman"/>
                    <w:color w:val="222222"/>
                    <w:sz w:val="23"/>
                    <w:szCs w:val="23"/>
                    <w:lang w:eastAsia="zh-CN"/>
                  </w:rPr>
                </w:rPrChange>
              </w:rPr>
            </w:pPr>
            <w:ins w:id="3801" w:author="Qizhou Duan" w:date="2024-06-21T12:05:00Z">
              <w:r w:rsidRPr="0042489F">
                <w:rPr>
                  <w:rFonts w:ascii="Times New Roman" w:eastAsia="Times New Roman" w:hAnsi="Times New Roman" w:cs="Times New Roman"/>
                  <w:color w:val="222222"/>
                  <w:sz w:val="16"/>
                  <w:szCs w:val="16"/>
                  <w:lang w:eastAsia="zh-CN"/>
                  <w:rPrChange w:id="380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F94EBDA" w14:textId="77777777" w:rsidR="0042489F" w:rsidRPr="0042489F" w:rsidRDefault="0042489F" w:rsidP="0042489F">
            <w:pPr>
              <w:suppressAutoHyphens w:val="0"/>
              <w:spacing w:before="150" w:after="150" w:line="240" w:lineRule="auto"/>
              <w:jc w:val="right"/>
              <w:rPr>
                <w:ins w:id="3803" w:author="Qizhou Duan" w:date="2024-06-21T12:05:00Z"/>
                <w:rFonts w:ascii="Times New Roman" w:eastAsia="Times New Roman" w:hAnsi="Times New Roman" w:cs="Times New Roman"/>
                <w:color w:val="222222"/>
                <w:sz w:val="16"/>
                <w:szCs w:val="16"/>
                <w:lang w:eastAsia="zh-CN"/>
                <w:rPrChange w:id="3804" w:author="Qizhou Duan" w:date="2024-06-21T12:05:00Z">
                  <w:rPr>
                    <w:ins w:id="3805" w:author="Qizhou Duan" w:date="2024-06-21T12:05:00Z"/>
                    <w:rFonts w:ascii="Cambria" w:eastAsia="Times New Roman" w:hAnsi="Cambria" w:cs="Times New Roman"/>
                    <w:color w:val="222222"/>
                    <w:sz w:val="23"/>
                    <w:szCs w:val="23"/>
                    <w:lang w:eastAsia="zh-CN"/>
                  </w:rPr>
                </w:rPrChange>
              </w:rPr>
            </w:pPr>
            <w:ins w:id="3806" w:author="Qizhou Duan" w:date="2024-06-21T12:05:00Z">
              <w:r w:rsidRPr="0042489F">
                <w:rPr>
                  <w:rFonts w:ascii="Times New Roman" w:eastAsia="Times New Roman" w:hAnsi="Times New Roman" w:cs="Times New Roman"/>
                  <w:color w:val="222222"/>
                  <w:sz w:val="16"/>
                  <w:szCs w:val="16"/>
                  <w:lang w:eastAsia="zh-CN"/>
                  <w:rPrChange w:id="380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87F23A8" w14:textId="77777777" w:rsidTr="0042489F">
        <w:trPr>
          <w:ins w:id="3808" w:author="Qizhou Duan" w:date="2024-06-21T12:05:00Z"/>
        </w:trPr>
        <w:tc>
          <w:tcPr>
            <w:tcW w:w="0" w:type="auto"/>
            <w:shd w:val="clear" w:color="auto" w:fill="auto"/>
            <w:tcMar>
              <w:top w:w="0" w:type="dxa"/>
              <w:left w:w="75" w:type="dxa"/>
              <w:bottom w:w="0" w:type="dxa"/>
              <w:right w:w="75" w:type="dxa"/>
            </w:tcMar>
            <w:vAlign w:val="center"/>
            <w:hideMark/>
          </w:tcPr>
          <w:p w14:paraId="33DFC40B" w14:textId="77777777" w:rsidR="0042489F" w:rsidRPr="0042489F" w:rsidRDefault="0042489F" w:rsidP="0042489F">
            <w:pPr>
              <w:suppressAutoHyphens w:val="0"/>
              <w:spacing w:before="150" w:after="150" w:line="240" w:lineRule="auto"/>
              <w:rPr>
                <w:ins w:id="3809" w:author="Qizhou Duan" w:date="2024-06-21T12:05:00Z"/>
                <w:rFonts w:ascii="Times New Roman" w:eastAsia="Times New Roman" w:hAnsi="Times New Roman" w:cs="Times New Roman"/>
                <w:color w:val="222222"/>
                <w:sz w:val="16"/>
                <w:szCs w:val="16"/>
                <w:lang w:eastAsia="zh-CN"/>
                <w:rPrChange w:id="3810" w:author="Qizhou Duan" w:date="2024-06-21T12:05:00Z">
                  <w:rPr>
                    <w:ins w:id="3811" w:author="Qizhou Duan" w:date="2024-06-21T12:05:00Z"/>
                    <w:rFonts w:ascii="Cambria" w:eastAsia="Times New Roman" w:hAnsi="Cambria" w:cs="Times New Roman"/>
                    <w:color w:val="222222"/>
                    <w:sz w:val="23"/>
                    <w:szCs w:val="23"/>
                    <w:lang w:eastAsia="zh-CN"/>
                  </w:rPr>
                </w:rPrChange>
              </w:rPr>
            </w:pPr>
            <w:ins w:id="3812" w:author="Qizhou Duan" w:date="2024-06-21T12:05:00Z">
              <w:r w:rsidRPr="0042489F">
                <w:rPr>
                  <w:rFonts w:ascii="Times New Roman" w:eastAsia="Times New Roman" w:hAnsi="Times New Roman" w:cs="Times New Roman"/>
                  <w:color w:val="222222"/>
                  <w:sz w:val="16"/>
                  <w:szCs w:val="16"/>
                  <w:lang w:eastAsia="zh-CN"/>
                  <w:rPrChange w:id="3813" w:author="Qizhou Duan" w:date="2024-06-21T12:05:00Z">
                    <w:rPr>
                      <w:rFonts w:ascii="Cambria" w:eastAsia="Times New Roman" w:hAnsi="Cambria" w:cs="Times New Roman"/>
                      <w:color w:val="222222"/>
                      <w:sz w:val="23"/>
                      <w:szCs w:val="23"/>
                      <w:lang w:eastAsia="zh-CN"/>
                    </w:rPr>
                  </w:rPrChange>
                </w:rPr>
                <w:t>Paeizi et al. (2024)</w:t>
              </w:r>
            </w:ins>
          </w:p>
        </w:tc>
        <w:tc>
          <w:tcPr>
            <w:tcW w:w="0" w:type="auto"/>
            <w:shd w:val="clear" w:color="auto" w:fill="auto"/>
            <w:tcMar>
              <w:top w:w="0" w:type="dxa"/>
              <w:left w:w="75" w:type="dxa"/>
              <w:bottom w:w="0" w:type="dxa"/>
              <w:right w:w="75" w:type="dxa"/>
            </w:tcMar>
            <w:vAlign w:val="center"/>
            <w:hideMark/>
          </w:tcPr>
          <w:p w14:paraId="2A70BAF4" w14:textId="77777777" w:rsidR="0042489F" w:rsidRPr="0042489F" w:rsidRDefault="0042489F" w:rsidP="0042489F">
            <w:pPr>
              <w:suppressAutoHyphens w:val="0"/>
              <w:spacing w:before="150" w:after="150" w:line="240" w:lineRule="auto"/>
              <w:jc w:val="right"/>
              <w:rPr>
                <w:ins w:id="3814" w:author="Qizhou Duan" w:date="2024-06-21T12:05:00Z"/>
                <w:rFonts w:ascii="Times New Roman" w:eastAsia="Times New Roman" w:hAnsi="Times New Roman" w:cs="Times New Roman"/>
                <w:color w:val="222222"/>
                <w:sz w:val="16"/>
                <w:szCs w:val="16"/>
                <w:lang w:eastAsia="zh-CN"/>
                <w:rPrChange w:id="3815" w:author="Qizhou Duan" w:date="2024-06-21T12:05:00Z">
                  <w:rPr>
                    <w:ins w:id="3816" w:author="Qizhou Duan" w:date="2024-06-21T12:05:00Z"/>
                    <w:rFonts w:ascii="Cambria" w:eastAsia="Times New Roman" w:hAnsi="Cambria" w:cs="Times New Roman"/>
                    <w:color w:val="222222"/>
                    <w:sz w:val="23"/>
                    <w:szCs w:val="23"/>
                    <w:lang w:eastAsia="zh-CN"/>
                  </w:rPr>
                </w:rPrChange>
              </w:rPr>
            </w:pPr>
            <w:ins w:id="3817" w:author="Qizhou Duan" w:date="2024-06-21T12:05:00Z">
              <w:r w:rsidRPr="0042489F">
                <w:rPr>
                  <w:rFonts w:ascii="Times New Roman" w:eastAsia="Times New Roman" w:hAnsi="Times New Roman" w:cs="Times New Roman"/>
                  <w:color w:val="222222"/>
                  <w:sz w:val="16"/>
                  <w:szCs w:val="16"/>
                  <w:lang w:eastAsia="zh-CN"/>
                  <w:rPrChange w:id="3818" w:author="Qizhou Duan" w:date="2024-06-21T12:05:00Z">
                    <w:rPr>
                      <w:rFonts w:ascii="Cambria" w:eastAsia="Times New Roman" w:hAnsi="Cambria" w:cs="Times New Roman"/>
                      <w:color w:val="222222"/>
                      <w:sz w:val="23"/>
                      <w:szCs w:val="23"/>
                      <w:lang w:eastAsia="zh-CN"/>
                    </w:rPr>
                  </w:rPrChange>
                </w:rPr>
                <w:t>700</w:t>
              </w:r>
            </w:ins>
          </w:p>
        </w:tc>
        <w:tc>
          <w:tcPr>
            <w:tcW w:w="0" w:type="auto"/>
            <w:shd w:val="clear" w:color="auto" w:fill="auto"/>
            <w:tcMar>
              <w:top w:w="0" w:type="dxa"/>
              <w:left w:w="75" w:type="dxa"/>
              <w:bottom w:w="0" w:type="dxa"/>
              <w:right w:w="75" w:type="dxa"/>
            </w:tcMar>
            <w:vAlign w:val="center"/>
            <w:hideMark/>
          </w:tcPr>
          <w:p w14:paraId="41C0FE21" w14:textId="77777777" w:rsidR="0042489F" w:rsidRPr="0042489F" w:rsidRDefault="0042489F" w:rsidP="0042489F">
            <w:pPr>
              <w:suppressAutoHyphens w:val="0"/>
              <w:spacing w:before="150" w:after="150" w:line="240" w:lineRule="auto"/>
              <w:jc w:val="right"/>
              <w:rPr>
                <w:ins w:id="3819" w:author="Qizhou Duan" w:date="2024-06-21T12:05:00Z"/>
                <w:rFonts w:ascii="Times New Roman" w:eastAsia="Times New Roman" w:hAnsi="Times New Roman" w:cs="Times New Roman"/>
                <w:color w:val="222222"/>
                <w:sz w:val="16"/>
                <w:szCs w:val="16"/>
                <w:lang w:eastAsia="zh-CN"/>
                <w:rPrChange w:id="3820" w:author="Qizhou Duan" w:date="2024-06-21T12:05:00Z">
                  <w:rPr>
                    <w:ins w:id="3821" w:author="Qizhou Duan" w:date="2024-06-21T12:05:00Z"/>
                    <w:rFonts w:ascii="Cambria" w:eastAsia="Times New Roman" w:hAnsi="Cambria" w:cs="Times New Roman"/>
                    <w:color w:val="222222"/>
                    <w:sz w:val="23"/>
                    <w:szCs w:val="23"/>
                    <w:lang w:eastAsia="zh-CN"/>
                  </w:rPr>
                </w:rPrChange>
              </w:rPr>
            </w:pPr>
            <w:ins w:id="3822" w:author="Qizhou Duan" w:date="2024-06-21T12:05:00Z">
              <w:r w:rsidRPr="0042489F">
                <w:rPr>
                  <w:rFonts w:ascii="Times New Roman" w:eastAsia="Times New Roman" w:hAnsi="Times New Roman" w:cs="Times New Roman"/>
                  <w:color w:val="222222"/>
                  <w:sz w:val="16"/>
                  <w:szCs w:val="16"/>
                  <w:lang w:eastAsia="zh-CN"/>
                  <w:rPrChange w:id="382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3E20983" w14:textId="77777777" w:rsidR="0042489F" w:rsidRPr="0042489F" w:rsidRDefault="0042489F" w:rsidP="0042489F">
            <w:pPr>
              <w:suppressAutoHyphens w:val="0"/>
              <w:spacing w:before="150" w:after="150" w:line="240" w:lineRule="auto"/>
              <w:jc w:val="right"/>
              <w:rPr>
                <w:ins w:id="3824" w:author="Qizhou Duan" w:date="2024-06-21T12:05:00Z"/>
                <w:rFonts w:ascii="Times New Roman" w:eastAsia="Times New Roman" w:hAnsi="Times New Roman" w:cs="Times New Roman"/>
                <w:color w:val="222222"/>
                <w:sz w:val="16"/>
                <w:szCs w:val="16"/>
                <w:lang w:eastAsia="zh-CN"/>
                <w:rPrChange w:id="3825" w:author="Qizhou Duan" w:date="2024-06-21T12:05:00Z">
                  <w:rPr>
                    <w:ins w:id="3826" w:author="Qizhou Duan" w:date="2024-06-21T12:05:00Z"/>
                    <w:rFonts w:ascii="Cambria" w:eastAsia="Times New Roman" w:hAnsi="Cambria" w:cs="Times New Roman"/>
                    <w:color w:val="222222"/>
                    <w:sz w:val="23"/>
                    <w:szCs w:val="23"/>
                    <w:lang w:eastAsia="zh-CN"/>
                  </w:rPr>
                </w:rPrChange>
              </w:rPr>
            </w:pPr>
            <w:ins w:id="3827" w:author="Qizhou Duan" w:date="2024-06-21T12:05:00Z">
              <w:r w:rsidRPr="0042489F">
                <w:rPr>
                  <w:rFonts w:ascii="Times New Roman" w:eastAsia="Times New Roman" w:hAnsi="Times New Roman" w:cs="Times New Roman"/>
                  <w:color w:val="222222"/>
                  <w:sz w:val="16"/>
                  <w:szCs w:val="16"/>
                  <w:lang w:eastAsia="zh-CN"/>
                  <w:rPrChange w:id="382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193B20B" w14:textId="77777777" w:rsidR="0042489F" w:rsidRPr="0042489F" w:rsidRDefault="0042489F" w:rsidP="0042489F">
            <w:pPr>
              <w:suppressAutoHyphens w:val="0"/>
              <w:spacing w:before="150" w:after="150" w:line="240" w:lineRule="auto"/>
              <w:jc w:val="right"/>
              <w:rPr>
                <w:ins w:id="3829" w:author="Qizhou Duan" w:date="2024-06-21T12:05:00Z"/>
                <w:rFonts w:ascii="Times New Roman" w:eastAsia="Times New Roman" w:hAnsi="Times New Roman" w:cs="Times New Roman"/>
                <w:color w:val="222222"/>
                <w:sz w:val="16"/>
                <w:szCs w:val="16"/>
                <w:lang w:eastAsia="zh-CN"/>
                <w:rPrChange w:id="3830" w:author="Qizhou Duan" w:date="2024-06-21T12:05:00Z">
                  <w:rPr>
                    <w:ins w:id="3831" w:author="Qizhou Duan" w:date="2024-06-21T12:05:00Z"/>
                    <w:rFonts w:ascii="Cambria" w:eastAsia="Times New Roman" w:hAnsi="Cambria" w:cs="Times New Roman"/>
                    <w:color w:val="222222"/>
                    <w:sz w:val="23"/>
                    <w:szCs w:val="23"/>
                    <w:lang w:eastAsia="zh-CN"/>
                  </w:rPr>
                </w:rPrChange>
              </w:rPr>
            </w:pPr>
            <w:ins w:id="3832" w:author="Qizhou Duan" w:date="2024-06-21T12:05:00Z">
              <w:r w:rsidRPr="0042489F">
                <w:rPr>
                  <w:rFonts w:ascii="Times New Roman" w:eastAsia="Times New Roman" w:hAnsi="Times New Roman" w:cs="Times New Roman"/>
                  <w:color w:val="222222"/>
                  <w:sz w:val="16"/>
                  <w:szCs w:val="16"/>
                  <w:lang w:eastAsia="zh-CN"/>
                  <w:rPrChange w:id="383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A222678" w14:textId="77777777" w:rsidR="0042489F" w:rsidRPr="0042489F" w:rsidRDefault="0042489F" w:rsidP="0042489F">
            <w:pPr>
              <w:suppressAutoHyphens w:val="0"/>
              <w:spacing w:before="150" w:after="150" w:line="240" w:lineRule="auto"/>
              <w:jc w:val="right"/>
              <w:rPr>
                <w:ins w:id="3834" w:author="Qizhou Duan" w:date="2024-06-21T12:05:00Z"/>
                <w:rFonts w:ascii="Times New Roman" w:eastAsia="Times New Roman" w:hAnsi="Times New Roman" w:cs="Times New Roman"/>
                <w:color w:val="222222"/>
                <w:sz w:val="16"/>
                <w:szCs w:val="16"/>
                <w:lang w:eastAsia="zh-CN"/>
                <w:rPrChange w:id="3835" w:author="Qizhou Duan" w:date="2024-06-21T12:05:00Z">
                  <w:rPr>
                    <w:ins w:id="3836" w:author="Qizhou Duan" w:date="2024-06-21T12:05:00Z"/>
                    <w:rFonts w:ascii="Cambria" w:eastAsia="Times New Roman" w:hAnsi="Cambria" w:cs="Times New Roman"/>
                    <w:color w:val="222222"/>
                    <w:sz w:val="23"/>
                    <w:szCs w:val="23"/>
                    <w:lang w:eastAsia="zh-CN"/>
                  </w:rPr>
                </w:rPrChange>
              </w:rPr>
            </w:pPr>
            <w:ins w:id="3837" w:author="Qizhou Duan" w:date="2024-06-21T12:05:00Z">
              <w:r w:rsidRPr="0042489F">
                <w:rPr>
                  <w:rFonts w:ascii="Times New Roman" w:eastAsia="Times New Roman" w:hAnsi="Times New Roman" w:cs="Times New Roman"/>
                  <w:color w:val="222222"/>
                  <w:sz w:val="16"/>
                  <w:szCs w:val="16"/>
                  <w:lang w:eastAsia="zh-CN"/>
                  <w:rPrChange w:id="383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B2A6E3B" w14:textId="77777777" w:rsidR="0042489F" w:rsidRPr="0042489F" w:rsidRDefault="0042489F" w:rsidP="0042489F">
            <w:pPr>
              <w:suppressAutoHyphens w:val="0"/>
              <w:spacing w:before="150" w:after="150" w:line="240" w:lineRule="auto"/>
              <w:jc w:val="right"/>
              <w:rPr>
                <w:ins w:id="3839" w:author="Qizhou Duan" w:date="2024-06-21T12:05:00Z"/>
                <w:rFonts w:ascii="Times New Roman" w:eastAsia="Times New Roman" w:hAnsi="Times New Roman" w:cs="Times New Roman"/>
                <w:color w:val="222222"/>
                <w:sz w:val="16"/>
                <w:szCs w:val="16"/>
                <w:lang w:eastAsia="zh-CN"/>
                <w:rPrChange w:id="3840" w:author="Qizhou Duan" w:date="2024-06-21T12:05:00Z">
                  <w:rPr>
                    <w:ins w:id="3841" w:author="Qizhou Duan" w:date="2024-06-21T12:05:00Z"/>
                    <w:rFonts w:ascii="Cambria" w:eastAsia="Times New Roman" w:hAnsi="Cambria" w:cs="Times New Roman"/>
                    <w:color w:val="222222"/>
                    <w:sz w:val="23"/>
                    <w:szCs w:val="23"/>
                    <w:lang w:eastAsia="zh-CN"/>
                  </w:rPr>
                </w:rPrChange>
              </w:rPr>
            </w:pPr>
            <w:ins w:id="3842" w:author="Qizhou Duan" w:date="2024-06-21T12:05:00Z">
              <w:r w:rsidRPr="0042489F">
                <w:rPr>
                  <w:rFonts w:ascii="Times New Roman" w:eastAsia="Times New Roman" w:hAnsi="Times New Roman" w:cs="Times New Roman"/>
                  <w:color w:val="222222"/>
                  <w:sz w:val="16"/>
                  <w:szCs w:val="16"/>
                  <w:lang w:eastAsia="zh-CN"/>
                  <w:rPrChange w:id="384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5D3C6D2" w14:textId="77777777" w:rsidR="0042489F" w:rsidRPr="0042489F" w:rsidRDefault="0042489F" w:rsidP="0042489F">
            <w:pPr>
              <w:suppressAutoHyphens w:val="0"/>
              <w:spacing w:before="150" w:after="150" w:line="240" w:lineRule="auto"/>
              <w:jc w:val="right"/>
              <w:rPr>
                <w:ins w:id="3844" w:author="Qizhou Duan" w:date="2024-06-21T12:05:00Z"/>
                <w:rFonts w:ascii="Times New Roman" w:eastAsia="Times New Roman" w:hAnsi="Times New Roman" w:cs="Times New Roman"/>
                <w:color w:val="222222"/>
                <w:sz w:val="16"/>
                <w:szCs w:val="16"/>
                <w:lang w:eastAsia="zh-CN"/>
                <w:rPrChange w:id="3845" w:author="Qizhou Duan" w:date="2024-06-21T12:05:00Z">
                  <w:rPr>
                    <w:ins w:id="3846" w:author="Qizhou Duan" w:date="2024-06-21T12:05:00Z"/>
                    <w:rFonts w:ascii="Cambria" w:eastAsia="Times New Roman" w:hAnsi="Cambria" w:cs="Times New Roman"/>
                    <w:color w:val="222222"/>
                    <w:sz w:val="23"/>
                    <w:szCs w:val="23"/>
                    <w:lang w:eastAsia="zh-CN"/>
                  </w:rPr>
                </w:rPrChange>
              </w:rPr>
            </w:pPr>
            <w:ins w:id="3847" w:author="Qizhou Duan" w:date="2024-06-21T12:05:00Z">
              <w:r w:rsidRPr="0042489F">
                <w:rPr>
                  <w:rFonts w:ascii="Times New Roman" w:eastAsia="Times New Roman" w:hAnsi="Times New Roman" w:cs="Times New Roman"/>
                  <w:color w:val="222222"/>
                  <w:sz w:val="16"/>
                  <w:szCs w:val="16"/>
                  <w:lang w:eastAsia="zh-CN"/>
                  <w:rPrChange w:id="3848"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7B3BB821" w14:textId="77777777" w:rsidTr="0042489F">
        <w:trPr>
          <w:ins w:id="3849" w:author="Qizhou Duan" w:date="2024-06-21T12:05:00Z"/>
        </w:trPr>
        <w:tc>
          <w:tcPr>
            <w:tcW w:w="0" w:type="auto"/>
            <w:shd w:val="clear" w:color="auto" w:fill="auto"/>
            <w:tcMar>
              <w:top w:w="0" w:type="dxa"/>
              <w:left w:w="75" w:type="dxa"/>
              <w:bottom w:w="0" w:type="dxa"/>
              <w:right w:w="75" w:type="dxa"/>
            </w:tcMar>
            <w:vAlign w:val="center"/>
            <w:hideMark/>
          </w:tcPr>
          <w:p w14:paraId="3087B4CE" w14:textId="77777777" w:rsidR="0042489F" w:rsidRPr="0042489F" w:rsidRDefault="0042489F" w:rsidP="0042489F">
            <w:pPr>
              <w:suppressAutoHyphens w:val="0"/>
              <w:spacing w:before="150" w:after="150" w:line="240" w:lineRule="auto"/>
              <w:rPr>
                <w:ins w:id="3850" w:author="Qizhou Duan" w:date="2024-06-21T12:05:00Z"/>
                <w:rFonts w:ascii="Times New Roman" w:eastAsia="Times New Roman" w:hAnsi="Times New Roman" w:cs="Times New Roman"/>
                <w:color w:val="222222"/>
                <w:sz w:val="16"/>
                <w:szCs w:val="16"/>
                <w:lang w:eastAsia="zh-CN"/>
                <w:rPrChange w:id="3851" w:author="Qizhou Duan" w:date="2024-06-21T12:05:00Z">
                  <w:rPr>
                    <w:ins w:id="3852" w:author="Qizhou Duan" w:date="2024-06-21T12:05:00Z"/>
                    <w:rFonts w:ascii="Cambria" w:eastAsia="Times New Roman" w:hAnsi="Cambria" w:cs="Times New Roman"/>
                    <w:color w:val="222222"/>
                    <w:sz w:val="23"/>
                    <w:szCs w:val="23"/>
                    <w:lang w:eastAsia="zh-CN"/>
                  </w:rPr>
                </w:rPrChange>
              </w:rPr>
            </w:pPr>
            <w:ins w:id="3853" w:author="Qizhou Duan" w:date="2024-06-21T12:05:00Z">
              <w:r w:rsidRPr="0042489F">
                <w:rPr>
                  <w:rFonts w:ascii="Times New Roman" w:eastAsia="Times New Roman" w:hAnsi="Times New Roman" w:cs="Times New Roman"/>
                  <w:color w:val="222222"/>
                  <w:sz w:val="16"/>
                  <w:szCs w:val="16"/>
                  <w:lang w:eastAsia="zh-CN"/>
                  <w:rPrChange w:id="3854" w:author="Qizhou Duan" w:date="2024-06-21T12:05:00Z">
                    <w:rPr>
                      <w:rFonts w:ascii="Cambria" w:eastAsia="Times New Roman" w:hAnsi="Cambria" w:cs="Times New Roman"/>
                      <w:color w:val="222222"/>
                      <w:sz w:val="23"/>
                      <w:szCs w:val="23"/>
                      <w:lang w:eastAsia="zh-CN"/>
                    </w:rPr>
                  </w:rPrChange>
                </w:rPr>
                <w:t>Foster et al. (2024)</w:t>
              </w:r>
            </w:ins>
          </w:p>
        </w:tc>
        <w:tc>
          <w:tcPr>
            <w:tcW w:w="0" w:type="auto"/>
            <w:shd w:val="clear" w:color="auto" w:fill="auto"/>
            <w:tcMar>
              <w:top w:w="0" w:type="dxa"/>
              <w:left w:w="75" w:type="dxa"/>
              <w:bottom w:w="0" w:type="dxa"/>
              <w:right w:w="75" w:type="dxa"/>
            </w:tcMar>
            <w:vAlign w:val="center"/>
            <w:hideMark/>
          </w:tcPr>
          <w:p w14:paraId="61301555" w14:textId="77777777" w:rsidR="0042489F" w:rsidRPr="0042489F" w:rsidRDefault="0042489F" w:rsidP="0042489F">
            <w:pPr>
              <w:suppressAutoHyphens w:val="0"/>
              <w:spacing w:before="150" w:after="150" w:line="240" w:lineRule="auto"/>
              <w:jc w:val="right"/>
              <w:rPr>
                <w:ins w:id="3855" w:author="Qizhou Duan" w:date="2024-06-21T12:05:00Z"/>
                <w:rFonts w:ascii="Times New Roman" w:eastAsia="Times New Roman" w:hAnsi="Times New Roman" w:cs="Times New Roman"/>
                <w:color w:val="222222"/>
                <w:sz w:val="16"/>
                <w:szCs w:val="16"/>
                <w:lang w:eastAsia="zh-CN"/>
                <w:rPrChange w:id="3856" w:author="Qizhou Duan" w:date="2024-06-21T12:05:00Z">
                  <w:rPr>
                    <w:ins w:id="3857" w:author="Qizhou Duan" w:date="2024-06-21T12:05:00Z"/>
                    <w:rFonts w:ascii="Cambria" w:eastAsia="Times New Roman" w:hAnsi="Cambria" w:cs="Times New Roman"/>
                    <w:color w:val="222222"/>
                    <w:sz w:val="23"/>
                    <w:szCs w:val="23"/>
                    <w:lang w:eastAsia="zh-CN"/>
                  </w:rPr>
                </w:rPrChange>
              </w:rPr>
            </w:pPr>
            <w:ins w:id="3858" w:author="Qizhou Duan" w:date="2024-06-21T12:05:00Z">
              <w:r w:rsidRPr="0042489F">
                <w:rPr>
                  <w:rFonts w:ascii="Times New Roman" w:eastAsia="Times New Roman" w:hAnsi="Times New Roman" w:cs="Times New Roman"/>
                  <w:color w:val="222222"/>
                  <w:sz w:val="16"/>
                  <w:szCs w:val="16"/>
                  <w:lang w:eastAsia="zh-CN"/>
                  <w:rPrChange w:id="3859" w:author="Qizhou Duan" w:date="2024-06-21T12:05:00Z">
                    <w:rPr>
                      <w:rFonts w:ascii="Cambria" w:eastAsia="Times New Roman" w:hAnsi="Cambria" w:cs="Times New Roman"/>
                      <w:color w:val="222222"/>
                      <w:sz w:val="23"/>
                      <w:szCs w:val="23"/>
                      <w:lang w:eastAsia="zh-CN"/>
                    </w:rPr>
                  </w:rPrChange>
                </w:rPr>
                <w:t>144</w:t>
              </w:r>
            </w:ins>
          </w:p>
        </w:tc>
        <w:tc>
          <w:tcPr>
            <w:tcW w:w="0" w:type="auto"/>
            <w:shd w:val="clear" w:color="auto" w:fill="auto"/>
            <w:tcMar>
              <w:top w:w="0" w:type="dxa"/>
              <w:left w:w="75" w:type="dxa"/>
              <w:bottom w:w="0" w:type="dxa"/>
              <w:right w:w="75" w:type="dxa"/>
            </w:tcMar>
            <w:vAlign w:val="center"/>
            <w:hideMark/>
          </w:tcPr>
          <w:p w14:paraId="0CAF3732" w14:textId="77777777" w:rsidR="0042489F" w:rsidRPr="0042489F" w:rsidRDefault="0042489F" w:rsidP="0042489F">
            <w:pPr>
              <w:suppressAutoHyphens w:val="0"/>
              <w:spacing w:before="150" w:after="150" w:line="240" w:lineRule="auto"/>
              <w:jc w:val="right"/>
              <w:rPr>
                <w:ins w:id="3860" w:author="Qizhou Duan" w:date="2024-06-21T12:05:00Z"/>
                <w:rFonts w:ascii="Times New Roman" w:eastAsia="Times New Roman" w:hAnsi="Times New Roman" w:cs="Times New Roman"/>
                <w:color w:val="222222"/>
                <w:sz w:val="16"/>
                <w:szCs w:val="16"/>
                <w:lang w:eastAsia="zh-CN"/>
                <w:rPrChange w:id="3861" w:author="Qizhou Duan" w:date="2024-06-21T12:05:00Z">
                  <w:rPr>
                    <w:ins w:id="3862" w:author="Qizhou Duan" w:date="2024-06-21T12:05:00Z"/>
                    <w:rFonts w:ascii="Cambria" w:eastAsia="Times New Roman" w:hAnsi="Cambria" w:cs="Times New Roman"/>
                    <w:color w:val="222222"/>
                    <w:sz w:val="23"/>
                    <w:szCs w:val="23"/>
                    <w:lang w:eastAsia="zh-CN"/>
                  </w:rPr>
                </w:rPrChange>
              </w:rPr>
            </w:pPr>
            <w:ins w:id="3863" w:author="Qizhou Duan" w:date="2024-06-21T12:05:00Z">
              <w:r w:rsidRPr="0042489F">
                <w:rPr>
                  <w:rFonts w:ascii="Times New Roman" w:eastAsia="Times New Roman" w:hAnsi="Times New Roman" w:cs="Times New Roman"/>
                  <w:color w:val="222222"/>
                  <w:sz w:val="16"/>
                  <w:szCs w:val="16"/>
                  <w:lang w:eastAsia="zh-CN"/>
                  <w:rPrChange w:id="386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8E5406C" w14:textId="77777777" w:rsidR="0042489F" w:rsidRPr="0042489F" w:rsidRDefault="0042489F" w:rsidP="0042489F">
            <w:pPr>
              <w:suppressAutoHyphens w:val="0"/>
              <w:spacing w:before="150" w:after="150" w:line="240" w:lineRule="auto"/>
              <w:jc w:val="right"/>
              <w:rPr>
                <w:ins w:id="3865" w:author="Qizhou Duan" w:date="2024-06-21T12:05:00Z"/>
                <w:rFonts w:ascii="Times New Roman" w:eastAsia="Times New Roman" w:hAnsi="Times New Roman" w:cs="Times New Roman"/>
                <w:color w:val="222222"/>
                <w:sz w:val="16"/>
                <w:szCs w:val="16"/>
                <w:lang w:eastAsia="zh-CN"/>
                <w:rPrChange w:id="3866" w:author="Qizhou Duan" w:date="2024-06-21T12:05:00Z">
                  <w:rPr>
                    <w:ins w:id="3867" w:author="Qizhou Duan" w:date="2024-06-21T12:05:00Z"/>
                    <w:rFonts w:ascii="Cambria" w:eastAsia="Times New Roman" w:hAnsi="Cambria" w:cs="Times New Roman"/>
                    <w:color w:val="222222"/>
                    <w:sz w:val="23"/>
                    <w:szCs w:val="23"/>
                    <w:lang w:eastAsia="zh-CN"/>
                  </w:rPr>
                </w:rPrChange>
              </w:rPr>
            </w:pPr>
            <w:ins w:id="3868" w:author="Qizhou Duan" w:date="2024-06-21T12:05:00Z">
              <w:r w:rsidRPr="0042489F">
                <w:rPr>
                  <w:rFonts w:ascii="Times New Roman" w:eastAsia="Times New Roman" w:hAnsi="Times New Roman" w:cs="Times New Roman"/>
                  <w:color w:val="222222"/>
                  <w:sz w:val="16"/>
                  <w:szCs w:val="16"/>
                  <w:lang w:eastAsia="zh-CN"/>
                  <w:rPrChange w:id="386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DE53F1B" w14:textId="77777777" w:rsidR="0042489F" w:rsidRPr="0042489F" w:rsidRDefault="0042489F" w:rsidP="0042489F">
            <w:pPr>
              <w:suppressAutoHyphens w:val="0"/>
              <w:spacing w:before="150" w:after="150" w:line="240" w:lineRule="auto"/>
              <w:jc w:val="right"/>
              <w:rPr>
                <w:ins w:id="3870" w:author="Qizhou Duan" w:date="2024-06-21T12:05:00Z"/>
                <w:rFonts w:ascii="Times New Roman" w:eastAsia="Times New Roman" w:hAnsi="Times New Roman" w:cs="Times New Roman"/>
                <w:color w:val="222222"/>
                <w:sz w:val="16"/>
                <w:szCs w:val="16"/>
                <w:lang w:eastAsia="zh-CN"/>
                <w:rPrChange w:id="3871" w:author="Qizhou Duan" w:date="2024-06-21T12:05:00Z">
                  <w:rPr>
                    <w:ins w:id="3872" w:author="Qizhou Duan" w:date="2024-06-21T12:05:00Z"/>
                    <w:rFonts w:ascii="Cambria" w:eastAsia="Times New Roman" w:hAnsi="Cambria" w:cs="Times New Roman"/>
                    <w:color w:val="222222"/>
                    <w:sz w:val="23"/>
                    <w:szCs w:val="23"/>
                    <w:lang w:eastAsia="zh-CN"/>
                  </w:rPr>
                </w:rPrChange>
              </w:rPr>
            </w:pPr>
            <w:ins w:id="3873" w:author="Qizhou Duan" w:date="2024-06-21T12:05:00Z">
              <w:r w:rsidRPr="0042489F">
                <w:rPr>
                  <w:rFonts w:ascii="Times New Roman" w:eastAsia="Times New Roman" w:hAnsi="Times New Roman" w:cs="Times New Roman"/>
                  <w:color w:val="222222"/>
                  <w:sz w:val="16"/>
                  <w:szCs w:val="16"/>
                  <w:lang w:eastAsia="zh-CN"/>
                  <w:rPrChange w:id="387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EB2E0C6" w14:textId="77777777" w:rsidR="0042489F" w:rsidRPr="0042489F" w:rsidRDefault="0042489F" w:rsidP="0042489F">
            <w:pPr>
              <w:suppressAutoHyphens w:val="0"/>
              <w:spacing w:before="150" w:after="150" w:line="240" w:lineRule="auto"/>
              <w:jc w:val="right"/>
              <w:rPr>
                <w:ins w:id="3875" w:author="Qizhou Duan" w:date="2024-06-21T12:05:00Z"/>
                <w:rFonts w:ascii="Times New Roman" w:eastAsia="Times New Roman" w:hAnsi="Times New Roman" w:cs="Times New Roman"/>
                <w:color w:val="222222"/>
                <w:sz w:val="16"/>
                <w:szCs w:val="16"/>
                <w:lang w:eastAsia="zh-CN"/>
                <w:rPrChange w:id="3876" w:author="Qizhou Duan" w:date="2024-06-21T12:05:00Z">
                  <w:rPr>
                    <w:ins w:id="3877" w:author="Qizhou Duan" w:date="2024-06-21T12:05:00Z"/>
                    <w:rFonts w:ascii="Cambria" w:eastAsia="Times New Roman" w:hAnsi="Cambria" w:cs="Times New Roman"/>
                    <w:color w:val="222222"/>
                    <w:sz w:val="23"/>
                    <w:szCs w:val="23"/>
                    <w:lang w:eastAsia="zh-CN"/>
                  </w:rPr>
                </w:rPrChange>
              </w:rPr>
            </w:pPr>
            <w:ins w:id="3878" w:author="Qizhou Duan" w:date="2024-06-21T12:05:00Z">
              <w:r w:rsidRPr="0042489F">
                <w:rPr>
                  <w:rFonts w:ascii="Times New Roman" w:eastAsia="Times New Roman" w:hAnsi="Times New Roman" w:cs="Times New Roman"/>
                  <w:color w:val="222222"/>
                  <w:sz w:val="16"/>
                  <w:szCs w:val="16"/>
                  <w:lang w:eastAsia="zh-CN"/>
                  <w:rPrChange w:id="387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F65F055" w14:textId="77777777" w:rsidR="0042489F" w:rsidRPr="0042489F" w:rsidRDefault="0042489F" w:rsidP="0042489F">
            <w:pPr>
              <w:suppressAutoHyphens w:val="0"/>
              <w:spacing w:before="150" w:after="150" w:line="240" w:lineRule="auto"/>
              <w:jc w:val="right"/>
              <w:rPr>
                <w:ins w:id="3880" w:author="Qizhou Duan" w:date="2024-06-21T12:05:00Z"/>
                <w:rFonts w:ascii="Times New Roman" w:eastAsia="Times New Roman" w:hAnsi="Times New Roman" w:cs="Times New Roman"/>
                <w:color w:val="222222"/>
                <w:sz w:val="16"/>
                <w:szCs w:val="16"/>
                <w:lang w:eastAsia="zh-CN"/>
                <w:rPrChange w:id="3881" w:author="Qizhou Duan" w:date="2024-06-21T12:05:00Z">
                  <w:rPr>
                    <w:ins w:id="3882" w:author="Qizhou Duan" w:date="2024-06-21T12:05:00Z"/>
                    <w:rFonts w:ascii="Cambria" w:eastAsia="Times New Roman" w:hAnsi="Cambria" w:cs="Times New Roman"/>
                    <w:color w:val="222222"/>
                    <w:sz w:val="23"/>
                    <w:szCs w:val="23"/>
                    <w:lang w:eastAsia="zh-CN"/>
                  </w:rPr>
                </w:rPrChange>
              </w:rPr>
            </w:pPr>
            <w:ins w:id="3883" w:author="Qizhou Duan" w:date="2024-06-21T12:05:00Z">
              <w:r w:rsidRPr="0042489F">
                <w:rPr>
                  <w:rFonts w:ascii="Times New Roman" w:eastAsia="Times New Roman" w:hAnsi="Times New Roman" w:cs="Times New Roman"/>
                  <w:color w:val="222222"/>
                  <w:sz w:val="16"/>
                  <w:szCs w:val="16"/>
                  <w:lang w:eastAsia="zh-CN"/>
                  <w:rPrChange w:id="388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4C1D600" w14:textId="77777777" w:rsidR="0042489F" w:rsidRPr="0042489F" w:rsidRDefault="0042489F" w:rsidP="0042489F">
            <w:pPr>
              <w:suppressAutoHyphens w:val="0"/>
              <w:spacing w:before="150" w:after="150" w:line="240" w:lineRule="auto"/>
              <w:jc w:val="right"/>
              <w:rPr>
                <w:ins w:id="3885" w:author="Qizhou Duan" w:date="2024-06-21T12:05:00Z"/>
                <w:rFonts w:ascii="Times New Roman" w:eastAsia="Times New Roman" w:hAnsi="Times New Roman" w:cs="Times New Roman"/>
                <w:color w:val="222222"/>
                <w:sz w:val="16"/>
                <w:szCs w:val="16"/>
                <w:lang w:eastAsia="zh-CN"/>
                <w:rPrChange w:id="3886" w:author="Qizhou Duan" w:date="2024-06-21T12:05:00Z">
                  <w:rPr>
                    <w:ins w:id="3887" w:author="Qizhou Duan" w:date="2024-06-21T12:05:00Z"/>
                    <w:rFonts w:ascii="Cambria" w:eastAsia="Times New Roman" w:hAnsi="Cambria" w:cs="Times New Roman"/>
                    <w:color w:val="222222"/>
                    <w:sz w:val="23"/>
                    <w:szCs w:val="23"/>
                    <w:lang w:eastAsia="zh-CN"/>
                  </w:rPr>
                </w:rPrChange>
              </w:rPr>
            </w:pPr>
            <w:ins w:id="3888" w:author="Qizhou Duan" w:date="2024-06-21T12:05:00Z">
              <w:r w:rsidRPr="0042489F">
                <w:rPr>
                  <w:rFonts w:ascii="Times New Roman" w:eastAsia="Times New Roman" w:hAnsi="Times New Roman" w:cs="Times New Roman"/>
                  <w:color w:val="222222"/>
                  <w:sz w:val="16"/>
                  <w:szCs w:val="16"/>
                  <w:lang w:eastAsia="zh-CN"/>
                  <w:rPrChange w:id="3889"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CF90E7C" w14:textId="77777777" w:rsidTr="0042489F">
        <w:trPr>
          <w:ins w:id="3890" w:author="Qizhou Duan" w:date="2024-06-21T12:05:00Z"/>
        </w:trPr>
        <w:tc>
          <w:tcPr>
            <w:tcW w:w="0" w:type="auto"/>
            <w:shd w:val="clear" w:color="auto" w:fill="auto"/>
            <w:tcMar>
              <w:top w:w="0" w:type="dxa"/>
              <w:left w:w="75" w:type="dxa"/>
              <w:bottom w:w="0" w:type="dxa"/>
              <w:right w:w="75" w:type="dxa"/>
            </w:tcMar>
            <w:vAlign w:val="center"/>
            <w:hideMark/>
          </w:tcPr>
          <w:p w14:paraId="3D13CD0A" w14:textId="77777777" w:rsidR="0042489F" w:rsidRPr="0042489F" w:rsidRDefault="0042489F" w:rsidP="0042489F">
            <w:pPr>
              <w:suppressAutoHyphens w:val="0"/>
              <w:spacing w:before="150" w:after="150" w:line="240" w:lineRule="auto"/>
              <w:rPr>
                <w:ins w:id="3891" w:author="Qizhou Duan" w:date="2024-06-21T12:05:00Z"/>
                <w:rFonts w:ascii="Times New Roman" w:eastAsia="Times New Roman" w:hAnsi="Times New Roman" w:cs="Times New Roman"/>
                <w:color w:val="222222"/>
                <w:sz w:val="16"/>
                <w:szCs w:val="16"/>
                <w:lang w:eastAsia="zh-CN"/>
                <w:rPrChange w:id="3892" w:author="Qizhou Duan" w:date="2024-06-21T12:05:00Z">
                  <w:rPr>
                    <w:ins w:id="3893" w:author="Qizhou Duan" w:date="2024-06-21T12:05:00Z"/>
                    <w:rFonts w:ascii="Cambria" w:eastAsia="Times New Roman" w:hAnsi="Cambria" w:cs="Times New Roman"/>
                    <w:color w:val="222222"/>
                    <w:sz w:val="23"/>
                    <w:szCs w:val="23"/>
                    <w:lang w:eastAsia="zh-CN"/>
                  </w:rPr>
                </w:rPrChange>
              </w:rPr>
            </w:pPr>
            <w:ins w:id="3894" w:author="Qizhou Duan" w:date="2024-06-21T12:05:00Z">
              <w:r w:rsidRPr="0042489F">
                <w:rPr>
                  <w:rFonts w:ascii="Times New Roman" w:eastAsia="Times New Roman" w:hAnsi="Times New Roman" w:cs="Times New Roman"/>
                  <w:color w:val="222222"/>
                  <w:sz w:val="16"/>
                  <w:szCs w:val="16"/>
                  <w:lang w:eastAsia="zh-CN"/>
                  <w:rPrChange w:id="3895" w:author="Qizhou Duan" w:date="2024-06-21T12:05:00Z">
                    <w:rPr>
                      <w:rFonts w:ascii="Cambria" w:eastAsia="Times New Roman" w:hAnsi="Cambria" w:cs="Times New Roman"/>
                      <w:color w:val="222222"/>
                      <w:sz w:val="23"/>
                      <w:szCs w:val="23"/>
                      <w:lang w:eastAsia="zh-CN"/>
                    </w:rPr>
                  </w:rPrChange>
                </w:rPr>
                <w:t>Kalaitzaki et al. (2021)</w:t>
              </w:r>
            </w:ins>
          </w:p>
        </w:tc>
        <w:tc>
          <w:tcPr>
            <w:tcW w:w="0" w:type="auto"/>
            <w:shd w:val="clear" w:color="auto" w:fill="auto"/>
            <w:tcMar>
              <w:top w:w="0" w:type="dxa"/>
              <w:left w:w="75" w:type="dxa"/>
              <w:bottom w:w="0" w:type="dxa"/>
              <w:right w:w="75" w:type="dxa"/>
            </w:tcMar>
            <w:vAlign w:val="center"/>
            <w:hideMark/>
          </w:tcPr>
          <w:p w14:paraId="3BADC6A2" w14:textId="77777777" w:rsidR="0042489F" w:rsidRPr="0042489F" w:rsidRDefault="0042489F" w:rsidP="0042489F">
            <w:pPr>
              <w:suppressAutoHyphens w:val="0"/>
              <w:spacing w:before="150" w:after="150" w:line="240" w:lineRule="auto"/>
              <w:jc w:val="right"/>
              <w:rPr>
                <w:ins w:id="3896" w:author="Qizhou Duan" w:date="2024-06-21T12:05:00Z"/>
                <w:rFonts w:ascii="Times New Roman" w:eastAsia="Times New Roman" w:hAnsi="Times New Roman" w:cs="Times New Roman"/>
                <w:color w:val="222222"/>
                <w:sz w:val="16"/>
                <w:szCs w:val="16"/>
                <w:lang w:eastAsia="zh-CN"/>
                <w:rPrChange w:id="3897" w:author="Qizhou Duan" w:date="2024-06-21T12:05:00Z">
                  <w:rPr>
                    <w:ins w:id="3898" w:author="Qizhou Duan" w:date="2024-06-21T12:05:00Z"/>
                    <w:rFonts w:ascii="Cambria" w:eastAsia="Times New Roman" w:hAnsi="Cambria" w:cs="Times New Roman"/>
                    <w:color w:val="222222"/>
                    <w:sz w:val="23"/>
                    <w:szCs w:val="23"/>
                    <w:lang w:eastAsia="zh-CN"/>
                  </w:rPr>
                </w:rPrChange>
              </w:rPr>
            </w:pPr>
            <w:ins w:id="3899" w:author="Qizhou Duan" w:date="2024-06-21T12:05:00Z">
              <w:r w:rsidRPr="0042489F">
                <w:rPr>
                  <w:rFonts w:ascii="Times New Roman" w:eastAsia="Times New Roman" w:hAnsi="Times New Roman" w:cs="Times New Roman"/>
                  <w:color w:val="222222"/>
                  <w:sz w:val="16"/>
                  <w:szCs w:val="16"/>
                  <w:lang w:eastAsia="zh-CN"/>
                  <w:rPrChange w:id="3900" w:author="Qizhou Duan" w:date="2024-06-21T12:05:00Z">
                    <w:rPr>
                      <w:rFonts w:ascii="Cambria" w:eastAsia="Times New Roman" w:hAnsi="Cambria" w:cs="Times New Roman"/>
                      <w:color w:val="222222"/>
                      <w:sz w:val="23"/>
                      <w:szCs w:val="23"/>
                      <w:lang w:eastAsia="zh-CN"/>
                    </w:rPr>
                  </w:rPrChange>
                </w:rPr>
                <w:t>673</w:t>
              </w:r>
            </w:ins>
          </w:p>
        </w:tc>
        <w:tc>
          <w:tcPr>
            <w:tcW w:w="0" w:type="auto"/>
            <w:shd w:val="clear" w:color="auto" w:fill="auto"/>
            <w:tcMar>
              <w:top w:w="0" w:type="dxa"/>
              <w:left w:w="75" w:type="dxa"/>
              <w:bottom w:w="0" w:type="dxa"/>
              <w:right w:w="75" w:type="dxa"/>
            </w:tcMar>
            <w:vAlign w:val="center"/>
            <w:hideMark/>
          </w:tcPr>
          <w:p w14:paraId="14AA1211" w14:textId="77777777" w:rsidR="0042489F" w:rsidRPr="0042489F" w:rsidRDefault="0042489F" w:rsidP="0042489F">
            <w:pPr>
              <w:suppressAutoHyphens w:val="0"/>
              <w:spacing w:before="150" w:after="150" w:line="240" w:lineRule="auto"/>
              <w:jc w:val="right"/>
              <w:rPr>
                <w:ins w:id="3901" w:author="Qizhou Duan" w:date="2024-06-21T12:05:00Z"/>
                <w:rFonts w:ascii="Times New Roman" w:eastAsia="Times New Roman" w:hAnsi="Times New Roman" w:cs="Times New Roman"/>
                <w:color w:val="222222"/>
                <w:sz w:val="16"/>
                <w:szCs w:val="16"/>
                <w:lang w:eastAsia="zh-CN"/>
                <w:rPrChange w:id="3902" w:author="Qizhou Duan" w:date="2024-06-21T12:05:00Z">
                  <w:rPr>
                    <w:ins w:id="3903" w:author="Qizhou Duan" w:date="2024-06-21T12:05:00Z"/>
                    <w:rFonts w:ascii="Cambria" w:eastAsia="Times New Roman" w:hAnsi="Cambria" w:cs="Times New Roman"/>
                    <w:color w:val="222222"/>
                    <w:sz w:val="23"/>
                    <w:szCs w:val="23"/>
                    <w:lang w:eastAsia="zh-CN"/>
                  </w:rPr>
                </w:rPrChange>
              </w:rPr>
            </w:pPr>
            <w:ins w:id="3904" w:author="Qizhou Duan" w:date="2024-06-21T12:05:00Z">
              <w:r w:rsidRPr="0042489F">
                <w:rPr>
                  <w:rFonts w:ascii="Times New Roman" w:eastAsia="Times New Roman" w:hAnsi="Times New Roman" w:cs="Times New Roman"/>
                  <w:color w:val="222222"/>
                  <w:sz w:val="16"/>
                  <w:szCs w:val="16"/>
                  <w:lang w:eastAsia="zh-CN"/>
                  <w:rPrChange w:id="390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B83C827" w14:textId="77777777" w:rsidR="0042489F" w:rsidRPr="0042489F" w:rsidRDefault="0042489F" w:rsidP="0042489F">
            <w:pPr>
              <w:suppressAutoHyphens w:val="0"/>
              <w:spacing w:before="150" w:after="150" w:line="240" w:lineRule="auto"/>
              <w:jc w:val="right"/>
              <w:rPr>
                <w:ins w:id="3906" w:author="Qizhou Duan" w:date="2024-06-21T12:05:00Z"/>
                <w:rFonts w:ascii="Times New Roman" w:eastAsia="Times New Roman" w:hAnsi="Times New Roman" w:cs="Times New Roman"/>
                <w:color w:val="222222"/>
                <w:sz w:val="16"/>
                <w:szCs w:val="16"/>
                <w:lang w:eastAsia="zh-CN"/>
                <w:rPrChange w:id="3907" w:author="Qizhou Duan" w:date="2024-06-21T12:05:00Z">
                  <w:rPr>
                    <w:ins w:id="3908" w:author="Qizhou Duan" w:date="2024-06-21T12:05:00Z"/>
                    <w:rFonts w:ascii="Cambria" w:eastAsia="Times New Roman" w:hAnsi="Cambria" w:cs="Times New Roman"/>
                    <w:color w:val="222222"/>
                    <w:sz w:val="23"/>
                    <w:szCs w:val="23"/>
                    <w:lang w:eastAsia="zh-CN"/>
                  </w:rPr>
                </w:rPrChange>
              </w:rPr>
            </w:pPr>
            <w:ins w:id="3909" w:author="Qizhou Duan" w:date="2024-06-21T12:05:00Z">
              <w:r w:rsidRPr="0042489F">
                <w:rPr>
                  <w:rFonts w:ascii="Times New Roman" w:eastAsia="Times New Roman" w:hAnsi="Times New Roman" w:cs="Times New Roman"/>
                  <w:color w:val="222222"/>
                  <w:sz w:val="16"/>
                  <w:szCs w:val="16"/>
                  <w:lang w:eastAsia="zh-CN"/>
                  <w:rPrChange w:id="391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9A25FED" w14:textId="77777777" w:rsidR="0042489F" w:rsidRPr="0042489F" w:rsidRDefault="0042489F" w:rsidP="0042489F">
            <w:pPr>
              <w:suppressAutoHyphens w:val="0"/>
              <w:spacing w:before="150" w:after="150" w:line="240" w:lineRule="auto"/>
              <w:jc w:val="right"/>
              <w:rPr>
                <w:ins w:id="3911" w:author="Qizhou Duan" w:date="2024-06-21T12:05:00Z"/>
                <w:rFonts w:ascii="Times New Roman" w:eastAsia="Times New Roman" w:hAnsi="Times New Roman" w:cs="Times New Roman"/>
                <w:color w:val="222222"/>
                <w:sz w:val="16"/>
                <w:szCs w:val="16"/>
                <w:lang w:eastAsia="zh-CN"/>
                <w:rPrChange w:id="3912" w:author="Qizhou Duan" w:date="2024-06-21T12:05:00Z">
                  <w:rPr>
                    <w:ins w:id="3913" w:author="Qizhou Duan" w:date="2024-06-21T12:05:00Z"/>
                    <w:rFonts w:ascii="Cambria" w:eastAsia="Times New Roman" w:hAnsi="Cambria" w:cs="Times New Roman"/>
                    <w:color w:val="222222"/>
                    <w:sz w:val="23"/>
                    <w:szCs w:val="23"/>
                    <w:lang w:eastAsia="zh-CN"/>
                  </w:rPr>
                </w:rPrChange>
              </w:rPr>
            </w:pPr>
            <w:ins w:id="3914" w:author="Qizhou Duan" w:date="2024-06-21T12:05:00Z">
              <w:r w:rsidRPr="0042489F">
                <w:rPr>
                  <w:rFonts w:ascii="Times New Roman" w:eastAsia="Times New Roman" w:hAnsi="Times New Roman" w:cs="Times New Roman"/>
                  <w:color w:val="222222"/>
                  <w:sz w:val="16"/>
                  <w:szCs w:val="16"/>
                  <w:lang w:eastAsia="zh-CN"/>
                  <w:rPrChange w:id="391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546E62F" w14:textId="77777777" w:rsidR="0042489F" w:rsidRPr="0042489F" w:rsidRDefault="0042489F" w:rsidP="0042489F">
            <w:pPr>
              <w:suppressAutoHyphens w:val="0"/>
              <w:spacing w:before="150" w:after="150" w:line="240" w:lineRule="auto"/>
              <w:jc w:val="right"/>
              <w:rPr>
                <w:ins w:id="3916" w:author="Qizhou Duan" w:date="2024-06-21T12:05:00Z"/>
                <w:rFonts w:ascii="Times New Roman" w:eastAsia="Times New Roman" w:hAnsi="Times New Roman" w:cs="Times New Roman"/>
                <w:color w:val="222222"/>
                <w:sz w:val="16"/>
                <w:szCs w:val="16"/>
                <w:lang w:eastAsia="zh-CN"/>
                <w:rPrChange w:id="3917" w:author="Qizhou Duan" w:date="2024-06-21T12:05:00Z">
                  <w:rPr>
                    <w:ins w:id="3918" w:author="Qizhou Duan" w:date="2024-06-21T12:05:00Z"/>
                    <w:rFonts w:ascii="Cambria" w:eastAsia="Times New Roman" w:hAnsi="Cambria" w:cs="Times New Roman"/>
                    <w:color w:val="222222"/>
                    <w:sz w:val="23"/>
                    <w:szCs w:val="23"/>
                    <w:lang w:eastAsia="zh-CN"/>
                  </w:rPr>
                </w:rPrChange>
              </w:rPr>
            </w:pPr>
            <w:ins w:id="3919" w:author="Qizhou Duan" w:date="2024-06-21T12:05:00Z">
              <w:r w:rsidRPr="0042489F">
                <w:rPr>
                  <w:rFonts w:ascii="Times New Roman" w:eastAsia="Times New Roman" w:hAnsi="Times New Roman" w:cs="Times New Roman"/>
                  <w:color w:val="222222"/>
                  <w:sz w:val="16"/>
                  <w:szCs w:val="16"/>
                  <w:lang w:eastAsia="zh-CN"/>
                  <w:rPrChange w:id="392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BF95FCE" w14:textId="77777777" w:rsidR="0042489F" w:rsidRPr="0042489F" w:rsidRDefault="0042489F" w:rsidP="0042489F">
            <w:pPr>
              <w:suppressAutoHyphens w:val="0"/>
              <w:spacing w:before="150" w:after="150" w:line="240" w:lineRule="auto"/>
              <w:jc w:val="right"/>
              <w:rPr>
                <w:ins w:id="3921" w:author="Qizhou Duan" w:date="2024-06-21T12:05:00Z"/>
                <w:rFonts w:ascii="Times New Roman" w:eastAsia="Times New Roman" w:hAnsi="Times New Roman" w:cs="Times New Roman"/>
                <w:color w:val="222222"/>
                <w:sz w:val="16"/>
                <w:szCs w:val="16"/>
                <w:lang w:eastAsia="zh-CN"/>
                <w:rPrChange w:id="3922" w:author="Qizhou Duan" w:date="2024-06-21T12:05:00Z">
                  <w:rPr>
                    <w:ins w:id="3923" w:author="Qizhou Duan" w:date="2024-06-21T12:05:00Z"/>
                    <w:rFonts w:ascii="Cambria" w:eastAsia="Times New Roman" w:hAnsi="Cambria" w:cs="Times New Roman"/>
                    <w:color w:val="222222"/>
                    <w:sz w:val="23"/>
                    <w:szCs w:val="23"/>
                    <w:lang w:eastAsia="zh-CN"/>
                  </w:rPr>
                </w:rPrChange>
              </w:rPr>
            </w:pPr>
            <w:ins w:id="3924" w:author="Qizhou Duan" w:date="2024-06-21T12:05:00Z">
              <w:r w:rsidRPr="0042489F">
                <w:rPr>
                  <w:rFonts w:ascii="Times New Roman" w:eastAsia="Times New Roman" w:hAnsi="Times New Roman" w:cs="Times New Roman"/>
                  <w:color w:val="222222"/>
                  <w:sz w:val="16"/>
                  <w:szCs w:val="16"/>
                  <w:lang w:eastAsia="zh-CN"/>
                  <w:rPrChange w:id="392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8DD4DA9" w14:textId="77777777" w:rsidR="0042489F" w:rsidRPr="0042489F" w:rsidRDefault="0042489F" w:rsidP="0042489F">
            <w:pPr>
              <w:suppressAutoHyphens w:val="0"/>
              <w:spacing w:before="150" w:after="150" w:line="240" w:lineRule="auto"/>
              <w:jc w:val="right"/>
              <w:rPr>
                <w:ins w:id="3926" w:author="Qizhou Duan" w:date="2024-06-21T12:05:00Z"/>
                <w:rFonts w:ascii="Times New Roman" w:eastAsia="Times New Roman" w:hAnsi="Times New Roman" w:cs="Times New Roman"/>
                <w:color w:val="222222"/>
                <w:sz w:val="16"/>
                <w:szCs w:val="16"/>
                <w:lang w:eastAsia="zh-CN"/>
                <w:rPrChange w:id="3927" w:author="Qizhou Duan" w:date="2024-06-21T12:05:00Z">
                  <w:rPr>
                    <w:ins w:id="3928" w:author="Qizhou Duan" w:date="2024-06-21T12:05:00Z"/>
                    <w:rFonts w:ascii="Cambria" w:eastAsia="Times New Roman" w:hAnsi="Cambria" w:cs="Times New Roman"/>
                    <w:color w:val="222222"/>
                    <w:sz w:val="23"/>
                    <w:szCs w:val="23"/>
                    <w:lang w:eastAsia="zh-CN"/>
                  </w:rPr>
                </w:rPrChange>
              </w:rPr>
            </w:pPr>
            <w:ins w:id="3929" w:author="Qizhou Duan" w:date="2024-06-21T12:05:00Z">
              <w:r w:rsidRPr="0042489F">
                <w:rPr>
                  <w:rFonts w:ascii="Times New Roman" w:eastAsia="Times New Roman" w:hAnsi="Times New Roman" w:cs="Times New Roman"/>
                  <w:color w:val="222222"/>
                  <w:sz w:val="16"/>
                  <w:szCs w:val="16"/>
                  <w:lang w:eastAsia="zh-CN"/>
                  <w:rPrChange w:id="3930"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8E16D44" w14:textId="77777777" w:rsidTr="0042489F">
        <w:trPr>
          <w:ins w:id="3931" w:author="Qizhou Duan" w:date="2024-06-21T12:05:00Z"/>
        </w:trPr>
        <w:tc>
          <w:tcPr>
            <w:tcW w:w="0" w:type="auto"/>
            <w:shd w:val="clear" w:color="auto" w:fill="auto"/>
            <w:tcMar>
              <w:top w:w="0" w:type="dxa"/>
              <w:left w:w="75" w:type="dxa"/>
              <w:bottom w:w="0" w:type="dxa"/>
              <w:right w:w="75" w:type="dxa"/>
            </w:tcMar>
            <w:vAlign w:val="center"/>
            <w:hideMark/>
          </w:tcPr>
          <w:p w14:paraId="69AD6676" w14:textId="77777777" w:rsidR="0042489F" w:rsidRPr="0042489F" w:rsidRDefault="0042489F" w:rsidP="0042489F">
            <w:pPr>
              <w:suppressAutoHyphens w:val="0"/>
              <w:spacing w:before="150" w:after="150" w:line="240" w:lineRule="auto"/>
              <w:rPr>
                <w:ins w:id="3932" w:author="Qizhou Duan" w:date="2024-06-21T12:05:00Z"/>
                <w:rFonts w:ascii="Times New Roman" w:eastAsia="Times New Roman" w:hAnsi="Times New Roman" w:cs="Times New Roman"/>
                <w:color w:val="222222"/>
                <w:sz w:val="16"/>
                <w:szCs w:val="16"/>
                <w:lang w:eastAsia="zh-CN"/>
                <w:rPrChange w:id="3933" w:author="Qizhou Duan" w:date="2024-06-21T12:05:00Z">
                  <w:rPr>
                    <w:ins w:id="3934" w:author="Qizhou Duan" w:date="2024-06-21T12:05:00Z"/>
                    <w:rFonts w:ascii="Cambria" w:eastAsia="Times New Roman" w:hAnsi="Cambria" w:cs="Times New Roman"/>
                    <w:color w:val="222222"/>
                    <w:sz w:val="23"/>
                    <w:szCs w:val="23"/>
                    <w:lang w:eastAsia="zh-CN"/>
                  </w:rPr>
                </w:rPrChange>
              </w:rPr>
            </w:pPr>
            <w:ins w:id="3935" w:author="Qizhou Duan" w:date="2024-06-21T12:05:00Z">
              <w:r w:rsidRPr="0042489F">
                <w:rPr>
                  <w:rFonts w:ascii="Times New Roman" w:eastAsia="Times New Roman" w:hAnsi="Times New Roman" w:cs="Times New Roman"/>
                  <w:color w:val="222222"/>
                  <w:sz w:val="16"/>
                  <w:szCs w:val="16"/>
                  <w:lang w:eastAsia="zh-CN"/>
                  <w:rPrChange w:id="3936" w:author="Qizhou Duan" w:date="2024-06-21T12:05:00Z">
                    <w:rPr>
                      <w:rFonts w:ascii="Cambria" w:eastAsia="Times New Roman" w:hAnsi="Cambria" w:cs="Times New Roman"/>
                      <w:color w:val="222222"/>
                      <w:sz w:val="23"/>
                      <w:szCs w:val="23"/>
                      <w:lang w:eastAsia="zh-CN"/>
                    </w:rPr>
                  </w:rPrChange>
                </w:rPr>
                <w:t>Liu et al. (2021)</w:t>
              </w:r>
            </w:ins>
          </w:p>
        </w:tc>
        <w:tc>
          <w:tcPr>
            <w:tcW w:w="0" w:type="auto"/>
            <w:shd w:val="clear" w:color="auto" w:fill="auto"/>
            <w:tcMar>
              <w:top w:w="0" w:type="dxa"/>
              <w:left w:w="75" w:type="dxa"/>
              <w:bottom w:w="0" w:type="dxa"/>
              <w:right w:w="75" w:type="dxa"/>
            </w:tcMar>
            <w:vAlign w:val="center"/>
            <w:hideMark/>
          </w:tcPr>
          <w:p w14:paraId="3C40BEA5" w14:textId="77777777" w:rsidR="0042489F" w:rsidRPr="0042489F" w:rsidRDefault="0042489F" w:rsidP="0042489F">
            <w:pPr>
              <w:suppressAutoHyphens w:val="0"/>
              <w:spacing w:before="150" w:after="150" w:line="240" w:lineRule="auto"/>
              <w:jc w:val="right"/>
              <w:rPr>
                <w:ins w:id="3937" w:author="Qizhou Duan" w:date="2024-06-21T12:05:00Z"/>
                <w:rFonts w:ascii="Times New Roman" w:eastAsia="Times New Roman" w:hAnsi="Times New Roman" w:cs="Times New Roman"/>
                <w:color w:val="222222"/>
                <w:sz w:val="16"/>
                <w:szCs w:val="16"/>
                <w:lang w:eastAsia="zh-CN"/>
                <w:rPrChange w:id="3938" w:author="Qizhou Duan" w:date="2024-06-21T12:05:00Z">
                  <w:rPr>
                    <w:ins w:id="3939" w:author="Qizhou Duan" w:date="2024-06-21T12:05:00Z"/>
                    <w:rFonts w:ascii="Cambria" w:eastAsia="Times New Roman" w:hAnsi="Cambria" w:cs="Times New Roman"/>
                    <w:color w:val="222222"/>
                    <w:sz w:val="23"/>
                    <w:szCs w:val="23"/>
                    <w:lang w:eastAsia="zh-CN"/>
                  </w:rPr>
                </w:rPrChange>
              </w:rPr>
            </w:pPr>
            <w:ins w:id="3940" w:author="Qizhou Duan" w:date="2024-06-21T12:05:00Z">
              <w:r w:rsidRPr="0042489F">
                <w:rPr>
                  <w:rFonts w:ascii="Times New Roman" w:eastAsia="Times New Roman" w:hAnsi="Times New Roman" w:cs="Times New Roman"/>
                  <w:color w:val="222222"/>
                  <w:sz w:val="16"/>
                  <w:szCs w:val="16"/>
                  <w:lang w:eastAsia="zh-CN"/>
                  <w:rPrChange w:id="3941" w:author="Qizhou Duan" w:date="2024-06-21T12:05:00Z">
                    <w:rPr>
                      <w:rFonts w:ascii="Cambria" w:eastAsia="Times New Roman" w:hAnsi="Cambria" w:cs="Times New Roman"/>
                      <w:color w:val="222222"/>
                      <w:sz w:val="23"/>
                      <w:szCs w:val="23"/>
                      <w:lang w:eastAsia="zh-CN"/>
                    </w:rPr>
                  </w:rPrChange>
                </w:rPr>
                <w:t>200</w:t>
              </w:r>
            </w:ins>
          </w:p>
        </w:tc>
        <w:tc>
          <w:tcPr>
            <w:tcW w:w="0" w:type="auto"/>
            <w:shd w:val="clear" w:color="auto" w:fill="auto"/>
            <w:tcMar>
              <w:top w:w="0" w:type="dxa"/>
              <w:left w:w="75" w:type="dxa"/>
              <w:bottom w:w="0" w:type="dxa"/>
              <w:right w:w="75" w:type="dxa"/>
            </w:tcMar>
            <w:vAlign w:val="center"/>
            <w:hideMark/>
          </w:tcPr>
          <w:p w14:paraId="1ADE8A7F" w14:textId="77777777" w:rsidR="0042489F" w:rsidRPr="0042489F" w:rsidRDefault="0042489F" w:rsidP="0042489F">
            <w:pPr>
              <w:suppressAutoHyphens w:val="0"/>
              <w:spacing w:before="150" w:after="150" w:line="240" w:lineRule="auto"/>
              <w:jc w:val="right"/>
              <w:rPr>
                <w:ins w:id="3942" w:author="Qizhou Duan" w:date="2024-06-21T12:05:00Z"/>
                <w:rFonts w:ascii="Times New Roman" w:eastAsia="Times New Roman" w:hAnsi="Times New Roman" w:cs="Times New Roman"/>
                <w:color w:val="222222"/>
                <w:sz w:val="16"/>
                <w:szCs w:val="16"/>
                <w:lang w:eastAsia="zh-CN"/>
                <w:rPrChange w:id="3943" w:author="Qizhou Duan" w:date="2024-06-21T12:05:00Z">
                  <w:rPr>
                    <w:ins w:id="3944" w:author="Qizhou Duan" w:date="2024-06-21T12:05:00Z"/>
                    <w:rFonts w:ascii="Cambria" w:eastAsia="Times New Roman" w:hAnsi="Cambria" w:cs="Times New Roman"/>
                    <w:color w:val="222222"/>
                    <w:sz w:val="23"/>
                    <w:szCs w:val="23"/>
                    <w:lang w:eastAsia="zh-CN"/>
                  </w:rPr>
                </w:rPrChange>
              </w:rPr>
            </w:pPr>
            <w:ins w:id="3945" w:author="Qizhou Duan" w:date="2024-06-21T12:05:00Z">
              <w:r w:rsidRPr="0042489F">
                <w:rPr>
                  <w:rFonts w:ascii="Times New Roman" w:eastAsia="Times New Roman" w:hAnsi="Times New Roman" w:cs="Times New Roman"/>
                  <w:color w:val="222222"/>
                  <w:sz w:val="16"/>
                  <w:szCs w:val="16"/>
                  <w:lang w:eastAsia="zh-CN"/>
                  <w:rPrChange w:id="394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673F9B5" w14:textId="77777777" w:rsidR="0042489F" w:rsidRPr="0042489F" w:rsidRDefault="0042489F" w:rsidP="0042489F">
            <w:pPr>
              <w:suppressAutoHyphens w:val="0"/>
              <w:spacing w:before="150" w:after="150" w:line="240" w:lineRule="auto"/>
              <w:jc w:val="right"/>
              <w:rPr>
                <w:ins w:id="3947" w:author="Qizhou Duan" w:date="2024-06-21T12:05:00Z"/>
                <w:rFonts w:ascii="Times New Roman" w:eastAsia="Times New Roman" w:hAnsi="Times New Roman" w:cs="Times New Roman"/>
                <w:color w:val="222222"/>
                <w:sz w:val="16"/>
                <w:szCs w:val="16"/>
                <w:lang w:eastAsia="zh-CN"/>
                <w:rPrChange w:id="3948" w:author="Qizhou Duan" w:date="2024-06-21T12:05:00Z">
                  <w:rPr>
                    <w:ins w:id="3949" w:author="Qizhou Duan" w:date="2024-06-21T12:05:00Z"/>
                    <w:rFonts w:ascii="Cambria" w:eastAsia="Times New Roman" w:hAnsi="Cambria" w:cs="Times New Roman"/>
                    <w:color w:val="222222"/>
                    <w:sz w:val="23"/>
                    <w:szCs w:val="23"/>
                    <w:lang w:eastAsia="zh-CN"/>
                  </w:rPr>
                </w:rPrChange>
              </w:rPr>
            </w:pPr>
            <w:ins w:id="3950" w:author="Qizhou Duan" w:date="2024-06-21T12:05:00Z">
              <w:r w:rsidRPr="0042489F">
                <w:rPr>
                  <w:rFonts w:ascii="Times New Roman" w:eastAsia="Times New Roman" w:hAnsi="Times New Roman" w:cs="Times New Roman"/>
                  <w:color w:val="222222"/>
                  <w:sz w:val="16"/>
                  <w:szCs w:val="16"/>
                  <w:lang w:eastAsia="zh-CN"/>
                  <w:rPrChange w:id="395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A3F9137" w14:textId="77777777" w:rsidR="0042489F" w:rsidRPr="0042489F" w:rsidRDefault="0042489F" w:rsidP="0042489F">
            <w:pPr>
              <w:suppressAutoHyphens w:val="0"/>
              <w:spacing w:before="150" w:after="150" w:line="240" w:lineRule="auto"/>
              <w:jc w:val="right"/>
              <w:rPr>
                <w:ins w:id="3952" w:author="Qizhou Duan" w:date="2024-06-21T12:05:00Z"/>
                <w:rFonts w:ascii="Times New Roman" w:eastAsia="Times New Roman" w:hAnsi="Times New Roman" w:cs="Times New Roman"/>
                <w:color w:val="222222"/>
                <w:sz w:val="16"/>
                <w:szCs w:val="16"/>
                <w:lang w:eastAsia="zh-CN"/>
                <w:rPrChange w:id="3953" w:author="Qizhou Duan" w:date="2024-06-21T12:05:00Z">
                  <w:rPr>
                    <w:ins w:id="3954" w:author="Qizhou Duan" w:date="2024-06-21T12:05:00Z"/>
                    <w:rFonts w:ascii="Cambria" w:eastAsia="Times New Roman" w:hAnsi="Cambria" w:cs="Times New Roman"/>
                    <w:color w:val="222222"/>
                    <w:sz w:val="23"/>
                    <w:szCs w:val="23"/>
                    <w:lang w:eastAsia="zh-CN"/>
                  </w:rPr>
                </w:rPrChange>
              </w:rPr>
            </w:pPr>
            <w:ins w:id="3955" w:author="Qizhou Duan" w:date="2024-06-21T12:05:00Z">
              <w:r w:rsidRPr="0042489F">
                <w:rPr>
                  <w:rFonts w:ascii="Times New Roman" w:eastAsia="Times New Roman" w:hAnsi="Times New Roman" w:cs="Times New Roman"/>
                  <w:color w:val="222222"/>
                  <w:sz w:val="16"/>
                  <w:szCs w:val="16"/>
                  <w:lang w:eastAsia="zh-CN"/>
                  <w:rPrChange w:id="395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3B29324" w14:textId="77777777" w:rsidR="0042489F" w:rsidRPr="0042489F" w:rsidRDefault="0042489F" w:rsidP="0042489F">
            <w:pPr>
              <w:suppressAutoHyphens w:val="0"/>
              <w:spacing w:before="150" w:after="150" w:line="240" w:lineRule="auto"/>
              <w:jc w:val="right"/>
              <w:rPr>
                <w:ins w:id="3957" w:author="Qizhou Duan" w:date="2024-06-21T12:05:00Z"/>
                <w:rFonts w:ascii="Times New Roman" w:eastAsia="Times New Roman" w:hAnsi="Times New Roman" w:cs="Times New Roman"/>
                <w:color w:val="222222"/>
                <w:sz w:val="16"/>
                <w:szCs w:val="16"/>
                <w:lang w:eastAsia="zh-CN"/>
                <w:rPrChange w:id="3958" w:author="Qizhou Duan" w:date="2024-06-21T12:05:00Z">
                  <w:rPr>
                    <w:ins w:id="3959" w:author="Qizhou Duan" w:date="2024-06-21T12:05:00Z"/>
                    <w:rFonts w:ascii="Cambria" w:eastAsia="Times New Roman" w:hAnsi="Cambria" w:cs="Times New Roman"/>
                    <w:color w:val="222222"/>
                    <w:sz w:val="23"/>
                    <w:szCs w:val="23"/>
                    <w:lang w:eastAsia="zh-CN"/>
                  </w:rPr>
                </w:rPrChange>
              </w:rPr>
            </w:pPr>
            <w:ins w:id="3960" w:author="Qizhou Duan" w:date="2024-06-21T12:05:00Z">
              <w:r w:rsidRPr="0042489F">
                <w:rPr>
                  <w:rFonts w:ascii="Times New Roman" w:eastAsia="Times New Roman" w:hAnsi="Times New Roman" w:cs="Times New Roman"/>
                  <w:color w:val="222222"/>
                  <w:sz w:val="16"/>
                  <w:szCs w:val="16"/>
                  <w:lang w:eastAsia="zh-CN"/>
                  <w:rPrChange w:id="396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4C3B3B4" w14:textId="77777777" w:rsidR="0042489F" w:rsidRPr="0042489F" w:rsidRDefault="0042489F" w:rsidP="0042489F">
            <w:pPr>
              <w:suppressAutoHyphens w:val="0"/>
              <w:spacing w:before="150" w:after="150" w:line="240" w:lineRule="auto"/>
              <w:jc w:val="right"/>
              <w:rPr>
                <w:ins w:id="3962" w:author="Qizhou Duan" w:date="2024-06-21T12:05:00Z"/>
                <w:rFonts w:ascii="Times New Roman" w:eastAsia="Times New Roman" w:hAnsi="Times New Roman" w:cs="Times New Roman"/>
                <w:color w:val="222222"/>
                <w:sz w:val="16"/>
                <w:szCs w:val="16"/>
                <w:lang w:eastAsia="zh-CN"/>
                <w:rPrChange w:id="3963" w:author="Qizhou Duan" w:date="2024-06-21T12:05:00Z">
                  <w:rPr>
                    <w:ins w:id="3964" w:author="Qizhou Duan" w:date="2024-06-21T12:05:00Z"/>
                    <w:rFonts w:ascii="Cambria" w:eastAsia="Times New Roman" w:hAnsi="Cambria" w:cs="Times New Roman"/>
                    <w:color w:val="222222"/>
                    <w:sz w:val="23"/>
                    <w:szCs w:val="23"/>
                    <w:lang w:eastAsia="zh-CN"/>
                  </w:rPr>
                </w:rPrChange>
              </w:rPr>
            </w:pPr>
            <w:ins w:id="3965" w:author="Qizhou Duan" w:date="2024-06-21T12:05:00Z">
              <w:r w:rsidRPr="0042489F">
                <w:rPr>
                  <w:rFonts w:ascii="Times New Roman" w:eastAsia="Times New Roman" w:hAnsi="Times New Roman" w:cs="Times New Roman"/>
                  <w:color w:val="222222"/>
                  <w:sz w:val="16"/>
                  <w:szCs w:val="16"/>
                  <w:lang w:eastAsia="zh-CN"/>
                  <w:rPrChange w:id="396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2D1E23F" w14:textId="77777777" w:rsidR="0042489F" w:rsidRPr="0042489F" w:rsidRDefault="0042489F" w:rsidP="0042489F">
            <w:pPr>
              <w:suppressAutoHyphens w:val="0"/>
              <w:spacing w:before="150" w:after="150" w:line="240" w:lineRule="auto"/>
              <w:jc w:val="right"/>
              <w:rPr>
                <w:ins w:id="3967" w:author="Qizhou Duan" w:date="2024-06-21T12:05:00Z"/>
                <w:rFonts w:ascii="Times New Roman" w:eastAsia="Times New Roman" w:hAnsi="Times New Roman" w:cs="Times New Roman"/>
                <w:color w:val="222222"/>
                <w:sz w:val="16"/>
                <w:szCs w:val="16"/>
                <w:lang w:eastAsia="zh-CN"/>
                <w:rPrChange w:id="3968" w:author="Qizhou Duan" w:date="2024-06-21T12:05:00Z">
                  <w:rPr>
                    <w:ins w:id="3969" w:author="Qizhou Duan" w:date="2024-06-21T12:05:00Z"/>
                    <w:rFonts w:ascii="Cambria" w:eastAsia="Times New Roman" w:hAnsi="Cambria" w:cs="Times New Roman"/>
                    <w:color w:val="222222"/>
                    <w:sz w:val="23"/>
                    <w:szCs w:val="23"/>
                    <w:lang w:eastAsia="zh-CN"/>
                  </w:rPr>
                </w:rPrChange>
              </w:rPr>
            </w:pPr>
            <w:ins w:id="3970" w:author="Qizhou Duan" w:date="2024-06-21T12:05:00Z">
              <w:r w:rsidRPr="0042489F">
                <w:rPr>
                  <w:rFonts w:ascii="Times New Roman" w:eastAsia="Times New Roman" w:hAnsi="Times New Roman" w:cs="Times New Roman"/>
                  <w:color w:val="222222"/>
                  <w:sz w:val="16"/>
                  <w:szCs w:val="16"/>
                  <w:lang w:eastAsia="zh-CN"/>
                  <w:rPrChange w:id="397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95A01B2" w14:textId="77777777" w:rsidTr="0042489F">
        <w:trPr>
          <w:ins w:id="3972" w:author="Qizhou Duan" w:date="2024-06-21T12:05:00Z"/>
        </w:trPr>
        <w:tc>
          <w:tcPr>
            <w:tcW w:w="0" w:type="auto"/>
            <w:shd w:val="clear" w:color="auto" w:fill="auto"/>
            <w:tcMar>
              <w:top w:w="0" w:type="dxa"/>
              <w:left w:w="75" w:type="dxa"/>
              <w:bottom w:w="0" w:type="dxa"/>
              <w:right w:w="75" w:type="dxa"/>
            </w:tcMar>
            <w:vAlign w:val="center"/>
            <w:hideMark/>
          </w:tcPr>
          <w:p w14:paraId="5B29B67F" w14:textId="77777777" w:rsidR="0042489F" w:rsidRPr="0042489F" w:rsidRDefault="0042489F" w:rsidP="0042489F">
            <w:pPr>
              <w:suppressAutoHyphens w:val="0"/>
              <w:spacing w:before="150" w:after="150" w:line="240" w:lineRule="auto"/>
              <w:rPr>
                <w:ins w:id="3973" w:author="Qizhou Duan" w:date="2024-06-21T12:05:00Z"/>
                <w:rFonts w:ascii="Times New Roman" w:eastAsia="Times New Roman" w:hAnsi="Times New Roman" w:cs="Times New Roman"/>
                <w:color w:val="222222"/>
                <w:sz w:val="16"/>
                <w:szCs w:val="16"/>
                <w:lang w:eastAsia="zh-CN"/>
                <w:rPrChange w:id="3974" w:author="Qizhou Duan" w:date="2024-06-21T12:05:00Z">
                  <w:rPr>
                    <w:ins w:id="3975" w:author="Qizhou Duan" w:date="2024-06-21T12:05:00Z"/>
                    <w:rFonts w:ascii="Cambria" w:eastAsia="Times New Roman" w:hAnsi="Cambria" w:cs="Times New Roman"/>
                    <w:color w:val="222222"/>
                    <w:sz w:val="23"/>
                    <w:szCs w:val="23"/>
                    <w:lang w:eastAsia="zh-CN"/>
                  </w:rPr>
                </w:rPrChange>
              </w:rPr>
            </w:pPr>
            <w:ins w:id="3976" w:author="Qizhou Duan" w:date="2024-06-21T12:05:00Z">
              <w:r w:rsidRPr="0042489F">
                <w:rPr>
                  <w:rFonts w:ascii="Times New Roman" w:eastAsia="Times New Roman" w:hAnsi="Times New Roman" w:cs="Times New Roman"/>
                  <w:color w:val="222222"/>
                  <w:sz w:val="16"/>
                  <w:szCs w:val="16"/>
                  <w:lang w:eastAsia="zh-CN"/>
                  <w:rPrChange w:id="3977" w:author="Qizhou Duan" w:date="2024-06-21T12:05:00Z">
                    <w:rPr>
                      <w:rFonts w:ascii="Cambria" w:eastAsia="Times New Roman" w:hAnsi="Cambria" w:cs="Times New Roman"/>
                      <w:color w:val="222222"/>
                      <w:sz w:val="23"/>
                      <w:szCs w:val="23"/>
                      <w:lang w:eastAsia="zh-CN"/>
                    </w:rPr>
                  </w:rPrChange>
                </w:rPr>
                <w:lastRenderedPageBreak/>
                <w:t>Kowalski et al. (2021)</w:t>
              </w:r>
            </w:ins>
          </w:p>
        </w:tc>
        <w:tc>
          <w:tcPr>
            <w:tcW w:w="0" w:type="auto"/>
            <w:shd w:val="clear" w:color="auto" w:fill="auto"/>
            <w:tcMar>
              <w:top w:w="0" w:type="dxa"/>
              <w:left w:w="75" w:type="dxa"/>
              <w:bottom w:w="0" w:type="dxa"/>
              <w:right w:w="75" w:type="dxa"/>
            </w:tcMar>
            <w:vAlign w:val="center"/>
            <w:hideMark/>
          </w:tcPr>
          <w:p w14:paraId="6A4B1C72" w14:textId="77777777" w:rsidR="0042489F" w:rsidRPr="0042489F" w:rsidRDefault="0042489F" w:rsidP="0042489F">
            <w:pPr>
              <w:suppressAutoHyphens w:val="0"/>
              <w:spacing w:before="150" w:after="150" w:line="240" w:lineRule="auto"/>
              <w:jc w:val="right"/>
              <w:rPr>
                <w:ins w:id="3978" w:author="Qizhou Duan" w:date="2024-06-21T12:05:00Z"/>
                <w:rFonts w:ascii="Times New Roman" w:eastAsia="Times New Roman" w:hAnsi="Times New Roman" w:cs="Times New Roman"/>
                <w:color w:val="222222"/>
                <w:sz w:val="16"/>
                <w:szCs w:val="16"/>
                <w:lang w:eastAsia="zh-CN"/>
                <w:rPrChange w:id="3979" w:author="Qizhou Duan" w:date="2024-06-21T12:05:00Z">
                  <w:rPr>
                    <w:ins w:id="3980" w:author="Qizhou Duan" w:date="2024-06-21T12:05:00Z"/>
                    <w:rFonts w:ascii="Cambria" w:eastAsia="Times New Roman" w:hAnsi="Cambria" w:cs="Times New Roman"/>
                    <w:color w:val="222222"/>
                    <w:sz w:val="23"/>
                    <w:szCs w:val="23"/>
                    <w:lang w:eastAsia="zh-CN"/>
                  </w:rPr>
                </w:rPrChange>
              </w:rPr>
            </w:pPr>
            <w:ins w:id="3981" w:author="Qizhou Duan" w:date="2024-06-21T12:05:00Z">
              <w:r w:rsidRPr="0042489F">
                <w:rPr>
                  <w:rFonts w:ascii="Times New Roman" w:eastAsia="Times New Roman" w:hAnsi="Times New Roman" w:cs="Times New Roman"/>
                  <w:color w:val="222222"/>
                  <w:sz w:val="16"/>
                  <w:szCs w:val="16"/>
                  <w:lang w:eastAsia="zh-CN"/>
                  <w:rPrChange w:id="3982" w:author="Qizhou Duan" w:date="2024-06-21T12:05:00Z">
                    <w:rPr>
                      <w:rFonts w:ascii="Cambria" w:eastAsia="Times New Roman" w:hAnsi="Cambria" w:cs="Times New Roman"/>
                      <w:color w:val="222222"/>
                      <w:sz w:val="23"/>
                      <w:szCs w:val="23"/>
                      <w:lang w:eastAsia="zh-CN"/>
                    </w:rPr>
                  </w:rPrChange>
                </w:rPr>
                <w:t>179</w:t>
              </w:r>
            </w:ins>
          </w:p>
        </w:tc>
        <w:tc>
          <w:tcPr>
            <w:tcW w:w="0" w:type="auto"/>
            <w:shd w:val="clear" w:color="auto" w:fill="auto"/>
            <w:tcMar>
              <w:top w:w="0" w:type="dxa"/>
              <w:left w:w="75" w:type="dxa"/>
              <w:bottom w:w="0" w:type="dxa"/>
              <w:right w:w="75" w:type="dxa"/>
            </w:tcMar>
            <w:vAlign w:val="center"/>
            <w:hideMark/>
          </w:tcPr>
          <w:p w14:paraId="5E8F3A59" w14:textId="77777777" w:rsidR="0042489F" w:rsidRPr="0042489F" w:rsidRDefault="0042489F" w:rsidP="0042489F">
            <w:pPr>
              <w:suppressAutoHyphens w:val="0"/>
              <w:spacing w:before="150" w:after="150" w:line="240" w:lineRule="auto"/>
              <w:jc w:val="right"/>
              <w:rPr>
                <w:ins w:id="3983" w:author="Qizhou Duan" w:date="2024-06-21T12:05:00Z"/>
                <w:rFonts w:ascii="Times New Roman" w:eastAsia="Times New Roman" w:hAnsi="Times New Roman" w:cs="Times New Roman"/>
                <w:color w:val="222222"/>
                <w:sz w:val="16"/>
                <w:szCs w:val="16"/>
                <w:lang w:eastAsia="zh-CN"/>
                <w:rPrChange w:id="3984" w:author="Qizhou Duan" w:date="2024-06-21T12:05:00Z">
                  <w:rPr>
                    <w:ins w:id="3985" w:author="Qizhou Duan" w:date="2024-06-21T12:05:00Z"/>
                    <w:rFonts w:ascii="Cambria" w:eastAsia="Times New Roman" w:hAnsi="Cambria" w:cs="Times New Roman"/>
                    <w:color w:val="222222"/>
                    <w:sz w:val="23"/>
                    <w:szCs w:val="23"/>
                    <w:lang w:eastAsia="zh-CN"/>
                  </w:rPr>
                </w:rPrChange>
              </w:rPr>
            </w:pPr>
            <w:ins w:id="3986" w:author="Qizhou Duan" w:date="2024-06-21T12:05:00Z">
              <w:r w:rsidRPr="0042489F">
                <w:rPr>
                  <w:rFonts w:ascii="Times New Roman" w:eastAsia="Times New Roman" w:hAnsi="Times New Roman" w:cs="Times New Roman"/>
                  <w:color w:val="222222"/>
                  <w:sz w:val="16"/>
                  <w:szCs w:val="16"/>
                  <w:lang w:eastAsia="zh-CN"/>
                  <w:rPrChange w:id="398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7BE489E" w14:textId="77777777" w:rsidR="0042489F" w:rsidRPr="0042489F" w:rsidRDefault="0042489F" w:rsidP="0042489F">
            <w:pPr>
              <w:suppressAutoHyphens w:val="0"/>
              <w:spacing w:before="150" w:after="150" w:line="240" w:lineRule="auto"/>
              <w:jc w:val="right"/>
              <w:rPr>
                <w:ins w:id="3988" w:author="Qizhou Duan" w:date="2024-06-21T12:05:00Z"/>
                <w:rFonts w:ascii="Times New Roman" w:eastAsia="Times New Roman" w:hAnsi="Times New Roman" w:cs="Times New Roman"/>
                <w:color w:val="222222"/>
                <w:sz w:val="16"/>
                <w:szCs w:val="16"/>
                <w:lang w:eastAsia="zh-CN"/>
                <w:rPrChange w:id="3989" w:author="Qizhou Duan" w:date="2024-06-21T12:05:00Z">
                  <w:rPr>
                    <w:ins w:id="3990" w:author="Qizhou Duan" w:date="2024-06-21T12:05:00Z"/>
                    <w:rFonts w:ascii="Cambria" w:eastAsia="Times New Roman" w:hAnsi="Cambria" w:cs="Times New Roman"/>
                    <w:color w:val="222222"/>
                    <w:sz w:val="23"/>
                    <w:szCs w:val="23"/>
                    <w:lang w:eastAsia="zh-CN"/>
                  </w:rPr>
                </w:rPrChange>
              </w:rPr>
            </w:pPr>
            <w:ins w:id="3991" w:author="Qizhou Duan" w:date="2024-06-21T12:05:00Z">
              <w:r w:rsidRPr="0042489F">
                <w:rPr>
                  <w:rFonts w:ascii="Times New Roman" w:eastAsia="Times New Roman" w:hAnsi="Times New Roman" w:cs="Times New Roman"/>
                  <w:color w:val="222222"/>
                  <w:sz w:val="16"/>
                  <w:szCs w:val="16"/>
                  <w:lang w:eastAsia="zh-CN"/>
                  <w:rPrChange w:id="399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9F49889" w14:textId="77777777" w:rsidR="0042489F" w:rsidRPr="0042489F" w:rsidRDefault="0042489F" w:rsidP="0042489F">
            <w:pPr>
              <w:suppressAutoHyphens w:val="0"/>
              <w:spacing w:before="150" w:after="150" w:line="240" w:lineRule="auto"/>
              <w:jc w:val="right"/>
              <w:rPr>
                <w:ins w:id="3993" w:author="Qizhou Duan" w:date="2024-06-21T12:05:00Z"/>
                <w:rFonts w:ascii="Times New Roman" w:eastAsia="Times New Roman" w:hAnsi="Times New Roman" w:cs="Times New Roman"/>
                <w:color w:val="222222"/>
                <w:sz w:val="16"/>
                <w:szCs w:val="16"/>
                <w:lang w:eastAsia="zh-CN"/>
                <w:rPrChange w:id="3994" w:author="Qizhou Duan" w:date="2024-06-21T12:05:00Z">
                  <w:rPr>
                    <w:ins w:id="3995" w:author="Qizhou Duan" w:date="2024-06-21T12:05:00Z"/>
                    <w:rFonts w:ascii="Cambria" w:eastAsia="Times New Roman" w:hAnsi="Cambria" w:cs="Times New Roman"/>
                    <w:color w:val="222222"/>
                    <w:sz w:val="23"/>
                    <w:szCs w:val="23"/>
                    <w:lang w:eastAsia="zh-CN"/>
                  </w:rPr>
                </w:rPrChange>
              </w:rPr>
            </w:pPr>
            <w:ins w:id="3996" w:author="Qizhou Duan" w:date="2024-06-21T12:05:00Z">
              <w:r w:rsidRPr="0042489F">
                <w:rPr>
                  <w:rFonts w:ascii="Times New Roman" w:eastAsia="Times New Roman" w:hAnsi="Times New Roman" w:cs="Times New Roman"/>
                  <w:color w:val="222222"/>
                  <w:sz w:val="16"/>
                  <w:szCs w:val="16"/>
                  <w:lang w:eastAsia="zh-CN"/>
                  <w:rPrChange w:id="399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78C9004" w14:textId="77777777" w:rsidR="0042489F" w:rsidRPr="0042489F" w:rsidRDefault="0042489F" w:rsidP="0042489F">
            <w:pPr>
              <w:suppressAutoHyphens w:val="0"/>
              <w:spacing w:before="150" w:after="150" w:line="240" w:lineRule="auto"/>
              <w:jc w:val="right"/>
              <w:rPr>
                <w:ins w:id="3998" w:author="Qizhou Duan" w:date="2024-06-21T12:05:00Z"/>
                <w:rFonts w:ascii="Times New Roman" w:eastAsia="Times New Roman" w:hAnsi="Times New Roman" w:cs="Times New Roman"/>
                <w:color w:val="222222"/>
                <w:sz w:val="16"/>
                <w:szCs w:val="16"/>
                <w:lang w:eastAsia="zh-CN"/>
                <w:rPrChange w:id="3999" w:author="Qizhou Duan" w:date="2024-06-21T12:05:00Z">
                  <w:rPr>
                    <w:ins w:id="4000" w:author="Qizhou Duan" w:date="2024-06-21T12:05:00Z"/>
                    <w:rFonts w:ascii="Cambria" w:eastAsia="Times New Roman" w:hAnsi="Cambria" w:cs="Times New Roman"/>
                    <w:color w:val="222222"/>
                    <w:sz w:val="23"/>
                    <w:szCs w:val="23"/>
                    <w:lang w:eastAsia="zh-CN"/>
                  </w:rPr>
                </w:rPrChange>
              </w:rPr>
            </w:pPr>
            <w:ins w:id="4001" w:author="Qizhou Duan" w:date="2024-06-21T12:05:00Z">
              <w:r w:rsidRPr="0042489F">
                <w:rPr>
                  <w:rFonts w:ascii="Times New Roman" w:eastAsia="Times New Roman" w:hAnsi="Times New Roman" w:cs="Times New Roman"/>
                  <w:color w:val="222222"/>
                  <w:sz w:val="16"/>
                  <w:szCs w:val="16"/>
                  <w:lang w:eastAsia="zh-CN"/>
                  <w:rPrChange w:id="400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67DD7E6" w14:textId="77777777" w:rsidR="0042489F" w:rsidRPr="0042489F" w:rsidRDefault="0042489F" w:rsidP="0042489F">
            <w:pPr>
              <w:suppressAutoHyphens w:val="0"/>
              <w:spacing w:before="150" w:after="150" w:line="240" w:lineRule="auto"/>
              <w:jc w:val="right"/>
              <w:rPr>
                <w:ins w:id="4003" w:author="Qizhou Duan" w:date="2024-06-21T12:05:00Z"/>
                <w:rFonts w:ascii="Times New Roman" w:eastAsia="Times New Roman" w:hAnsi="Times New Roman" w:cs="Times New Roman"/>
                <w:color w:val="222222"/>
                <w:sz w:val="16"/>
                <w:szCs w:val="16"/>
                <w:lang w:eastAsia="zh-CN"/>
                <w:rPrChange w:id="4004" w:author="Qizhou Duan" w:date="2024-06-21T12:05:00Z">
                  <w:rPr>
                    <w:ins w:id="4005" w:author="Qizhou Duan" w:date="2024-06-21T12:05:00Z"/>
                    <w:rFonts w:ascii="Cambria" w:eastAsia="Times New Roman" w:hAnsi="Cambria" w:cs="Times New Roman"/>
                    <w:color w:val="222222"/>
                    <w:sz w:val="23"/>
                    <w:szCs w:val="23"/>
                    <w:lang w:eastAsia="zh-CN"/>
                  </w:rPr>
                </w:rPrChange>
              </w:rPr>
            </w:pPr>
            <w:ins w:id="4006" w:author="Qizhou Duan" w:date="2024-06-21T12:05:00Z">
              <w:r w:rsidRPr="0042489F">
                <w:rPr>
                  <w:rFonts w:ascii="Times New Roman" w:eastAsia="Times New Roman" w:hAnsi="Times New Roman" w:cs="Times New Roman"/>
                  <w:color w:val="222222"/>
                  <w:sz w:val="16"/>
                  <w:szCs w:val="16"/>
                  <w:lang w:eastAsia="zh-CN"/>
                  <w:rPrChange w:id="400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4D0625A" w14:textId="77777777" w:rsidR="0042489F" w:rsidRPr="0042489F" w:rsidRDefault="0042489F" w:rsidP="0042489F">
            <w:pPr>
              <w:suppressAutoHyphens w:val="0"/>
              <w:spacing w:before="150" w:after="150" w:line="240" w:lineRule="auto"/>
              <w:jc w:val="right"/>
              <w:rPr>
                <w:ins w:id="4008" w:author="Qizhou Duan" w:date="2024-06-21T12:05:00Z"/>
                <w:rFonts w:ascii="Times New Roman" w:eastAsia="Times New Roman" w:hAnsi="Times New Roman" w:cs="Times New Roman"/>
                <w:color w:val="222222"/>
                <w:sz w:val="16"/>
                <w:szCs w:val="16"/>
                <w:lang w:eastAsia="zh-CN"/>
                <w:rPrChange w:id="4009" w:author="Qizhou Duan" w:date="2024-06-21T12:05:00Z">
                  <w:rPr>
                    <w:ins w:id="4010" w:author="Qizhou Duan" w:date="2024-06-21T12:05:00Z"/>
                    <w:rFonts w:ascii="Cambria" w:eastAsia="Times New Roman" w:hAnsi="Cambria" w:cs="Times New Roman"/>
                    <w:color w:val="222222"/>
                    <w:sz w:val="23"/>
                    <w:szCs w:val="23"/>
                    <w:lang w:eastAsia="zh-CN"/>
                  </w:rPr>
                </w:rPrChange>
              </w:rPr>
            </w:pPr>
            <w:ins w:id="4011" w:author="Qizhou Duan" w:date="2024-06-21T12:05:00Z">
              <w:r w:rsidRPr="0042489F">
                <w:rPr>
                  <w:rFonts w:ascii="Times New Roman" w:eastAsia="Times New Roman" w:hAnsi="Times New Roman" w:cs="Times New Roman"/>
                  <w:color w:val="222222"/>
                  <w:sz w:val="16"/>
                  <w:szCs w:val="16"/>
                  <w:lang w:eastAsia="zh-CN"/>
                  <w:rPrChange w:id="4012"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F814B58" w14:textId="77777777" w:rsidTr="0042489F">
        <w:trPr>
          <w:ins w:id="4013" w:author="Qizhou Duan" w:date="2024-06-21T12:05:00Z"/>
        </w:trPr>
        <w:tc>
          <w:tcPr>
            <w:tcW w:w="0" w:type="auto"/>
            <w:shd w:val="clear" w:color="auto" w:fill="auto"/>
            <w:tcMar>
              <w:top w:w="0" w:type="dxa"/>
              <w:left w:w="75" w:type="dxa"/>
              <w:bottom w:w="0" w:type="dxa"/>
              <w:right w:w="75" w:type="dxa"/>
            </w:tcMar>
            <w:vAlign w:val="center"/>
            <w:hideMark/>
          </w:tcPr>
          <w:p w14:paraId="7CFFCBD3" w14:textId="77777777" w:rsidR="0042489F" w:rsidRPr="0042489F" w:rsidRDefault="0042489F" w:rsidP="0042489F">
            <w:pPr>
              <w:suppressAutoHyphens w:val="0"/>
              <w:spacing w:before="150" w:after="150" w:line="240" w:lineRule="auto"/>
              <w:rPr>
                <w:ins w:id="4014" w:author="Qizhou Duan" w:date="2024-06-21T12:05:00Z"/>
                <w:rFonts w:ascii="Times New Roman" w:eastAsia="Times New Roman" w:hAnsi="Times New Roman" w:cs="Times New Roman"/>
                <w:color w:val="222222"/>
                <w:sz w:val="16"/>
                <w:szCs w:val="16"/>
                <w:lang w:eastAsia="zh-CN"/>
                <w:rPrChange w:id="4015" w:author="Qizhou Duan" w:date="2024-06-21T12:05:00Z">
                  <w:rPr>
                    <w:ins w:id="4016" w:author="Qizhou Duan" w:date="2024-06-21T12:05:00Z"/>
                    <w:rFonts w:ascii="Cambria" w:eastAsia="Times New Roman" w:hAnsi="Cambria" w:cs="Times New Roman"/>
                    <w:color w:val="222222"/>
                    <w:sz w:val="23"/>
                    <w:szCs w:val="23"/>
                    <w:lang w:eastAsia="zh-CN"/>
                  </w:rPr>
                </w:rPrChange>
              </w:rPr>
            </w:pPr>
            <w:ins w:id="4017" w:author="Qizhou Duan" w:date="2024-06-21T12:05:00Z">
              <w:r w:rsidRPr="0042489F">
                <w:rPr>
                  <w:rFonts w:ascii="Times New Roman" w:eastAsia="Times New Roman" w:hAnsi="Times New Roman" w:cs="Times New Roman"/>
                  <w:color w:val="222222"/>
                  <w:sz w:val="16"/>
                  <w:szCs w:val="16"/>
                  <w:lang w:eastAsia="zh-CN"/>
                  <w:rPrChange w:id="4018" w:author="Qizhou Duan" w:date="2024-06-21T12:05:00Z">
                    <w:rPr>
                      <w:rFonts w:ascii="Cambria" w:eastAsia="Times New Roman" w:hAnsi="Cambria" w:cs="Times New Roman"/>
                      <w:color w:val="222222"/>
                      <w:sz w:val="23"/>
                      <w:szCs w:val="23"/>
                      <w:lang w:eastAsia="zh-CN"/>
                    </w:rPr>
                  </w:rPrChange>
                </w:rPr>
                <w:t>Fino et al. (2023)</w:t>
              </w:r>
            </w:ins>
          </w:p>
        </w:tc>
        <w:tc>
          <w:tcPr>
            <w:tcW w:w="0" w:type="auto"/>
            <w:shd w:val="clear" w:color="auto" w:fill="auto"/>
            <w:tcMar>
              <w:top w:w="0" w:type="dxa"/>
              <w:left w:w="75" w:type="dxa"/>
              <w:bottom w:w="0" w:type="dxa"/>
              <w:right w:w="75" w:type="dxa"/>
            </w:tcMar>
            <w:vAlign w:val="center"/>
            <w:hideMark/>
          </w:tcPr>
          <w:p w14:paraId="7C3B4666" w14:textId="77777777" w:rsidR="0042489F" w:rsidRPr="0042489F" w:rsidRDefault="0042489F" w:rsidP="0042489F">
            <w:pPr>
              <w:suppressAutoHyphens w:val="0"/>
              <w:spacing w:before="150" w:after="150" w:line="240" w:lineRule="auto"/>
              <w:jc w:val="right"/>
              <w:rPr>
                <w:ins w:id="4019" w:author="Qizhou Duan" w:date="2024-06-21T12:05:00Z"/>
                <w:rFonts w:ascii="Times New Roman" w:eastAsia="Times New Roman" w:hAnsi="Times New Roman" w:cs="Times New Roman"/>
                <w:color w:val="222222"/>
                <w:sz w:val="16"/>
                <w:szCs w:val="16"/>
                <w:lang w:eastAsia="zh-CN"/>
                <w:rPrChange w:id="4020" w:author="Qizhou Duan" w:date="2024-06-21T12:05:00Z">
                  <w:rPr>
                    <w:ins w:id="4021" w:author="Qizhou Duan" w:date="2024-06-21T12:05:00Z"/>
                    <w:rFonts w:ascii="Cambria" w:eastAsia="Times New Roman" w:hAnsi="Cambria" w:cs="Times New Roman"/>
                    <w:color w:val="222222"/>
                    <w:sz w:val="23"/>
                    <w:szCs w:val="23"/>
                    <w:lang w:eastAsia="zh-CN"/>
                  </w:rPr>
                </w:rPrChange>
              </w:rPr>
            </w:pPr>
            <w:ins w:id="4022" w:author="Qizhou Duan" w:date="2024-06-21T12:05:00Z">
              <w:r w:rsidRPr="0042489F">
                <w:rPr>
                  <w:rFonts w:ascii="Times New Roman" w:eastAsia="Times New Roman" w:hAnsi="Times New Roman" w:cs="Times New Roman"/>
                  <w:color w:val="222222"/>
                  <w:sz w:val="16"/>
                  <w:szCs w:val="16"/>
                  <w:lang w:eastAsia="zh-CN"/>
                  <w:rPrChange w:id="4023" w:author="Qizhou Duan" w:date="2024-06-21T12:05:00Z">
                    <w:rPr>
                      <w:rFonts w:ascii="Cambria" w:eastAsia="Times New Roman" w:hAnsi="Cambria" w:cs="Times New Roman"/>
                      <w:color w:val="222222"/>
                      <w:sz w:val="23"/>
                      <w:szCs w:val="23"/>
                      <w:lang w:eastAsia="zh-CN"/>
                    </w:rPr>
                  </w:rPrChange>
                </w:rPr>
                <w:t>202</w:t>
              </w:r>
            </w:ins>
          </w:p>
        </w:tc>
        <w:tc>
          <w:tcPr>
            <w:tcW w:w="0" w:type="auto"/>
            <w:shd w:val="clear" w:color="auto" w:fill="auto"/>
            <w:tcMar>
              <w:top w:w="0" w:type="dxa"/>
              <w:left w:w="75" w:type="dxa"/>
              <w:bottom w:w="0" w:type="dxa"/>
              <w:right w:w="75" w:type="dxa"/>
            </w:tcMar>
            <w:vAlign w:val="center"/>
            <w:hideMark/>
          </w:tcPr>
          <w:p w14:paraId="0908B4B7" w14:textId="77777777" w:rsidR="0042489F" w:rsidRPr="0042489F" w:rsidRDefault="0042489F" w:rsidP="0042489F">
            <w:pPr>
              <w:suppressAutoHyphens w:val="0"/>
              <w:spacing w:before="150" w:after="150" w:line="240" w:lineRule="auto"/>
              <w:jc w:val="right"/>
              <w:rPr>
                <w:ins w:id="4024" w:author="Qizhou Duan" w:date="2024-06-21T12:05:00Z"/>
                <w:rFonts w:ascii="Times New Roman" w:eastAsia="Times New Roman" w:hAnsi="Times New Roman" w:cs="Times New Roman"/>
                <w:color w:val="222222"/>
                <w:sz w:val="16"/>
                <w:szCs w:val="16"/>
                <w:lang w:eastAsia="zh-CN"/>
                <w:rPrChange w:id="4025" w:author="Qizhou Duan" w:date="2024-06-21T12:05:00Z">
                  <w:rPr>
                    <w:ins w:id="4026" w:author="Qizhou Duan" w:date="2024-06-21T12:05:00Z"/>
                    <w:rFonts w:ascii="Cambria" w:eastAsia="Times New Roman" w:hAnsi="Cambria" w:cs="Times New Roman"/>
                    <w:color w:val="222222"/>
                    <w:sz w:val="23"/>
                    <w:szCs w:val="23"/>
                    <w:lang w:eastAsia="zh-CN"/>
                  </w:rPr>
                </w:rPrChange>
              </w:rPr>
            </w:pPr>
            <w:ins w:id="4027" w:author="Qizhou Duan" w:date="2024-06-21T12:05:00Z">
              <w:r w:rsidRPr="0042489F">
                <w:rPr>
                  <w:rFonts w:ascii="Times New Roman" w:eastAsia="Times New Roman" w:hAnsi="Times New Roman" w:cs="Times New Roman"/>
                  <w:color w:val="222222"/>
                  <w:sz w:val="16"/>
                  <w:szCs w:val="16"/>
                  <w:lang w:eastAsia="zh-CN"/>
                  <w:rPrChange w:id="402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E09751F" w14:textId="77777777" w:rsidR="0042489F" w:rsidRPr="0042489F" w:rsidRDefault="0042489F" w:rsidP="0042489F">
            <w:pPr>
              <w:suppressAutoHyphens w:val="0"/>
              <w:spacing w:before="150" w:after="150" w:line="240" w:lineRule="auto"/>
              <w:jc w:val="right"/>
              <w:rPr>
                <w:ins w:id="4029" w:author="Qizhou Duan" w:date="2024-06-21T12:05:00Z"/>
                <w:rFonts w:ascii="Times New Roman" w:eastAsia="Times New Roman" w:hAnsi="Times New Roman" w:cs="Times New Roman"/>
                <w:color w:val="222222"/>
                <w:sz w:val="16"/>
                <w:szCs w:val="16"/>
                <w:lang w:eastAsia="zh-CN"/>
                <w:rPrChange w:id="4030" w:author="Qizhou Duan" w:date="2024-06-21T12:05:00Z">
                  <w:rPr>
                    <w:ins w:id="4031" w:author="Qizhou Duan" w:date="2024-06-21T12:05:00Z"/>
                    <w:rFonts w:ascii="Cambria" w:eastAsia="Times New Roman" w:hAnsi="Cambria" w:cs="Times New Roman"/>
                    <w:color w:val="222222"/>
                    <w:sz w:val="23"/>
                    <w:szCs w:val="23"/>
                    <w:lang w:eastAsia="zh-CN"/>
                  </w:rPr>
                </w:rPrChange>
              </w:rPr>
            </w:pPr>
            <w:ins w:id="4032" w:author="Qizhou Duan" w:date="2024-06-21T12:05:00Z">
              <w:r w:rsidRPr="0042489F">
                <w:rPr>
                  <w:rFonts w:ascii="Times New Roman" w:eastAsia="Times New Roman" w:hAnsi="Times New Roman" w:cs="Times New Roman"/>
                  <w:color w:val="222222"/>
                  <w:sz w:val="16"/>
                  <w:szCs w:val="16"/>
                  <w:lang w:eastAsia="zh-CN"/>
                  <w:rPrChange w:id="403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BDEF948" w14:textId="77777777" w:rsidR="0042489F" w:rsidRPr="0042489F" w:rsidRDefault="0042489F" w:rsidP="0042489F">
            <w:pPr>
              <w:suppressAutoHyphens w:val="0"/>
              <w:spacing w:before="150" w:after="150" w:line="240" w:lineRule="auto"/>
              <w:jc w:val="right"/>
              <w:rPr>
                <w:ins w:id="4034" w:author="Qizhou Duan" w:date="2024-06-21T12:05:00Z"/>
                <w:rFonts w:ascii="Times New Roman" w:eastAsia="Times New Roman" w:hAnsi="Times New Roman" w:cs="Times New Roman"/>
                <w:color w:val="222222"/>
                <w:sz w:val="16"/>
                <w:szCs w:val="16"/>
                <w:lang w:eastAsia="zh-CN"/>
                <w:rPrChange w:id="4035" w:author="Qizhou Duan" w:date="2024-06-21T12:05:00Z">
                  <w:rPr>
                    <w:ins w:id="4036" w:author="Qizhou Duan" w:date="2024-06-21T12:05:00Z"/>
                    <w:rFonts w:ascii="Cambria" w:eastAsia="Times New Roman" w:hAnsi="Cambria" w:cs="Times New Roman"/>
                    <w:color w:val="222222"/>
                    <w:sz w:val="23"/>
                    <w:szCs w:val="23"/>
                    <w:lang w:eastAsia="zh-CN"/>
                  </w:rPr>
                </w:rPrChange>
              </w:rPr>
            </w:pPr>
            <w:ins w:id="4037" w:author="Qizhou Duan" w:date="2024-06-21T12:05:00Z">
              <w:r w:rsidRPr="0042489F">
                <w:rPr>
                  <w:rFonts w:ascii="Times New Roman" w:eastAsia="Times New Roman" w:hAnsi="Times New Roman" w:cs="Times New Roman"/>
                  <w:color w:val="222222"/>
                  <w:sz w:val="16"/>
                  <w:szCs w:val="16"/>
                  <w:lang w:eastAsia="zh-CN"/>
                  <w:rPrChange w:id="403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40E22E2" w14:textId="77777777" w:rsidR="0042489F" w:rsidRPr="0042489F" w:rsidRDefault="0042489F" w:rsidP="0042489F">
            <w:pPr>
              <w:suppressAutoHyphens w:val="0"/>
              <w:spacing w:before="150" w:after="150" w:line="240" w:lineRule="auto"/>
              <w:jc w:val="right"/>
              <w:rPr>
                <w:ins w:id="4039" w:author="Qizhou Duan" w:date="2024-06-21T12:05:00Z"/>
                <w:rFonts w:ascii="Times New Roman" w:eastAsia="Times New Roman" w:hAnsi="Times New Roman" w:cs="Times New Roman"/>
                <w:color w:val="222222"/>
                <w:sz w:val="16"/>
                <w:szCs w:val="16"/>
                <w:lang w:eastAsia="zh-CN"/>
                <w:rPrChange w:id="4040" w:author="Qizhou Duan" w:date="2024-06-21T12:05:00Z">
                  <w:rPr>
                    <w:ins w:id="4041" w:author="Qizhou Duan" w:date="2024-06-21T12:05:00Z"/>
                    <w:rFonts w:ascii="Cambria" w:eastAsia="Times New Roman" w:hAnsi="Cambria" w:cs="Times New Roman"/>
                    <w:color w:val="222222"/>
                    <w:sz w:val="23"/>
                    <w:szCs w:val="23"/>
                    <w:lang w:eastAsia="zh-CN"/>
                  </w:rPr>
                </w:rPrChange>
              </w:rPr>
            </w:pPr>
            <w:ins w:id="4042" w:author="Qizhou Duan" w:date="2024-06-21T12:05:00Z">
              <w:r w:rsidRPr="0042489F">
                <w:rPr>
                  <w:rFonts w:ascii="Times New Roman" w:eastAsia="Times New Roman" w:hAnsi="Times New Roman" w:cs="Times New Roman"/>
                  <w:color w:val="222222"/>
                  <w:sz w:val="16"/>
                  <w:szCs w:val="16"/>
                  <w:lang w:eastAsia="zh-CN"/>
                  <w:rPrChange w:id="404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D5D2F3C" w14:textId="77777777" w:rsidR="0042489F" w:rsidRPr="0042489F" w:rsidRDefault="0042489F" w:rsidP="0042489F">
            <w:pPr>
              <w:suppressAutoHyphens w:val="0"/>
              <w:spacing w:before="150" w:after="150" w:line="240" w:lineRule="auto"/>
              <w:jc w:val="right"/>
              <w:rPr>
                <w:ins w:id="4044" w:author="Qizhou Duan" w:date="2024-06-21T12:05:00Z"/>
                <w:rFonts w:ascii="Times New Roman" w:eastAsia="Times New Roman" w:hAnsi="Times New Roman" w:cs="Times New Roman"/>
                <w:color w:val="222222"/>
                <w:sz w:val="16"/>
                <w:szCs w:val="16"/>
                <w:lang w:eastAsia="zh-CN"/>
                <w:rPrChange w:id="4045" w:author="Qizhou Duan" w:date="2024-06-21T12:05:00Z">
                  <w:rPr>
                    <w:ins w:id="4046" w:author="Qizhou Duan" w:date="2024-06-21T12:05:00Z"/>
                    <w:rFonts w:ascii="Cambria" w:eastAsia="Times New Roman" w:hAnsi="Cambria" w:cs="Times New Roman"/>
                    <w:color w:val="222222"/>
                    <w:sz w:val="23"/>
                    <w:szCs w:val="23"/>
                    <w:lang w:eastAsia="zh-CN"/>
                  </w:rPr>
                </w:rPrChange>
              </w:rPr>
            </w:pPr>
            <w:ins w:id="4047" w:author="Qizhou Duan" w:date="2024-06-21T12:05:00Z">
              <w:r w:rsidRPr="0042489F">
                <w:rPr>
                  <w:rFonts w:ascii="Times New Roman" w:eastAsia="Times New Roman" w:hAnsi="Times New Roman" w:cs="Times New Roman"/>
                  <w:color w:val="222222"/>
                  <w:sz w:val="16"/>
                  <w:szCs w:val="16"/>
                  <w:lang w:eastAsia="zh-CN"/>
                  <w:rPrChange w:id="404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AEA09A8" w14:textId="77777777" w:rsidR="0042489F" w:rsidRPr="0042489F" w:rsidRDefault="0042489F" w:rsidP="0042489F">
            <w:pPr>
              <w:suppressAutoHyphens w:val="0"/>
              <w:spacing w:before="150" w:after="150" w:line="240" w:lineRule="auto"/>
              <w:jc w:val="right"/>
              <w:rPr>
                <w:ins w:id="4049" w:author="Qizhou Duan" w:date="2024-06-21T12:05:00Z"/>
                <w:rFonts w:ascii="Times New Roman" w:eastAsia="Times New Roman" w:hAnsi="Times New Roman" w:cs="Times New Roman"/>
                <w:color w:val="222222"/>
                <w:sz w:val="16"/>
                <w:szCs w:val="16"/>
                <w:lang w:eastAsia="zh-CN"/>
                <w:rPrChange w:id="4050" w:author="Qizhou Duan" w:date="2024-06-21T12:05:00Z">
                  <w:rPr>
                    <w:ins w:id="4051" w:author="Qizhou Duan" w:date="2024-06-21T12:05:00Z"/>
                    <w:rFonts w:ascii="Cambria" w:eastAsia="Times New Roman" w:hAnsi="Cambria" w:cs="Times New Roman"/>
                    <w:color w:val="222222"/>
                    <w:sz w:val="23"/>
                    <w:szCs w:val="23"/>
                    <w:lang w:eastAsia="zh-CN"/>
                  </w:rPr>
                </w:rPrChange>
              </w:rPr>
            </w:pPr>
            <w:ins w:id="4052" w:author="Qizhou Duan" w:date="2024-06-21T12:05:00Z">
              <w:r w:rsidRPr="0042489F">
                <w:rPr>
                  <w:rFonts w:ascii="Times New Roman" w:eastAsia="Times New Roman" w:hAnsi="Times New Roman" w:cs="Times New Roman"/>
                  <w:color w:val="222222"/>
                  <w:sz w:val="16"/>
                  <w:szCs w:val="16"/>
                  <w:lang w:eastAsia="zh-CN"/>
                  <w:rPrChange w:id="4053"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B1F313B" w14:textId="77777777" w:rsidTr="0042489F">
        <w:trPr>
          <w:ins w:id="4054" w:author="Qizhou Duan" w:date="2024-06-21T12:05:00Z"/>
        </w:trPr>
        <w:tc>
          <w:tcPr>
            <w:tcW w:w="0" w:type="auto"/>
            <w:shd w:val="clear" w:color="auto" w:fill="auto"/>
            <w:tcMar>
              <w:top w:w="0" w:type="dxa"/>
              <w:left w:w="75" w:type="dxa"/>
              <w:bottom w:w="0" w:type="dxa"/>
              <w:right w:w="75" w:type="dxa"/>
            </w:tcMar>
            <w:vAlign w:val="center"/>
            <w:hideMark/>
          </w:tcPr>
          <w:p w14:paraId="7E345C96" w14:textId="77777777" w:rsidR="0042489F" w:rsidRPr="0042489F" w:rsidRDefault="0042489F" w:rsidP="0042489F">
            <w:pPr>
              <w:suppressAutoHyphens w:val="0"/>
              <w:spacing w:before="150" w:after="150" w:line="240" w:lineRule="auto"/>
              <w:rPr>
                <w:ins w:id="4055" w:author="Qizhou Duan" w:date="2024-06-21T12:05:00Z"/>
                <w:rFonts w:ascii="Times New Roman" w:eastAsia="Times New Roman" w:hAnsi="Times New Roman" w:cs="Times New Roman"/>
                <w:color w:val="222222"/>
                <w:sz w:val="16"/>
                <w:szCs w:val="16"/>
                <w:lang w:eastAsia="zh-CN"/>
                <w:rPrChange w:id="4056" w:author="Qizhou Duan" w:date="2024-06-21T12:05:00Z">
                  <w:rPr>
                    <w:ins w:id="4057" w:author="Qizhou Duan" w:date="2024-06-21T12:05:00Z"/>
                    <w:rFonts w:ascii="Cambria" w:eastAsia="Times New Roman" w:hAnsi="Cambria" w:cs="Times New Roman"/>
                    <w:color w:val="222222"/>
                    <w:sz w:val="23"/>
                    <w:szCs w:val="23"/>
                    <w:lang w:eastAsia="zh-CN"/>
                  </w:rPr>
                </w:rPrChange>
              </w:rPr>
            </w:pPr>
            <w:ins w:id="4058" w:author="Qizhou Duan" w:date="2024-06-21T12:05:00Z">
              <w:r w:rsidRPr="0042489F">
                <w:rPr>
                  <w:rFonts w:ascii="Times New Roman" w:eastAsia="Times New Roman" w:hAnsi="Times New Roman" w:cs="Times New Roman"/>
                  <w:color w:val="222222"/>
                  <w:sz w:val="16"/>
                  <w:szCs w:val="16"/>
                  <w:lang w:eastAsia="zh-CN"/>
                  <w:rPrChange w:id="4059" w:author="Qizhou Duan" w:date="2024-06-21T12:05:00Z">
                    <w:rPr>
                      <w:rFonts w:ascii="Cambria" w:eastAsia="Times New Roman" w:hAnsi="Cambria" w:cs="Times New Roman"/>
                      <w:color w:val="222222"/>
                      <w:sz w:val="23"/>
                      <w:szCs w:val="23"/>
                      <w:lang w:eastAsia="zh-CN"/>
                    </w:rPr>
                  </w:rPrChange>
                </w:rPr>
                <w:t>Jiang et al. (2022)</w:t>
              </w:r>
            </w:ins>
          </w:p>
        </w:tc>
        <w:tc>
          <w:tcPr>
            <w:tcW w:w="0" w:type="auto"/>
            <w:shd w:val="clear" w:color="auto" w:fill="auto"/>
            <w:tcMar>
              <w:top w:w="0" w:type="dxa"/>
              <w:left w:w="75" w:type="dxa"/>
              <w:bottom w:w="0" w:type="dxa"/>
              <w:right w:w="75" w:type="dxa"/>
            </w:tcMar>
            <w:vAlign w:val="center"/>
            <w:hideMark/>
          </w:tcPr>
          <w:p w14:paraId="39D0DCBB" w14:textId="77777777" w:rsidR="0042489F" w:rsidRPr="0042489F" w:rsidRDefault="0042489F" w:rsidP="0042489F">
            <w:pPr>
              <w:suppressAutoHyphens w:val="0"/>
              <w:spacing w:before="150" w:after="150" w:line="240" w:lineRule="auto"/>
              <w:jc w:val="right"/>
              <w:rPr>
                <w:ins w:id="4060" w:author="Qizhou Duan" w:date="2024-06-21T12:05:00Z"/>
                <w:rFonts w:ascii="Times New Roman" w:eastAsia="Times New Roman" w:hAnsi="Times New Roman" w:cs="Times New Roman"/>
                <w:color w:val="222222"/>
                <w:sz w:val="16"/>
                <w:szCs w:val="16"/>
                <w:lang w:eastAsia="zh-CN"/>
                <w:rPrChange w:id="4061" w:author="Qizhou Duan" w:date="2024-06-21T12:05:00Z">
                  <w:rPr>
                    <w:ins w:id="4062" w:author="Qizhou Duan" w:date="2024-06-21T12:05:00Z"/>
                    <w:rFonts w:ascii="Cambria" w:eastAsia="Times New Roman" w:hAnsi="Cambria" w:cs="Times New Roman"/>
                    <w:color w:val="222222"/>
                    <w:sz w:val="23"/>
                    <w:szCs w:val="23"/>
                    <w:lang w:eastAsia="zh-CN"/>
                  </w:rPr>
                </w:rPrChange>
              </w:rPr>
            </w:pPr>
            <w:ins w:id="4063" w:author="Qizhou Duan" w:date="2024-06-21T12:05:00Z">
              <w:r w:rsidRPr="0042489F">
                <w:rPr>
                  <w:rFonts w:ascii="Times New Roman" w:eastAsia="Times New Roman" w:hAnsi="Times New Roman" w:cs="Times New Roman"/>
                  <w:color w:val="222222"/>
                  <w:sz w:val="16"/>
                  <w:szCs w:val="16"/>
                  <w:lang w:eastAsia="zh-CN"/>
                  <w:rPrChange w:id="4064" w:author="Qizhou Duan" w:date="2024-06-21T12:05:00Z">
                    <w:rPr>
                      <w:rFonts w:ascii="Cambria" w:eastAsia="Times New Roman" w:hAnsi="Cambria" w:cs="Times New Roman"/>
                      <w:color w:val="222222"/>
                      <w:sz w:val="23"/>
                      <w:szCs w:val="23"/>
                      <w:lang w:eastAsia="zh-CN"/>
                    </w:rPr>
                  </w:rPrChange>
                </w:rPr>
                <w:t>2750</w:t>
              </w:r>
            </w:ins>
          </w:p>
        </w:tc>
        <w:tc>
          <w:tcPr>
            <w:tcW w:w="0" w:type="auto"/>
            <w:shd w:val="clear" w:color="auto" w:fill="auto"/>
            <w:tcMar>
              <w:top w:w="0" w:type="dxa"/>
              <w:left w:w="75" w:type="dxa"/>
              <w:bottom w:w="0" w:type="dxa"/>
              <w:right w:w="75" w:type="dxa"/>
            </w:tcMar>
            <w:vAlign w:val="center"/>
            <w:hideMark/>
          </w:tcPr>
          <w:p w14:paraId="1CB0BD8A" w14:textId="77777777" w:rsidR="0042489F" w:rsidRPr="0042489F" w:rsidRDefault="0042489F" w:rsidP="0042489F">
            <w:pPr>
              <w:suppressAutoHyphens w:val="0"/>
              <w:spacing w:before="150" w:after="150" w:line="240" w:lineRule="auto"/>
              <w:jc w:val="right"/>
              <w:rPr>
                <w:ins w:id="4065" w:author="Qizhou Duan" w:date="2024-06-21T12:05:00Z"/>
                <w:rFonts w:ascii="Times New Roman" w:eastAsia="Times New Roman" w:hAnsi="Times New Roman" w:cs="Times New Roman"/>
                <w:color w:val="222222"/>
                <w:sz w:val="16"/>
                <w:szCs w:val="16"/>
                <w:lang w:eastAsia="zh-CN"/>
                <w:rPrChange w:id="4066" w:author="Qizhou Duan" w:date="2024-06-21T12:05:00Z">
                  <w:rPr>
                    <w:ins w:id="4067" w:author="Qizhou Duan" w:date="2024-06-21T12:05:00Z"/>
                    <w:rFonts w:ascii="Cambria" w:eastAsia="Times New Roman" w:hAnsi="Cambria" w:cs="Times New Roman"/>
                    <w:color w:val="222222"/>
                    <w:sz w:val="23"/>
                    <w:szCs w:val="23"/>
                    <w:lang w:eastAsia="zh-CN"/>
                  </w:rPr>
                </w:rPrChange>
              </w:rPr>
            </w:pPr>
            <w:ins w:id="4068" w:author="Qizhou Duan" w:date="2024-06-21T12:05:00Z">
              <w:r w:rsidRPr="0042489F">
                <w:rPr>
                  <w:rFonts w:ascii="Times New Roman" w:eastAsia="Times New Roman" w:hAnsi="Times New Roman" w:cs="Times New Roman"/>
                  <w:color w:val="222222"/>
                  <w:sz w:val="16"/>
                  <w:szCs w:val="16"/>
                  <w:lang w:eastAsia="zh-CN"/>
                  <w:rPrChange w:id="406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364152C" w14:textId="77777777" w:rsidR="0042489F" w:rsidRPr="0042489F" w:rsidRDefault="0042489F" w:rsidP="0042489F">
            <w:pPr>
              <w:suppressAutoHyphens w:val="0"/>
              <w:spacing w:before="150" w:after="150" w:line="240" w:lineRule="auto"/>
              <w:jc w:val="right"/>
              <w:rPr>
                <w:ins w:id="4070" w:author="Qizhou Duan" w:date="2024-06-21T12:05:00Z"/>
                <w:rFonts w:ascii="Times New Roman" w:eastAsia="Times New Roman" w:hAnsi="Times New Roman" w:cs="Times New Roman"/>
                <w:color w:val="222222"/>
                <w:sz w:val="16"/>
                <w:szCs w:val="16"/>
                <w:lang w:eastAsia="zh-CN"/>
                <w:rPrChange w:id="4071" w:author="Qizhou Duan" w:date="2024-06-21T12:05:00Z">
                  <w:rPr>
                    <w:ins w:id="4072" w:author="Qizhou Duan" w:date="2024-06-21T12:05:00Z"/>
                    <w:rFonts w:ascii="Cambria" w:eastAsia="Times New Roman" w:hAnsi="Cambria" w:cs="Times New Roman"/>
                    <w:color w:val="222222"/>
                    <w:sz w:val="23"/>
                    <w:szCs w:val="23"/>
                    <w:lang w:eastAsia="zh-CN"/>
                  </w:rPr>
                </w:rPrChange>
              </w:rPr>
            </w:pPr>
            <w:ins w:id="4073" w:author="Qizhou Duan" w:date="2024-06-21T12:05:00Z">
              <w:r w:rsidRPr="0042489F">
                <w:rPr>
                  <w:rFonts w:ascii="Times New Roman" w:eastAsia="Times New Roman" w:hAnsi="Times New Roman" w:cs="Times New Roman"/>
                  <w:color w:val="222222"/>
                  <w:sz w:val="16"/>
                  <w:szCs w:val="16"/>
                  <w:lang w:eastAsia="zh-CN"/>
                  <w:rPrChange w:id="407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18D221B" w14:textId="77777777" w:rsidR="0042489F" w:rsidRPr="0042489F" w:rsidRDefault="0042489F" w:rsidP="0042489F">
            <w:pPr>
              <w:suppressAutoHyphens w:val="0"/>
              <w:spacing w:before="150" w:after="150" w:line="240" w:lineRule="auto"/>
              <w:jc w:val="right"/>
              <w:rPr>
                <w:ins w:id="4075" w:author="Qizhou Duan" w:date="2024-06-21T12:05:00Z"/>
                <w:rFonts w:ascii="Times New Roman" w:eastAsia="Times New Roman" w:hAnsi="Times New Roman" w:cs="Times New Roman"/>
                <w:color w:val="222222"/>
                <w:sz w:val="16"/>
                <w:szCs w:val="16"/>
                <w:lang w:eastAsia="zh-CN"/>
                <w:rPrChange w:id="4076" w:author="Qizhou Duan" w:date="2024-06-21T12:05:00Z">
                  <w:rPr>
                    <w:ins w:id="4077" w:author="Qizhou Duan" w:date="2024-06-21T12:05:00Z"/>
                    <w:rFonts w:ascii="Cambria" w:eastAsia="Times New Roman" w:hAnsi="Cambria" w:cs="Times New Roman"/>
                    <w:color w:val="222222"/>
                    <w:sz w:val="23"/>
                    <w:szCs w:val="23"/>
                    <w:lang w:eastAsia="zh-CN"/>
                  </w:rPr>
                </w:rPrChange>
              </w:rPr>
            </w:pPr>
            <w:ins w:id="4078" w:author="Qizhou Duan" w:date="2024-06-21T12:05:00Z">
              <w:r w:rsidRPr="0042489F">
                <w:rPr>
                  <w:rFonts w:ascii="Times New Roman" w:eastAsia="Times New Roman" w:hAnsi="Times New Roman" w:cs="Times New Roman"/>
                  <w:color w:val="222222"/>
                  <w:sz w:val="16"/>
                  <w:szCs w:val="16"/>
                  <w:lang w:eastAsia="zh-CN"/>
                  <w:rPrChange w:id="407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E625FF1" w14:textId="77777777" w:rsidR="0042489F" w:rsidRPr="0042489F" w:rsidRDefault="0042489F" w:rsidP="0042489F">
            <w:pPr>
              <w:suppressAutoHyphens w:val="0"/>
              <w:spacing w:before="150" w:after="150" w:line="240" w:lineRule="auto"/>
              <w:jc w:val="right"/>
              <w:rPr>
                <w:ins w:id="4080" w:author="Qizhou Duan" w:date="2024-06-21T12:05:00Z"/>
                <w:rFonts w:ascii="Times New Roman" w:eastAsia="Times New Roman" w:hAnsi="Times New Roman" w:cs="Times New Roman"/>
                <w:color w:val="222222"/>
                <w:sz w:val="16"/>
                <w:szCs w:val="16"/>
                <w:lang w:eastAsia="zh-CN"/>
                <w:rPrChange w:id="4081" w:author="Qizhou Duan" w:date="2024-06-21T12:05:00Z">
                  <w:rPr>
                    <w:ins w:id="4082" w:author="Qizhou Duan" w:date="2024-06-21T12:05:00Z"/>
                    <w:rFonts w:ascii="Cambria" w:eastAsia="Times New Roman" w:hAnsi="Cambria" w:cs="Times New Roman"/>
                    <w:color w:val="222222"/>
                    <w:sz w:val="23"/>
                    <w:szCs w:val="23"/>
                    <w:lang w:eastAsia="zh-CN"/>
                  </w:rPr>
                </w:rPrChange>
              </w:rPr>
            </w:pPr>
            <w:ins w:id="4083" w:author="Qizhou Duan" w:date="2024-06-21T12:05:00Z">
              <w:r w:rsidRPr="0042489F">
                <w:rPr>
                  <w:rFonts w:ascii="Times New Roman" w:eastAsia="Times New Roman" w:hAnsi="Times New Roman" w:cs="Times New Roman"/>
                  <w:color w:val="222222"/>
                  <w:sz w:val="16"/>
                  <w:szCs w:val="16"/>
                  <w:lang w:eastAsia="zh-CN"/>
                  <w:rPrChange w:id="408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F077D3D" w14:textId="77777777" w:rsidR="0042489F" w:rsidRPr="0042489F" w:rsidRDefault="0042489F" w:rsidP="0042489F">
            <w:pPr>
              <w:suppressAutoHyphens w:val="0"/>
              <w:spacing w:before="150" w:after="150" w:line="240" w:lineRule="auto"/>
              <w:jc w:val="right"/>
              <w:rPr>
                <w:ins w:id="4085" w:author="Qizhou Duan" w:date="2024-06-21T12:05:00Z"/>
                <w:rFonts w:ascii="Times New Roman" w:eastAsia="Times New Roman" w:hAnsi="Times New Roman" w:cs="Times New Roman"/>
                <w:color w:val="222222"/>
                <w:sz w:val="16"/>
                <w:szCs w:val="16"/>
                <w:lang w:eastAsia="zh-CN"/>
                <w:rPrChange w:id="4086" w:author="Qizhou Duan" w:date="2024-06-21T12:05:00Z">
                  <w:rPr>
                    <w:ins w:id="4087" w:author="Qizhou Duan" w:date="2024-06-21T12:05:00Z"/>
                    <w:rFonts w:ascii="Cambria" w:eastAsia="Times New Roman" w:hAnsi="Cambria" w:cs="Times New Roman"/>
                    <w:color w:val="222222"/>
                    <w:sz w:val="23"/>
                    <w:szCs w:val="23"/>
                    <w:lang w:eastAsia="zh-CN"/>
                  </w:rPr>
                </w:rPrChange>
              </w:rPr>
            </w:pPr>
            <w:ins w:id="4088" w:author="Qizhou Duan" w:date="2024-06-21T12:05:00Z">
              <w:r w:rsidRPr="0042489F">
                <w:rPr>
                  <w:rFonts w:ascii="Times New Roman" w:eastAsia="Times New Roman" w:hAnsi="Times New Roman" w:cs="Times New Roman"/>
                  <w:color w:val="222222"/>
                  <w:sz w:val="16"/>
                  <w:szCs w:val="16"/>
                  <w:lang w:eastAsia="zh-CN"/>
                  <w:rPrChange w:id="408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D5C5B16" w14:textId="77777777" w:rsidR="0042489F" w:rsidRPr="0042489F" w:rsidRDefault="0042489F" w:rsidP="0042489F">
            <w:pPr>
              <w:suppressAutoHyphens w:val="0"/>
              <w:spacing w:before="150" w:after="150" w:line="240" w:lineRule="auto"/>
              <w:jc w:val="right"/>
              <w:rPr>
                <w:ins w:id="4090" w:author="Qizhou Duan" w:date="2024-06-21T12:05:00Z"/>
                <w:rFonts w:ascii="Times New Roman" w:eastAsia="Times New Roman" w:hAnsi="Times New Roman" w:cs="Times New Roman"/>
                <w:color w:val="222222"/>
                <w:sz w:val="16"/>
                <w:szCs w:val="16"/>
                <w:lang w:eastAsia="zh-CN"/>
                <w:rPrChange w:id="4091" w:author="Qizhou Duan" w:date="2024-06-21T12:05:00Z">
                  <w:rPr>
                    <w:ins w:id="4092" w:author="Qizhou Duan" w:date="2024-06-21T12:05:00Z"/>
                    <w:rFonts w:ascii="Cambria" w:eastAsia="Times New Roman" w:hAnsi="Cambria" w:cs="Times New Roman"/>
                    <w:color w:val="222222"/>
                    <w:sz w:val="23"/>
                    <w:szCs w:val="23"/>
                    <w:lang w:eastAsia="zh-CN"/>
                  </w:rPr>
                </w:rPrChange>
              </w:rPr>
            </w:pPr>
            <w:ins w:id="4093" w:author="Qizhou Duan" w:date="2024-06-21T12:05:00Z">
              <w:r w:rsidRPr="0042489F">
                <w:rPr>
                  <w:rFonts w:ascii="Times New Roman" w:eastAsia="Times New Roman" w:hAnsi="Times New Roman" w:cs="Times New Roman"/>
                  <w:color w:val="222222"/>
                  <w:sz w:val="16"/>
                  <w:szCs w:val="16"/>
                  <w:lang w:eastAsia="zh-CN"/>
                  <w:rPrChange w:id="4094"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1C6A41DD" w14:textId="77777777" w:rsidTr="0042489F">
        <w:trPr>
          <w:ins w:id="4095" w:author="Qizhou Duan" w:date="2024-06-21T12:05:00Z"/>
        </w:trPr>
        <w:tc>
          <w:tcPr>
            <w:tcW w:w="0" w:type="auto"/>
            <w:shd w:val="clear" w:color="auto" w:fill="auto"/>
            <w:tcMar>
              <w:top w:w="0" w:type="dxa"/>
              <w:left w:w="75" w:type="dxa"/>
              <w:bottom w:w="0" w:type="dxa"/>
              <w:right w:w="75" w:type="dxa"/>
            </w:tcMar>
            <w:vAlign w:val="center"/>
            <w:hideMark/>
          </w:tcPr>
          <w:p w14:paraId="26B0A743" w14:textId="77777777" w:rsidR="0042489F" w:rsidRPr="0042489F" w:rsidRDefault="0042489F" w:rsidP="0042489F">
            <w:pPr>
              <w:suppressAutoHyphens w:val="0"/>
              <w:spacing w:before="150" w:after="150" w:line="240" w:lineRule="auto"/>
              <w:rPr>
                <w:ins w:id="4096" w:author="Qizhou Duan" w:date="2024-06-21T12:05:00Z"/>
                <w:rFonts w:ascii="Times New Roman" w:eastAsia="Times New Roman" w:hAnsi="Times New Roman" w:cs="Times New Roman"/>
                <w:color w:val="222222"/>
                <w:sz w:val="16"/>
                <w:szCs w:val="16"/>
                <w:lang w:eastAsia="zh-CN"/>
                <w:rPrChange w:id="4097" w:author="Qizhou Duan" w:date="2024-06-21T12:05:00Z">
                  <w:rPr>
                    <w:ins w:id="4098" w:author="Qizhou Duan" w:date="2024-06-21T12:05:00Z"/>
                    <w:rFonts w:ascii="Cambria" w:eastAsia="Times New Roman" w:hAnsi="Cambria" w:cs="Times New Roman"/>
                    <w:color w:val="222222"/>
                    <w:sz w:val="23"/>
                    <w:szCs w:val="23"/>
                    <w:lang w:eastAsia="zh-CN"/>
                  </w:rPr>
                </w:rPrChange>
              </w:rPr>
            </w:pPr>
            <w:ins w:id="4099" w:author="Qizhou Duan" w:date="2024-06-21T12:05:00Z">
              <w:r w:rsidRPr="0042489F">
                <w:rPr>
                  <w:rFonts w:ascii="Times New Roman" w:eastAsia="Times New Roman" w:hAnsi="Times New Roman" w:cs="Times New Roman"/>
                  <w:color w:val="222222"/>
                  <w:sz w:val="16"/>
                  <w:szCs w:val="16"/>
                  <w:lang w:eastAsia="zh-CN"/>
                  <w:rPrChange w:id="4100" w:author="Qizhou Duan" w:date="2024-06-21T12:05:00Z">
                    <w:rPr>
                      <w:rFonts w:ascii="Cambria" w:eastAsia="Times New Roman" w:hAnsi="Cambria" w:cs="Times New Roman"/>
                      <w:color w:val="222222"/>
                      <w:sz w:val="23"/>
                      <w:szCs w:val="23"/>
                      <w:lang w:eastAsia="zh-CN"/>
                    </w:rPr>
                  </w:rPrChange>
                </w:rPr>
                <w:t>Song et al. (2024)</w:t>
              </w:r>
            </w:ins>
          </w:p>
        </w:tc>
        <w:tc>
          <w:tcPr>
            <w:tcW w:w="0" w:type="auto"/>
            <w:shd w:val="clear" w:color="auto" w:fill="auto"/>
            <w:tcMar>
              <w:top w:w="0" w:type="dxa"/>
              <w:left w:w="75" w:type="dxa"/>
              <w:bottom w:w="0" w:type="dxa"/>
              <w:right w:w="75" w:type="dxa"/>
            </w:tcMar>
            <w:vAlign w:val="center"/>
            <w:hideMark/>
          </w:tcPr>
          <w:p w14:paraId="620D6E5C" w14:textId="77777777" w:rsidR="0042489F" w:rsidRPr="0042489F" w:rsidRDefault="0042489F" w:rsidP="0042489F">
            <w:pPr>
              <w:suppressAutoHyphens w:val="0"/>
              <w:spacing w:before="150" w:after="150" w:line="240" w:lineRule="auto"/>
              <w:jc w:val="right"/>
              <w:rPr>
                <w:ins w:id="4101" w:author="Qizhou Duan" w:date="2024-06-21T12:05:00Z"/>
                <w:rFonts w:ascii="Times New Roman" w:eastAsia="Times New Roman" w:hAnsi="Times New Roman" w:cs="Times New Roman"/>
                <w:color w:val="222222"/>
                <w:sz w:val="16"/>
                <w:szCs w:val="16"/>
                <w:lang w:eastAsia="zh-CN"/>
                <w:rPrChange w:id="4102" w:author="Qizhou Duan" w:date="2024-06-21T12:05:00Z">
                  <w:rPr>
                    <w:ins w:id="4103" w:author="Qizhou Duan" w:date="2024-06-21T12:05:00Z"/>
                    <w:rFonts w:ascii="Cambria" w:eastAsia="Times New Roman" w:hAnsi="Cambria" w:cs="Times New Roman"/>
                    <w:color w:val="222222"/>
                    <w:sz w:val="23"/>
                    <w:szCs w:val="23"/>
                    <w:lang w:eastAsia="zh-CN"/>
                  </w:rPr>
                </w:rPrChange>
              </w:rPr>
            </w:pPr>
            <w:ins w:id="4104" w:author="Qizhou Duan" w:date="2024-06-21T12:05:00Z">
              <w:r w:rsidRPr="0042489F">
                <w:rPr>
                  <w:rFonts w:ascii="Times New Roman" w:eastAsia="Times New Roman" w:hAnsi="Times New Roman" w:cs="Times New Roman"/>
                  <w:color w:val="222222"/>
                  <w:sz w:val="16"/>
                  <w:szCs w:val="16"/>
                  <w:lang w:eastAsia="zh-CN"/>
                  <w:rPrChange w:id="4105" w:author="Qizhou Duan" w:date="2024-06-21T12:05:00Z">
                    <w:rPr>
                      <w:rFonts w:ascii="Cambria" w:eastAsia="Times New Roman" w:hAnsi="Cambria" w:cs="Times New Roman"/>
                      <w:color w:val="222222"/>
                      <w:sz w:val="23"/>
                      <w:szCs w:val="23"/>
                      <w:lang w:eastAsia="zh-CN"/>
                    </w:rPr>
                  </w:rPrChange>
                </w:rPr>
                <w:t>338</w:t>
              </w:r>
            </w:ins>
          </w:p>
        </w:tc>
        <w:tc>
          <w:tcPr>
            <w:tcW w:w="0" w:type="auto"/>
            <w:shd w:val="clear" w:color="auto" w:fill="auto"/>
            <w:tcMar>
              <w:top w:w="0" w:type="dxa"/>
              <w:left w:w="75" w:type="dxa"/>
              <w:bottom w:w="0" w:type="dxa"/>
              <w:right w:w="75" w:type="dxa"/>
            </w:tcMar>
            <w:vAlign w:val="center"/>
            <w:hideMark/>
          </w:tcPr>
          <w:p w14:paraId="384FA207" w14:textId="77777777" w:rsidR="0042489F" w:rsidRPr="0042489F" w:rsidRDefault="0042489F" w:rsidP="0042489F">
            <w:pPr>
              <w:suppressAutoHyphens w:val="0"/>
              <w:spacing w:before="150" w:after="150" w:line="240" w:lineRule="auto"/>
              <w:jc w:val="right"/>
              <w:rPr>
                <w:ins w:id="4106" w:author="Qizhou Duan" w:date="2024-06-21T12:05:00Z"/>
                <w:rFonts w:ascii="Times New Roman" w:eastAsia="Times New Roman" w:hAnsi="Times New Roman" w:cs="Times New Roman"/>
                <w:color w:val="222222"/>
                <w:sz w:val="16"/>
                <w:szCs w:val="16"/>
                <w:lang w:eastAsia="zh-CN"/>
                <w:rPrChange w:id="4107" w:author="Qizhou Duan" w:date="2024-06-21T12:05:00Z">
                  <w:rPr>
                    <w:ins w:id="4108" w:author="Qizhou Duan" w:date="2024-06-21T12:05:00Z"/>
                    <w:rFonts w:ascii="Cambria" w:eastAsia="Times New Roman" w:hAnsi="Cambria" w:cs="Times New Roman"/>
                    <w:color w:val="222222"/>
                    <w:sz w:val="23"/>
                    <w:szCs w:val="23"/>
                    <w:lang w:eastAsia="zh-CN"/>
                  </w:rPr>
                </w:rPrChange>
              </w:rPr>
            </w:pPr>
            <w:ins w:id="4109" w:author="Qizhou Duan" w:date="2024-06-21T12:05:00Z">
              <w:r w:rsidRPr="0042489F">
                <w:rPr>
                  <w:rFonts w:ascii="Times New Roman" w:eastAsia="Times New Roman" w:hAnsi="Times New Roman" w:cs="Times New Roman"/>
                  <w:color w:val="222222"/>
                  <w:sz w:val="16"/>
                  <w:szCs w:val="16"/>
                  <w:lang w:eastAsia="zh-CN"/>
                  <w:rPrChange w:id="411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207C1E1" w14:textId="77777777" w:rsidR="0042489F" w:rsidRPr="0042489F" w:rsidRDefault="0042489F" w:rsidP="0042489F">
            <w:pPr>
              <w:suppressAutoHyphens w:val="0"/>
              <w:spacing w:before="150" w:after="150" w:line="240" w:lineRule="auto"/>
              <w:jc w:val="right"/>
              <w:rPr>
                <w:ins w:id="4111" w:author="Qizhou Duan" w:date="2024-06-21T12:05:00Z"/>
                <w:rFonts w:ascii="Times New Roman" w:eastAsia="Times New Roman" w:hAnsi="Times New Roman" w:cs="Times New Roman"/>
                <w:color w:val="222222"/>
                <w:sz w:val="16"/>
                <w:szCs w:val="16"/>
                <w:lang w:eastAsia="zh-CN"/>
                <w:rPrChange w:id="4112" w:author="Qizhou Duan" w:date="2024-06-21T12:05:00Z">
                  <w:rPr>
                    <w:ins w:id="4113" w:author="Qizhou Duan" w:date="2024-06-21T12:05:00Z"/>
                    <w:rFonts w:ascii="Cambria" w:eastAsia="Times New Roman" w:hAnsi="Cambria" w:cs="Times New Roman"/>
                    <w:color w:val="222222"/>
                    <w:sz w:val="23"/>
                    <w:szCs w:val="23"/>
                    <w:lang w:eastAsia="zh-CN"/>
                  </w:rPr>
                </w:rPrChange>
              </w:rPr>
            </w:pPr>
            <w:ins w:id="4114" w:author="Qizhou Duan" w:date="2024-06-21T12:05:00Z">
              <w:r w:rsidRPr="0042489F">
                <w:rPr>
                  <w:rFonts w:ascii="Times New Roman" w:eastAsia="Times New Roman" w:hAnsi="Times New Roman" w:cs="Times New Roman"/>
                  <w:color w:val="222222"/>
                  <w:sz w:val="16"/>
                  <w:szCs w:val="16"/>
                  <w:lang w:eastAsia="zh-CN"/>
                  <w:rPrChange w:id="411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EA5BEAF" w14:textId="77777777" w:rsidR="0042489F" w:rsidRPr="0042489F" w:rsidRDefault="0042489F" w:rsidP="0042489F">
            <w:pPr>
              <w:suppressAutoHyphens w:val="0"/>
              <w:spacing w:before="150" w:after="150" w:line="240" w:lineRule="auto"/>
              <w:jc w:val="right"/>
              <w:rPr>
                <w:ins w:id="4116" w:author="Qizhou Duan" w:date="2024-06-21T12:05:00Z"/>
                <w:rFonts w:ascii="Times New Roman" w:eastAsia="Times New Roman" w:hAnsi="Times New Roman" w:cs="Times New Roman"/>
                <w:color w:val="222222"/>
                <w:sz w:val="16"/>
                <w:szCs w:val="16"/>
                <w:lang w:eastAsia="zh-CN"/>
                <w:rPrChange w:id="4117" w:author="Qizhou Duan" w:date="2024-06-21T12:05:00Z">
                  <w:rPr>
                    <w:ins w:id="4118" w:author="Qizhou Duan" w:date="2024-06-21T12:05:00Z"/>
                    <w:rFonts w:ascii="Cambria" w:eastAsia="Times New Roman" w:hAnsi="Cambria" w:cs="Times New Roman"/>
                    <w:color w:val="222222"/>
                    <w:sz w:val="23"/>
                    <w:szCs w:val="23"/>
                    <w:lang w:eastAsia="zh-CN"/>
                  </w:rPr>
                </w:rPrChange>
              </w:rPr>
            </w:pPr>
            <w:ins w:id="4119" w:author="Qizhou Duan" w:date="2024-06-21T12:05:00Z">
              <w:r w:rsidRPr="0042489F">
                <w:rPr>
                  <w:rFonts w:ascii="Times New Roman" w:eastAsia="Times New Roman" w:hAnsi="Times New Roman" w:cs="Times New Roman"/>
                  <w:color w:val="222222"/>
                  <w:sz w:val="16"/>
                  <w:szCs w:val="16"/>
                  <w:lang w:eastAsia="zh-CN"/>
                  <w:rPrChange w:id="412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79139A3" w14:textId="77777777" w:rsidR="0042489F" w:rsidRPr="0042489F" w:rsidRDefault="0042489F" w:rsidP="0042489F">
            <w:pPr>
              <w:suppressAutoHyphens w:val="0"/>
              <w:spacing w:before="150" w:after="150" w:line="240" w:lineRule="auto"/>
              <w:jc w:val="right"/>
              <w:rPr>
                <w:ins w:id="4121" w:author="Qizhou Duan" w:date="2024-06-21T12:05:00Z"/>
                <w:rFonts w:ascii="Times New Roman" w:eastAsia="Times New Roman" w:hAnsi="Times New Roman" w:cs="Times New Roman"/>
                <w:color w:val="222222"/>
                <w:sz w:val="16"/>
                <w:szCs w:val="16"/>
                <w:lang w:eastAsia="zh-CN"/>
                <w:rPrChange w:id="4122" w:author="Qizhou Duan" w:date="2024-06-21T12:05:00Z">
                  <w:rPr>
                    <w:ins w:id="4123" w:author="Qizhou Duan" w:date="2024-06-21T12:05:00Z"/>
                    <w:rFonts w:ascii="Cambria" w:eastAsia="Times New Roman" w:hAnsi="Cambria" w:cs="Times New Roman"/>
                    <w:color w:val="222222"/>
                    <w:sz w:val="23"/>
                    <w:szCs w:val="23"/>
                    <w:lang w:eastAsia="zh-CN"/>
                  </w:rPr>
                </w:rPrChange>
              </w:rPr>
            </w:pPr>
            <w:ins w:id="4124" w:author="Qizhou Duan" w:date="2024-06-21T12:05:00Z">
              <w:r w:rsidRPr="0042489F">
                <w:rPr>
                  <w:rFonts w:ascii="Times New Roman" w:eastAsia="Times New Roman" w:hAnsi="Times New Roman" w:cs="Times New Roman"/>
                  <w:color w:val="222222"/>
                  <w:sz w:val="16"/>
                  <w:szCs w:val="16"/>
                  <w:lang w:eastAsia="zh-CN"/>
                  <w:rPrChange w:id="412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95CD192" w14:textId="77777777" w:rsidR="0042489F" w:rsidRPr="0042489F" w:rsidRDefault="0042489F" w:rsidP="0042489F">
            <w:pPr>
              <w:suppressAutoHyphens w:val="0"/>
              <w:spacing w:before="150" w:after="150" w:line="240" w:lineRule="auto"/>
              <w:jc w:val="right"/>
              <w:rPr>
                <w:ins w:id="4126" w:author="Qizhou Duan" w:date="2024-06-21T12:05:00Z"/>
                <w:rFonts w:ascii="Times New Roman" w:eastAsia="Times New Roman" w:hAnsi="Times New Roman" w:cs="Times New Roman"/>
                <w:color w:val="222222"/>
                <w:sz w:val="16"/>
                <w:szCs w:val="16"/>
                <w:lang w:eastAsia="zh-CN"/>
                <w:rPrChange w:id="4127" w:author="Qizhou Duan" w:date="2024-06-21T12:05:00Z">
                  <w:rPr>
                    <w:ins w:id="4128" w:author="Qizhou Duan" w:date="2024-06-21T12:05:00Z"/>
                    <w:rFonts w:ascii="Cambria" w:eastAsia="Times New Roman" w:hAnsi="Cambria" w:cs="Times New Roman"/>
                    <w:color w:val="222222"/>
                    <w:sz w:val="23"/>
                    <w:szCs w:val="23"/>
                    <w:lang w:eastAsia="zh-CN"/>
                  </w:rPr>
                </w:rPrChange>
              </w:rPr>
            </w:pPr>
            <w:ins w:id="4129" w:author="Qizhou Duan" w:date="2024-06-21T12:05:00Z">
              <w:r w:rsidRPr="0042489F">
                <w:rPr>
                  <w:rFonts w:ascii="Times New Roman" w:eastAsia="Times New Roman" w:hAnsi="Times New Roman" w:cs="Times New Roman"/>
                  <w:color w:val="222222"/>
                  <w:sz w:val="16"/>
                  <w:szCs w:val="16"/>
                  <w:lang w:eastAsia="zh-CN"/>
                  <w:rPrChange w:id="413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8E0A016" w14:textId="77777777" w:rsidR="0042489F" w:rsidRPr="0042489F" w:rsidRDefault="0042489F" w:rsidP="0042489F">
            <w:pPr>
              <w:suppressAutoHyphens w:val="0"/>
              <w:spacing w:before="150" w:after="150" w:line="240" w:lineRule="auto"/>
              <w:jc w:val="right"/>
              <w:rPr>
                <w:ins w:id="4131" w:author="Qizhou Duan" w:date="2024-06-21T12:05:00Z"/>
                <w:rFonts w:ascii="Times New Roman" w:eastAsia="Times New Roman" w:hAnsi="Times New Roman" w:cs="Times New Roman"/>
                <w:color w:val="222222"/>
                <w:sz w:val="16"/>
                <w:szCs w:val="16"/>
                <w:lang w:eastAsia="zh-CN"/>
                <w:rPrChange w:id="4132" w:author="Qizhou Duan" w:date="2024-06-21T12:05:00Z">
                  <w:rPr>
                    <w:ins w:id="4133" w:author="Qizhou Duan" w:date="2024-06-21T12:05:00Z"/>
                    <w:rFonts w:ascii="Cambria" w:eastAsia="Times New Roman" w:hAnsi="Cambria" w:cs="Times New Roman"/>
                    <w:color w:val="222222"/>
                    <w:sz w:val="23"/>
                    <w:szCs w:val="23"/>
                    <w:lang w:eastAsia="zh-CN"/>
                  </w:rPr>
                </w:rPrChange>
              </w:rPr>
            </w:pPr>
            <w:ins w:id="4134" w:author="Qizhou Duan" w:date="2024-06-21T12:05:00Z">
              <w:r w:rsidRPr="0042489F">
                <w:rPr>
                  <w:rFonts w:ascii="Times New Roman" w:eastAsia="Times New Roman" w:hAnsi="Times New Roman" w:cs="Times New Roman"/>
                  <w:color w:val="222222"/>
                  <w:sz w:val="16"/>
                  <w:szCs w:val="16"/>
                  <w:lang w:eastAsia="zh-CN"/>
                  <w:rPrChange w:id="4135"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07DE907D" w14:textId="77777777" w:rsidTr="0042489F">
        <w:trPr>
          <w:ins w:id="4136" w:author="Qizhou Duan" w:date="2024-06-21T12:05:00Z"/>
        </w:trPr>
        <w:tc>
          <w:tcPr>
            <w:tcW w:w="0" w:type="auto"/>
            <w:shd w:val="clear" w:color="auto" w:fill="auto"/>
            <w:tcMar>
              <w:top w:w="0" w:type="dxa"/>
              <w:left w:w="75" w:type="dxa"/>
              <w:bottom w:w="0" w:type="dxa"/>
              <w:right w:w="75" w:type="dxa"/>
            </w:tcMar>
            <w:vAlign w:val="center"/>
            <w:hideMark/>
          </w:tcPr>
          <w:p w14:paraId="336D74E8" w14:textId="77777777" w:rsidR="0042489F" w:rsidRPr="0042489F" w:rsidRDefault="0042489F" w:rsidP="0042489F">
            <w:pPr>
              <w:suppressAutoHyphens w:val="0"/>
              <w:spacing w:before="150" w:after="150" w:line="240" w:lineRule="auto"/>
              <w:rPr>
                <w:ins w:id="4137" w:author="Qizhou Duan" w:date="2024-06-21T12:05:00Z"/>
                <w:rFonts w:ascii="Times New Roman" w:eastAsia="Times New Roman" w:hAnsi="Times New Roman" w:cs="Times New Roman"/>
                <w:color w:val="222222"/>
                <w:sz w:val="16"/>
                <w:szCs w:val="16"/>
                <w:lang w:eastAsia="zh-CN"/>
                <w:rPrChange w:id="4138" w:author="Qizhou Duan" w:date="2024-06-21T12:05:00Z">
                  <w:rPr>
                    <w:ins w:id="4139" w:author="Qizhou Duan" w:date="2024-06-21T12:05:00Z"/>
                    <w:rFonts w:ascii="Cambria" w:eastAsia="Times New Roman" w:hAnsi="Cambria" w:cs="Times New Roman"/>
                    <w:color w:val="222222"/>
                    <w:sz w:val="23"/>
                    <w:szCs w:val="23"/>
                    <w:lang w:eastAsia="zh-CN"/>
                  </w:rPr>
                </w:rPrChange>
              </w:rPr>
            </w:pPr>
            <w:ins w:id="4140" w:author="Qizhou Duan" w:date="2024-06-21T12:05:00Z">
              <w:r w:rsidRPr="0042489F">
                <w:rPr>
                  <w:rFonts w:ascii="Times New Roman" w:eastAsia="Times New Roman" w:hAnsi="Times New Roman" w:cs="Times New Roman"/>
                  <w:color w:val="222222"/>
                  <w:sz w:val="16"/>
                  <w:szCs w:val="16"/>
                  <w:lang w:eastAsia="zh-CN"/>
                  <w:rPrChange w:id="4141" w:author="Qizhou Duan" w:date="2024-06-21T12:05:00Z">
                    <w:rPr>
                      <w:rFonts w:ascii="Cambria" w:eastAsia="Times New Roman" w:hAnsi="Cambria" w:cs="Times New Roman"/>
                      <w:color w:val="222222"/>
                      <w:sz w:val="23"/>
                      <w:szCs w:val="23"/>
                      <w:lang w:eastAsia="zh-CN"/>
                    </w:rPr>
                  </w:rPrChange>
                </w:rPr>
                <w:t>Sun et al. (2022)</w:t>
              </w:r>
            </w:ins>
          </w:p>
        </w:tc>
        <w:tc>
          <w:tcPr>
            <w:tcW w:w="0" w:type="auto"/>
            <w:shd w:val="clear" w:color="auto" w:fill="auto"/>
            <w:tcMar>
              <w:top w:w="0" w:type="dxa"/>
              <w:left w:w="75" w:type="dxa"/>
              <w:bottom w:w="0" w:type="dxa"/>
              <w:right w:w="75" w:type="dxa"/>
            </w:tcMar>
            <w:vAlign w:val="center"/>
            <w:hideMark/>
          </w:tcPr>
          <w:p w14:paraId="092AB5E9" w14:textId="77777777" w:rsidR="0042489F" w:rsidRPr="0042489F" w:rsidRDefault="0042489F" w:rsidP="0042489F">
            <w:pPr>
              <w:suppressAutoHyphens w:val="0"/>
              <w:spacing w:before="150" w:after="150" w:line="240" w:lineRule="auto"/>
              <w:jc w:val="right"/>
              <w:rPr>
                <w:ins w:id="4142" w:author="Qizhou Duan" w:date="2024-06-21T12:05:00Z"/>
                <w:rFonts w:ascii="Times New Roman" w:eastAsia="Times New Roman" w:hAnsi="Times New Roman" w:cs="Times New Roman"/>
                <w:color w:val="222222"/>
                <w:sz w:val="16"/>
                <w:szCs w:val="16"/>
                <w:lang w:eastAsia="zh-CN"/>
                <w:rPrChange w:id="4143" w:author="Qizhou Duan" w:date="2024-06-21T12:05:00Z">
                  <w:rPr>
                    <w:ins w:id="4144" w:author="Qizhou Duan" w:date="2024-06-21T12:05:00Z"/>
                    <w:rFonts w:ascii="Cambria" w:eastAsia="Times New Roman" w:hAnsi="Cambria" w:cs="Times New Roman"/>
                    <w:color w:val="222222"/>
                    <w:sz w:val="23"/>
                    <w:szCs w:val="23"/>
                    <w:lang w:eastAsia="zh-CN"/>
                  </w:rPr>
                </w:rPrChange>
              </w:rPr>
            </w:pPr>
            <w:ins w:id="4145" w:author="Qizhou Duan" w:date="2024-06-21T12:05:00Z">
              <w:r w:rsidRPr="0042489F">
                <w:rPr>
                  <w:rFonts w:ascii="Times New Roman" w:eastAsia="Times New Roman" w:hAnsi="Times New Roman" w:cs="Times New Roman"/>
                  <w:color w:val="222222"/>
                  <w:sz w:val="16"/>
                  <w:szCs w:val="16"/>
                  <w:lang w:eastAsia="zh-CN"/>
                  <w:rPrChange w:id="4146" w:author="Qizhou Duan" w:date="2024-06-21T12:05:00Z">
                    <w:rPr>
                      <w:rFonts w:ascii="Cambria" w:eastAsia="Times New Roman" w:hAnsi="Cambria" w:cs="Times New Roman"/>
                      <w:color w:val="222222"/>
                      <w:sz w:val="23"/>
                      <w:szCs w:val="23"/>
                      <w:lang w:eastAsia="zh-CN"/>
                    </w:rPr>
                  </w:rPrChange>
                </w:rPr>
                <w:t>233</w:t>
              </w:r>
            </w:ins>
          </w:p>
        </w:tc>
        <w:tc>
          <w:tcPr>
            <w:tcW w:w="0" w:type="auto"/>
            <w:shd w:val="clear" w:color="auto" w:fill="auto"/>
            <w:tcMar>
              <w:top w:w="0" w:type="dxa"/>
              <w:left w:w="75" w:type="dxa"/>
              <w:bottom w:w="0" w:type="dxa"/>
              <w:right w:w="75" w:type="dxa"/>
            </w:tcMar>
            <w:vAlign w:val="center"/>
            <w:hideMark/>
          </w:tcPr>
          <w:p w14:paraId="46916603" w14:textId="77777777" w:rsidR="0042489F" w:rsidRPr="0042489F" w:rsidRDefault="0042489F" w:rsidP="0042489F">
            <w:pPr>
              <w:suppressAutoHyphens w:val="0"/>
              <w:spacing w:before="150" w:after="150" w:line="240" w:lineRule="auto"/>
              <w:jc w:val="right"/>
              <w:rPr>
                <w:ins w:id="4147" w:author="Qizhou Duan" w:date="2024-06-21T12:05:00Z"/>
                <w:rFonts w:ascii="Times New Roman" w:eastAsia="Times New Roman" w:hAnsi="Times New Roman" w:cs="Times New Roman"/>
                <w:color w:val="222222"/>
                <w:sz w:val="16"/>
                <w:szCs w:val="16"/>
                <w:lang w:eastAsia="zh-CN"/>
                <w:rPrChange w:id="4148" w:author="Qizhou Duan" w:date="2024-06-21T12:05:00Z">
                  <w:rPr>
                    <w:ins w:id="4149" w:author="Qizhou Duan" w:date="2024-06-21T12:05:00Z"/>
                    <w:rFonts w:ascii="Cambria" w:eastAsia="Times New Roman" w:hAnsi="Cambria" w:cs="Times New Roman"/>
                    <w:color w:val="222222"/>
                    <w:sz w:val="23"/>
                    <w:szCs w:val="23"/>
                    <w:lang w:eastAsia="zh-CN"/>
                  </w:rPr>
                </w:rPrChange>
              </w:rPr>
            </w:pPr>
            <w:ins w:id="4150" w:author="Qizhou Duan" w:date="2024-06-21T12:05:00Z">
              <w:r w:rsidRPr="0042489F">
                <w:rPr>
                  <w:rFonts w:ascii="Times New Roman" w:eastAsia="Times New Roman" w:hAnsi="Times New Roman" w:cs="Times New Roman"/>
                  <w:color w:val="222222"/>
                  <w:sz w:val="16"/>
                  <w:szCs w:val="16"/>
                  <w:lang w:eastAsia="zh-CN"/>
                  <w:rPrChange w:id="415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3036E09" w14:textId="77777777" w:rsidR="0042489F" w:rsidRPr="0042489F" w:rsidRDefault="0042489F" w:rsidP="0042489F">
            <w:pPr>
              <w:suppressAutoHyphens w:val="0"/>
              <w:spacing w:before="150" w:after="150" w:line="240" w:lineRule="auto"/>
              <w:jc w:val="right"/>
              <w:rPr>
                <w:ins w:id="4152" w:author="Qizhou Duan" w:date="2024-06-21T12:05:00Z"/>
                <w:rFonts w:ascii="Times New Roman" w:eastAsia="Times New Roman" w:hAnsi="Times New Roman" w:cs="Times New Roman"/>
                <w:color w:val="222222"/>
                <w:sz w:val="16"/>
                <w:szCs w:val="16"/>
                <w:lang w:eastAsia="zh-CN"/>
                <w:rPrChange w:id="4153" w:author="Qizhou Duan" w:date="2024-06-21T12:05:00Z">
                  <w:rPr>
                    <w:ins w:id="4154" w:author="Qizhou Duan" w:date="2024-06-21T12:05:00Z"/>
                    <w:rFonts w:ascii="Cambria" w:eastAsia="Times New Roman" w:hAnsi="Cambria" w:cs="Times New Roman"/>
                    <w:color w:val="222222"/>
                    <w:sz w:val="23"/>
                    <w:szCs w:val="23"/>
                    <w:lang w:eastAsia="zh-CN"/>
                  </w:rPr>
                </w:rPrChange>
              </w:rPr>
            </w:pPr>
            <w:ins w:id="4155" w:author="Qizhou Duan" w:date="2024-06-21T12:05:00Z">
              <w:r w:rsidRPr="0042489F">
                <w:rPr>
                  <w:rFonts w:ascii="Times New Roman" w:eastAsia="Times New Roman" w:hAnsi="Times New Roman" w:cs="Times New Roman"/>
                  <w:color w:val="222222"/>
                  <w:sz w:val="16"/>
                  <w:szCs w:val="16"/>
                  <w:lang w:eastAsia="zh-CN"/>
                  <w:rPrChange w:id="415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5A12D28" w14:textId="77777777" w:rsidR="0042489F" w:rsidRPr="0042489F" w:rsidRDefault="0042489F" w:rsidP="0042489F">
            <w:pPr>
              <w:suppressAutoHyphens w:val="0"/>
              <w:spacing w:before="150" w:after="150" w:line="240" w:lineRule="auto"/>
              <w:jc w:val="right"/>
              <w:rPr>
                <w:ins w:id="4157" w:author="Qizhou Duan" w:date="2024-06-21T12:05:00Z"/>
                <w:rFonts w:ascii="Times New Roman" w:eastAsia="Times New Roman" w:hAnsi="Times New Roman" w:cs="Times New Roman"/>
                <w:color w:val="222222"/>
                <w:sz w:val="16"/>
                <w:szCs w:val="16"/>
                <w:lang w:eastAsia="zh-CN"/>
                <w:rPrChange w:id="4158" w:author="Qizhou Duan" w:date="2024-06-21T12:05:00Z">
                  <w:rPr>
                    <w:ins w:id="4159" w:author="Qizhou Duan" w:date="2024-06-21T12:05:00Z"/>
                    <w:rFonts w:ascii="Cambria" w:eastAsia="Times New Roman" w:hAnsi="Cambria" w:cs="Times New Roman"/>
                    <w:color w:val="222222"/>
                    <w:sz w:val="23"/>
                    <w:szCs w:val="23"/>
                    <w:lang w:eastAsia="zh-CN"/>
                  </w:rPr>
                </w:rPrChange>
              </w:rPr>
            </w:pPr>
            <w:ins w:id="4160" w:author="Qizhou Duan" w:date="2024-06-21T12:05:00Z">
              <w:r w:rsidRPr="0042489F">
                <w:rPr>
                  <w:rFonts w:ascii="Times New Roman" w:eastAsia="Times New Roman" w:hAnsi="Times New Roman" w:cs="Times New Roman"/>
                  <w:color w:val="222222"/>
                  <w:sz w:val="16"/>
                  <w:szCs w:val="16"/>
                  <w:lang w:eastAsia="zh-CN"/>
                  <w:rPrChange w:id="416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34E21DC" w14:textId="77777777" w:rsidR="0042489F" w:rsidRPr="0042489F" w:rsidRDefault="0042489F" w:rsidP="0042489F">
            <w:pPr>
              <w:suppressAutoHyphens w:val="0"/>
              <w:spacing w:before="150" w:after="150" w:line="240" w:lineRule="auto"/>
              <w:jc w:val="right"/>
              <w:rPr>
                <w:ins w:id="4162" w:author="Qizhou Duan" w:date="2024-06-21T12:05:00Z"/>
                <w:rFonts w:ascii="Times New Roman" w:eastAsia="Times New Roman" w:hAnsi="Times New Roman" w:cs="Times New Roman"/>
                <w:color w:val="222222"/>
                <w:sz w:val="16"/>
                <w:szCs w:val="16"/>
                <w:lang w:eastAsia="zh-CN"/>
                <w:rPrChange w:id="4163" w:author="Qizhou Duan" w:date="2024-06-21T12:05:00Z">
                  <w:rPr>
                    <w:ins w:id="4164" w:author="Qizhou Duan" w:date="2024-06-21T12:05:00Z"/>
                    <w:rFonts w:ascii="Cambria" w:eastAsia="Times New Roman" w:hAnsi="Cambria" w:cs="Times New Roman"/>
                    <w:color w:val="222222"/>
                    <w:sz w:val="23"/>
                    <w:szCs w:val="23"/>
                    <w:lang w:eastAsia="zh-CN"/>
                  </w:rPr>
                </w:rPrChange>
              </w:rPr>
            </w:pPr>
            <w:ins w:id="4165" w:author="Qizhou Duan" w:date="2024-06-21T12:05:00Z">
              <w:r w:rsidRPr="0042489F">
                <w:rPr>
                  <w:rFonts w:ascii="Times New Roman" w:eastAsia="Times New Roman" w:hAnsi="Times New Roman" w:cs="Times New Roman"/>
                  <w:color w:val="222222"/>
                  <w:sz w:val="16"/>
                  <w:szCs w:val="16"/>
                  <w:lang w:eastAsia="zh-CN"/>
                  <w:rPrChange w:id="416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775D5F3" w14:textId="77777777" w:rsidR="0042489F" w:rsidRPr="0042489F" w:rsidRDefault="0042489F" w:rsidP="0042489F">
            <w:pPr>
              <w:suppressAutoHyphens w:val="0"/>
              <w:spacing w:before="150" w:after="150" w:line="240" w:lineRule="auto"/>
              <w:jc w:val="right"/>
              <w:rPr>
                <w:ins w:id="4167" w:author="Qizhou Duan" w:date="2024-06-21T12:05:00Z"/>
                <w:rFonts w:ascii="Times New Roman" w:eastAsia="Times New Roman" w:hAnsi="Times New Roman" w:cs="Times New Roman"/>
                <w:color w:val="222222"/>
                <w:sz w:val="16"/>
                <w:szCs w:val="16"/>
                <w:lang w:eastAsia="zh-CN"/>
                <w:rPrChange w:id="4168" w:author="Qizhou Duan" w:date="2024-06-21T12:05:00Z">
                  <w:rPr>
                    <w:ins w:id="4169" w:author="Qizhou Duan" w:date="2024-06-21T12:05:00Z"/>
                    <w:rFonts w:ascii="Cambria" w:eastAsia="Times New Roman" w:hAnsi="Cambria" w:cs="Times New Roman"/>
                    <w:color w:val="222222"/>
                    <w:sz w:val="23"/>
                    <w:szCs w:val="23"/>
                    <w:lang w:eastAsia="zh-CN"/>
                  </w:rPr>
                </w:rPrChange>
              </w:rPr>
            </w:pPr>
            <w:ins w:id="4170" w:author="Qizhou Duan" w:date="2024-06-21T12:05:00Z">
              <w:r w:rsidRPr="0042489F">
                <w:rPr>
                  <w:rFonts w:ascii="Times New Roman" w:eastAsia="Times New Roman" w:hAnsi="Times New Roman" w:cs="Times New Roman"/>
                  <w:color w:val="222222"/>
                  <w:sz w:val="16"/>
                  <w:szCs w:val="16"/>
                  <w:lang w:eastAsia="zh-CN"/>
                  <w:rPrChange w:id="417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E9DD418" w14:textId="77777777" w:rsidR="0042489F" w:rsidRPr="0042489F" w:rsidRDefault="0042489F" w:rsidP="0042489F">
            <w:pPr>
              <w:suppressAutoHyphens w:val="0"/>
              <w:spacing w:before="150" w:after="150" w:line="240" w:lineRule="auto"/>
              <w:jc w:val="right"/>
              <w:rPr>
                <w:ins w:id="4172" w:author="Qizhou Duan" w:date="2024-06-21T12:05:00Z"/>
                <w:rFonts w:ascii="Times New Roman" w:eastAsia="Times New Roman" w:hAnsi="Times New Roman" w:cs="Times New Roman"/>
                <w:color w:val="222222"/>
                <w:sz w:val="16"/>
                <w:szCs w:val="16"/>
                <w:lang w:eastAsia="zh-CN"/>
                <w:rPrChange w:id="4173" w:author="Qizhou Duan" w:date="2024-06-21T12:05:00Z">
                  <w:rPr>
                    <w:ins w:id="4174" w:author="Qizhou Duan" w:date="2024-06-21T12:05:00Z"/>
                    <w:rFonts w:ascii="Cambria" w:eastAsia="Times New Roman" w:hAnsi="Cambria" w:cs="Times New Roman"/>
                    <w:color w:val="222222"/>
                    <w:sz w:val="23"/>
                    <w:szCs w:val="23"/>
                    <w:lang w:eastAsia="zh-CN"/>
                  </w:rPr>
                </w:rPrChange>
              </w:rPr>
            </w:pPr>
            <w:ins w:id="4175" w:author="Qizhou Duan" w:date="2024-06-21T12:05:00Z">
              <w:r w:rsidRPr="0042489F">
                <w:rPr>
                  <w:rFonts w:ascii="Times New Roman" w:eastAsia="Times New Roman" w:hAnsi="Times New Roman" w:cs="Times New Roman"/>
                  <w:color w:val="222222"/>
                  <w:sz w:val="16"/>
                  <w:szCs w:val="16"/>
                  <w:lang w:eastAsia="zh-CN"/>
                  <w:rPrChange w:id="4176"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1941868" w14:textId="77777777" w:rsidTr="0042489F">
        <w:trPr>
          <w:ins w:id="4177" w:author="Qizhou Duan" w:date="2024-06-21T12:05:00Z"/>
        </w:trPr>
        <w:tc>
          <w:tcPr>
            <w:tcW w:w="0" w:type="auto"/>
            <w:shd w:val="clear" w:color="auto" w:fill="auto"/>
            <w:tcMar>
              <w:top w:w="0" w:type="dxa"/>
              <w:left w:w="75" w:type="dxa"/>
              <w:bottom w:w="0" w:type="dxa"/>
              <w:right w:w="75" w:type="dxa"/>
            </w:tcMar>
            <w:vAlign w:val="center"/>
            <w:hideMark/>
          </w:tcPr>
          <w:p w14:paraId="0059B0F4" w14:textId="77777777" w:rsidR="0042489F" w:rsidRPr="0042489F" w:rsidRDefault="0042489F" w:rsidP="0042489F">
            <w:pPr>
              <w:suppressAutoHyphens w:val="0"/>
              <w:spacing w:before="150" w:after="150" w:line="240" w:lineRule="auto"/>
              <w:rPr>
                <w:ins w:id="4178" w:author="Qizhou Duan" w:date="2024-06-21T12:05:00Z"/>
                <w:rFonts w:ascii="Times New Roman" w:eastAsia="Times New Roman" w:hAnsi="Times New Roman" w:cs="Times New Roman"/>
                <w:color w:val="222222"/>
                <w:sz w:val="16"/>
                <w:szCs w:val="16"/>
                <w:lang w:eastAsia="zh-CN"/>
                <w:rPrChange w:id="4179" w:author="Qizhou Duan" w:date="2024-06-21T12:05:00Z">
                  <w:rPr>
                    <w:ins w:id="4180" w:author="Qizhou Duan" w:date="2024-06-21T12:05:00Z"/>
                    <w:rFonts w:ascii="Cambria" w:eastAsia="Times New Roman" w:hAnsi="Cambria" w:cs="Times New Roman"/>
                    <w:color w:val="222222"/>
                    <w:sz w:val="23"/>
                    <w:szCs w:val="23"/>
                    <w:lang w:eastAsia="zh-CN"/>
                  </w:rPr>
                </w:rPrChange>
              </w:rPr>
            </w:pPr>
            <w:ins w:id="4181" w:author="Qizhou Duan" w:date="2024-06-21T12:05:00Z">
              <w:r w:rsidRPr="0042489F">
                <w:rPr>
                  <w:rFonts w:ascii="Times New Roman" w:eastAsia="Times New Roman" w:hAnsi="Times New Roman" w:cs="Times New Roman"/>
                  <w:color w:val="222222"/>
                  <w:sz w:val="16"/>
                  <w:szCs w:val="16"/>
                  <w:lang w:eastAsia="zh-CN"/>
                  <w:rPrChange w:id="4182" w:author="Qizhou Duan" w:date="2024-06-21T12:05:00Z">
                    <w:rPr>
                      <w:rFonts w:ascii="Cambria" w:eastAsia="Times New Roman" w:hAnsi="Cambria" w:cs="Times New Roman"/>
                      <w:color w:val="222222"/>
                      <w:sz w:val="23"/>
                      <w:szCs w:val="23"/>
                      <w:lang w:eastAsia="zh-CN"/>
                    </w:rPr>
                  </w:rPrChange>
                </w:rPr>
                <w:t>Peng et al. (2021)</w:t>
              </w:r>
            </w:ins>
          </w:p>
        </w:tc>
        <w:tc>
          <w:tcPr>
            <w:tcW w:w="0" w:type="auto"/>
            <w:shd w:val="clear" w:color="auto" w:fill="auto"/>
            <w:tcMar>
              <w:top w:w="0" w:type="dxa"/>
              <w:left w:w="75" w:type="dxa"/>
              <w:bottom w:w="0" w:type="dxa"/>
              <w:right w:w="75" w:type="dxa"/>
            </w:tcMar>
            <w:vAlign w:val="center"/>
            <w:hideMark/>
          </w:tcPr>
          <w:p w14:paraId="0BE63432" w14:textId="77777777" w:rsidR="0042489F" w:rsidRPr="0042489F" w:rsidRDefault="0042489F" w:rsidP="0042489F">
            <w:pPr>
              <w:suppressAutoHyphens w:val="0"/>
              <w:spacing w:before="150" w:after="150" w:line="240" w:lineRule="auto"/>
              <w:jc w:val="right"/>
              <w:rPr>
                <w:ins w:id="4183" w:author="Qizhou Duan" w:date="2024-06-21T12:05:00Z"/>
                <w:rFonts w:ascii="Times New Roman" w:eastAsia="Times New Roman" w:hAnsi="Times New Roman" w:cs="Times New Roman"/>
                <w:color w:val="222222"/>
                <w:sz w:val="16"/>
                <w:szCs w:val="16"/>
                <w:lang w:eastAsia="zh-CN"/>
                <w:rPrChange w:id="4184" w:author="Qizhou Duan" w:date="2024-06-21T12:05:00Z">
                  <w:rPr>
                    <w:ins w:id="4185" w:author="Qizhou Duan" w:date="2024-06-21T12:05:00Z"/>
                    <w:rFonts w:ascii="Cambria" w:eastAsia="Times New Roman" w:hAnsi="Cambria" w:cs="Times New Roman"/>
                    <w:color w:val="222222"/>
                    <w:sz w:val="23"/>
                    <w:szCs w:val="23"/>
                    <w:lang w:eastAsia="zh-CN"/>
                  </w:rPr>
                </w:rPrChange>
              </w:rPr>
            </w:pPr>
            <w:ins w:id="4186" w:author="Qizhou Duan" w:date="2024-06-21T12:05:00Z">
              <w:r w:rsidRPr="0042489F">
                <w:rPr>
                  <w:rFonts w:ascii="Times New Roman" w:eastAsia="Times New Roman" w:hAnsi="Times New Roman" w:cs="Times New Roman"/>
                  <w:color w:val="222222"/>
                  <w:sz w:val="16"/>
                  <w:szCs w:val="16"/>
                  <w:lang w:eastAsia="zh-CN"/>
                  <w:rPrChange w:id="4187" w:author="Qizhou Duan" w:date="2024-06-21T12:05:00Z">
                    <w:rPr>
                      <w:rFonts w:ascii="Cambria" w:eastAsia="Times New Roman" w:hAnsi="Cambria" w:cs="Times New Roman"/>
                      <w:color w:val="222222"/>
                      <w:sz w:val="23"/>
                      <w:szCs w:val="23"/>
                      <w:lang w:eastAsia="zh-CN"/>
                    </w:rPr>
                  </w:rPrChange>
                </w:rPr>
                <w:t>116</w:t>
              </w:r>
            </w:ins>
          </w:p>
        </w:tc>
        <w:tc>
          <w:tcPr>
            <w:tcW w:w="0" w:type="auto"/>
            <w:shd w:val="clear" w:color="auto" w:fill="auto"/>
            <w:tcMar>
              <w:top w:w="0" w:type="dxa"/>
              <w:left w:w="75" w:type="dxa"/>
              <w:bottom w:w="0" w:type="dxa"/>
              <w:right w:w="75" w:type="dxa"/>
            </w:tcMar>
            <w:vAlign w:val="center"/>
            <w:hideMark/>
          </w:tcPr>
          <w:p w14:paraId="196D1472" w14:textId="77777777" w:rsidR="0042489F" w:rsidRPr="0042489F" w:rsidRDefault="0042489F" w:rsidP="0042489F">
            <w:pPr>
              <w:suppressAutoHyphens w:val="0"/>
              <w:spacing w:before="150" w:after="150" w:line="240" w:lineRule="auto"/>
              <w:jc w:val="right"/>
              <w:rPr>
                <w:ins w:id="4188" w:author="Qizhou Duan" w:date="2024-06-21T12:05:00Z"/>
                <w:rFonts w:ascii="Times New Roman" w:eastAsia="Times New Roman" w:hAnsi="Times New Roman" w:cs="Times New Roman"/>
                <w:color w:val="222222"/>
                <w:sz w:val="16"/>
                <w:szCs w:val="16"/>
                <w:lang w:eastAsia="zh-CN"/>
                <w:rPrChange w:id="4189" w:author="Qizhou Duan" w:date="2024-06-21T12:05:00Z">
                  <w:rPr>
                    <w:ins w:id="4190" w:author="Qizhou Duan" w:date="2024-06-21T12:05:00Z"/>
                    <w:rFonts w:ascii="Cambria" w:eastAsia="Times New Roman" w:hAnsi="Cambria" w:cs="Times New Roman"/>
                    <w:color w:val="222222"/>
                    <w:sz w:val="23"/>
                    <w:szCs w:val="23"/>
                    <w:lang w:eastAsia="zh-CN"/>
                  </w:rPr>
                </w:rPrChange>
              </w:rPr>
            </w:pPr>
            <w:ins w:id="4191" w:author="Qizhou Duan" w:date="2024-06-21T12:05:00Z">
              <w:r w:rsidRPr="0042489F">
                <w:rPr>
                  <w:rFonts w:ascii="Times New Roman" w:eastAsia="Times New Roman" w:hAnsi="Times New Roman" w:cs="Times New Roman"/>
                  <w:color w:val="222222"/>
                  <w:sz w:val="16"/>
                  <w:szCs w:val="16"/>
                  <w:lang w:eastAsia="zh-CN"/>
                  <w:rPrChange w:id="419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8B616B3" w14:textId="77777777" w:rsidR="0042489F" w:rsidRPr="0042489F" w:rsidRDefault="0042489F" w:rsidP="0042489F">
            <w:pPr>
              <w:suppressAutoHyphens w:val="0"/>
              <w:spacing w:before="150" w:after="150" w:line="240" w:lineRule="auto"/>
              <w:jc w:val="right"/>
              <w:rPr>
                <w:ins w:id="4193" w:author="Qizhou Duan" w:date="2024-06-21T12:05:00Z"/>
                <w:rFonts w:ascii="Times New Roman" w:eastAsia="Times New Roman" w:hAnsi="Times New Roman" w:cs="Times New Roman"/>
                <w:color w:val="222222"/>
                <w:sz w:val="16"/>
                <w:szCs w:val="16"/>
                <w:lang w:eastAsia="zh-CN"/>
                <w:rPrChange w:id="4194" w:author="Qizhou Duan" w:date="2024-06-21T12:05:00Z">
                  <w:rPr>
                    <w:ins w:id="4195" w:author="Qizhou Duan" w:date="2024-06-21T12:05:00Z"/>
                    <w:rFonts w:ascii="Cambria" w:eastAsia="Times New Roman" w:hAnsi="Cambria" w:cs="Times New Roman"/>
                    <w:color w:val="222222"/>
                    <w:sz w:val="23"/>
                    <w:szCs w:val="23"/>
                    <w:lang w:eastAsia="zh-CN"/>
                  </w:rPr>
                </w:rPrChange>
              </w:rPr>
            </w:pPr>
            <w:ins w:id="4196" w:author="Qizhou Duan" w:date="2024-06-21T12:05:00Z">
              <w:r w:rsidRPr="0042489F">
                <w:rPr>
                  <w:rFonts w:ascii="Times New Roman" w:eastAsia="Times New Roman" w:hAnsi="Times New Roman" w:cs="Times New Roman"/>
                  <w:color w:val="222222"/>
                  <w:sz w:val="16"/>
                  <w:szCs w:val="16"/>
                  <w:lang w:eastAsia="zh-CN"/>
                  <w:rPrChange w:id="419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C918B95" w14:textId="77777777" w:rsidR="0042489F" w:rsidRPr="0042489F" w:rsidRDefault="0042489F" w:rsidP="0042489F">
            <w:pPr>
              <w:suppressAutoHyphens w:val="0"/>
              <w:spacing w:before="150" w:after="150" w:line="240" w:lineRule="auto"/>
              <w:jc w:val="right"/>
              <w:rPr>
                <w:ins w:id="4198" w:author="Qizhou Duan" w:date="2024-06-21T12:05:00Z"/>
                <w:rFonts w:ascii="Times New Roman" w:eastAsia="Times New Roman" w:hAnsi="Times New Roman" w:cs="Times New Roman"/>
                <w:color w:val="222222"/>
                <w:sz w:val="16"/>
                <w:szCs w:val="16"/>
                <w:lang w:eastAsia="zh-CN"/>
                <w:rPrChange w:id="4199" w:author="Qizhou Duan" w:date="2024-06-21T12:05:00Z">
                  <w:rPr>
                    <w:ins w:id="4200" w:author="Qizhou Duan" w:date="2024-06-21T12:05:00Z"/>
                    <w:rFonts w:ascii="Cambria" w:eastAsia="Times New Roman" w:hAnsi="Cambria" w:cs="Times New Roman"/>
                    <w:color w:val="222222"/>
                    <w:sz w:val="23"/>
                    <w:szCs w:val="23"/>
                    <w:lang w:eastAsia="zh-CN"/>
                  </w:rPr>
                </w:rPrChange>
              </w:rPr>
            </w:pPr>
            <w:ins w:id="4201" w:author="Qizhou Duan" w:date="2024-06-21T12:05:00Z">
              <w:r w:rsidRPr="0042489F">
                <w:rPr>
                  <w:rFonts w:ascii="Times New Roman" w:eastAsia="Times New Roman" w:hAnsi="Times New Roman" w:cs="Times New Roman"/>
                  <w:color w:val="222222"/>
                  <w:sz w:val="16"/>
                  <w:szCs w:val="16"/>
                  <w:lang w:eastAsia="zh-CN"/>
                  <w:rPrChange w:id="420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6A4BE51" w14:textId="77777777" w:rsidR="0042489F" w:rsidRPr="0042489F" w:rsidRDefault="0042489F" w:rsidP="0042489F">
            <w:pPr>
              <w:suppressAutoHyphens w:val="0"/>
              <w:spacing w:before="150" w:after="150" w:line="240" w:lineRule="auto"/>
              <w:jc w:val="right"/>
              <w:rPr>
                <w:ins w:id="4203" w:author="Qizhou Duan" w:date="2024-06-21T12:05:00Z"/>
                <w:rFonts w:ascii="Times New Roman" w:eastAsia="Times New Roman" w:hAnsi="Times New Roman" w:cs="Times New Roman"/>
                <w:color w:val="222222"/>
                <w:sz w:val="16"/>
                <w:szCs w:val="16"/>
                <w:lang w:eastAsia="zh-CN"/>
                <w:rPrChange w:id="4204" w:author="Qizhou Duan" w:date="2024-06-21T12:05:00Z">
                  <w:rPr>
                    <w:ins w:id="4205" w:author="Qizhou Duan" w:date="2024-06-21T12:05:00Z"/>
                    <w:rFonts w:ascii="Cambria" w:eastAsia="Times New Roman" w:hAnsi="Cambria" w:cs="Times New Roman"/>
                    <w:color w:val="222222"/>
                    <w:sz w:val="23"/>
                    <w:szCs w:val="23"/>
                    <w:lang w:eastAsia="zh-CN"/>
                  </w:rPr>
                </w:rPrChange>
              </w:rPr>
            </w:pPr>
            <w:ins w:id="4206" w:author="Qizhou Duan" w:date="2024-06-21T12:05:00Z">
              <w:r w:rsidRPr="0042489F">
                <w:rPr>
                  <w:rFonts w:ascii="Times New Roman" w:eastAsia="Times New Roman" w:hAnsi="Times New Roman" w:cs="Times New Roman"/>
                  <w:color w:val="222222"/>
                  <w:sz w:val="16"/>
                  <w:szCs w:val="16"/>
                  <w:lang w:eastAsia="zh-CN"/>
                  <w:rPrChange w:id="420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925E9DC" w14:textId="77777777" w:rsidR="0042489F" w:rsidRPr="0042489F" w:rsidRDefault="0042489F" w:rsidP="0042489F">
            <w:pPr>
              <w:suppressAutoHyphens w:val="0"/>
              <w:spacing w:before="150" w:after="150" w:line="240" w:lineRule="auto"/>
              <w:jc w:val="right"/>
              <w:rPr>
                <w:ins w:id="4208" w:author="Qizhou Duan" w:date="2024-06-21T12:05:00Z"/>
                <w:rFonts w:ascii="Times New Roman" w:eastAsia="Times New Roman" w:hAnsi="Times New Roman" w:cs="Times New Roman"/>
                <w:color w:val="222222"/>
                <w:sz w:val="16"/>
                <w:szCs w:val="16"/>
                <w:lang w:eastAsia="zh-CN"/>
                <w:rPrChange w:id="4209" w:author="Qizhou Duan" w:date="2024-06-21T12:05:00Z">
                  <w:rPr>
                    <w:ins w:id="4210" w:author="Qizhou Duan" w:date="2024-06-21T12:05:00Z"/>
                    <w:rFonts w:ascii="Cambria" w:eastAsia="Times New Roman" w:hAnsi="Cambria" w:cs="Times New Roman"/>
                    <w:color w:val="222222"/>
                    <w:sz w:val="23"/>
                    <w:szCs w:val="23"/>
                    <w:lang w:eastAsia="zh-CN"/>
                  </w:rPr>
                </w:rPrChange>
              </w:rPr>
            </w:pPr>
            <w:ins w:id="4211" w:author="Qizhou Duan" w:date="2024-06-21T12:05:00Z">
              <w:r w:rsidRPr="0042489F">
                <w:rPr>
                  <w:rFonts w:ascii="Times New Roman" w:eastAsia="Times New Roman" w:hAnsi="Times New Roman" w:cs="Times New Roman"/>
                  <w:color w:val="222222"/>
                  <w:sz w:val="16"/>
                  <w:szCs w:val="16"/>
                  <w:lang w:eastAsia="zh-CN"/>
                  <w:rPrChange w:id="421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E89A538" w14:textId="77777777" w:rsidR="0042489F" w:rsidRPr="0042489F" w:rsidRDefault="0042489F" w:rsidP="0042489F">
            <w:pPr>
              <w:suppressAutoHyphens w:val="0"/>
              <w:spacing w:before="150" w:after="150" w:line="240" w:lineRule="auto"/>
              <w:jc w:val="right"/>
              <w:rPr>
                <w:ins w:id="4213" w:author="Qizhou Duan" w:date="2024-06-21T12:05:00Z"/>
                <w:rFonts w:ascii="Times New Roman" w:eastAsia="Times New Roman" w:hAnsi="Times New Roman" w:cs="Times New Roman"/>
                <w:color w:val="222222"/>
                <w:sz w:val="16"/>
                <w:szCs w:val="16"/>
                <w:lang w:eastAsia="zh-CN"/>
                <w:rPrChange w:id="4214" w:author="Qizhou Duan" w:date="2024-06-21T12:05:00Z">
                  <w:rPr>
                    <w:ins w:id="4215" w:author="Qizhou Duan" w:date="2024-06-21T12:05:00Z"/>
                    <w:rFonts w:ascii="Cambria" w:eastAsia="Times New Roman" w:hAnsi="Cambria" w:cs="Times New Roman"/>
                    <w:color w:val="222222"/>
                    <w:sz w:val="23"/>
                    <w:szCs w:val="23"/>
                    <w:lang w:eastAsia="zh-CN"/>
                  </w:rPr>
                </w:rPrChange>
              </w:rPr>
            </w:pPr>
            <w:ins w:id="4216" w:author="Qizhou Duan" w:date="2024-06-21T12:05:00Z">
              <w:r w:rsidRPr="0042489F">
                <w:rPr>
                  <w:rFonts w:ascii="Times New Roman" w:eastAsia="Times New Roman" w:hAnsi="Times New Roman" w:cs="Times New Roman"/>
                  <w:color w:val="222222"/>
                  <w:sz w:val="16"/>
                  <w:szCs w:val="16"/>
                  <w:lang w:eastAsia="zh-CN"/>
                  <w:rPrChange w:id="421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A05DFFD" w14:textId="77777777" w:rsidTr="0042489F">
        <w:trPr>
          <w:ins w:id="4218" w:author="Qizhou Duan" w:date="2024-06-21T12:05:00Z"/>
        </w:trPr>
        <w:tc>
          <w:tcPr>
            <w:tcW w:w="0" w:type="auto"/>
            <w:shd w:val="clear" w:color="auto" w:fill="auto"/>
            <w:tcMar>
              <w:top w:w="0" w:type="dxa"/>
              <w:left w:w="75" w:type="dxa"/>
              <w:bottom w:w="0" w:type="dxa"/>
              <w:right w:w="75" w:type="dxa"/>
            </w:tcMar>
            <w:vAlign w:val="center"/>
            <w:hideMark/>
          </w:tcPr>
          <w:p w14:paraId="6979170F" w14:textId="77777777" w:rsidR="0042489F" w:rsidRPr="0042489F" w:rsidRDefault="0042489F" w:rsidP="0042489F">
            <w:pPr>
              <w:suppressAutoHyphens w:val="0"/>
              <w:spacing w:before="150" w:after="150" w:line="240" w:lineRule="auto"/>
              <w:rPr>
                <w:ins w:id="4219" w:author="Qizhou Duan" w:date="2024-06-21T12:05:00Z"/>
                <w:rFonts w:ascii="Times New Roman" w:eastAsia="Times New Roman" w:hAnsi="Times New Roman" w:cs="Times New Roman"/>
                <w:color w:val="222222"/>
                <w:sz w:val="16"/>
                <w:szCs w:val="16"/>
                <w:lang w:eastAsia="zh-CN"/>
                <w:rPrChange w:id="4220" w:author="Qizhou Duan" w:date="2024-06-21T12:05:00Z">
                  <w:rPr>
                    <w:ins w:id="4221" w:author="Qizhou Duan" w:date="2024-06-21T12:05:00Z"/>
                    <w:rFonts w:ascii="Cambria" w:eastAsia="Times New Roman" w:hAnsi="Cambria" w:cs="Times New Roman"/>
                    <w:color w:val="222222"/>
                    <w:sz w:val="23"/>
                    <w:szCs w:val="23"/>
                    <w:lang w:eastAsia="zh-CN"/>
                  </w:rPr>
                </w:rPrChange>
              </w:rPr>
            </w:pPr>
            <w:ins w:id="4222" w:author="Qizhou Duan" w:date="2024-06-21T12:05:00Z">
              <w:r w:rsidRPr="0042489F">
                <w:rPr>
                  <w:rFonts w:ascii="Times New Roman" w:eastAsia="Times New Roman" w:hAnsi="Times New Roman" w:cs="Times New Roman"/>
                  <w:color w:val="222222"/>
                  <w:sz w:val="16"/>
                  <w:szCs w:val="16"/>
                  <w:lang w:eastAsia="zh-CN"/>
                  <w:rPrChange w:id="4223" w:author="Qizhou Duan" w:date="2024-06-21T12:05:00Z">
                    <w:rPr>
                      <w:rFonts w:ascii="Cambria" w:eastAsia="Times New Roman" w:hAnsi="Cambria" w:cs="Times New Roman"/>
                      <w:color w:val="222222"/>
                      <w:sz w:val="23"/>
                      <w:szCs w:val="23"/>
                      <w:lang w:eastAsia="zh-CN"/>
                    </w:rPr>
                  </w:rPrChange>
                </w:rPr>
                <w:t>Cui et al.</w:t>
              </w:r>
            </w:ins>
          </w:p>
        </w:tc>
        <w:tc>
          <w:tcPr>
            <w:tcW w:w="0" w:type="auto"/>
            <w:shd w:val="clear" w:color="auto" w:fill="auto"/>
            <w:tcMar>
              <w:top w:w="0" w:type="dxa"/>
              <w:left w:w="75" w:type="dxa"/>
              <w:bottom w:w="0" w:type="dxa"/>
              <w:right w:w="75" w:type="dxa"/>
            </w:tcMar>
            <w:vAlign w:val="center"/>
            <w:hideMark/>
          </w:tcPr>
          <w:p w14:paraId="65768D03" w14:textId="77777777" w:rsidR="0042489F" w:rsidRPr="0042489F" w:rsidRDefault="0042489F" w:rsidP="0042489F">
            <w:pPr>
              <w:suppressAutoHyphens w:val="0"/>
              <w:spacing w:before="150" w:after="150" w:line="240" w:lineRule="auto"/>
              <w:jc w:val="right"/>
              <w:rPr>
                <w:ins w:id="4224" w:author="Qizhou Duan" w:date="2024-06-21T12:05:00Z"/>
                <w:rFonts w:ascii="Times New Roman" w:eastAsia="Times New Roman" w:hAnsi="Times New Roman" w:cs="Times New Roman"/>
                <w:color w:val="222222"/>
                <w:sz w:val="16"/>
                <w:szCs w:val="16"/>
                <w:lang w:eastAsia="zh-CN"/>
                <w:rPrChange w:id="4225" w:author="Qizhou Duan" w:date="2024-06-21T12:05:00Z">
                  <w:rPr>
                    <w:ins w:id="4226" w:author="Qizhou Duan" w:date="2024-06-21T12:05:00Z"/>
                    <w:rFonts w:ascii="Cambria" w:eastAsia="Times New Roman" w:hAnsi="Cambria" w:cs="Times New Roman"/>
                    <w:color w:val="222222"/>
                    <w:sz w:val="23"/>
                    <w:szCs w:val="23"/>
                    <w:lang w:eastAsia="zh-CN"/>
                  </w:rPr>
                </w:rPrChange>
              </w:rPr>
            </w:pPr>
            <w:ins w:id="4227" w:author="Qizhou Duan" w:date="2024-06-21T12:05:00Z">
              <w:r w:rsidRPr="0042489F">
                <w:rPr>
                  <w:rFonts w:ascii="Times New Roman" w:eastAsia="Times New Roman" w:hAnsi="Times New Roman" w:cs="Times New Roman"/>
                  <w:color w:val="222222"/>
                  <w:sz w:val="16"/>
                  <w:szCs w:val="16"/>
                  <w:lang w:eastAsia="zh-CN"/>
                  <w:rPrChange w:id="4228" w:author="Qizhou Duan" w:date="2024-06-21T12:05:00Z">
                    <w:rPr>
                      <w:rFonts w:ascii="Cambria" w:eastAsia="Times New Roman" w:hAnsi="Cambria" w:cs="Times New Roman"/>
                      <w:color w:val="222222"/>
                      <w:sz w:val="23"/>
                      <w:szCs w:val="23"/>
                      <w:lang w:eastAsia="zh-CN"/>
                    </w:rPr>
                  </w:rPrChange>
                </w:rPr>
                <w:t>179</w:t>
              </w:r>
            </w:ins>
          </w:p>
        </w:tc>
        <w:tc>
          <w:tcPr>
            <w:tcW w:w="0" w:type="auto"/>
            <w:shd w:val="clear" w:color="auto" w:fill="auto"/>
            <w:tcMar>
              <w:top w:w="0" w:type="dxa"/>
              <w:left w:w="75" w:type="dxa"/>
              <w:bottom w:w="0" w:type="dxa"/>
              <w:right w:w="75" w:type="dxa"/>
            </w:tcMar>
            <w:vAlign w:val="center"/>
            <w:hideMark/>
          </w:tcPr>
          <w:p w14:paraId="100CA1E1" w14:textId="77777777" w:rsidR="0042489F" w:rsidRPr="0042489F" w:rsidRDefault="0042489F" w:rsidP="0042489F">
            <w:pPr>
              <w:suppressAutoHyphens w:val="0"/>
              <w:spacing w:before="150" w:after="150" w:line="240" w:lineRule="auto"/>
              <w:jc w:val="right"/>
              <w:rPr>
                <w:ins w:id="4229" w:author="Qizhou Duan" w:date="2024-06-21T12:05:00Z"/>
                <w:rFonts w:ascii="Times New Roman" w:eastAsia="Times New Roman" w:hAnsi="Times New Roman" w:cs="Times New Roman"/>
                <w:color w:val="222222"/>
                <w:sz w:val="16"/>
                <w:szCs w:val="16"/>
                <w:lang w:eastAsia="zh-CN"/>
                <w:rPrChange w:id="4230" w:author="Qizhou Duan" w:date="2024-06-21T12:05:00Z">
                  <w:rPr>
                    <w:ins w:id="4231" w:author="Qizhou Duan" w:date="2024-06-21T12:05:00Z"/>
                    <w:rFonts w:ascii="Cambria" w:eastAsia="Times New Roman" w:hAnsi="Cambria" w:cs="Times New Roman"/>
                    <w:color w:val="222222"/>
                    <w:sz w:val="23"/>
                    <w:szCs w:val="23"/>
                    <w:lang w:eastAsia="zh-CN"/>
                  </w:rPr>
                </w:rPrChange>
              </w:rPr>
            </w:pPr>
            <w:ins w:id="4232" w:author="Qizhou Duan" w:date="2024-06-21T12:05:00Z">
              <w:r w:rsidRPr="0042489F">
                <w:rPr>
                  <w:rFonts w:ascii="Times New Roman" w:eastAsia="Times New Roman" w:hAnsi="Times New Roman" w:cs="Times New Roman"/>
                  <w:color w:val="222222"/>
                  <w:sz w:val="16"/>
                  <w:szCs w:val="16"/>
                  <w:lang w:eastAsia="zh-CN"/>
                  <w:rPrChange w:id="423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FAAFCE5" w14:textId="77777777" w:rsidR="0042489F" w:rsidRPr="0042489F" w:rsidRDefault="0042489F" w:rsidP="0042489F">
            <w:pPr>
              <w:suppressAutoHyphens w:val="0"/>
              <w:spacing w:before="150" w:after="150" w:line="240" w:lineRule="auto"/>
              <w:jc w:val="right"/>
              <w:rPr>
                <w:ins w:id="4234" w:author="Qizhou Duan" w:date="2024-06-21T12:05:00Z"/>
                <w:rFonts w:ascii="Times New Roman" w:eastAsia="Times New Roman" w:hAnsi="Times New Roman" w:cs="Times New Roman"/>
                <w:color w:val="222222"/>
                <w:sz w:val="16"/>
                <w:szCs w:val="16"/>
                <w:lang w:eastAsia="zh-CN"/>
                <w:rPrChange w:id="4235" w:author="Qizhou Duan" w:date="2024-06-21T12:05:00Z">
                  <w:rPr>
                    <w:ins w:id="4236" w:author="Qizhou Duan" w:date="2024-06-21T12:05:00Z"/>
                    <w:rFonts w:ascii="Cambria" w:eastAsia="Times New Roman" w:hAnsi="Cambria" w:cs="Times New Roman"/>
                    <w:color w:val="222222"/>
                    <w:sz w:val="23"/>
                    <w:szCs w:val="23"/>
                    <w:lang w:eastAsia="zh-CN"/>
                  </w:rPr>
                </w:rPrChange>
              </w:rPr>
            </w:pPr>
            <w:ins w:id="4237" w:author="Qizhou Duan" w:date="2024-06-21T12:05:00Z">
              <w:r w:rsidRPr="0042489F">
                <w:rPr>
                  <w:rFonts w:ascii="Times New Roman" w:eastAsia="Times New Roman" w:hAnsi="Times New Roman" w:cs="Times New Roman"/>
                  <w:color w:val="222222"/>
                  <w:sz w:val="16"/>
                  <w:szCs w:val="16"/>
                  <w:lang w:eastAsia="zh-CN"/>
                  <w:rPrChange w:id="423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DB4B3F5" w14:textId="77777777" w:rsidR="0042489F" w:rsidRPr="0042489F" w:rsidRDefault="0042489F" w:rsidP="0042489F">
            <w:pPr>
              <w:suppressAutoHyphens w:val="0"/>
              <w:spacing w:before="150" w:after="150" w:line="240" w:lineRule="auto"/>
              <w:jc w:val="right"/>
              <w:rPr>
                <w:ins w:id="4239" w:author="Qizhou Duan" w:date="2024-06-21T12:05:00Z"/>
                <w:rFonts w:ascii="Times New Roman" w:eastAsia="Times New Roman" w:hAnsi="Times New Roman" w:cs="Times New Roman"/>
                <w:color w:val="222222"/>
                <w:sz w:val="16"/>
                <w:szCs w:val="16"/>
                <w:lang w:eastAsia="zh-CN"/>
                <w:rPrChange w:id="4240" w:author="Qizhou Duan" w:date="2024-06-21T12:05:00Z">
                  <w:rPr>
                    <w:ins w:id="4241" w:author="Qizhou Duan" w:date="2024-06-21T12:05:00Z"/>
                    <w:rFonts w:ascii="Cambria" w:eastAsia="Times New Roman" w:hAnsi="Cambria" w:cs="Times New Roman"/>
                    <w:color w:val="222222"/>
                    <w:sz w:val="23"/>
                    <w:szCs w:val="23"/>
                    <w:lang w:eastAsia="zh-CN"/>
                  </w:rPr>
                </w:rPrChange>
              </w:rPr>
            </w:pPr>
            <w:ins w:id="4242" w:author="Qizhou Duan" w:date="2024-06-21T12:05:00Z">
              <w:r w:rsidRPr="0042489F">
                <w:rPr>
                  <w:rFonts w:ascii="Times New Roman" w:eastAsia="Times New Roman" w:hAnsi="Times New Roman" w:cs="Times New Roman"/>
                  <w:color w:val="222222"/>
                  <w:sz w:val="16"/>
                  <w:szCs w:val="16"/>
                  <w:lang w:eastAsia="zh-CN"/>
                  <w:rPrChange w:id="424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868A4E1" w14:textId="77777777" w:rsidR="0042489F" w:rsidRPr="0042489F" w:rsidRDefault="0042489F" w:rsidP="0042489F">
            <w:pPr>
              <w:suppressAutoHyphens w:val="0"/>
              <w:spacing w:before="150" w:after="150" w:line="240" w:lineRule="auto"/>
              <w:jc w:val="right"/>
              <w:rPr>
                <w:ins w:id="4244" w:author="Qizhou Duan" w:date="2024-06-21T12:05:00Z"/>
                <w:rFonts w:ascii="Times New Roman" w:eastAsia="Times New Roman" w:hAnsi="Times New Roman" w:cs="Times New Roman"/>
                <w:color w:val="222222"/>
                <w:sz w:val="16"/>
                <w:szCs w:val="16"/>
                <w:lang w:eastAsia="zh-CN"/>
                <w:rPrChange w:id="4245" w:author="Qizhou Duan" w:date="2024-06-21T12:05:00Z">
                  <w:rPr>
                    <w:ins w:id="4246" w:author="Qizhou Duan" w:date="2024-06-21T12:05:00Z"/>
                    <w:rFonts w:ascii="Cambria" w:eastAsia="Times New Roman" w:hAnsi="Cambria" w:cs="Times New Roman"/>
                    <w:color w:val="222222"/>
                    <w:sz w:val="23"/>
                    <w:szCs w:val="23"/>
                    <w:lang w:eastAsia="zh-CN"/>
                  </w:rPr>
                </w:rPrChange>
              </w:rPr>
            </w:pPr>
            <w:ins w:id="4247" w:author="Qizhou Duan" w:date="2024-06-21T12:05:00Z">
              <w:r w:rsidRPr="0042489F">
                <w:rPr>
                  <w:rFonts w:ascii="Times New Roman" w:eastAsia="Times New Roman" w:hAnsi="Times New Roman" w:cs="Times New Roman"/>
                  <w:color w:val="222222"/>
                  <w:sz w:val="16"/>
                  <w:szCs w:val="16"/>
                  <w:lang w:eastAsia="zh-CN"/>
                  <w:rPrChange w:id="424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18A34B6" w14:textId="77777777" w:rsidR="0042489F" w:rsidRPr="0042489F" w:rsidRDefault="0042489F" w:rsidP="0042489F">
            <w:pPr>
              <w:suppressAutoHyphens w:val="0"/>
              <w:spacing w:before="150" w:after="150" w:line="240" w:lineRule="auto"/>
              <w:jc w:val="right"/>
              <w:rPr>
                <w:ins w:id="4249" w:author="Qizhou Duan" w:date="2024-06-21T12:05:00Z"/>
                <w:rFonts w:ascii="Times New Roman" w:eastAsia="Times New Roman" w:hAnsi="Times New Roman" w:cs="Times New Roman"/>
                <w:color w:val="222222"/>
                <w:sz w:val="16"/>
                <w:szCs w:val="16"/>
                <w:lang w:eastAsia="zh-CN"/>
                <w:rPrChange w:id="4250" w:author="Qizhou Duan" w:date="2024-06-21T12:05:00Z">
                  <w:rPr>
                    <w:ins w:id="4251" w:author="Qizhou Duan" w:date="2024-06-21T12:05:00Z"/>
                    <w:rFonts w:ascii="Cambria" w:eastAsia="Times New Roman" w:hAnsi="Cambria" w:cs="Times New Roman"/>
                    <w:color w:val="222222"/>
                    <w:sz w:val="23"/>
                    <w:szCs w:val="23"/>
                    <w:lang w:eastAsia="zh-CN"/>
                  </w:rPr>
                </w:rPrChange>
              </w:rPr>
            </w:pPr>
            <w:ins w:id="4252" w:author="Qizhou Duan" w:date="2024-06-21T12:05:00Z">
              <w:r w:rsidRPr="0042489F">
                <w:rPr>
                  <w:rFonts w:ascii="Times New Roman" w:eastAsia="Times New Roman" w:hAnsi="Times New Roman" w:cs="Times New Roman"/>
                  <w:color w:val="222222"/>
                  <w:sz w:val="16"/>
                  <w:szCs w:val="16"/>
                  <w:lang w:eastAsia="zh-CN"/>
                  <w:rPrChange w:id="425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E151650" w14:textId="77777777" w:rsidR="0042489F" w:rsidRPr="0042489F" w:rsidRDefault="0042489F" w:rsidP="0042489F">
            <w:pPr>
              <w:suppressAutoHyphens w:val="0"/>
              <w:spacing w:before="150" w:after="150" w:line="240" w:lineRule="auto"/>
              <w:jc w:val="right"/>
              <w:rPr>
                <w:ins w:id="4254" w:author="Qizhou Duan" w:date="2024-06-21T12:05:00Z"/>
                <w:rFonts w:ascii="Times New Roman" w:eastAsia="Times New Roman" w:hAnsi="Times New Roman" w:cs="Times New Roman"/>
                <w:color w:val="222222"/>
                <w:sz w:val="16"/>
                <w:szCs w:val="16"/>
                <w:lang w:eastAsia="zh-CN"/>
                <w:rPrChange w:id="4255" w:author="Qizhou Duan" w:date="2024-06-21T12:05:00Z">
                  <w:rPr>
                    <w:ins w:id="4256" w:author="Qizhou Duan" w:date="2024-06-21T12:05:00Z"/>
                    <w:rFonts w:ascii="Cambria" w:eastAsia="Times New Roman" w:hAnsi="Cambria" w:cs="Times New Roman"/>
                    <w:color w:val="222222"/>
                    <w:sz w:val="23"/>
                    <w:szCs w:val="23"/>
                    <w:lang w:eastAsia="zh-CN"/>
                  </w:rPr>
                </w:rPrChange>
              </w:rPr>
            </w:pPr>
            <w:ins w:id="4257" w:author="Qizhou Duan" w:date="2024-06-21T12:05:00Z">
              <w:r w:rsidRPr="0042489F">
                <w:rPr>
                  <w:rFonts w:ascii="Times New Roman" w:eastAsia="Times New Roman" w:hAnsi="Times New Roman" w:cs="Times New Roman"/>
                  <w:color w:val="222222"/>
                  <w:sz w:val="16"/>
                  <w:szCs w:val="16"/>
                  <w:lang w:eastAsia="zh-CN"/>
                  <w:rPrChange w:id="4258"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186114C9" w14:textId="77777777" w:rsidTr="0042489F">
        <w:trPr>
          <w:ins w:id="4259" w:author="Qizhou Duan" w:date="2024-06-21T12:05:00Z"/>
        </w:trPr>
        <w:tc>
          <w:tcPr>
            <w:tcW w:w="0" w:type="auto"/>
            <w:shd w:val="clear" w:color="auto" w:fill="auto"/>
            <w:tcMar>
              <w:top w:w="0" w:type="dxa"/>
              <w:left w:w="75" w:type="dxa"/>
              <w:bottom w:w="0" w:type="dxa"/>
              <w:right w:w="75" w:type="dxa"/>
            </w:tcMar>
            <w:vAlign w:val="center"/>
            <w:hideMark/>
          </w:tcPr>
          <w:p w14:paraId="7E6EE072" w14:textId="77777777" w:rsidR="0042489F" w:rsidRPr="0042489F" w:rsidRDefault="0042489F" w:rsidP="0042489F">
            <w:pPr>
              <w:suppressAutoHyphens w:val="0"/>
              <w:spacing w:before="150" w:after="150" w:line="240" w:lineRule="auto"/>
              <w:rPr>
                <w:ins w:id="4260" w:author="Qizhou Duan" w:date="2024-06-21T12:05:00Z"/>
                <w:rFonts w:ascii="Times New Roman" w:eastAsia="Times New Roman" w:hAnsi="Times New Roman" w:cs="Times New Roman"/>
                <w:color w:val="222222"/>
                <w:sz w:val="16"/>
                <w:szCs w:val="16"/>
                <w:lang w:eastAsia="zh-CN"/>
                <w:rPrChange w:id="4261" w:author="Qizhou Duan" w:date="2024-06-21T12:05:00Z">
                  <w:rPr>
                    <w:ins w:id="4262" w:author="Qizhou Duan" w:date="2024-06-21T12:05:00Z"/>
                    <w:rFonts w:ascii="Cambria" w:eastAsia="Times New Roman" w:hAnsi="Cambria" w:cs="Times New Roman"/>
                    <w:color w:val="222222"/>
                    <w:sz w:val="23"/>
                    <w:szCs w:val="23"/>
                    <w:lang w:eastAsia="zh-CN"/>
                  </w:rPr>
                </w:rPrChange>
              </w:rPr>
            </w:pPr>
            <w:ins w:id="4263" w:author="Qizhou Duan" w:date="2024-06-21T12:05:00Z">
              <w:r w:rsidRPr="0042489F">
                <w:rPr>
                  <w:rFonts w:ascii="Times New Roman" w:eastAsia="Times New Roman" w:hAnsi="Times New Roman" w:cs="Times New Roman"/>
                  <w:color w:val="222222"/>
                  <w:sz w:val="16"/>
                  <w:szCs w:val="16"/>
                  <w:lang w:eastAsia="zh-CN"/>
                  <w:rPrChange w:id="4264" w:author="Qizhou Duan" w:date="2024-06-21T12:05:00Z">
                    <w:rPr>
                      <w:rFonts w:ascii="Cambria" w:eastAsia="Times New Roman" w:hAnsi="Cambria" w:cs="Times New Roman"/>
                      <w:color w:val="222222"/>
                      <w:sz w:val="23"/>
                      <w:szCs w:val="23"/>
                      <w:lang w:eastAsia="zh-CN"/>
                    </w:rPr>
                  </w:rPrChange>
                </w:rPr>
                <w:t>Adjorlolo et al. (2022)</w:t>
              </w:r>
            </w:ins>
          </w:p>
        </w:tc>
        <w:tc>
          <w:tcPr>
            <w:tcW w:w="0" w:type="auto"/>
            <w:shd w:val="clear" w:color="auto" w:fill="auto"/>
            <w:tcMar>
              <w:top w:w="0" w:type="dxa"/>
              <w:left w:w="75" w:type="dxa"/>
              <w:bottom w:w="0" w:type="dxa"/>
              <w:right w:w="75" w:type="dxa"/>
            </w:tcMar>
            <w:vAlign w:val="center"/>
            <w:hideMark/>
          </w:tcPr>
          <w:p w14:paraId="7EA5790F" w14:textId="77777777" w:rsidR="0042489F" w:rsidRPr="0042489F" w:rsidRDefault="0042489F" w:rsidP="0042489F">
            <w:pPr>
              <w:suppressAutoHyphens w:val="0"/>
              <w:spacing w:before="150" w:after="150" w:line="240" w:lineRule="auto"/>
              <w:jc w:val="right"/>
              <w:rPr>
                <w:ins w:id="4265" w:author="Qizhou Duan" w:date="2024-06-21T12:05:00Z"/>
                <w:rFonts w:ascii="Times New Roman" w:eastAsia="Times New Roman" w:hAnsi="Times New Roman" w:cs="Times New Roman"/>
                <w:color w:val="222222"/>
                <w:sz w:val="16"/>
                <w:szCs w:val="16"/>
                <w:lang w:eastAsia="zh-CN"/>
                <w:rPrChange w:id="4266" w:author="Qizhou Duan" w:date="2024-06-21T12:05:00Z">
                  <w:rPr>
                    <w:ins w:id="4267" w:author="Qizhou Duan" w:date="2024-06-21T12:05:00Z"/>
                    <w:rFonts w:ascii="Cambria" w:eastAsia="Times New Roman" w:hAnsi="Cambria" w:cs="Times New Roman"/>
                    <w:color w:val="222222"/>
                    <w:sz w:val="23"/>
                    <w:szCs w:val="23"/>
                    <w:lang w:eastAsia="zh-CN"/>
                  </w:rPr>
                </w:rPrChange>
              </w:rPr>
            </w:pPr>
            <w:ins w:id="4268" w:author="Qizhou Duan" w:date="2024-06-21T12:05:00Z">
              <w:r w:rsidRPr="0042489F">
                <w:rPr>
                  <w:rFonts w:ascii="Times New Roman" w:eastAsia="Times New Roman" w:hAnsi="Times New Roman" w:cs="Times New Roman"/>
                  <w:color w:val="222222"/>
                  <w:sz w:val="16"/>
                  <w:szCs w:val="16"/>
                  <w:lang w:eastAsia="zh-CN"/>
                  <w:rPrChange w:id="4269" w:author="Qizhou Duan" w:date="2024-06-21T12:05:00Z">
                    <w:rPr>
                      <w:rFonts w:ascii="Cambria" w:eastAsia="Times New Roman" w:hAnsi="Cambria" w:cs="Times New Roman"/>
                      <w:color w:val="222222"/>
                      <w:sz w:val="23"/>
                      <w:szCs w:val="23"/>
                      <w:lang w:eastAsia="zh-CN"/>
                    </w:rPr>
                  </w:rPrChange>
                </w:rPr>
                <w:t>381</w:t>
              </w:r>
            </w:ins>
          </w:p>
        </w:tc>
        <w:tc>
          <w:tcPr>
            <w:tcW w:w="0" w:type="auto"/>
            <w:shd w:val="clear" w:color="auto" w:fill="auto"/>
            <w:tcMar>
              <w:top w:w="0" w:type="dxa"/>
              <w:left w:w="75" w:type="dxa"/>
              <w:bottom w:w="0" w:type="dxa"/>
              <w:right w:w="75" w:type="dxa"/>
            </w:tcMar>
            <w:vAlign w:val="center"/>
            <w:hideMark/>
          </w:tcPr>
          <w:p w14:paraId="2D223A33" w14:textId="77777777" w:rsidR="0042489F" w:rsidRPr="0042489F" w:rsidRDefault="0042489F" w:rsidP="0042489F">
            <w:pPr>
              <w:suppressAutoHyphens w:val="0"/>
              <w:spacing w:before="150" w:after="150" w:line="240" w:lineRule="auto"/>
              <w:jc w:val="right"/>
              <w:rPr>
                <w:ins w:id="4270" w:author="Qizhou Duan" w:date="2024-06-21T12:05:00Z"/>
                <w:rFonts w:ascii="Times New Roman" w:eastAsia="Times New Roman" w:hAnsi="Times New Roman" w:cs="Times New Roman"/>
                <w:color w:val="222222"/>
                <w:sz w:val="16"/>
                <w:szCs w:val="16"/>
                <w:lang w:eastAsia="zh-CN"/>
                <w:rPrChange w:id="4271" w:author="Qizhou Duan" w:date="2024-06-21T12:05:00Z">
                  <w:rPr>
                    <w:ins w:id="4272" w:author="Qizhou Duan" w:date="2024-06-21T12:05:00Z"/>
                    <w:rFonts w:ascii="Cambria" w:eastAsia="Times New Roman" w:hAnsi="Cambria" w:cs="Times New Roman"/>
                    <w:color w:val="222222"/>
                    <w:sz w:val="23"/>
                    <w:szCs w:val="23"/>
                    <w:lang w:eastAsia="zh-CN"/>
                  </w:rPr>
                </w:rPrChange>
              </w:rPr>
            </w:pPr>
            <w:ins w:id="4273" w:author="Qizhou Duan" w:date="2024-06-21T12:05:00Z">
              <w:r w:rsidRPr="0042489F">
                <w:rPr>
                  <w:rFonts w:ascii="Times New Roman" w:eastAsia="Times New Roman" w:hAnsi="Times New Roman" w:cs="Times New Roman"/>
                  <w:color w:val="222222"/>
                  <w:sz w:val="16"/>
                  <w:szCs w:val="16"/>
                  <w:lang w:eastAsia="zh-CN"/>
                  <w:rPrChange w:id="427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51F72D9" w14:textId="77777777" w:rsidR="0042489F" w:rsidRPr="0042489F" w:rsidRDefault="0042489F" w:rsidP="0042489F">
            <w:pPr>
              <w:suppressAutoHyphens w:val="0"/>
              <w:spacing w:before="150" w:after="150" w:line="240" w:lineRule="auto"/>
              <w:jc w:val="right"/>
              <w:rPr>
                <w:ins w:id="4275" w:author="Qizhou Duan" w:date="2024-06-21T12:05:00Z"/>
                <w:rFonts w:ascii="Times New Roman" w:eastAsia="Times New Roman" w:hAnsi="Times New Roman" w:cs="Times New Roman"/>
                <w:color w:val="222222"/>
                <w:sz w:val="16"/>
                <w:szCs w:val="16"/>
                <w:lang w:eastAsia="zh-CN"/>
                <w:rPrChange w:id="4276" w:author="Qizhou Duan" w:date="2024-06-21T12:05:00Z">
                  <w:rPr>
                    <w:ins w:id="4277" w:author="Qizhou Duan" w:date="2024-06-21T12:05:00Z"/>
                    <w:rFonts w:ascii="Cambria" w:eastAsia="Times New Roman" w:hAnsi="Cambria" w:cs="Times New Roman"/>
                    <w:color w:val="222222"/>
                    <w:sz w:val="23"/>
                    <w:szCs w:val="23"/>
                    <w:lang w:eastAsia="zh-CN"/>
                  </w:rPr>
                </w:rPrChange>
              </w:rPr>
            </w:pPr>
            <w:ins w:id="4278" w:author="Qizhou Duan" w:date="2024-06-21T12:05:00Z">
              <w:r w:rsidRPr="0042489F">
                <w:rPr>
                  <w:rFonts w:ascii="Times New Roman" w:eastAsia="Times New Roman" w:hAnsi="Times New Roman" w:cs="Times New Roman"/>
                  <w:color w:val="222222"/>
                  <w:sz w:val="16"/>
                  <w:szCs w:val="16"/>
                  <w:lang w:eastAsia="zh-CN"/>
                  <w:rPrChange w:id="427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285AAC6" w14:textId="77777777" w:rsidR="0042489F" w:rsidRPr="0042489F" w:rsidRDefault="0042489F" w:rsidP="0042489F">
            <w:pPr>
              <w:suppressAutoHyphens w:val="0"/>
              <w:spacing w:before="150" w:after="150" w:line="240" w:lineRule="auto"/>
              <w:jc w:val="right"/>
              <w:rPr>
                <w:ins w:id="4280" w:author="Qizhou Duan" w:date="2024-06-21T12:05:00Z"/>
                <w:rFonts w:ascii="Times New Roman" w:eastAsia="Times New Roman" w:hAnsi="Times New Roman" w:cs="Times New Roman"/>
                <w:color w:val="222222"/>
                <w:sz w:val="16"/>
                <w:szCs w:val="16"/>
                <w:lang w:eastAsia="zh-CN"/>
                <w:rPrChange w:id="4281" w:author="Qizhou Duan" w:date="2024-06-21T12:05:00Z">
                  <w:rPr>
                    <w:ins w:id="4282" w:author="Qizhou Duan" w:date="2024-06-21T12:05:00Z"/>
                    <w:rFonts w:ascii="Cambria" w:eastAsia="Times New Roman" w:hAnsi="Cambria" w:cs="Times New Roman"/>
                    <w:color w:val="222222"/>
                    <w:sz w:val="23"/>
                    <w:szCs w:val="23"/>
                    <w:lang w:eastAsia="zh-CN"/>
                  </w:rPr>
                </w:rPrChange>
              </w:rPr>
            </w:pPr>
            <w:ins w:id="4283" w:author="Qizhou Duan" w:date="2024-06-21T12:05:00Z">
              <w:r w:rsidRPr="0042489F">
                <w:rPr>
                  <w:rFonts w:ascii="Times New Roman" w:eastAsia="Times New Roman" w:hAnsi="Times New Roman" w:cs="Times New Roman"/>
                  <w:color w:val="222222"/>
                  <w:sz w:val="16"/>
                  <w:szCs w:val="16"/>
                  <w:lang w:eastAsia="zh-CN"/>
                  <w:rPrChange w:id="428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CF553C3" w14:textId="77777777" w:rsidR="0042489F" w:rsidRPr="0042489F" w:rsidRDefault="0042489F" w:rsidP="0042489F">
            <w:pPr>
              <w:suppressAutoHyphens w:val="0"/>
              <w:spacing w:before="150" w:after="150" w:line="240" w:lineRule="auto"/>
              <w:jc w:val="right"/>
              <w:rPr>
                <w:ins w:id="4285" w:author="Qizhou Duan" w:date="2024-06-21T12:05:00Z"/>
                <w:rFonts w:ascii="Times New Roman" w:eastAsia="Times New Roman" w:hAnsi="Times New Roman" w:cs="Times New Roman"/>
                <w:color w:val="222222"/>
                <w:sz w:val="16"/>
                <w:szCs w:val="16"/>
                <w:lang w:eastAsia="zh-CN"/>
                <w:rPrChange w:id="4286" w:author="Qizhou Duan" w:date="2024-06-21T12:05:00Z">
                  <w:rPr>
                    <w:ins w:id="4287" w:author="Qizhou Duan" w:date="2024-06-21T12:05:00Z"/>
                    <w:rFonts w:ascii="Cambria" w:eastAsia="Times New Roman" w:hAnsi="Cambria" w:cs="Times New Roman"/>
                    <w:color w:val="222222"/>
                    <w:sz w:val="23"/>
                    <w:szCs w:val="23"/>
                    <w:lang w:eastAsia="zh-CN"/>
                  </w:rPr>
                </w:rPrChange>
              </w:rPr>
            </w:pPr>
            <w:ins w:id="4288" w:author="Qizhou Duan" w:date="2024-06-21T12:05:00Z">
              <w:r w:rsidRPr="0042489F">
                <w:rPr>
                  <w:rFonts w:ascii="Times New Roman" w:eastAsia="Times New Roman" w:hAnsi="Times New Roman" w:cs="Times New Roman"/>
                  <w:color w:val="222222"/>
                  <w:sz w:val="16"/>
                  <w:szCs w:val="16"/>
                  <w:lang w:eastAsia="zh-CN"/>
                  <w:rPrChange w:id="428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A9B0D9F" w14:textId="77777777" w:rsidR="0042489F" w:rsidRPr="0042489F" w:rsidRDefault="0042489F" w:rsidP="0042489F">
            <w:pPr>
              <w:suppressAutoHyphens w:val="0"/>
              <w:spacing w:before="150" w:after="150" w:line="240" w:lineRule="auto"/>
              <w:jc w:val="right"/>
              <w:rPr>
                <w:ins w:id="4290" w:author="Qizhou Duan" w:date="2024-06-21T12:05:00Z"/>
                <w:rFonts w:ascii="Times New Roman" w:eastAsia="Times New Roman" w:hAnsi="Times New Roman" w:cs="Times New Roman"/>
                <w:color w:val="222222"/>
                <w:sz w:val="16"/>
                <w:szCs w:val="16"/>
                <w:lang w:eastAsia="zh-CN"/>
                <w:rPrChange w:id="4291" w:author="Qizhou Duan" w:date="2024-06-21T12:05:00Z">
                  <w:rPr>
                    <w:ins w:id="4292" w:author="Qizhou Duan" w:date="2024-06-21T12:05:00Z"/>
                    <w:rFonts w:ascii="Cambria" w:eastAsia="Times New Roman" w:hAnsi="Cambria" w:cs="Times New Roman"/>
                    <w:color w:val="222222"/>
                    <w:sz w:val="23"/>
                    <w:szCs w:val="23"/>
                    <w:lang w:eastAsia="zh-CN"/>
                  </w:rPr>
                </w:rPrChange>
              </w:rPr>
            </w:pPr>
            <w:ins w:id="4293" w:author="Qizhou Duan" w:date="2024-06-21T12:05:00Z">
              <w:r w:rsidRPr="0042489F">
                <w:rPr>
                  <w:rFonts w:ascii="Times New Roman" w:eastAsia="Times New Roman" w:hAnsi="Times New Roman" w:cs="Times New Roman"/>
                  <w:color w:val="222222"/>
                  <w:sz w:val="16"/>
                  <w:szCs w:val="16"/>
                  <w:lang w:eastAsia="zh-CN"/>
                  <w:rPrChange w:id="429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96665ED" w14:textId="77777777" w:rsidR="0042489F" w:rsidRPr="0042489F" w:rsidRDefault="0042489F" w:rsidP="0042489F">
            <w:pPr>
              <w:suppressAutoHyphens w:val="0"/>
              <w:spacing w:before="150" w:after="150" w:line="240" w:lineRule="auto"/>
              <w:jc w:val="right"/>
              <w:rPr>
                <w:ins w:id="4295" w:author="Qizhou Duan" w:date="2024-06-21T12:05:00Z"/>
                <w:rFonts w:ascii="Times New Roman" w:eastAsia="Times New Roman" w:hAnsi="Times New Roman" w:cs="Times New Roman"/>
                <w:color w:val="222222"/>
                <w:sz w:val="16"/>
                <w:szCs w:val="16"/>
                <w:lang w:eastAsia="zh-CN"/>
                <w:rPrChange w:id="4296" w:author="Qizhou Duan" w:date="2024-06-21T12:05:00Z">
                  <w:rPr>
                    <w:ins w:id="4297" w:author="Qizhou Duan" w:date="2024-06-21T12:05:00Z"/>
                    <w:rFonts w:ascii="Cambria" w:eastAsia="Times New Roman" w:hAnsi="Cambria" w:cs="Times New Roman"/>
                    <w:color w:val="222222"/>
                    <w:sz w:val="23"/>
                    <w:szCs w:val="23"/>
                    <w:lang w:eastAsia="zh-CN"/>
                  </w:rPr>
                </w:rPrChange>
              </w:rPr>
            </w:pPr>
            <w:ins w:id="4298" w:author="Qizhou Duan" w:date="2024-06-21T12:05:00Z">
              <w:r w:rsidRPr="0042489F">
                <w:rPr>
                  <w:rFonts w:ascii="Times New Roman" w:eastAsia="Times New Roman" w:hAnsi="Times New Roman" w:cs="Times New Roman"/>
                  <w:color w:val="222222"/>
                  <w:sz w:val="16"/>
                  <w:szCs w:val="16"/>
                  <w:lang w:eastAsia="zh-CN"/>
                  <w:rPrChange w:id="4299"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BA96CF1" w14:textId="77777777" w:rsidTr="0042489F">
        <w:trPr>
          <w:ins w:id="4300" w:author="Qizhou Duan" w:date="2024-06-21T12:05:00Z"/>
        </w:trPr>
        <w:tc>
          <w:tcPr>
            <w:tcW w:w="0" w:type="auto"/>
            <w:shd w:val="clear" w:color="auto" w:fill="auto"/>
            <w:tcMar>
              <w:top w:w="0" w:type="dxa"/>
              <w:left w:w="75" w:type="dxa"/>
              <w:bottom w:w="0" w:type="dxa"/>
              <w:right w:w="75" w:type="dxa"/>
            </w:tcMar>
            <w:vAlign w:val="center"/>
            <w:hideMark/>
          </w:tcPr>
          <w:p w14:paraId="5F6714C5" w14:textId="77777777" w:rsidR="0042489F" w:rsidRPr="0042489F" w:rsidRDefault="0042489F" w:rsidP="0042489F">
            <w:pPr>
              <w:suppressAutoHyphens w:val="0"/>
              <w:spacing w:before="150" w:after="150" w:line="240" w:lineRule="auto"/>
              <w:rPr>
                <w:ins w:id="4301" w:author="Qizhou Duan" w:date="2024-06-21T12:05:00Z"/>
                <w:rFonts w:ascii="Times New Roman" w:eastAsia="Times New Roman" w:hAnsi="Times New Roman" w:cs="Times New Roman"/>
                <w:color w:val="222222"/>
                <w:sz w:val="16"/>
                <w:szCs w:val="16"/>
                <w:lang w:eastAsia="zh-CN"/>
                <w:rPrChange w:id="4302" w:author="Qizhou Duan" w:date="2024-06-21T12:05:00Z">
                  <w:rPr>
                    <w:ins w:id="4303" w:author="Qizhou Duan" w:date="2024-06-21T12:05:00Z"/>
                    <w:rFonts w:ascii="Cambria" w:eastAsia="Times New Roman" w:hAnsi="Cambria" w:cs="Times New Roman"/>
                    <w:color w:val="222222"/>
                    <w:sz w:val="23"/>
                    <w:szCs w:val="23"/>
                    <w:lang w:eastAsia="zh-CN"/>
                  </w:rPr>
                </w:rPrChange>
              </w:rPr>
            </w:pPr>
            <w:ins w:id="4304" w:author="Qizhou Duan" w:date="2024-06-21T12:05:00Z">
              <w:r w:rsidRPr="0042489F">
                <w:rPr>
                  <w:rFonts w:ascii="Times New Roman" w:eastAsia="Times New Roman" w:hAnsi="Times New Roman" w:cs="Times New Roman"/>
                  <w:color w:val="222222"/>
                  <w:sz w:val="16"/>
                  <w:szCs w:val="16"/>
                  <w:lang w:eastAsia="zh-CN"/>
                  <w:rPrChange w:id="4305" w:author="Qizhou Duan" w:date="2024-06-21T12:05:00Z">
                    <w:rPr>
                      <w:rFonts w:ascii="Cambria" w:eastAsia="Times New Roman" w:hAnsi="Cambria" w:cs="Times New Roman"/>
                      <w:color w:val="222222"/>
                      <w:sz w:val="23"/>
                      <w:szCs w:val="23"/>
                      <w:lang w:eastAsia="zh-CN"/>
                    </w:rPr>
                  </w:rPrChange>
                </w:rPr>
                <w:t>Chen et al.(2020)</w:t>
              </w:r>
            </w:ins>
          </w:p>
        </w:tc>
        <w:tc>
          <w:tcPr>
            <w:tcW w:w="0" w:type="auto"/>
            <w:shd w:val="clear" w:color="auto" w:fill="auto"/>
            <w:tcMar>
              <w:top w:w="0" w:type="dxa"/>
              <w:left w:w="75" w:type="dxa"/>
              <w:bottom w:w="0" w:type="dxa"/>
              <w:right w:w="75" w:type="dxa"/>
            </w:tcMar>
            <w:vAlign w:val="center"/>
            <w:hideMark/>
          </w:tcPr>
          <w:p w14:paraId="1094BAC9" w14:textId="77777777" w:rsidR="0042489F" w:rsidRPr="0042489F" w:rsidRDefault="0042489F" w:rsidP="0042489F">
            <w:pPr>
              <w:suppressAutoHyphens w:val="0"/>
              <w:spacing w:before="150" w:after="150" w:line="240" w:lineRule="auto"/>
              <w:jc w:val="right"/>
              <w:rPr>
                <w:ins w:id="4306" w:author="Qizhou Duan" w:date="2024-06-21T12:05:00Z"/>
                <w:rFonts w:ascii="Times New Roman" w:eastAsia="Times New Roman" w:hAnsi="Times New Roman" w:cs="Times New Roman"/>
                <w:color w:val="222222"/>
                <w:sz w:val="16"/>
                <w:szCs w:val="16"/>
                <w:lang w:eastAsia="zh-CN"/>
                <w:rPrChange w:id="4307" w:author="Qizhou Duan" w:date="2024-06-21T12:05:00Z">
                  <w:rPr>
                    <w:ins w:id="4308" w:author="Qizhou Duan" w:date="2024-06-21T12:05:00Z"/>
                    <w:rFonts w:ascii="Cambria" w:eastAsia="Times New Roman" w:hAnsi="Cambria" w:cs="Times New Roman"/>
                    <w:color w:val="222222"/>
                    <w:sz w:val="23"/>
                    <w:szCs w:val="23"/>
                    <w:lang w:eastAsia="zh-CN"/>
                  </w:rPr>
                </w:rPrChange>
              </w:rPr>
            </w:pPr>
            <w:ins w:id="4309" w:author="Qizhou Duan" w:date="2024-06-21T12:05:00Z">
              <w:r w:rsidRPr="0042489F">
                <w:rPr>
                  <w:rFonts w:ascii="Times New Roman" w:eastAsia="Times New Roman" w:hAnsi="Times New Roman" w:cs="Times New Roman"/>
                  <w:color w:val="222222"/>
                  <w:sz w:val="16"/>
                  <w:szCs w:val="16"/>
                  <w:lang w:eastAsia="zh-CN"/>
                  <w:rPrChange w:id="4310" w:author="Qizhou Duan" w:date="2024-06-21T12:05:00Z">
                    <w:rPr>
                      <w:rFonts w:ascii="Cambria" w:eastAsia="Times New Roman" w:hAnsi="Cambria" w:cs="Times New Roman"/>
                      <w:color w:val="222222"/>
                      <w:sz w:val="23"/>
                      <w:szCs w:val="23"/>
                      <w:lang w:eastAsia="zh-CN"/>
                    </w:rPr>
                  </w:rPrChange>
                </w:rPr>
                <w:t>12596</w:t>
              </w:r>
            </w:ins>
          </w:p>
        </w:tc>
        <w:tc>
          <w:tcPr>
            <w:tcW w:w="0" w:type="auto"/>
            <w:shd w:val="clear" w:color="auto" w:fill="auto"/>
            <w:tcMar>
              <w:top w:w="0" w:type="dxa"/>
              <w:left w:w="75" w:type="dxa"/>
              <w:bottom w:w="0" w:type="dxa"/>
              <w:right w:w="75" w:type="dxa"/>
            </w:tcMar>
            <w:vAlign w:val="center"/>
            <w:hideMark/>
          </w:tcPr>
          <w:p w14:paraId="34CE761B" w14:textId="77777777" w:rsidR="0042489F" w:rsidRPr="0042489F" w:rsidRDefault="0042489F" w:rsidP="0042489F">
            <w:pPr>
              <w:suppressAutoHyphens w:val="0"/>
              <w:spacing w:before="150" w:after="150" w:line="240" w:lineRule="auto"/>
              <w:jc w:val="right"/>
              <w:rPr>
                <w:ins w:id="4311" w:author="Qizhou Duan" w:date="2024-06-21T12:05:00Z"/>
                <w:rFonts w:ascii="Times New Roman" w:eastAsia="Times New Roman" w:hAnsi="Times New Roman" w:cs="Times New Roman"/>
                <w:color w:val="222222"/>
                <w:sz w:val="16"/>
                <w:szCs w:val="16"/>
                <w:lang w:eastAsia="zh-CN"/>
                <w:rPrChange w:id="4312" w:author="Qizhou Duan" w:date="2024-06-21T12:05:00Z">
                  <w:rPr>
                    <w:ins w:id="4313" w:author="Qizhou Duan" w:date="2024-06-21T12:05:00Z"/>
                    <w:rFonts w:ascii="Cambria" w:eastAsia="Times New Roman" w:hAnsi="Cambria" w:cs="Times New Roman"/>
                    <w:color w:val="222222"/>
                    <w:sz w:val="23"/>
                    <w:szCs w:val="23"/>
                    <w:lang w:eastAsia="zh-CN"/>
                  </w:rPr>
                </w:rPrChange>
              </w:rPr>
            </w:pPr>
            <w:ins w:id="4314" w:author="Qizhou Duan" w:date="2024-06-21T12:05:00Z">
              <w:r w:rsidRPr="0042489F">
                <w:rPr>
                  <w:rFonts w:ascii="Times New Roman" w:eastAsia="Times New Roman" w:hAnsi="Times New Roman" w:cs="Times New Roman"/>
                  <w:color w:val="222222"/>
                  <w:sz w:val="16"/>
                  <w:szCs w:val="16"/>
                  <w:lang w:eastAsia="zh-CN"/>
                  <w:rPrChange w:id="431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F95AF6A" w14:textId="77777777" w:rsidR="0042489F" w:rsidRPr="0042489F" w:rsidRDefault="0042489F" w:rsidP="0042489F">
            <w:pPr>
              <w:suppressAutoHyphens w:val="0"/>
              <w:spacing w:before="150" w:after="150" w:line="240" w:lineRule="auto"/>
              <w:jc w:val="right"/>
              <w:rPr>
                <w:ins w:id="4316" w:author="Qizhou Duan" w:date="2024-06-21T12:05:00Z"/>
                <w:rFonts w:ascii="Times New Roman" w:eastAsia="Times New Roman" w:hAnsi="Times New Roman" w:cs="Times New Roman"/>
                <w:color w:val="222222"/>
                <w:sz w:val="16"/>
                <w:szCs w:val="16"/>
                <w:lang w:eastAsia="zh-CN"/>
                <w:rPrChange w:id="4317" w:author="Qizhou Duan" w:date="2024-06-21T12:05:00Z">
                  <w:rPr>
                    <w:ins w:id="4318" w:author="Qizhou Duan" w:date="2024-06-21T12:05:00Z"/>
                    <w:rFonts w:ascii="Cambria" w:eastAsia="Times New Roman" w:hAnsi="Cambria" w:cs="Times New Roman"/>
                    <w:color w:val="222222"/>
                    <w:sz w:val="23"/>
                    <w:szCs w:val="23"/>
                    <w:lang w:eastAsia="zh-CN"/>
                  </w:rPr>
                </w:rPrChange>
              </w:rPr>
            </w:pPr>
            <w:ins w:id="4319" w:author="Qizhou Duan" w:date="2024-06-21T12:05:00Z">
              <w:r w:rsidRPr="0042489F">
                <w:rPr>
                  <w:rFonts w:ascii="Times New Roman" w:eastAsia="Times New Roman" w:hAnsi="Times New Roman" w:cs="Times New Roman"/>
                  <w:color w:val="222222"/>
                  <w:sz w:val="16"/>
                  <w:szCs w:val="16"/>
                  <w:lang w:eastAsia="zh-CN"/>
                  <w:rPrChange w:id="432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C776BE5" w14:textId="77777777" w:rsidR="0042489F" w:rsidRPr="0042489F" w:rsidRDefault="0042489F" w:rsidP="0042489F">
            <w:pPr>
              <w:suppressAutoHyphens w:val="0"/>
              <w:spacing w:before="150" w:after="150" w:line="240" w:lineRule="auto"/>
              <w:jc w:val="right"/>
              <w:rPr>
                <w:ins w:id="4321" w:author="Qizhou Duan" w:date="2024-06-21T12:05:00Z"/>
                <w:rFonts w:ascii="Times New Roman" w:eastAsia="Times New Roman" w:hAnsi="Times New Roman" w:cs="Times New Roman"/>
                <w:color w:val="222222"/>
                <w:sz w:val="16"/>
                <w:szCs w:val="16"/>
                <w:lang w:eastAsia="zh-CN"/>
                <w:rPrChange w:id="4322" w:author="Qizhou Duan" w:date="2024-06-21T12:05:00Z">
                  <w:rPr>
                    <w:ins w:id="4323" w:author="Qizhou Duan" w:date="2024-06-21T12:05:00Z"/>
                    <w:rFonts w:ascii="Cambria" w:eastAsia="Times New Roman" w:hAnsi="Cambria" w:cs="Times New Roman"/>
                    <w:color w:val="222222"/>
                    <w:sz w:val="23"/>
                    <w:szCs w:val="23"/>
                    <w:lang w:eastAsia="zh-CN"/>
                  </w:rPr>
                </w:rPrChange>
              </w:rPr>
            </w:pPr>
            <w:ins w:id="4324" w:author="Qizhou Duan" w:date="2024-06-21T12:05:00Z">
              <w:r w:rsidRPr="0042489F">
                <w:rPr>
                  <w:rFonts w:ascii="Times New Roman" w:eastAsia="Times New Roman" w:hAnsi="Times New Roman" w:cs="Times New Roman"/>
                  <w:color w:val="222222"/>
                  <w:sz w:val="16"/>
                  <w:szCs w:val="16"/>
                  <w:lang w:eastAsia="zh-CN"/>
                  <w:rPrChange w:id="432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C7309BA" w14:textId="77777777" w:rsidR="0042489F" w:rsidRPr="0042489F" w:rsidRDefault="0042489F" w:rsidP="0042489F">
            <w:pPr>
              <w:suppressAutoHyphens w:val="0"/>
              <w:spacing w:before="150" w:after="150" w:line="240" w:lineRule="auto"/>
              <w:jc w:val="right"/>
              <w:rPr>
                <w:ins w:id="4326" w:author="Qizhou Duan" w:date="2024-06-21T12:05:00Z"/>
                <w:rFonts w:ascii="Times New Roman" w:eastAsia="Times New Roman" w:hAnsi="Times New Roman" w:cs="Times New Roman"/>
                <w:color w:val="222222"/>
                <w:sz w:val="16"/>
                <w:szCs w:val="16"/>
                <w:lang w:eastAsia="zh-CN"/>
                <w:rPrChange w:id="4327" w:author="Qizhou Duan" w:date="2024-06-21T12:05:00Z">
                  <w:rPr>
                    <w:ins w:id="4328" w:author="Qizhou Duan" w:date="2024-06-21T12:05:00Z"/>
                    <w:rFonts w:ascii="Cambria" w:eastAsia="Times New Roman" w:hAnsi="Cambria" w:cs="Times New Roman"/>
                    <w:color w:val="222222"/>
                    <w:sz w:val="23"/>
                    <w:szCs w:val="23"/>
                    <w:lang w:eastAsia="zh-CN"/>
                  </w:rPr>
                </w:rPrChange>
              </w:rPr>
            </w:pPr>
            <w:ins w:id="4329" w:author="Qizhou Duan" w:date="2024-06-21T12:05:00Z">
              <w:r w:rsidRPr="0042489F">
                <w:rPr>
                  <w:rFonts w:ascii="Times New Roman" w:eastAsia="Times New Roman" w:hAnsi="Times New Roman" w:cs="Times New Roman"/>
                  <w:color w:val="222222"/>
                  <w:sz w:val="16"/>
                  <w:szCs w:val="16"/>
                  <w:lang w:eastAsia="zh-CN"/>
                  <w:rPrChange w:id="433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4492719" w14:textId="77777777" w:rsidR="0042489F" w:rsidRPr="0042489F" w:rsidRDefault="0042489F" w:rsidP="0042489F">
            <w:pPr>
              <w:suppressAutoHyphens w:val="0"/>
              <w:spacing w:before="150" w:after="150" w:line="240" w:lineRule="auto"/>
              <w:jc w:val="right"/>
              <w:rPr>
                <w:ins w:id="4331" w:author="Qizhou Duan" w:date="2024-06-21T12:05:00Z"/>
                <w:rFonts w:ascii="Times New Roman" w:eastAsia="Times New Roman" w:hAnsi="Times New Roman" w:cs="Times New Roman"/>
                <w:color w:val="222222"/>
                <w:sz w:val="16"/>
                <w:szCs w:val="16"/>
                <w:lang w:eastAsia="zh-CN"/>
                <w:rPrChange w:id="4332" w:author="Qizhou Duan" w:date="2024-06-21T12:05:00Z">
                  <w:rPr>
                    <w:ins w:id="4333" w:author="Qizhou Duan" w:date="2024-06-21T12:05:00Z"/>
                    <w:rFonts w:ascii="Cambria" w:eastAsia="Times New Roman" w:hAnsi="Cambria" w:cs="Times New Roman"/>
                    <w:color w:val="222222"/>
                    <w:sz w:val="23"/>
                    <w:szCs w:val="23"/>
                    <w:lang w:eastAsia="zh-CN"/>
                  </w:rPr>
                </w:rPrChange>
              </w:rPr>
            </w:pPr>
            <w:ins w:id="4334" w:author="Qizhou Duan" w:date="2024-06-21T12:05:00Z">
              <w:r w:rsidRPr="0042489F">
                <w:rPr>
                  <w:rFonts w:ascii="Times New Roman" w:eastAsia="Times New Roman" w:hAnsi="Times New Roman" w:cs="Times New Roman"/>
                  <w:color w:val="222222"/>
                  <w:sz w:val="16"/>
                  <w:szCs w:val="16"/>
                  <w:lang w:eastAsia="zh-CN"/>
                  <w:rPrChange w:id="433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56DAD97" w14:textId="77777777" w:rsidR="0042489F" w:rsidRPr="0042489F" w:rsidRDefault="0042489F" w:rsidP="0042489F">
            <w:pPr>
              <w:suppressAutoHyphens w:val="0"/>
              <w:spacing w:before="150" w:after="150" w:line="240" w:lineRule="auto"/>
              <w:jc w:val="right"/>
              <w:rPr>
                <w:ins w:id="4336" w:author="Qizhou Duan" w:date="2024-06-21T12:05:00Z"/>
                <w:rFonts w:ascii="Times New Roman" w:eastAsia="Times New Roman" w:hAnsi="Times New Roman" w:cs="Times New Roman"/>
                <w:color w:val="222222"/>
                <w:sz w:val="16"/>
                <w:szCs w:val="16"/>
                <w:lang w:eastAsia="zh-CN"/>
                <w:rPrChange w:id="4337" w:author="Qizhou Duan" w:date="2024-06-21T12:05:00Z">
                  <w:rPr>
                    <w:ins w:id="4338" w:author="Qizhou Duan" w:date="2024-06-21T12:05:00Z"/>
                    <w:rFonts w:ascii="Cambria" w:eastAsia="Times New Roman" w:hAnsi="Cambria" w:cs="Times New Roman"/>
                    <w:color w:val="222222"/>
                    <w:sz w:val="23"/>
                    <w:szCs w:val="23"/>
                    <w:lang w:eastAsia="zh-CN"/>
                  </w:rPr>
                </w:rPrChange>
              </w:rPr>
            </w:pPr>
            <w:ins w:id="4339" w:author="Qizhou Duan" w:date="2024-06-21T12:05:00Z">
              <w:r w:rsidRPr="0042489F">
                <w:rPr>
                  <w:rFonts w:ascii="Times New Roman" w:eastAsia="Times New Roman" w:hAnsi="Times New Roman" w:cs="Times New Roman"/>
                  <w:color w:val="222222"/>
                  <w:sz w:val="16"/>
                  <w:szCs w:val="16"/>
                  <w:lang w:eastAsia="zh-CN"/>
                  <w:rPrChange w:id="4340"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90BBBBA" w14:textId="77777777" w:rsidTr="0042489F">
        <w:trPr>
          <w:ins w:id="4341" w:author="Qizhou Duan" w:date="2024-06-21T12:05:00Z"/>
        </w:trPr>
        <w:tc>
          <w:tcPr>
            <w:tcW w:w="0" w:type="auto"/>
            <w:shd w:val="clear" w:color="auto" w:fill="auto"/>
            <w:tcMar>
              <w:top w:w="0" w:type="dxa"/>
              <w:left w:w="75" w:type="dxa"/>
              <w:bottom w:w="0" w:type="dxa"/>
              <w:right w:w="75" w:type="dxa"/>
            </w:tcMar>
            <w:vAlign w:val="center"/>
            <w:hideMark/>
          </w:tcPr>
          <w:p w14:paraId="5DC559C0" w14:textId="77777777" w:rsidR="0042489F" w:rsidRPr="0042489F" w:rsidRDefault="0042489F" w:rsidP="0042489F">
            <w:pPr>
              <w:suppressAutoHyphens w:val="0"/>
              <w:spacing w:before="150" w:after="150" w:line="240" w:lineRule="auto"/>
              <w:rPr>
                <w:ins w:id="4342" w:author="Qizhou Duan" w:date="2024-06-21T12:05:00Z"/>
                <w:rFonts w:ascii="Times New Roman" w:eastAsia="Times New Roman" w:hAnsi="Times New Roman" w:cs="Times New Roman"/>
                <w:color w:val="222222"/>
                <w:sz w:val="16"/>
                <w:szCs w:val="16"/>
                <w:lang w:eastAsia="zh-CN"/>
                <w:rPrChange w:id="4343" w:author="Qizhou Duan" w:date="2024-06-21T12:05:00Z">
                  <w:rPr>
                    <w:ins w:id="4344" w:author="Qizhou Duan" w:date="2024-06-21T12:05:00Z"/>
                    <w:rFonts w:ascii="Cambria" w:eastAsia="Times New Roman" w:hAnsi="Cambria" w:cs="Times New Roman"/>
                    <w:color w:val="222222"/>
                    <w:sz w:val="23"/>
                    <w:szCs w:val="23"/>
                    <w:lang w:eastAsia="zh-CN"/>
                  </w:rPr>
                </w:rPrChange>
              </w:rPr>
            </w:pPr>
            <w:ins w:id="4345" w:author="Qizhou Duan" w:date="2024-06-21T12:05:00Z">
              <w:r w:rsidRPr="0042489F">
                <w:rPr>
                  <w:rFonts w:ascii="Times New Roman" w:eastAsia="Times New Roman" w:hAnsi="Times New Roman" w:cs="Times New Roman"/>
                  <w:color w:val="222222"/>
                  <w:sz w:val="16"/>
                  <w:szCs w:val="16"/>
                  <w:lang w:eastAsia="zh-CN"/>
                  <w:rPrChange w:id="4346" w:author="Qizhou Duan" w:date="2024-06-21T12:05:00Z">
                    <w:rPr>
                      <w:rFonts w:ascii="Cambria" w:eastAsia="Times New Roman" w:hAnsi="Cambria" w:cs="Times New Roman"/>
                      <w:color w:val="222222"/>
                      <w:sz w:val="23"/>
                      <w:szCs w:val="23"/>
                      <w:lang w:eastAsia="zh-CN"/>
                    </w:rPr>
                  </w:rPrChange>
                </w:rPr>
                <w:t>Lewis et al. (2022)</w:t>
              </w:r>
            </w:ins>
          </w:p>
        </w:tc>
        <w:tc>
          <w:tcPr>
            <w:tcW w:w="0" w:type="auto"/>
            <w:shd w:val="clear" w:color="auto" w:fill="auto"/>
            <w:tcMar>
              <w:top w:w="0" w:type="dxa"/>
              <w:left w:w="75" w:type="dxa"/>
              <w:bottom w:w="0" w:type="dxa"/>
              <w:right w:w="75" w:type="dxa"/>
            </w:tcMar>
            <w:vAlign w:val="center"/>
            <w:hideMark/>
          </w:tcPr>
          <w:p w14:paraId="771112DB" w14:textId="77777777" w:rsidR="0042489F" w:rsidRPr="0042489F" w:rsidRDefault="0042489F" w:rsidP="0042489F">
            <w:pPr>
              <w:suppressAutoHyphens w:val="0"/>
              <w:spacing w:before="150" w:after="150" w:line="240" w:lineRule="auto"/>
              <w:jc w:val="right"/>
              <w:rPr>
                <w:ins w:id="4347" w:author="Qizhou Duan" w:date="2024-06-21T12:05:00Z"/>
                <w:rFonts w:ascii="Times New Roman" w:eastAsia="Times New Roman" w:hAnsi="Times New Roman" w:cs="Times New Roman"/>
                <w:color w:val="222222"/>
                <w:sz w:val="16"/>
                <w:szCs w:val="16"/>
                <w:lang w:eastAsia="zh-CN"/>
                <w:rPrChange w:id="4348" w:author="Qizhou Duan" w:date="2024-06-21T12:05:00Z">
                  <w:rPr>
                    <w:ins w:id="4349" w:author="Qizhou Duan" w:date="2024-06-21T12:05:00Z"/>
                    <w:rFonts w:ascii="Cambria" w:eastAsia="Times New Roman" w:hAnsi="Cambria" w:cs="Times New Roman"/>
                    <w:color w:val="222222"/>
                    <w:sz w:val="23"/>
                    <w:szCs w:val="23"/>
                    <w:lang w:eastAsia="zh-CN"/>
                  </w:rPr>
                </w:rPrChange>
              </w:rPr>
            </w:pPr>
            <w:ins w:id="4350" w:author="Qizhou Duan" w:date="2024-06-21T12:05:00Z">
              <w:r w:rsidRPr="0042489F">
                <w:rPr>
                  <w:rFonts w:ascii="Times New Roman" w:eastAsia="Times New Roman" w:hAnsi="Times New Roman" w:cs="Times New Roman"/>
                  <w:color w:val="222222"/>
                  <w:sz w:val="16"/>
                  <w:szCs w:val="16"/>
                  <w:lang w:eastAsia="zh-CN"/>
                  <w:rPrChange w:id="4351" w:author="Qizhou Duan" w:date="2024-06-21T12:05:00Z">
                    <w:rPr>
                      <w:rFonts w:ascii="Cambria" w:eastAsia="Times New Roman" w:hAnsi="Cambria" w:cs="Times New Roman"/>
                      <w:color w:val="222222"/>
                      <w:sz w:val="23"/>
                      <w:szCs w:val="23"/>
                      <w:lang w:eastAsia="zh-CN"/>
                    </w:rPr>
                  </w:rPrChange>
                </w:rPr>
                <w:t>1424</w:t>
              </w:r>
            </w:ins>
          </w:p>
        </w:tc>
        <w:tc>
          <w:tcPr>
            <w:tcW w:w="0" w:type="auto"/>
            <w:shd w:val="clear" w:color="auto" w:fill="auto"/>
            <w:tcMar>
              <w:top w:w="0" w:type="dxa"/>
              <w:left w:w="75" w:type="dxa"/>
              <w:bottom w:w="0" w:type="dxa"/>
              <w:right w:w="75" w:type="dxa"/>
            </w:tcMar>
            <w:vAlign w:val="center"/>
            <w:hideMark/>
          </w:tcPr>
          <w:p w14:paraId="650D6247" w14:textId="77777777" w:rsidR="0042489F" w:rsidRPr="0042489F" w:rsidRDefault="0042489F" w:rsidP="0042489F">
            <w:pPr>
              <w:suppressAutoHyphens w:val="0"/>
              <w:spacing w:before="150" w:after="150" w:line="240" w:lineRule="auto"/>
              <w:jc w:val="right"/>
              <w:rPr>
                <w:ins w:id="4352" w:author="Qizhou Duan" w:date="2024-06-21T12:05:00Z"/>
                <w:rFonts w:ascii="Times New Roman" w:eastAsia="Times New Roman" w:hAnsi="Times New Roman" w:cs="Times New Roman"/>
                <w:color w:val="222222"/>
                <w:sz w:val="16"/>
                <w:szCs w:val="16"/>
                <w:lang w:eastAsia="zh-CN"/>
                <w:rPrChange w:id="4353" w:author="Qizhou Duan" w:date="2024-06-21T12:05:00Z">
                  <w:rPr>
                    <w:ins w:id="4354" w:author="Qizhou Duan" w:date="2024-06-21T12:05:00Z"/>
                    <w:rFonts w:ascii="Cambria" w:eastAsia="Times New Roman" w:hAnsi="Cambria" w:cs="Times New Roman"/>
                    <w:color w:val="222222"/>
                    <w:sz w:val="23"/>
                    <w:szCs w:val="23"/>
                    <w:lang w:eastAsia="zh-CN"/>
                  </w:rPr>
                </w:rPrChange>
              </w:rPr>
            </w:pPr>
            <w:ins w:id="4355" w:author="Qizhou Duan" w:date="2024-06-21T12:05:00Z">
              <w:r w:rsidRPr="0042489F">
                <w:rPr>
                  <w:rFonts w:ascii="Times New Roman" w:eastAsia="Times New Roman" w:hAnsi="Times New Roman" w:cs="Times New Roman"/>
                  <w:color w:val="222222"/>
                  <w:sz w:val="16"/>
                  <w:szCs w:val="16"/>
                  <w:lang w:eastAsia="zh-CN"/>
                  <w:rPrChange w:id="435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D802E43" w14:textId="77777777" w:rsidR="0042489F" w:rsidRPr="0042489F" w:rsidRDefault="0042489F" w:rsidP="0042489F">
            <w:pPr>
              <w:suppressAutoHyphens w:val="0"/>
              <w:spacing w:before="150" w:after="150" w:line="240" w:lineRule="auto"/>
              <w:jc w:val="right"/>
              <w:rPr>
                <w:ins w:id="4357" w:author="Qizhou Duan" w:date="2024-06-21T12:05:00Z"/>
                <w:rFonts w:ascii="Times New Roman" w:eastAsia="Times New Roman" w:hAnsi="Times New Roman" w:cs="Times New Roman"/>
                <w:color w:val="222222"/>
                <w:sz w:val="16"/>
                <w:szCs w:val="16"/>
                <w:lang w:eastAsia="zh-CN"/>
                <w:rPrChange w:id="4358" w:author="Qizhou Duan" w:date="2024-06-21T12:05:00Z">
                  <w:rPr>
                    <w:ins w:id="4359" w:author="Qizhou Duan" w:date="2024-06-21T12:05:00Z"/>
                    <w:rFonts w:ascii="Cambria" w:eastAsia="Times New Roman" w:hAnsi="Cambria" w:cs="Times New Roman"/>
                    <w:color w:val="222222"/>
                    <w:sz w:val="23"/>
                    <w:szCs w:val="23"/>
                    <w:lang w:eastAsia="zh-CN"/>
                  </w:rPr>
                </w:rPrChange>
              </w:rPr>
            </w:pPr>
            <w:ins w:id="4360" w:author="Qizhou Duan" w:date="2024-06-21T12:05:00Z">
              <w:r w:rsidRPr="0042489F">
                <w:rPr>
                  <w:rFonts w:ascii="Times New Roman" w:eastAsia="Times New Roman" w:hAnsi="Times New Roman" w:cs="Times New Roman"/>
                  <w:color w:val="222222"/>
                  <w:sz w:val="16"/>
                  <w:szCs w:val="16"/>
                  <w:lang w:eastAsia="zh-CN"/>
                  <w:rPrChange w:id="436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97B8C77" w14:textId="77777777" w:rsidR="0042489F" w:rsidRPr="0042489F" w:rsidRDefault="0042489F" w:rsidP="0042489F">
            <w:pPr>
              <w:suppressAutoHyphens w:val="0"/>
              <w:spacing w:before="150" w:after="150" w:line="240" w:lineRule="auto"/>
              <w:jc w:val="right"/>
              <w:rPr>
                <w:ins w:id="4362" w:author="Qizhou Duan" w:date="2024-06-21T12:05:00Z"/>
                <w:rFonts w:ascii="Times New Roman" w:eastAsia="Times New Roman" w:hAnsi="Times New Roman" w:cs="Times New Roman"/>
                <w:color w:val="222222"/>
                <w:sz w:val="16"/>
                <w:szCs w:val="16"/>
                <w:lang w:eastAsia="zh-CN"/>
                <w:rPrChange w:id="4363" w:author="Qizhou Duan" w:date="2024-06-21T12:05:00Z">
                  <w:rPr>
                    <w:ins w:id="4364" w:author="Qizhou Duan" w:date="2024-06-21T12:05:00Z"/>
                    <w:rFonts w:ascii="Cambria" w:eastAsia="Times New Roman" w:hAnsi="Cambria" w:cs="Times New Roman"/>
                    <w:color w:val="222222"/>
                    <w:sz w:val="23"/>
                    <w:szCs w:val="23"/>
                    <w:lang w:eastAsia="zh-CN"/>
                  </w:rPr>
                </w:rPrChange>
              </w:rPr>
            </w:pPr>
            <w:ins w:id="4365" w:author="Qizhou Duan" w:date="2024-06-21T12:05:00Z">
              <w:r w:rsidRPr="0042489F">
                <w:rPr>
                  <w:rFonts w:ascii="Times New Roman" w:eastAsia="Times New Roman" w:hAnsi="Times New Roman" w:cs="Times New Roman"/>
                  <w:color w:val="222222"/>
                  <w:sz w:val="16"/>
                  <w:szCs w:val="16"/>
                  <w:lang w:eastAsia="zh-CN"/>
                  <w:rPrChange w:id="436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3C8A00D" w14:textId="77777777" w:rsidR="0042489F" w:rsidRPr="0042489F" w:rsidRDefault="0042489F" w:rsidP="0042489F">
            <w:pPr>
              <w:suppressAutoHyphens w:val="0"/>
              <w:spacing w:before="150" w:after="150" w:line="240" w:lineRule="auto"/>
              <w:jc w:val="right"/>
              <w:rPr>
                <w:ins w:id="4367" w:author="Qizhou Duan" w:date="2024-06-21T12:05:00Z"/>
                <w:rFonts w:ascii="Times New Roman" w:eastAsia="Times New Roman" w:hAnsi="Times New Roman" w:cs="Times New Roman"/>
                <w:color w:val="222222"/>
                <w:sz w:val="16"/>
                <w:szCs w:val="16"/>
                <w:lang w:eastAsia="zh-CN"/>
                <w:rPrChange w:id="4368" w:author="Qizhou Duan" w:date="2024-06-21T12:05:00Z">
                  <w:rPr>
                    <w:ins w:id="4369" w:author="Qizhou Duan" w:date="2024-06-21T12:05:00Z"/>
                    <w:rFonts w:ascii="Cambria" w:eastAsia="Times New Roman" w:hAnsi="Cambria" w:cs="Times New Roman"/>
                    <w:color w:val="222222"/>
                    <w:sz w:val="23"/>
                    <w:szCs w:val="23"/>
                    <w:lang w:eastAsia="zh-CN"/>
                  </w:rPr>
                </w:rPrChange>
              </w:rPr>
            </w:pPr>
            <w:ins w:id="4370" w:author="Qizhou Duan" w:date="2024-06-21T12:05:00Z">
              <w:r w:rsidRPr="0042489F">
                <w:rPr>
                  <w:rFonts w:ascii="Times New Roman" w:eastAsia="Times New Roman" w:hAnsi="Times New Roman" w:cs="Times New Roman"/>
                  <w:color w:val="222222"/>
                  <w:sz w:val="16"/>
                  <w:szCs w:val="16"/>
                  <w:lang w:eastAsia="zh-CN"/>
                  <w:rPrChange w:id="437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2B0DEFF" w14:textId="77777777" w:rsidR="0042489F" w:rsidRPr="0042489F" w:rsidRDefault="0042489F" w:rsidP="0042489F">
            <w:pPr>
              <w:suppressAutoHyphens w:val="0"/>
              <w:spacing w:before="150" w:after="150" w:line="240" w:lineRule="auto"/>
              <w:jc w:val="right"/>
              <w:rPr>
                <w:ins w:id="4372" w:author="Qizhou Duan" w:date="2024-06-21T12:05:00Z"/>
                <w:rFonts w:ascii="Times New Roman" w:eastAsia="Times New Roman" w:hAnsi="Times New Roman" w:cs="Times New Roman"/>
                <w:color w:val="222222"/>
                <w:sz w:val="16"/>
                <w:szCs w:val="16"/>
                <w:lang w:eastAsia="zh-CN"/>
                <w:rPrChange w:id="4373" w:author="Qizhou Duan" w:date="2024-06-21T12:05:00Z">
                  <w:rPr>
                    <w:ins w:id="4374" w:author="Qizhou Duan" w:date="2024-06-21T12:05:00Z"/>
                    <w:rFonts w:ascii="Cambria" w:eastAsia="Times New Roman" w:hAnsi="Cambria" w:cs="Times New Roman"/>
                    <w:color w:val="222222"/>
                    <w:sz w:val="23"/>
                    <w:szCs w:val="23"/>
                    <w:lang w:eastAsia="zh-CN"/>
                  </w:rPr>
                </w:rPrChange>
              </w:rPr>
            </w:pPr>
            <w:ins w:id="4375" w:author="Qizhou Duan" w:date="2024-06-21T12:05:00Z">
              <w:r w:rsidRPr="0042489F">
                <w:rPr>
                  <w:rFonts w:ascii="Times New Roman" w:eastAsia="Times New Roman" w:hAnsi="Times New Roman" w:cs="Times New Roman"/>
                  <w:color w:val="222222"/>
                  <w:sz w:val="16"/>
                  <w:szCs w:val="16"/>
                  <w:lang w:eastAsia="zh-CN"/>
                  <w:rPrChange w:id="437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667D965" w14:textId="77777777" w:rsidR="0042489F" w:rsidRPr="0042489F" w:rsidRDefault="0042489F" w:rsidP="0042489F">
            <w:pPr>
              <w:suppressAutoHyphens w:val="0"/>
              <w:spacing w:before="150" w:after="150" w:line="240" w:lineRule="auto"/>
              <w:jc w:val="right"/>
              <w:rPr>
                <w:ins w:id="4377" w:author="Qizhou Duan" w:date="2024-06-21T12:05:00Z"/>
                <w:rFonts w:ascii="Times New Roman" w:eastAsia="Times New Roman" w:hAnsi="Times New Roman" w:cs="Times New Roman"/>
                <w:color w:val="222222"/>
                <w:sz w:val="16"/>
                <w:szCs w:val="16"/>
                <w:lang w:eastAsia="zh-CN"/>
                <w:rPrChange w:id="4378" w:author="Qizhou Duan" w:date="2024-06-21T12:05:00Z">
                  <w:rPr>
                    <w:ins w:id="4379" w:author="Qizhou Duan" w:date="2024-06-21T12:05:00Z"/>
                    <w:rFonts w:ascii="Cambria" w:eastAsia="Times New Roman" w:hAnsi="Cambria" w:cs="Times New Roman"/>
                    <w:color w:val="222222"/>
                    <w:sz w:val="23"/>
                    <w:szCs w:val="23"/>
                    <w:lang w:eastAsia="zh-CN"/>
                  </w:rPr>
                </w:rPrChange>
              </w:rPr>
            </w:pPr>
            <w:ins w:id="4380" w:author="Qizhou Duan" w:date="2024-06-21T12:05:00Z">
              <w:r w:rsidRPr="0042489F">
                <w:rPr>
                  <w:rFonts w:ascii="Times New Roman" w:eastAsia="Times New Roman" w:hAnsi="Times New Roman" w:cs="Times New Roman"/>
                  <w:color w:val="222222"/>
                  <w:sz w:val="16"/>
                  <w:szCs w:val="16"/>
                  <w:lang w:eastAsia="zh-CN"/>
                  <w:rPrChange w:id="438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094AF5BE" w14:textId="77777777" w:rsidTr="0042489F">
        <w:trPr>
          <w:ins w:id="4382" w:author="Qizhou Duan" w:date="2024-06-21T12:05:00Z"/>
        </w:trPr>
        <w:tc>
          <w:tcPr>
            <w:tcW w:w="0" w:type="auto"/>
            <w:shd w:val="clear" w:color="auto" w:fill="auto"/>
            <w:tcMar>
              <w:top w:w="0" w:type="dxa"/>
              <w:left w:w="75" w:type="dxa"/>
              <w:bottom w:w="0" w:type="dxa"/>
              <w:right w:w="75" w:type="dxa"/>
            </w:tcMar>
            <w:vAlign w:val="center"/>
            <w:hideMark/>
          </w:tcPr>
          <w:p w14:paraId="622DA5B6" w14:textId="77777777" w:rsidR="0042489F" w:rsidRPr="0042489F" w:rsidRDefault="0042489F" w:rsidP="0042489F">
            <w:pPr>
              <w:suppressAutoHyphens w:val="0"/>
              <w:spacing w:before="150" w:after="150" w:line="240" w:lineRule="auto"/>
              <w:rPr>
                <w:ins w:id="4383" w:author="Qizhou Duan" w:date="2024-06-21T12:05:00Z"/>
                <w:rFonts w:ascii="Times New Roman" w:eastAsia="Times New Roman" w:hAnsi="Times New Roman" w:cs="Times New Roman"/>
                <w:color w:val="222222"/>
                <w:sz w:val="16"/>
                <w:szCs w:val="16"/>
                <w:lang w:eastAsia="zh-CN"/>
                <w:rPrChange w:id="4384" w:author="Qizhou Duan" w:date="2024-06-21T12:05:00Z">
                  <w:rPr>
                    <w:ins w:id="4385" w:author="Qizhou Duan" w:date="2024-06-21T12:05:00Z"/>
                    <w:rFonts w:ascii="Cambria" w:eastAsia="Times New Roman" w:hAnsi="Cambria" w:cs="Times New Roman"/>
                    <w:color w:val="222222"/>
                    <w:sz w:val="23"/>
                    <w:szCs w:val="23"/>
                    <w:lang w:eastAsia="zh-CN"/>
                  </w:rPr>
                </w:rPrChange>
              </w:rPr>
            </w:pPr>
            <w:ins w:id="4386" w:author="Qizhou Duan" w:date="2024-06-21T12:05:00Z">
              <w:r w:rsidRPr="0042489F">
                <w:rPr>
                  <w:rFonts w:ascii="Times New Roman" w:eastAsia="Times New Roman" w:hAnsi="Times New Roman" w:cs="Times New Roman"/>
                  <w:color w:val="222222"/>
                  <w:sz w:val="16"/>
                  <w:szCs w:val="16"/>
                  <w:lang w:eastAsia="zh-CN"/>
                  <w:rPrChange w:id="4387" w:author="Qizhou Duan" w:date="2024-06-21T12:05:00Z">
                    <w:rPr>
                      <w:rFonts w:ascii="Cambria" w:eastAsia="Times New Roman" w:hAnsi="Cambria" w:cs="Times New Roman"/>
                      <w:color w:val="222222"/>
                      <w:sz w:val="23"/>
                      <w:szCs w:val="23"/>
                      <w:lang w:eastAsia="zh-CN"/>
                    </w:rPr>
                  </w:rPrChange>
                </w:rPr>
                <w:t>Ulset &amp; Soest (2022)</w:t>
              </w:r>
            </w:ins>
          </w:p>
        </w:tc>
        <w:tc>
          <w:tcPr>
            <w:tcW w:w="0" w:type="auto"/>
            <w:shd w:val="clear" w:color="auto" w:fill="auto"/>
            <w:tcMar>
              <w:top w:w="0" w:type="dxa"/>
              <w:left w:w="75" w:type="dxa"/>
              <w:bottom w:w="0" w:type="dxa"/>
              <w:right w:w="75" w:type="dxa"/>
            </w:tcMar>
            <w:vAlign w:val="center"/>
            <w:hideMark/>
          </w:tcPr>
          <w:p w14:paraId="0C3B1A7A" w14:textId="77777777" w:rsidR="0042489F" w:rsidRPr="0042489F" w:rsidRDefault="0042489F" w:rsidP="0042489F">
            <w:pPr>
              <w:suppressAutoHyphens w:val="0"/>
              <w:spacing w:before="150" w:after="150" w:line="240" w:lineRule="auto"/>
              <w:jc w:val="right"/>
              <w:rPr>
                <w:ins w:id="4388" w:author="Qizhou Duan" w:date="2024-06-21T12:05:00Z"/>
                <w:rFonts w:ascii="Times New Roman" w:eastAsia="Times New Roman" w:hAnsi="Times New Roman" w:cs="Times New Roman"/>
                <w:color w:val="222222"/>
                <w:sz w:val="16"/>
                <w:szCs w:val="16"/>
                <w:lang w:eastAsia="zh-CN"/>
                <w:rPrChange w:id="4389" w:author="Qizhou Duan" w:date="2024-06-21T12:05:00Z">
                  <w:rPr>
                    <w:ins w:id="4390" w:author="Qizhou Duan" w:date="2024-06-21T12:05:00Z"/>
                    <w:rFonts w:ascii="Cambria" w:eastAsia="Times New Roman" w:hAnsi="Cambria" w:cs="Times New Roman"/>
                    <w:color w:val="222222"/>
                    <w:sz w:val="23"/>
                    <w:szCs w:val="23"/>
                    <w:lang w:eastAsia="zh-CN"/>
                  </w:rPr>
                </w:rPrChange>
              </w:rPr>
            </w:pPr>
            <w:ins w:id="4391" w:author="Qizhou Duan" w:date="2024-06-21T12:05:00Z">
              <w:r w:rsidRPr="0042489F">
                <w:rPr>
                  <w:rFonts w:ascii="Times New Roman" w:eastAsia="Times New Roman" w:hAnsi="Times New Roman" w:cs="Times New Roman"/>
                  <w:color w:val="222222"/>
                  <w:sz w:val="16"/>
                  <w:szCs w:val="16"/>
                  <w:lang w:eastAsia="zh-CN"/>
                  <w:rPrChange w:id="4392" w:author="Qizhou Duan" w:date="2024-06-21T12:05:00Z">
                    <w:rPr>
                      <w:rFonts w:ascii="Cambria" w:eastAsia="Times New Roman" w:hAnsi="Cambria" w:cs="Times New Roman"/>
                      <w:color w:val="222222"/>
                      <w:sz w:val="23"/>
                      <w:szCs w:val="23"/>
                      <w:lang w:eastAsia="zh-CN"/>
                    </w:rPr>
                  </w:rPrChange>
                </w:rPr>
                <w:t>12686</w:t>
              </w:r>
            </w:ins>
          </w:p>
        </w:tc>
        <w:tc>
          <w:tcPr>
            <w:tcW w:w="0" w:type="auto"/>
            <w:shd w:val="clear" w:color="auto" w:fill="auto"/>
            <w:tcMar>
              <w:top w:w="0" w:type="dxa"/>
              <w:left w:w="75" w:type="dxa"/>
              <w:bottom w:w="0" w:type="dxa"/>
              <w:right w:w="75" w:type="dxa"/>
            </w:tcMar>
            <w:vAlign w:val="center"/>
            <w:hideMark/>
          </w:tcPr>
          <w:p w14:paraId="52736840" w14:textId="77777777" w:rsidR="0042489F" w:rsidRPr="0042489F" w:rsidRDefault="0042489F" w:rsidP="0042489F">
            <w:pPr>
              <w:suppressAutoHyphens w:val="0"/>
              <w:spacing w:before="150" w:after="150" w:line="240" w:lineRule="auto"/>
              <w:jc w:val="right"/>
              <w:rPr>
                <w:ins w:id="4393" w:author="Qizhou Duan" w:date="2024-06-21T12:05:00Z"/>
                <w:rFonts w:ascii="Times New Roman" w:eastAsia="Times New Roman" w:hAnsi="Times New Roman" w:cs="Times New Roman"/>
                <w:color w:val="222222"/>
                <w:sz w:val="16"/>
                <w:szCs w:val="16"/>
                <w:lang w:eastAsia="zh-CN"/>
                <w:rPrChange w:id="4394" w:author="Qizhou Duan" w:date="2024-06-21T12:05:00Z">
                  <w:rPr>
                    <w:ins w:id="4395" w:author="Qizhou Duan" w:date="2024-06-21T12:05:00Z"/>
                    <w:rFonts w:ascii="Cambria" w:eastAsia="Times New Roman" w:hAnsi="Cambria" w:cs="Times New Roman"/>
                    <w:color w:val="222222"/>
                    <w:sz w:val="23"/>
                    <w:szCs w:val="23"/>
                    <w:lang w:eastAsia="zh-CN"/>
                  </w:rPr>
                </w:rPrChange>
              </w:rPr>
            </w:pPr>
            <w:ins w:id="4396" w:author="Qizhou Duan" w:date="2024-06-21T12:05:00Z">
              <w:r w:rsidRPr="0042489F">
                <w:rPr>
                  <w:rFonts w:ascii="Times New Roman" w:eastAsia="Times New Roman" w:hAnsi="Times New Roman" w:cs="Times New Roman"/>
                  <w:color w:val="222222"/>
                  <w:sz w:val="16"/>
                  <w:szCs w:val="16"/>
                  <w:lang w:eastAsia="zh-CN"/>
                  <w:rPrChange w:id="439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073465A" w14:textId="77777777" w:rsidR="0042489F" w:rsidRPr="0042489F" w:rsidRDefault="0042489F" w:rsidP="0042489F">
            <w:pPr>
              <w:suppressAutoHyphens w:val="0"/>
              <w:spacing w:before="150" w:after="150" w:line="240" w:lineRule="auto"/>
              <w:jc w:val="right"/>
              <w:rPr>
                <w:ins w:id="4398" w:author="Qizhou Duan" w:date="2024-06-21T12:05:00Z"/>
                <w:rFonts w:ascii="Times New Roman" w:eastAsia="Times New Roman" w:hAnsi="Times New Roman" w:cs="Times New Roman"/>
                <w:color w:val="222222"/>
                <w:sz w:val="16"/>
                <w:szCs w:val="16"/>
                <w:lang w:eastAsia="zh-CN"/>
                <w:rPrChange w:id="4399" w:author="Qizhou Duan" w:date="2024-06-21T12:05:00Z">
                  <w:rPr>
                    <w:ins w:id="4400" w:author="Qizhou Duan" w:date="2024-06-21T12:05:00Z"/>
                    <w:rFonts w:ascii="Cambria" w:eastAsia="Times New Roman" w:hAnsi="Cambria" w:cs="Times New Roman"/>
                    <w:color w:val="222222"/>
                    <w:sz w:val="23"/>
                    <w:szCs w:val="23"/>
                    <w:lang w:eastAsia="zh-CN"/>
                  </w:rPr>
                </w:rPrChange>
              </w:rPr>
            </w:pPr>
            <w:ins w:id="4401" w:author="Qizhou Duan" w:date="2024-06-21T12:05:00Z">
              <w:r w:rsidRPr="0042489F">
                <w:rPr>
                  <w:rFonts w:ascii="Times New Roman" w:eastAsia="Times New Roman" w:hAnsi="Times New Roman" w:cs="Times New Roman"/>
                  <w:color w:val="222222"/>
                  <w:sz w:val="16"/>
                  <w:szCs w:val="16"/>
                  <w:lang w:eastAsia="zh-CN"/>
                  <w:rPrChange w:id="440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15EC223" w14:textId="77777777" w:rsidR="0042489F" w:rsidRPr="0042489F" w:rsidRDefault="0042489F" w:rsidP="0042489F">
            <w:pPr>
              <w:suppressAutoHyphens w:val="0"/>
              <w:spacing w:before="150" w:after="150" w:line="240" w:lineRule="auto"/>
              <w:jc w:val="right"/>
              <w:rPr>
                <w:ins w:id="4403" w:author="Qizhou Duan" w:date="2024-06-21T12:05:00Z"/>
                <w:rFonts w:ascii="Times New Roman" w:eastAsia="Times New Roman" w:hAnsi="Times New Roman" w:cs="Times New Roman"/>
                <w:color w:val="222222"/>
                <w:sz w:val="16"/>
                <w:szCs w:val="16"/>
                <w:lang w:eastAsia="zh-CN"/>
                <w:rPrChange w:id="4404" w:author="Qizhou Duan" w:date="2024-06-21T12:05:00Z">
                  <w:rPr>
                    <w:ins w:id="4405" w:author="Qizhou Duan" w:date="2024-06-21T12:05:00Z"/>
                    <w:rFonts w:ascii="Cambria" w:eastAsia="Times New Roman" w:hAnsi="Cambria" w:cs="Times New Roman"/>
                    <w:color w:val="222222"/>
                    <w:sz w:val="23"/>
                    <w:szCs w:val="23"/>
                    <w:lang w:eastAsia="zh-CN"/>
                  </w:rPr>
                </w:rPrChange>
              </w:rPr>
            </w:pPr>
            <w:ins w:id="4406" w:author="Qizhou Duan" w:date="2024-06-21T12:05:00Z">
              <w:r w:rsidRPr="0042489F">
                <w:rPr>
                  <w:rFonts w:ascii="Times New Roman" w:eastAsia="Times New Roman" w:hAnsi="Times New Roman" w:cs="Times New Roman"/>
                  <w:color w:val="222222"/>
                  <w:sz w:val="16"/>
                  <w:szCs w:val="16"/>
                  <w:lang w:eastAsia="zh-CN"/>
                  <w:rPrChange w:id="440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B4A9195" w14:textId="77777777" w:rsidR="0042489F" w:rsidRPr="0042489F" w:rsidRDefault="0042489F" w:rsidP="0042489F">
            <w:pPr>
              <w:suppressAutoHyphens w:val="0"/>
              <w:spacing w:before="150" w:after="150" w:line="240" w:lineRule="auto"/>
              <w:jc w:val="right"/>
              <w:rPr>
                <w:ins w:id="4408" w:author="Qizhou Duan" w:date="2024-06-21T12:05:00Z"/>
                <w:rFonts w:ascii="Times New Roman" w:eastAsia="Times New Roman" w:hAnsi="Times New Roman" w:cs="Times New Roman"/>
                <w:color w:val="222222"/>
                <w:sz w:val="16"/>
                <w:szCs w:val="16"/>
                <w:lang w:eastAsia="zh-CN"/>
                <w:rPrChange w:id="4409" w:author="Qizhou Duan" w:date="2024-06-21T12:05:00Z">
                  <w:rPr>
                    <w:ins w:id="4410" w:author="Qizhou Duan" w:date="2024-06-21T12:05:00Z"/>
                    <w:rFonts w:ascii="Cambria" w:eastAsia="Times New Roman" w:hAnsi="Cambria" w:cs="Times New Roman"/>
                    <w:color w:val="222222"/>
                    <w:sz w:val="23"/>
                    <w:szCs w:val="23"/>
                    <w:lang w:eastAsia="zh-CN"/>
                  </w:rPr>
                </w:rPrChange>
              </w:rPr>
            </w:pPr>
            <w:ins w:id="4411" w:author="Qizhou Duan" w:date="2024-06-21T12:05:00Z">
              <w:r w:rsidRPr="0042489F">
                <w:rPr>
                  <w:rFonts w:ascii="Times New Roman" w:eastAsia="Times New Roman" w:hAnsi="Times New Roman" w:cs="Times New Roman"/>
                  <w:color w:val="222222"/>
                  <w:sz w:val="16"/>
                  <w:szCs w:val="16"/>
                  <w:lang w:eastAsia="zh-CN"/>
                  <w:rPrChange w:id="441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6BFC4F1" w14:textId="77777777" w:rsidR="0042489F" w:rsidRPr="0042489F" w:rsidRDefault="0042489F" w:rsidP="0042489F">
            <w:pPr>
              <w:suppressAutoHyphens w:val="0"/>
              <w:spacing w:before="150" w:after="150" w:line="240" w:lineRule="auto"/>
              <w:jc w:val="right"/>
              <w:rPr>
                <w:ins w:id="4413" w:author="Qizhou Duan" w:date="2024-06-21T12:05:00Z"/>
                <w:rFonts w:ascii="Times New Roman" w:eastAsia="Times New Roman" w:hAnsi="Times New Roman" w:cs="Times New Roman"/>
                <w:color w:val="222222"/>
                <w:sz w:val="16"/>
                <w:szCs w:val="16"/>
                <w:lang w:eastAsia="zh-CN"/>
                <w:rPrChange w:id="4414" w:author="Qizhou Duan" w:date="2024-06-21T12:05:00Z">
                  <w:rPr>
                    <w:ins w:id="4415" w:author="Qizhou Duan" w:date="2024-06-21T12:05:00Z"/>
                    <w:rFonts w:ascii="Cambria" w:eastAsia="Times New Roman" w:hAnsi="Cambria" w:cs="Times New Roman"/>
                    <w:color w:val="222222"/>
                    <w:sz w:val="23"/>
                    <w:szCs w:val="23"/>
                    <w:lang w:eastAsia="zh-CN"/>
                  </w:rPr>
                </w:rPrChange>
              </w:rPr>
            </w:pPr>
            <w:ins w:id="4416" w:author="Qizhou Duan" w:date="2024-06-21T12:05:00Z">
              <w:r w:rsidRPr="0042489F">
                <w:rPr>
                  <w:rFonts w:ascii="Times New Roman" w:eastAsia="Times New Roman" w:hAnsi="Times New Roman" w:cs="Times New Roman"/>
                  <w:color w:val="222222"/>
                  <w:sz w:val="16"/>
                  <w:szCs w:val="16"/>
                  <w:lang w:eastAsia="zh-CN"/>
                  <w:rPrChange w:id="441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5F313C9" w14:textId="77777777" w:rsidR="0042489F" w:rsidRPr="0042489F" w:rsidRDefault="0042489F" w:rsidP="0042489F">
            <w:pPr>
              <w:suppressAutoHyphens w:val="0"/>
              <w:spacing w:before="150" w:after="150" w:line="240" w:lineRule="auto"/>
              <w:jc w:val="right"/>
              <w:rPr>
                <w:ins w:id="4418" w:author="Qizhou Duan" w:date="2024-06-21T12:05:00Z"/>
                <w:rFonts w:ascii="Times New Roman" w:eastAsia="Times New Roman" w:hAnsi="Times New Roman" w:cs="Times New Roman"/>
                <w:color w:val="222222"/>
                <w:sz w:val="16"/>
                <w:szCs w:val="16"/>
                <w:lang w:eastAsia="zh-CN"/>
                <w:rPrChange w:id="4419" w:author="Qizhou Duan" w:date="2024-06-21T12:05:00Z">
                  <w:rPr>
                    <w:ins w:id="4420" w:author="Qizhou Duan" w:date="2024-06-21T12:05:00Z"/>
                    <w:rFonts w:ascii="Cambria" w:eastAsia="Times New Roman" w:hAnsi="Cambria" w:cs="Times New Roman"/>
                    <w:color w:val="222222"/>
                    <w:sz w:val="23"/>
                    <w:szCs w:val="23"/>
                    <w:lang w:eastAsia="zh-CN"/>
                  </w:rPr>
                </w:rPrChange>
              </w:rPr>
            </w:pPr>
            <w:ins w:id="4421" w:author="Qizhou Duan" w:date="2024-06-21T12:05:00Z">
              <w:r w:rsidRPr="0042489F">
                <w:rPr>
                  <w:rFonts w:ascii="Times New Roman" w:eastAsia="Times New Roman" w:hAnsi="Times New Roman" w:cs="Times New Roman"/>
                  <w:color w:val="222222"/>
                  <w:sz w:val="16"/>
                  <w:szCs w:val="16"/>
                  <w:lang w:eastAsia="zh-CN"/>
                  <w:rPrChange w:id="4422"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4BEFF100" w14:textId="77777777" w:rsidTr="0042489F">
        <w:trPr>
          <w:ins w:id="4423" w:author="Qizhou Duan" w:date="2024-06-21T12:05:00Z"/>
        </w:trPr>
        <w:tc>
          <w:tcPr>
            <w:tcW w:w="0" w:type="auto"/>
            <w:shd w:val="clear" w:color="auto" w:fill="auto"/>
            <w:tcMar>
              <w:top w:w="0" w:type="dxa"/>
              <w:left w:w="75" w:type="dxa"/>
              <w:bottom w:w="0" w:type="dxa"/>
              <w:right w:w="75" w:type="dxa"/>
            </w:tcMar>
            <w:vAlign w:val="center"/>
            <w:hideMark/>
          </w:tcPr>
          <w:p w14:paraId="1BC226E8" w14:textId="77777777" w:rsidR="0042489F" w:rsidRPr="0042489F" w:rsidRDefault="0042489F" w:rsidP="0042489F">
            <w:pPr>
              <w:suppressAutoHyphens w:val="0"/>
              <w:spacing w:before="150" w:after="150" w:line="240" w:lineRule="auto"/>
              <w:rPr>
                <w:ins w:id="4424" w:author="Qizhou Duan" w:date="2024-06-21T12:05:00Z"/>
                <w:rFonts w:ascii="Times New Roman" w:eastAsia="Times New Roman" w:hAnsi="Times New Roman" w:cs="Times New Roman"/>
                <w:color w:val="222222"/>
                <w:sz w:val="16"/>
                <w:szCs w:val="16"/>
                <w:lang w:eastAsia="zh-CN"/>
                <w:rPrChange w:id="4425" w:author="Qizhou Duan" w:date="2024-06-21T12:05:00Z">
                  <w:rPr>
                    <w:ins w:id="4426" w:author="Qizhou Duan" w:date="2024-06-21T12:05:00Z"/>
                    <w:rFonts w:ascii="Cambria" w:eastAsia="Times New Roman" w:hAnsi="Cambria" w:cs="Times New Roman"/>
                    <w:color w:val="222222"/>
                    <w:sz w:val="23"/>
                    <w:szCs w:val="23"/>
                    <w:lang w:eastAsia="zh-CN"/>
                  </w:rPr>
                </w:rPrChange>
              </w:rPr>
            </w:pPr>
            <w:ins w:id="4427" w:author="Qizhou Duan" w:date="2024-06-21T12:05:00Z">
              <w:r w:rsidRPr="0042489F">
                <w:rPr>
                  <w:rFonts w:ascii="Times New Roman" w:eastAsia="Times New Roman" w:hAnsi="Times New Roman" w:cs="Times New Roman"/>
                  <w:color w:val="222222"/>
                  <w:sz w:val="16"/>
                  <w:szCs w:val="16"/>
                  <w:lang w:eastAsia="zh-CN"/>
                  <w:rPrChange w:id="4428" w:author="Qizhou Duan" w:date="2024-06-21T12:05:00Z">
                    <w:rPr>
                      <w:rFonts w:ascii="Cambria" w:eastAsia="Times New Roman" w:hAnsi="Cambria" w:cs="Times New Roman"/>
                      <w:color w:val="222222"/>
                      <w:sz w:val="23"/>
                      <w:szCs w:val="23"/>
                      <w:lang w:eastAsia="zh-CN"/>
                    </w:rPr>
                  </w:rPrChange>
                </w:rPr>
                <w:t>Vazquez et al. (2021)</w:t>
              </w:r>
            </w:ins>
          </w:p>
        </w:tc>
        <w:tc>
          <w:tcPr>
            <w:tcW w:w="0" w:type="auto"/>
            <w:shd w:val="clear" w:color="auto" w:fill="auto"/>
            <w:tcMar>
              <w:top w:w="0" w:type="dxa"/>
              <w:left w:w="75" w:type="dxa"/>
              <w:bottom w:w="0" w:type="dxa"/>
              <w:right w:w="75" w:type="dxa"/>
            </w:tcMar>
            <w:vAlign w:val="center"/>
            <w:hideMark/>
          </w:tcPr>
          <w:p w14:paraId="025B648E" w14:textId="77777777" w:rsidR="0042489F" w:rsidRPr="0042489F" w:rsidRDefault="0042489F" w:rsidP="0042489F">
            <w:pPr>
              <w:suppressAutoHyphens w:val="0"/>
              <w:spacing w:before="150" w:after="150" w:line="240" w:lineRule="auto"/>
              <w:jc w:val="right"/>
              <w:rPr>
                <w:ins w:id="4429" w:author="Qizhou Duan" w:date="2024-06-21T12:05:00Z"/>
                <w:rFonts w:ascii="Times New Roman" w:eastAsia="Times New Roman" w:hAnsi="Times New Roman" w:cs="Times New Roman"/>
                <w:color w:val="222222"/>
                <w:sz w:val="16"/>
                <w:szCs w:val="16"/>
                <w:lang w:eastAsia="zh-CN"/>
                <w:rPrChange w:id="4430" w:author="Qizhou Duan" w:date="2024-06-21T12:05:00Z">
                  <w:rPr>
                    <w:ins w:id="4431" w:author="Qizhou Duan" w:date="2024-06-21T12:05:00Z"/>
                    <w:rFonts w:ascii="Cambria" w:eastAsia="Times New Roman" w:hAnsi="Cambria" w:cs="Times New Roman"/>
                    <w:color w:val="222222"/>
                    <w:sz w:val="23"/>
                    <w:szCs w:val="23"/>
                    <w:lang w:eastAsia="zh-CN"/>
                  </w:rPr>
                </w:rPrChange>
              </w:rPr>
            </w:pPr>
            <w:ins w:id="4432" w:author="Qizhou Duan" w:date="2024-06-21T12:05:00Z">
              <w:r w:rsidRPr="0042489F">
                <w:rPr>
                  <w:rFonts w:ascii="Times New Roman" w:eastAsia="Times New Roman" w:hAnsi="Times New Roman" w:cs="Times New Roman"/>
                  <w:color w:val="222222"/>
                  <w:sz w:val="16"/>
                  <w:szCs w:val="16"/>
                  <w:lang w:eastAsia="zh-CN"/>
                  <w:rPrChange w:id="4433" w:author="Qizhou Duan" w:date="2024-06-21T12:05:00Z">
                    <w:rPr>
                      <w:rFonts w:ascii="Cambria" w:eastAsia="Times New Roman" w:hAnsi="Cambria" w:cs="Times New Roman"/>
                      <w:color w:val="222222"/>
                      <w:sz w:val="23"/>
                      <w:szCs w:val="23"/>
                      <w:lang w:eastAsia="zh-CN"/>
                    </w:rPr>
                  </w:rPrChange>
                </w:rPr>
                <w:t>1951</w:t>
              </w:r>
            </w:ins>
          </w:p>
        </w:tc>
        <w:tc>
          <w:tcPr>
            <w:tcW w:w="0" w:type="auto"/>
            <w:shd w:val="clear" w:color="auto" w:fill="auto"/>
            <w:tcMar>
              <w:top w:w="0" w:type="dxa"/>
              <w:left w:w="75" w:type="dxa"/>
              <w:bottom w:w="0" w:type="dxa"/>
              <w:right w:w="75" w:type="dxa"/>
            </w:tcMar>
            <w:vAlign w:val="center"/>
            <w:hideMark/>
          </w:tcPr>
          <w:p w14:paraId="072D6000" w14:textId="77777777" w:rsidR="0042489F" w:rsidRPr="0042489F" w:rsidRDefault="0042489F" w:rsidP="0042489F">
            <w:pPr>
              <w:suppressAutoHyphens w:val="0"/>
              <w:spacing w:before="150" w:after="150" w:line="240" w:lineRule="auto"/>
              <w:jc w:val="right"/>
              <w:rPr>
                <w:ins w:id="4434" w:author="Qizhou Duan" w:date="2024-06-21T12:05:00Z"/>
                <w:rFonts w:ascii="Times New Roman" w:eastAsia="Times New Roman" w:hAnsi="Times New Roman" w:cs="Times New Roman"/>
                <w:color w:val="222222"/>
                <w:sz w:val="16"/>
                <w:szCs w:val="16"/>
                <w:lang w:eastAsia="zh-CN"/>
                <w:rPrChange w:id="4435" w:author="Qizhou Duan" w:date="2024-06-21T12:05:00Z">
                  <w:rPr>
                    <w:ins w:id="4436" w:author="Qizhou Duan" w:date="2024-06-21T12:05:00Z"/>
                    <w:rFonts w:ascii="Cambria" w:eastAsia="Times New Roman" w:hAnsi="Cambria" w:cs="Times New Roman"/>
                    <w:color w:val="222222"/>
                    <w:sz w:val="23"/>
                    <w:szCs w:val="23"/>
                    <w:lang w:eastAsia="zh-CN"/>
                  </w:rPr>
                </w:rPrChange>
              </w:rPr>
            </w:pPr>
            <w:ins w:id="4437" w:author="Qizhou Duan" w:date="2024-06-21T12:05:00Z">
              <w:r w:rsidRPr="0042489F">
                <w:rPr>
                  <w:rFonts w:ascii="Times New Roman" w:eastAsia="Times New Roman" w:hAnsi="Times New Roman" w:cs="Times New Roman"/>
                  <w:color w:val="222222"/>
                  <w:sz w:val="16"/>
                  <w:szCs w:val="16"/>
                  <w:lang w:eastAsia="zh-CN"/>
                  <w:rPrChange w:id="443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2C88D42" w14:textId="77777777" w:rsidR="0042489F" w:rsidRPr="0042489F" w:rsidRDefault="0042489F" w:rsidP="0042489F">
            <w:pPr>
              <w:suppressAutoHyphens w:val="0"/>
              <w:spacing w:before="150" w:after="150" w:line="240" w:lineRule="auto"/>
              <w:jc w:val="right"/>
              <w:rPr>
                <w:ins w:id="4439" w:author="Qizhou Duan" w:date="2024-06-21T12:05:00Z"/>
                <w:rFonts w:ascii="Times New Roman" w:eastAsia="Times New Roman" w:hAnsi="Times New Roman" w:cs="Times New Roman"/>
                <w:color w:val="222222"/>
                <w:sz w:val="16"/>
                <w:szCs w:val="16"/>
                <w:lang w:eastAsia="zh-CN"/>
                <w:rPrChange w:id="4440" w:author="Qizhou Duan" w:date="2024-06-21T12:05:00Z">
                  <w:rPr>
                    <w:ins w:id="4441" w:author="Qizhou Duan" w:date="2024-06-21T12:05:00Z"/>
                    <w:rFonts w:ascii="Cambria" w:eastAsia="Times New Roman" w:hAnsi="Cambria" w:cs="Times New Roman"/>
                    <w:color w:val="222222"/>
                    <w:sz w:val="23"/>
                    <w:szCs w:val="23"/>
                    <w:lang w:eastAsia="zh-CN"/>
                  </w:rPr>
                </w:rPrChange>
              </w:rPr>
            </w:pPr>
            <w:ins w:id="4442" w:author="Qizhou Duan" w:date="2024-06-21T12:05:00Z">
              <w:r w:rsidRPr="0042489F">
                <w:rPr>
                  <w:rFonts w:ascii="Times New Roman" w:eastAsia="Times New Roman" w:hAnsi="Times New Roman" w:cs="Times New Roman"/>
                  <w:color w:val="222222"/>
                  <w:sz w:val="16"/>
                  <w:szCs w:val="16"/>
                  <w:lang w:eastAsia="zh-CN"/>
                  <w:rPrChange w:id="444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2E002B9" w14:textId="77777777" w:rsidR="0042489F" w:rsidRPr="0042489F" w:rsidRDefault="0042489F" w:rsidP="0042489F">
            <w:pPr>
              <w:suppressAutoHyphens w:val="0"/>
              <w:spacing w:before="150" w:after="150" w:line="240" w:lineRule="auto"/>
              <w:jc w:val="right"/>
              <w:rPr>
                <w:ins w:id="4444" w:author="Qizhou Duan" w:date="2024-06-21T12:05:00Z"/>
                <w:rFonts w:ascii="Times New Roman" w:eastAsia="Times New Roman" w:hAnsi="Times New Roman" w:cs="Times New Roman"/>
                <w:color w:val="222222"/>
                <w:sz w:val="16"/>
                <w:szCs w:val="16"/>
                <w:lang w:eastAsia="zh-CN"/>
                <w:rPrChange w:id="4445" w:author="Qizhou Duan" w:date="2024-06-21T12:05:00Z">
                  <w:rPr>
                    <w:ins w:id="4446" w:author="Qizhou Duan" w:date="2024-06-21T12:05:00Z"/>
                    <w:rFonts w:ascii="Cambria" w:eastAsia="Times New Roman" w:hAnsi="Cambria" w:cs="Times New Roman"/>
                    <w:color w:val="222222"/>
                    <w:sz w:val="23"/>
                    <w:szCs w:val="23"/>
                    <w:lang w:eastAsia="zh-CN"/>
                  </w:rPr>
                </w:rPrChange>
              </w:rPr>
            </w:pPr>
            <w:ins w:id="4447" w:author="Qizhou Duan" w:date="2024-06-21T12:05:00Z">
              <w:r w:rsidRPr="0042489F">
                <w:rPr>
                  <w:rFonts w:ascii="Times New Roman" w:eastAsia="Times New Roman" w:hAnsi="Times New Roman" w:cs="Times New Roman"/>
                  <w:color w:val="222222"/>
                  <w:sz w:val="16"/>
                  <w:szCs w:val="16"/>
                  <w:lang w:eastAsia="zh-CN"/>
                  <w:rPrChange w:id="444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6D53106" w14:textId="77777777" w:rsidR="0042489F" w:rsidRPr="0042489F" w:rsidRDefault="0042489F" w:rsidP="0042489F">
            <w:pPr>
              <w:suppressAutoHyphens w:val="0"/>
              <w:spacing w:before="150" w:after="150" w:line="240" w:lineRule="auto"/>
              <w:jc w:val="right"/>
              <w:rPr>
                <w:ins w:id="4449" w:author="Qizhou Duan" w:date="2024-06-21T12:05:00Z"/>
                <w:rFonts w:ascii="Times New Roman" w:eastAsia="Times New Roman" w:hAnsi="Times New Roman" w:cs="Times New Roman"/>
                <w:color w:val="222222"/>
                <w:sz w:val="16"/>
                <w:szCs w:val="16"/>
                <w:lang w:eastAsia="zh-CN"/>
                <w:rPrChange w:id="4450" w:author="Qizhou Duan" w:date="2024-06-21T12:05:00Z">
                  <w:rPr>
                    <w:ins w:id="4451" w:author="Qizhou Duan" w:date="2024-06-21T12:05:00Z"/>
                    <w:rFonts w:ascii="Cambria" w:eastAsia="Times New Roman" w:hAnsi="Cambria" w:cs="Times New Roman"/>
                    <w:color w:val="222222"/>
                    <w:sz w:val="23"/>
                    <w:szCs w:val="23"/>
                    <w:lang w:eastAsia="zh-CN"/>
                  </w:rPr>
                </w:rPrChange>
              </w:rPr>
            </w:pPr>
            <w:ins w:id="4452" w:author="Qizhou Duan" w:date="2024-06-21T12:05:00Z">
              <w:r w:rsidRPr="0042489F">
                <w:rPr>
                  <w:rFonts w:ascii="Times New Roman" w:eastAsia="Times New Roman" w:hAnsi="Times New Roman" w:cs="Times New Roman"/>
                  <w:color w:val="222222"/>
                  <w:sz w:val="16"/>
                  <w:szCs w:val="16"/>
                  <w:lang w:eastAsia="zh-CN"/>
                  <w:rPrChange w:id="445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BC68767" w14:textId="77777777" w:rsidR="0042489F" w:rsidRPr="0042489F" w:rsidRDefault="0042489F" w:rsidP="0042489F">
            <w:pPr>
              <w:suppressAutoHyphens w:val="0"/>
              <w:spacing w:before="150" w:after="150" w:line="240" w:lineRule="auto"/>
              <w:jc w:val="right"/>
              <w:rPr>
                <w:ins w:id="4454" w:author="Qizhou Duan" w:date="2024-06-21T12:05:00Z"/>
                <w:rFonts w:ascii="Times New Roman" w:eastAsia="Times New Roman" w:hAnsi="Times New Roman" w:cs="Times New Roman"/>
                <w:color w:val="222222"/>
                <w:sz w:val="16"/>
                <w:szCs w:val="16"/>
                <w:lang w:eastAsia="zh-CN"/>
                <w:rPrChange w:id="4455" w:author="Qizhou Duan" w:date="2024-06-21T12:05:00Z">
                  <w:rPr>
                    <w:ins w:id="4456" w:author="Qizhou Duan" w:date="2024-06-21T12:05:00Z"/>
                    <w:rFonts w:ascii="Cambria" w:eastAsia="Times New Roman" w:hAnsi="Cambria" w:cs="Times New Roman"/>
                    <w:color w:val="222222"/>
                    <w:sz w:val="23"/>
                    <w:szCs w:val="23"/>
                    <w:lang w:eastAsia="zh-CN"/>
                  </w:rPr>
                </w:rPrChange>
              </w:rPr>
            </w:pPr>
            <w:ins w:id="4457" w:author="Qizhou Duan" w:date="2024-06-21T12:05:00Z">
              <w:r w:rsidRPr="0042489F">
                <w:rPr>
                  <w:rFonts w:ascii="Times New Roman" w:eastAsia="Times New Roman" w:hAnsi="Times New Roman" w:cs="Times New Roman"/>
                  <w:color w:val="222222"/>
                  <w:sz w:val="16"/>
                  <w:szCs w:val="16"/>
                  <w:lang w:eastAsia="zh-CN"/>
                  <w:rPrChange w:id="445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A45342F" w14:textId="77777777" w:rsidR="0042489F" w:rsidRPr="0042489F" w:rsidRDefault="0042489F" w:rsidP="0042489F">
            <w:pPr>
              <w:suppressAutoHyphens w:val="0"/>
              <w:spacing w:before="150" w:after="150" w:line="240" w:lineRule="auto"/>
              <w:jc w:val="right"/>
              <w:rPr>
                <w:ins w:id="4459" w:author="Qizhou Duan" w:date="2024-06-21T12:05:00Z"/>
                <w:rFonts w:ascii="Times New Roman" w:eastAsia="Times New Roman" w:hAnsi="Times New Roman" w:cs="Times New Roman"/>
                <w:color w:val="222222"/>
                <w:sz w:val="16"/>
                <w:szCs w:val="16"/>
                <w:lang w:eastAsia="zh-CN"/>
                <w:rPrChange w:id="4460" w:author="Qizhou Duan" w:date="2024-06-21T12:05:00Z">
                  <w:rPr>
                    <w:ins w:id="4461" w:author="Qizhou Duan" w:date="2024-06-21T12:05:00Z"/>
                    <w:rFonts w:ascii="Cambria" w:eastAsia="Times New Roman" w:hAnsi="Cambria" w:cs="Times New Roman"/>
                    <w:color w:val="222222"/>
                    <w:sz w:val="23"/>
                    <w:szCs w:val="23"/>
                    <w:lang w:eastAsia="zh-CN"/>
                  </w:rPr>
                </w:rPrChange>
              </w:rPr>
            </w:pPr>
            <w:ins w:id="4462" w:author="Qizhou Duan" w:date="2024-06-21T12:05:00Z">
              <w:r w:rsidRPr="0042489F">
                <w:rPr>
                  <w:rFonts w:ascii="Times New Roman" w:eastAsia="Times New Roman" w:hAnsi="Times New Roman" w:cs="Times New Roman"/>
                  <w:color w:val="222222"/>
                  <w:sz w:val="16"/>
                  <w:szCs w:val="16"/>
                  <w:lang w:eastAsia="zh-CN"/>
                  <w:rPrChange w:id="4463"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00B1017C" w14:textId="77777777" w:rsidTr="0042489F">
        <w:trPr>
          <w:ins w:id="4464" w:author="Qizhou Duan" w:date="2024-06-21T12:05:00Z"/>
        </w:trPr>
        <w:tc>
          <w:tcPr>
            <w:tcW w:w="0" w:type="auto"/>
            <w:shd w:val="clear" w:color="auto" w:fill="auto"/>
            <w:tcMar>
              <w:top w:w="0" w:type="dxa"/>
              <w:left w:w="75" w:type="dxa"/>
              <w:bottom w:w="0" w:type="dxa"/>
              <w:right w:w="75" w:type="dxa"/>
            </w:tcMar>
            <w:vAlign w:val="center"/>
            <w:hideMark/>
          </w:tcPr>
          <w:p w14:paraId="4EFD657D" w14:textId="77777777" w:rsidR="0042489F" w:rsidRPr="0042489F" w:rsidRDefault="0042489F" w:rsidP="0042489F">
            <w:pPr>
              <w:suppressAutoHyphens w:val="0"/>
              <w:spacing w:before="150" w:after="150" w:line="240" w:lineRule="auto"/>
              <w:rPr>
                <w:ins w:id="4465" w:author="Qizhou Duan" w:date="2024-06-21T12:05:00Z"/>
                <w:rFonts w:ascii="Times New Roman" w:eastAsia="Times New Roman" w:hAnsi="Times New Roman" w:cs="Times New Roman"/>
                <w:color w:val="222222"/>
                <w:sz w:val="16"/>
                <w:szCs w:val="16"/>
                <w:lang w:eastAsia="zh-CN"/>
                <w:rPrChange w:id="4466" w:author="Qizhou Duan" w:date="2024-06-21T12:05:00Z">
                  <w:rPr>
                    <w:ins w:id="4467" w:author="Qizhou Duan" w:date="2024-06-21T12:05:00Z"/>
                    <w:rFonts w:ascii="Cambria" w:eastAsia="Times New Roman" w:hAnsi="Cambria" w:cs="Times New Roman"/>
                    <w:color w:val="222222"/>
                    <w:sz w:val="23"/>
                    <w:szCs w:val="23"/>
                    <w:lang w:eastAsia="zh-CN"/>
                  </w:rPr>
                </w:rPrChange>
              </w:rPr>
            </w:pPr>
            <w:ins w:id="4468" w:author="Qizhou Duan" w:date="2024-06-21T12:05:00Z">
              <w:r w:rsidRPr="0042489F">
                <w:rPr>
                  <w:rFonts w:ascii="Times New Roman" w:eastAsia="Times New Roman" w:hAnsi="Times New Roman" w:cs="Times New Roman"/>
                  <w:color w:val="222222"/>
                  <w:sz w:val="16"/>
                  <w:szCs w:val="16"/>
                  <w:lang w:eastAsia="zh-CN"/>
                  <w:rPrChange w:id="4469" w:author="Qizhou Duan" w:date="2024-06-21T12:05:00Z">
                    <w:rPr>
                      <w:rFonts w:ascii="Cambria" w:eastAsia="Times New Roman" w:hAnsi="Cambria" w:cs="Times New Roman"/>
                      <w:color w:val="222222"/>
                      <w:sz w:val="23"/>
                      <w:szCs w:val="23"/>
                      <w:lang w:eastAsia="zh-CN"/>
                    </w:rPr>
                  </w:rPrChange>
                </w:rPr>
                <w:t>Yeung et al. (2022)</w:t>
              </w:r>
            </w:ins>
          </w:p>
        </w:tc>
        <w:tc>
          <w:tcPr>
            <w:tcW w:w="0" w:type="auto"/>
            <w:shd w:val="clear" w:color="auto" w:fill="auto"/>
            <w:tcMar>
              <w:top w:w="0" w:type="dxa"/>
              <w:left w:w="75" w:type="dxa"/>
              <w:bottom w:w="0" w:type="dxa"/>
              <w:right w:w="75" w:type="dxa"/>
            </w:tcMar>
            <w:vAlign w:val="center"/>
            <w:hideMark/>
          </w:tcPr>
          <w:p w14:paraId="6A2B5A1A" w14:textId="77777777" w:rsidR="0042489F" w:rsidRPr="0042489F" w:rsidRDefault="0042489F" w:rsidP="0042489F">
            <w:pPr>
              <w:suppressAutoHyphens w:val="0"/>
              <w:spacing w:before="150" w:after="150" w:line="240" w:lineRule="auto"/>
              <w:jc w:val="right"/>
              <w:rPr>
                <w:ins w:id="4470" w:author="Qizhou Duan" w:date="2024-06-21T12:05:00Z"/>
                <w:rFonts w:ascii="Times New Roman" w:eastAsia="Times New Roman" w:hAnsi="Times New Roman" w:cs="Times New Roman"/>
                <w:color w:val="222222"/>
                <w:sz w:val="16"/>
                <w:szCs w:val="16"/>
                <w:lang w:eastAsia="zh-CN"/>
                <w:rPrChange w:id="4471" w:author="Qizhou Duan" w:date="2024-06-21T12:05:00Z">
                  <w:rPr>
                    <w:ins w:id="4472" w:author="Qizhou Duan" w:date="2024-06-21T12:05:00Z"/>
                    <w:rFonts w:ascii="Cambria" w:eastAsia="Times New Roman" w:hAnsi="Cambria" w:cs="Times New Roman"/>
                    <w:color w:val="222222"/>
                    <w:sz w:val="23"/>
                    <w:szCs w:val="23"/>
                    <w:lang w:eastAsia="zh-CN"/>
                  </w:rPr>
                </w:rPrChange>
              </w:rPr>
            </w:pPr>
            <w:ins w:id="4473" w:author="Qizhou Duan" w:date="2024-06-21T12:05:00Z">
              <w:r w:rsidRPr="0042489F">
                <w:rPr>
                  <w:rFonts w:ascii="Times New Roman" w:eastAsia="Times New Roman" w:hAnsi="Times New Roman" w:cs="Times New Roman"/>
                  <w:color w:val="222222"/>
                  <w:sz w:val="16"/>
                  <w:szCs w:val="16"/>
                  <w:lang w:eastAsia="zh-CN"/>
                  <w:rPrChange w:id="4474" w:author="Qizhou Duan" w:date="2024-06-21T12:05:00Z">
                    <w:rPr>
                      <w:rFonts w:ascii="Cambria" w:eastAsia="Times New Roman" w:hAnsi="Cambria" w:cs="Times New Roman"/>
                      <w:color w:val="222222"/>
                      <w:sz w:val="23"/>
                      <w:szCs w:val="23"/>
                      <w:lang w:eastAsia="zh-CN"/>
                    </w:rPr>
                  </w:rPrChange>
                </w:rPr>
                <w:t>1510</w:t>
              </w:r>
            </w:ins>
          </w:p>
        </w:tc>
        <w:tc>
          <w:tcPr>
            <w:tcW w:w="0" w:type="auto"/>
            <w:shd w:val="clear" w:color="auto" w:fill="auto"/>
            <w:tcMar>
              <w:top w:w="0" w:type="dxa"/>
              <w:left w:w="75" w:type="dxa"/>
              <w:bottom w:w="0" w:type="dxa"/>
              <w:right w:w="75" w:type="dxa"/>
            </w:tcMar>
            <w:vAlign w:val="center"/>
            <w:hideMark/>
          </w:tcPr>
          <w:p w14:paraId="1C2C94A7" w14:textId="77777777" w:rsidR="0042489F" w:rsidRPr="0042489F" w:rsidRDefault="0042489F" w:rsidP="0042489F">
            <w:pPr>
              <w:suppressAutoHyphens w:val="0"/>
              <w:spacing w:before="150" w:after="150" w:line="240" w:lineRule="auto"/>
              <w:jc w:val="right"/>
              <w:rPr>
                <w:ins w:id="4475" w:author="Qizhou Duan" w:date="2024-06-21T12:05:00Z"/>
                <w:rFonts w:ascii="Times New Roman" w:eastAsia="Times New Roman" w:hAnsi="Times New Roman" w:cs="Times New Roman"/>
                <w:color w:val="222222"/>
                <w:sz w:val="16"/>
                <w:szCs w:val="16"/>
                <w:lang w:eastAsia="zh-CN"/>
                <w:rPrChange w:id="4476" w:author="Qizhou Duan" w:date="2024-06-21T12:05:00Z">
                  <w:rPr>
                    <w:ins w:id="4477" w:author="Qizhou Duan" w:date="2024-06-21T12:05:00Z"/>
                    <w:rFonts w:ascii="Cambria" w:eastAsia="Times New Roman" w:hAnsi="Cambria" w:cs="Times New Roman"/>
                    <w:color w:val="222222"/>
                    <w:sz w:val="23"/>
                    <w:szCs w:val="23"/>
                    <w:lang w:eastAsia="zh-CN"/>
                  </w:rPr>
                </w:rPrChange>
              </w:rPr>
            </w:pPr>
            <w:ins w:id="4478" w:author="Qizhou Duan" w:date="2024-06-21T12:05:00Z">
              <w:r w:rsidRPr="0042489F">
                <w:rPr>
                  <w:rFonts w:ascii="Times New Roman" w:eastAsia="Times New Roman" w:hAnsi="Times New Roman" w:cs="Times New Roman"/>
                  <w:color w:val="222222"/>
                  <w:sz w:val="16"/>
                  <w:szCs w:val="16"/>
                  <w:lang w:eastAsia="zh-CN"/>
                  <w:rPrChange w:id="447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54F9226" w14:textId="77777777" w:rsidR="0042489F" w:rsidRPr="0042489F" w:rsidRDefault="0042489F" w:rsidP="0042489F">
            <w:pPr>
              <w:suppressAutoHyphens w:val="0"/>
              <w:spacing w:before="150" w:after="150" w:line="240" w:lineRule="auto"/>
              <w:jc w:val="right"/>
              <w:rPr>
                <w:ins w:id="4480" w:author="Qizhou Duan" w:date="2024-06-21T12:05:00Z"/>
                <w:rFonts w:ascii="Times New Roman" w:eastAsia="Times New Roman" w:hAnsi="Times New Roman" w:cs="Times New Roman"/>
                <w:color w:val="222222"/>
                <w:sz w:val="16"/>
                <w:szCs w:val="16"/>
                <w:lang w:eastAsia="zh-CN"/>
                <w:rPrChange w:id="4481" w:author="Qizhou Duan" w:date="2024-06-21T12:05:00Z">
                  <w:rPr>
                    <w:ins w:id="4482" w:author="Qizhou Duan" w:date="2024-06-21T12:05:00Z"/>
                    <w:rFonts w:ascii="Cambria" w:eastAsia="Times New Roman" w:hAnsi="Cambria" w:cs="Times New Roman"/>
                    <w:color w:val="222222"/>
                    <w:sz w:val="23"/>
                    <w:szCs w:val="23"/>
                    <w:lang w:eastAsia="zh-CN"/>
                  </w:rPr>
                </w:rPrChange>
              </w:rPr>
            </w:pPr>
            <w:ins w:id="4483" w:author="Qizhou Duan" w:date="2024-06-21T12:05:00Z">
              <w:r w:rsidRPr="0042489F">
                <w:rPr>
                  <w:rFonts w:ascii="Times New Roman" w:eastAsia="Times New Roman" w:hAnsi="Times New Roman" w:cs="Times New Roman"/>
                  <w:color w:val="222222"/>
                  <w:sz w:val="16"/>
                  <w:szCs w:val="16"/>
                  <w:lang w:eastAsia="zh-CN"/>
                  <w:rPrChange w:id="448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8A6A096" w14:textId="77777777" w:rsidR="0042489F" w:rsidRPr="0042489F" w:rsidRDefault="0042489F" w:rsidP="0042489F">
            <w:pPr>
              <w:suppressAutoHyphens w:val="0"/>
              <w:spacing w:before="150" w:after="150" w:line="240" w:lineRule="auto"/>
              <w:jc w:val="right"/>
              <w:rPr>
                <w:ins w:id="4485" w:author="Qizhou Duan" w:date="2024-06-21T12:05:00Z"/>
                <w:rFonts w:ascii="Times New Roman" w:eastAsia="Times New Roman" w:hAnsi="Times New Roman" w:cs="Times New Roman"/>
                <w:color w:val="222222"/>
                <w:sz w:val="16"/>
                <w:szCs w:val="16"/>
                <w:lang w:eastAsia="zh-CN"/>
                <w:rPrChange w:id="4486" w:author="Qizhou Duan" w:date="2024-06-21T12:05:00Z">
                  <w:rPr>
                    <w:ins w:id="4487" w:author="Qizhou Duan" w:date="2024-06-21T12:05:00Z"/>
                    <w:rFonts w:ascii="Cambria" w:eastAsia="Times New Roman" w:hAnsi="Cambria" w:cs="Times New Roman"/>
                    <w:color w:val="222222"/>
                    <w:sz w:val="23"/>
                    <w:szCs w:val="23"/>
                    <w:lang w:eastAsia="zh-CN"/>
                  </w:rPr>
                </w:rPrChange>
              </w:rPr>
            </w:pPr>
            <w:ins w:id="4488" w:author="Qizhou Duan" w:date="2024-06-21T12:05:00Z">
              <w:r w:rsidRPr="0042489F">
                <w:rPr>
                  <w:rFonts w:ascii="Times New Roman" w:eastAsia="Times New Roman" w:hAnsi="Times New Roman" w:cs="Times New Roman"/>
                  <w:color w:val="222222"/>
                  <w:sz w:val="16"/>
                  <w:szCs w:val="16"/>
                  <w:lang w:eastAsia="zh-CN"/>
                  <w:rPrChange w:id="448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B6B59CE" w14:textId="77777777" w:rsidR="0042489F" w:rsidRPr="0042489F" w:rsidRDefault="0042489F" w:rsidP="0042489F">
            <w:pPr>
              <w:suppressAutoHyphens w:val="0"/>
              <w:spacing w:before="150" w:after="150" w:line="240" w:lineRule="auto"/>
              <w:jc w:val="right"/>
              <w:rPr>
                <w:ins w:id="4490" w:author="Qizhou Duan" w:date="2024-06-21T12:05:00Z"/>
                <w:rFonts w:ascii="Times New Roman" w:eastAsia="Times New Roman" w:hAnsi="Times New Roman" w:cs="Times New Roman"/>
                <w:color w:val="222222"/>
                <w:sz w:val="16"/>
                <w:szCs w:val="16"/>
                <w:lang w:eastAsia="zh-CN"/>
                <w:rPrChange w:id="4491" w:author="Qizhou Duan" w:date="2024-06-21T12:05:00Z">
                  <w:rPr>
                    <w:ins w:id="4492" w:author="Qizhou Duan" w:date="2024-06-21T12:05:00Z"/>
                    <w:rFonts w:ascii="Cambria" w:eastAsia="Times New Roman" w:hAnsi="Cambria" w:cs="Times New Roman"/>
                    <w:color w:val="222222"/>
                    <w:sz w:val="23"/>
                    <w:szCs w:val="23"/>
                    <w:lang w:eastAsia="zh-CN"/>
                  </w:rPr>
                </w:rPrChange>
              </w:rPr>
            </w:pPr>
            <w:ins w:id="4493" w:author="Qizhou Duan" w:date="2024-06-21T12:05:00Z">
              <w:r w:rsidRPr="0042489F">
                <w:rPr>
                  <w:rFonts w:ascii="Times New Roman" w:eastAsia="Times New Roman" w:hAnsi="Times New Roman" w:cs="Times New Roman"/>
                  <w:color w:val="222222"/>
                  <w:sz w:val="16"/>
                  <w:szCs w:val="16"/>
                  <w:lang w:eastAsia="zh-CN"/>
                  <w:rPrChange w:id="449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0612055" w14:textId="77777777" w:rsidR="0042489F" w:rsidRPr="0042489F" w:rsidRDefault="0042489F" w:rsidP="0042489F">
            <w:pPr>
              <w:suppressAutoHyphens w:val="0"/>
              <w:spacing w:before="150" w:after="150" w:line="240" w:lineRule="auto"/>
              <w:jc w:val="right"/>
              <w:rPr>
                <w:ins w:id="4495" w:author="Qizhou Duan" w:date="2024-06-21T12:05:00Z"/>
                <w:rFonts w:ascii="Times New Roman" w:eastAsia="Times New Roman" w:hAnsi="Times New Roman" w:cs="Times New Roman"/>
                <w:color w:val="222222"/>
                <w:sz w:val="16"/>
                <w:szCs w:val="16"/>
                <w:lang w:eastAsia="zh-CN"/>
                <w:rPrChange w:id="4496" w:author="Qizhou Duan" w:date="2024-06-21T12:05:00Z">
                  <w:rPr>
                    <w:ins w:id="4497" w:author="Qizhou Duan" w:date="2024-06-21T12:05:00Z"/>
                    <w:rFonts w:ascii="Cambria" w:eastAsia="Times New Roman" w:hAnsi="Cambria" w:cs="Times New Roman"/>
                    <w:color w:val="222222"/>
                    <w:sz w:val="23"/>
                    <w:szCs w:val="23"/>
                    <w:lang w:eastAsia="zh-CN"/>
                  </w:rPr>
                </w:rPrChange>
              </w:rPr>
            </w:pPr>
            <w:ins w:id="4498" w:author="Qizhou Duan" w:date="2024-06-21T12:05:00Z">
              <w:r w:rsidRPr="0042489F">
                <w:rPr>
                  <w:rFonts w:ascii="Times New Roman" w:eastAsia="Times New Roman" w:hAnsi="Times New Roman" w:cs="Times New Roman"/>
                  <w:color w:val="222222"/>
                  <w:sz w:val="16"/>
                  <w:szCs w:val="16"/>
                  <w:lang w:eastAsia="zh-CN"/>
                  <w:rPrChange w:id="449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9223752" w14:textId="77777777" w:rsidR="0042489F" w:rsidRPr="0042489F" w:rsidRDefault="0042489F" w:rsidP="0042489F">
            <w:pPr>
              <w:suppressAutoHyphens w:val="0"/>
              <w:spacing w:before="150" w:after="150" w:line="240" w:lineRule="auto"/>
              <w:jc w:val="right"/>
              <w:rPr>
                <w:ins w:id="4500" w:author="Qizhou Duan" w:date="2024-06-21T12:05:00Z"/>
                <w:rFonts w:ascii="Times New Roman" w:eastAsia="Times New Roman" w:hAnsi="Times New Roman" w:cs="Times New Roman"/>
                <w:color w:val="222222"/>
                <w:sz w:val="16"/>
                <w:szCs w:val="16"/>
                <w:lang w:eastAsia="zh-CN"/>
                <w:rPrChange w:id="4501" w:author="Qizhou Duan" w:date="2024-06-21T12:05:00Z">
                  <w:rPr>
                    <w:ins w:id="4502" w:author="Qizhou Duan" w:date="2024-06-21T12:05:00Z"/>
                    <w:rFonts w:ascii="Cambria" w:eastAsia="Times New Roman" w:hAnsi="Cambria" w:cs="Times New Roman"/>
                    <w:color w:val="222222"/>
                    <w:sz w:val="23"/>
                    <w:szCs w:val="23"/>
                    <w:lang w:eastAsia="zh-CN"/>
                  </w:rPr>
                </w:rPrChange>
              </w:rPr>
            </w:pPr>
            <w:ins w:id="4503" w:author="Qizhou Duan" w:date="2024-06-21T12:05:00Z">
              <w:r w:rsidRPr="0042489F">
                <w:rPr>
                  <w:rFonts w:ascii="Times New Roman" w:eastAsia="Times New Roman" w:hAnsi="Times New Roman" w:cs="Times New Roman"/>
                  <w:color w:val="222222"/>
                  <w:sz w:val="16"/>
                  <w:szCs w:val="16"/>
                  <w:lang w:eastAsia="zh-CN"/>
                  <w:rPrChange w:id="4504"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BAA7B30" w14:textId="77777777" w:rsidTr="0042489F">
        <w:trPr>
          <w:ins w:id="4505" w:author="Qizhou Duan" w:date="2024-06-21T12:05:00Z"/>
        </w:trPr>
        <w:tc>
          <w:tcPr>
            <w:tcW w:w="0" w:type="auto"/>
            <w:shd w:val="clear" w:color="auto" w:fill="auto"/>
            <w:tcMar>
              <w:top w:w="0" w:type="dxa"/>
              <w:left w:w="75" w:type="dxa"/>
              <w:bottom w:w="0" w:type="dxa"/>
              <w:right w:w="75" w:type="dxa"/>
            </w:tcMar>
            <w:vAlign w:val="center"/>
            <w:hideMark/>
          </w:tcPr>
          <w:p w14:paraId="2192AA78" w14:textId="77777777" w:rsidR="0042489F" w:rsidRPr="0042489F" w:rsidRDefault="0042489F" w:rsidP="0042489F">
            <w:pPr>
              <w:suppressAutoHyphens w:val="0"/>
              <w:spacing w:before="150" w:after="150" w:line="240" w:lineRule="auto"/>
              <w:rPr>
                <w:ins w:id="4506" w:author="Qizhou Duan" w:date="2024-06-21T12:05:00Z"/>
                <w:rFonts w:ascii="Times New Roman" w:eastAsia="Times New Roman" w:hAnsi="Times New Roman" w:cs="Times New Roman"/>
                <w:color w:val="222222"/>
                <w:sz w:val="16"/>
                <w:szCs w:val="16"/>
                <w:lang w:eastAsia="zh-CN"/>
                <w:rPrChange w:id="4507" w:author="Qizhou Duan" w:date="2024-06-21T12:05:00Z">
                  <w:rPr>
                    <w:ins w:id="4508" w:author="Qizhou Duan" w:date="2024-06-21T12:05:00Z"/>
                    <w:rFonts w:ascii="Cambria" w:eastAsia="Times New Roman" w:hAnsi="Cambria" w:cs="Times New Roman"/>
                    <w:color w:val="222222"/>
                    <w:sz w:val="23"/>
                    <w:szCs w:val="23"/>
                    <w:lang w:eastAsia="zh-CN"/>
                  </w:rPr>
                </w:rPrChange>
              </w:rPr>
            </w:pPr>
            <w:ins w:id="4509" w:author="Qizhou Duan" w:date="2024-06-21T12:05:00Z">
              <w:r w:rsidRPr="0042489F">
                <w:rPr>
                  <w:rFonts w:ascii="Times New Roman" w:eastAsia="Times New Roman" w:hAnsi="Times New Roman" w:cs="Times New Roman"/>
                  <w:color w:val="222222"/>
                  <w:sz w:val="16"/>
                  <w:szCs w:val="16"/>
                  <w:lang w:eastAsia="zh-CN"/>
                  <w:rPrChange w:id="4510" w:author="Qizhou Duan" w:date="2024-06-21T12:05:00Z">
                    <w:rPr>
                      <w:rFonts w:ascii="Cambria" w:eastAsia="Times New Roman" w:hAnsi="Cambria" w:cs="Times New Roman"/>
                      <w:color w:val="222222"/>
                      <w:sz w:val="23"/>
                      <w:szCs w:val="23"/>
                      <w:lang w:eastAsia="zh-CN"/>
                    </w:rPr>
                  </w:rPrChange>
                </w:rPr>
                <w:t>El-Khoury Malhame et al. (2023)</w:t>
              </w:r>
            </w:ins>
          </w:p>
        </w:tc>
        <w:tc>
          <w:tcPr>
            <w:tcW w:w="0" w:type="auto"/>
            <w:shd w:val="clear" w:color="auto" w:fill="auto"/>
            <w:tcMar>
              <w:top w:w="0" w:type="dxa"/>
              <w:left w:w="75" w:type="dxa"/>
              <w:bottom w:w="0" w:type="dxa"/>
              <w:right w:w="75" w:type="dxa"/>
            </w:tcMar>
            <w:vAlign w:val="center"/>
            <w:hideMark/>
          </w:tcPr>
          <w:p w14:paraId="12A28ED2" w14:textId="77777777" w:rsidR="0042489F" w:rsidRPr="0042489F" w:rsidRDefault="0042489F" w:rsidP="0042489F">
            <w:pPr>
              <w:suppressAutoHyphens w:val="0"/>
              <w:spacing w:before="150" w:after="150" w:line="240" w:lineRule="auto"/>
              <w:jc w:val="right"/>
              <w:rPr>
                <w:ins w:id="4511" w:author="Qizhou Duan" w:date="2024-06-21T12:05:00Z"/>
                <w:rFonts w:ascii="Times New Roman" w:eastAsia="Times New Roman" w:hAnsi="Times New Roman" w:cs="Times New Roman"/>
                <w:color w:val="222222"/>
                <w:sz w:val="16"/>
                <w:szCs w:val="16"/>
                <w:lang w:eastAsia="zh-CN"/>
                <w:rPrChange w:id="4512" w:author="Qizhou Duan" w:date="2024-06-21T12:05:00Z">
                  <w:rPr>
                    <w:ins w:id="4513" w:author="Qizhou Duan" w:date="2024-06-21T12:05:00Z"/>
                    <w:rFonts w:ascii="Cambria" w:eastAsia="Times New Roman" w:hAnsi="Cambria" w:cs="Times New Roman"/>
                    <w:color w:val="222222"/>
                    <w:sz w:val="23"/>
                    <w:szCs w:val="23"/>
                    <w:lang w:eastAsia="zh-CN"/>
                  </w:rPr>
                </w:rPrChange>
              </w:rPr>
            </w:pPr>
            <w:ins w:id="4514" w:author="Qizhou Duan" w:date="2024-06-21T12:05:00Z">
              <w:r w:rsidRPr="0042489F">
                <w:rPr>
                  <w:rFonts w:ascii="Times New Roman" w:eastAsia="Times New Roman" w:hAnsi="Times New Roman" w:cs="Times New Roman"/>
                  <w:color w:val="222222"/>
                  <w:sz w:val="16"/>
                  <w:szCs w:val="16"/>
                  <w:lang w:eastAsia="zh-CN"/>
                  <w:rPrChange w:id="4515" w:author="Qizhou Duan" w:date="2024-06-21T12:05:00Z">
                    <w:rPr>
                      <w:rFonts w:ascii="Cambria" w:eastAsia="Times New Roman" w:hAnsi="Cambria" w:cs="Times New Roman"/>
                      <w:color w:val="222222"/>
                      <w:sz w:val="23"/>
                      <w:szCs w:val="23"/>
                      <w:lang w:eastAsia="zh-CN"/>
                    </w:rPr>
                  </w:rPrChange>
                </w:rPr>
                <w:t>252</w:t>
              </w:r>
            </w:ins>
          </w:p>
        </w:tc>
        <w:tc>
          <w:tcPr>
            <w:tcW w:w="0" w:type="auto"/>
            <w:shd w:val="clear" w:color="auto" w:fill="auto"/>
            <w:tcMar>
              <w:top w:w="0" w:type="dxa"/>
              <w:left w:w="75" w:type="dxa"/>
              <w:bottom w:w="0" w:type="dxa"/>
              <w:right w:w="75" w:type="dxa"/>
            </w:tcMar>
            <w:vAlign w:val="center"/>
            <w:hideMark/>
          </w:tcPr>
          <w:p w14:paraId="014DC960" w14:textId="77777777" w:rsidR="0042489F" w:rsidRPr="0042489F" w:rsidRDefault="0042489F" w:rsidP="0042489F">
            <w:pPr>
              <w:suppressAutoHyphens w:val="0"/>
              <w:spacing w:before="150" w:after="150" w:line="240" w:lineRule="auto"/>
              <w:jc w:val="right"/>
              <w:rPr>
                <w:ins w:id="4516" w:author="Qizhou Duan" w:date="2024-06-21T12:05:00Z"/>
                <w:rFonts w:ascii="Times New Roman" w:eastAsia="Times New Roman" w:hAnsi="Times New Roman" w:cs="Times New Roman"/>
                <w:color w:val="222222"/>
                <w:sz w:val="16"/>
                <w:szCs w:val="16"/>
                <w:lang w:eastAsia="zh-CN"/>
                <w:rPrChange w:id="4517" w:author="Qizhou Duan" w:date="2024-06-21T12:05:00Z">
                  <w:rPr>
                    <w:ins w:id="4518" w:author="Qizhou Duan" w:date="2024-06-21T12:05:00Z"/>
                    <w:rFonts w:ascii="Cambria" w:eastAsia="Times New Roman" w:hAnsi="Cambria" w:cs="Times New Roman"/>
                    <w:color w:val="222222"/>
                    <w:sz w:val="23"/>
                    <w:szCs w:val="23"/>
                    <w:lang w:eastAsia="zh-CN"/>
                  </w:rPr>
                </w:rPrChange>
              </w:rPr>
            </w:pPr>
            <w:ins w:id="4519" w:author="Qizhou Duan" w:date="2024-06-21T12:05:00Z">
              <w:r w:rsidRPr="0042489F">
                <w:rPr>
                  <w:rFonts w:ascii="Times New Roman" w:eastAsia="Times New Roman" w:hAnsi="Times New Roman" w:cs="Times New Roman"/>
                  <w:color w:val="222222"/>
                  <w:sz w:val="16"/>
                  <w:szCs w:val="16"/>
                  <w:lang w:eastAsia="zh-CN"/>
                  <w:rPrChange w:id="452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03310C0" w14:textId="77777777" w:rsidR="0042489F" w:rsidRPr="0042489F" w:rsidRDefault="0042489F" w:rsidP="0042489F">
            <w:pPr>
              <w:suppressAutoHyphens w:val="0"/>
              <w:spacing w:before="150" w:after="150" w:line="240" w:lineRule="auto"/>
              <w:jc w:val="right"/>
              <w:rPr>
                <w:ins w:id="4521" w:author="Qizhou Duan" w:date="2024-06-21T12:05:00Z"/>
                <w:rFonts w:ascii="Times New Roman" w:eastAsia="Times New Roman" w:hAnsi="Times New Roman" w:cs="Times New Roman"/>
                <w:color w:val="222222"/>
                <w:sz w:val="16"/>
                <w:szCs w:val="16"/>
                <w:lang w:eastAsia="zh-CN"/>
                <w:rPrChange w:id="4522" w:author="Qizhou Duan" w:date="2024-06-21T12:05:00Z">
                  <w:rPr>
                    <w:ins w:id="4523" w:author="Qizhou Duan" w:date="2024-06-21T12:05:00Z"/>
                    <w:rFonts w:ascii="Cambria" w:eastAsia="Times New Roman" w:hAnsi="Cambria" w:cs="Times New Roman"/>
                    <w:color w:val="222222"/>
                    <w:sz w:val="23"/>
                    <w:szCs w:val="23"/>
                    <w:lang w:eastAsia="zh-CN"/>
                  </w:rPr>
                </w:rPrChange>
              </w:rPr>
            </w:pPr>
            <w:ins w:id="4524" w:author="Qizhou Duan" w:date="2024-06-21T12:05:00Z">
              <w:r w:rsidRPr="0042489F">
                <w:rPr>
                  <w:rFonts w:ascii="Times New Roman" w:eastAsia="Times New Roman" w:hAnsi="Times New Roman" w:cs="Times New Roman"/>
                  <w:color w:val="222222"/>
                  <w:sz w:val="16"/>
                  <w:szCs w:val="16"/>
                  <w:lang w:eastAsia="zh-CN"/>
                  <w:rPrChange w:id="452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2165FAB" w14:textId="77777777" w:rsidR="0042489F" w:rsidRPr="0042489F" w:rsidRDefault="0042489F" w:rsidP="0042489F">
            <w:pPr>
              <w:suppressAutoHyphens w:val="0"/>
              <w:spacing w:before="150" w:after="150" w:line="240" w:lineRule="auto"/>
              <w:jc w:val="right"/>
              <w:rPr>
                <w:ins w:id="4526" w:author="Qizhou Duan" w:date="2024-06-21T12:05:00Z"/>
                <w:rFonts w:ascii="Times New Roman" w:eastAsia="Times New Roman" w:hAnsi="Times New Roman" w:cs="Times New Roman"/>
                <w:color w:val="222222"/>
                <w:sz w:val="16"/>
                <w:szCs w:val="16"/>
                <w:lang w:eastAsia="zh-CN"/>
                <w:rPrChange w:id="4527" w:author="Qizhou Duan" w:date="2024-06-21T12:05:00Z">
                  <w:rPr>
                    <w:ins w:id="4528" w:author="Qizhou Duan" w:date="2024-06-21T12:05:00Z"/>
                    <w:rFonts w:ascii="Cambria" w:eastAsia="Times New Roman" w:hAnsi="Cambria" w:cs="Times New Roman"/>
                    <w:color w:val="222222"/>
                    <w:sz w:val="23"/>
                    <w:szCs w:val="23"/>
                    <w:lang w:eastAsia="zh-CN"/>
                  </w:rPr>
                </w:rPrChange>
              </w:rPr>
            </w:pPr>
            <w:ins w:id="4529" w:author="Qizhou Duan" w:date="2024-06-21T12:05:00Z">
              <w:r w:rsidRPr="0042489F">
                <w:rPr>
                  <w:rFonts w:ascii="Times New Roman" w:eastAsia="Times New Roman" w:hAnsi="Times New Roman" w:cs="Times New Roman"/>
                  <w:color w:val="222222"/>
                  <w:sz w:val="16"/>
                  <w:szCs w:val="16"/>
                  <w:lang w:eastAsia="zh-CN"/>
                  <w:rPrChange w:id="453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F60FC84" w14:textId="77777777" w:rsidR="0042489F" w:rsidRPr="0042489F" w:rsidRDefault="0042489F" w:rsidP="0042489F">
            <w:pPr>
              <w:suppressAutoHyphens w:val="0"/>
              <w:spacing w:before="150" w:after="150" w:line="240" w:lineRule="auto"/>
              <w:jc w:val="right"/>
              <w:rPr>
                <w:ins w:id="4531" w:author="Qizhou Duan" w:date="2024-06-21T12:05:00Z"/>
                <w:rFonts w:ascii="Times New Roman" w:eastAsia="Times New Roman" w:hAnsi="Times New Roman" w:cs="Times New Roman"/>
                <w:color w:val="222222"/>
                <w:sz w:val="16"/>
                <w:szCs w:val="16"/>
                <w:lang w:eastAsia="zh-CN"/>
                <w:rPrChange w:id="4532" w:author="Qizhou Duan" w:date="2024-06-21T12:05:00Z">
                  <w:rPr>
                    <w:ins w:id="4533" w:author="Qizhou Duan" w:date="2024-06-21T12:05:00Z"/>
                    <w:rFonts w:ascii="Cambria" w:eastAsia="Times New Roman" w:hAnsi="Cambria" w:cs="Times New Roman"/>
                    <w:color w:val="222222"/>
                    <w:sz w:val="23"/>
                    <w:szCs w:val="23"/>
                    <w:lang w:eastAsia="zh-CN"/>
                  </w:rPr>
                </w:rPrChange>
              </w:rPr>
            </w:pPr>
            <w:ins w:id="4534" w:author="Qizhou Duan" w:date="2024-06-21T12:05:00Z">
              <w:r w:rsidRPr="0042489F">
                <w:rPr>
                  <w:rFonts w:ascii="Times New Roman" w:eastAsia="Times New Roman" w:hAnsi="Times New Roman" w:cs="Times New Roman"/>
                  <w:color w:val="222222"/>
                  <w:sz w:val="16"/>
                  <w:szCs w:val="16"/>
                  <w:lang w:eastAsia="zh-CN"/>
                  <w:rPrChange w:id="453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6C3FBD1" w14:textId="77777777" w:rsidR="0042489F" w:rsidRPr="0042489F" w:rsidRDefault="0042489F" w:rsidP="0042489F">
            <w:pPr>
              <w:suppressAutoHyphens w:val="0"/>
              <w:spacing w:before="150" w:after="150" w:line="240" w:lineRule="auto"/>
              <w:jc w:val="right"/>
              <w:rPr>
                <w:ins w:id="4536" w:author="Qizhou Duan" w:date="2024-06-21T12:05:00Z"/>
                <w:rFonts w:ascii="Times New Roman" w:eastAsia="Times New Roman" w:hAnsi="Times New Roman" w:cs="Times New Roman"/>
                <w:color w:val="222222"/>
                <w:sz w:val="16"/>
                <w:szCs w:val="16"/>
                <w:lang w:eastAsia="zh-CN"/>
                <w:rPrChange w:id="4537" w:author="Qizhou Duan" w:date="2024-06-21T12:05:00Z">
                  <w:rPr>
                    <w:ins w:id="4538" w:author="Qizhou Duan" w:date="2024-06-21T12:05:00Z"/>
                    <w:rFonts w:ascii="Cambria" w:eastAsia="Times New Roman" w:hAnsi="Cambria" w:cs="Times New Roman"/>
                    <w:color w:val="222222"/>
                    <w:sz w:val="23"/>
                    <w:szCs w:val="23"/>
                    <w:lang w:eastAsia="zh-CN"/>
                  </w:rPr>
                </w:rPrChange>
              </w:rPr>
            </w:pPr>
            <w:ins w:id="4539" w:author="Qizhou Duan" w:date="2024-06-21T12:05:00Z">
              <w:r w:rsidRPr="0042489F">
                <w:rPr>
                  <w:rFonts w:ascii="Times New Roman" w:eastAsia="Times New Roman" w:hAnsi="Times New Roman" w:cs="Times New Roman"/>
                  <w:color w:val="222222"/>
                  <w:sz w:val="16"/>
                  <w:szCs w:val="16"/>
                  <w:lang w:eastAsia="zh-CN"/>
                  <w:rPrChange w:id="454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7A04CAD" w14:textId="77777777" w:rsidR="0042489F" w:rsidRPr="0042489F" w:rsidRDefault="0042489F" w:rsidP="0042489F">
            <w:pPr>
              <w:suppressAutoHyphens w:val="0"/>
              <w:spacing w:before="150" w:after="150" w:line="240" w:lineRule="auto"/>
              <w:jc w:val="right"/>
              <w:rPr>
                <w:ins w:id="4541" w:author="Qizhou Duan" w:date="2024-06-21T12:05:00Z"/>
                <w:rFonts w:ascii="Times New Roman" w:eastAsia="Times New Roman" w:hAnsi="Times New Roman" w:cs="Times New Roman"/>
                <w:color w:val="222222"/>
                <w:sz w:val="16"/>
                <w:szCs w:val="16"/>
                <w:lang w:eastAsia="zh-CN"/>
                <w:rPrChange w:id="4542" w:author="Qizhou Duan" w:date="2024-06-21T12:05:00Z">
                  <w:rPr>
                    <w:ins w:id="4543" w:author="Qizhou Duan" w:date="2024-06-21T12:05:00Z"/>
                    <w:rFonts w:ascii="Cambria" w:eastAsia="Times New Roman" w:hAnsi="Cambria" w:cs="Times New Roman"/>
                    <w:color w:val="222222"/>
                    <w:sz w:val="23"/>
                    <w:szCs w:val="23"/>
                    <w:lang w:eastAsia="zh-CN"/>
                  </w:rPr>
                </w:rPrChange>
              </w:rPr>
            </w:pPr>
            <w:ins w:id="4544" w:author="Qizhou Duan" w:date="2024-06-21T12:05:00Z">
              <w:r w:rsidRPr="0042489F">
                <w:rPr>
                  <w:rFonts w:ascii="Times New Roman" w:eastAsia="Times New Roman" w:hAnsi="Times New Roman" w:cs="Times New Roman"/>
                  <w:color w:val="222222"/>
                  <w:sz w:val="16"/>
                  <w:szCs w:val="16"/>
                  <w:lang w:eastAsia="zh-CN"/>
                  <w:rPrChange w:id="4545"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5A3B3412" w14:textId="77777777" w:rsidTr="0042489F">
        <w:trPr>
          <w:ins w:id="4546" w:author="Qizhou Duan" w:date="2024-06-21T12:05:00Z"/>
        </w:trPr>
        <w:tc>
          <w:tcPr>
            <w:tcW w:w="0" w:type="auto"/>
            <w:shd w:val="clear" w:color="auto" w:fill="auto"/>
            <w:tcMar>
              <w:top w:w="0" w:type="dxa"/>
              <w:left w:w="75" w:type="dxa"/>
              <w:bottom w:w="0" w:type="dxa"/>
              <w:right w:w="75" w:type="dxa"/>
            </w:tcMar>
            <w:vAlign w:val="center"/>
            <w:hideMark/>
          </w:tcPr>
          <w:p w14:paraId="3644C152" w14:textId="77777777" w:rsidR="0042489F" w:rsidRPr="0042489F" w:rsidRDefault="0042489F" w:rsidP="0042489F">
            <w:pPr>
              <w:suppressAutoHyphens w:val="0"/>
              <w:spacing w:before="150" w:after="150" w:line="240" w:lineRule="auto"/>
              <w:rPr>
                <w:ins w:id="4547" w:author="Qizhou Duan" w:date="2024-06-21T12:05:00Z"/>
                <w:rFonts w:ascii="Times New Roman" w:eastAsia="Times New Roman" w:hAnsi="Times New Roman" w:cs="Times New Roman"/>
                <w:color w:val="222222"/>
                <w:sz w:val="16"/>
                <w:szCs w:val="16"/>
                <w:lang w:eastAsia="zh-CN"/>
                <w:rPrChange w:id="4548" w:author="Qizhou Duan" w:date="2024-06-21T12:05:00Z">
                  <w:rPr>
                    <w:ins w:id="4549" w:author="Qizhou Duan" w:date="2024-06-21T12:05:00Z"/>
                    <w:rFonts w:ascii="Cambria" w:eastAsia="Times New Roman" w:hAnsi="Cambria" w:cs="Times New Roman"/>
                    <w:color w:val="222222"/>
                    <w:sz w:val="23"/>
                    <w:szCs w:val="23"/>
                    <w:lang w:eastAsia="zh-CN"/>
                  </w:rPr>
                </w:rPrChange>
              </w:rPr>
            </w:pPr>
            <w:ins w:id="4550" w:author="Qizhou Duan" w:date="2024-06-21T12:05:00Z">
              <w:r w:rsidRPr="0042489F">
                <w:rPr>
                  <w:rFonts w:ascii="Times New Roman" w:eastAsia="Times New Roman" w:hAnsi="Times New Roman" w:cs="Times New Roman"/>
                  <w:color w:val="222222"/>
                  <w:sz w:val="16"/>
                  <w:szCs w:val="16"/>
                  <w:lang w:eastAsia="zh-CN"/>
                  <w:rPrChange w:id="4551" w:author="Qizhou Duan" w:date="2024-06-21T12:05:00Z">
                    <w:rPr>
                      <w:rFonts w:ascii="Cambria" w:eastAsia="Times New Roman" w:hAnsi="Cambria" w:cs="Times New Roman"/>
                      <w:color w:val="222222"/>
                      <w:sz w:val="23"/>
                      <w:szCs w:val="23"/>
                      <w:lang w:eastAsia="zh-CN"/>
                    </w:rPr>
                  </w:rPrChange>
                </w:rPr>
                <w:t>Tu et al. (2023)</w:t>
              </w:r>
            </w:ins>
          </w:p>
        </w:tc>
        <w:tc>
          <w:tcPr>
            <w:tcW w:w="0" w:type="auto"/>
            <w:shd w:val="clear" w:color="auto" w:fill="auto"/>
            <w:tcMar>
              <w:top w:w="0" w:type="dxa"/>
              <w:left w:w="75" w:type="dxa"/>
              <w:bottom w:w="0" w:type="dxa"/>
              <w:right w:w="75" w:type="dxa"/>
            </w:tcMar>
            <w:vAlign w:val="center"/>
            <w:hideMark/>
          </w:tcPr>
          <w:p w14:paraId="06B93B50" w14:textId="77777777" w:rsidR="0042489F" w:rsidRPr="0042489F" w:rsidRDefault="0042489F" w:rsidP="0042489F">
            <w:pPr>
              <w:suppressAutoHyphens w:val="0"/>
              <w:spacing w:before="150" w:after="150" w:line="240" w:lineRule="auto"/>
              <w:jc w:val="right"/>
              <w:rPr>
                <w:ins w:id="4552" w:author="Qizhou Duan" w:date="2024-06-21T12:05:00Z"/>
                <w:rFonts w:ascii="Times New Roman" w:eastAsia="Times New Roman" w:hAnsi="Times New Roman" w:cs="Times New Roman"/>
                <w:color w:val="222222"/>
                <w:sz w:val="16"/>
                <w:szCs w:val="16"/>
                <w:lang w:eastAsia="zh-CN"/>
                <w:rPrChange w:id="4553" w:author="Qizhou Duan" w:date="2024-06-21T12:05:00Z">
                  <w:rPr>
                    <w:ins w:id="4554" w:author="Qizhou Duan" w:date="2024-06-21T12:05:00Z"/>
                    <w:rFonts w:ascii="Cambria" w:eastAsia="Times New Roman" w:hAnsi="Cambria" w:cs="Times New Roman"/>
                    <w:color w:val="222222"/>
                    <w:sz w:val="23"/>
                    <w:szCs w:val="23"/>
                    <w:lang w:eastAsia="zh-CN"/>
                  </w:rPr>
                </w:rPrChange>
              </w:rPr>
            </w:pPr>
            <w:ins w:id="4555" w:author="Qizhou Duan" w:date="2024-06-21T12:05:00Z">
              <w:r w:rsidRPr="0042489F">
                <w:rPr>
                  <w:rFonts w:ascii="Times New Roman" w:eastAsia="Times New Roman" w:hAnsi="Times New Roman" w:cs="Times New Roman"/>
                  <w:color w:val="222222"/>
                  <w:sz w:val="16"/>
                  <w:szCs w:val="16"/>
                  <w:lang w:eastAsia="zh-CN"/>
                  <w:rPrChange w:id="4556" w:author="Qizhou Duan" w:date="2024-06-21T12:05:00Z">
                    <w:rPr>
                      <w:rFonts w:ascii="Cambria" w:eastAsia="Times New Roman" w:hAnsi="Cambria" w:cs="Times New Roman"/>
                      <w:color w:val="222222"/>
                      <w:sz w:val="23"/>
                      <w:szCs w:val="23"/>
                      <w:lang w:eastAsia="zh-CN"/>
                    </w:rPr>
                  </w:rPrChange>
                </w:rPr>
                <w:t>290</w:t>
              </w:r>
            </w:ins>
          </w:p>
        </w:tc>
        <w:tc>
          <w:tcPr>
            <w:tcW w:w="0" w:type="auto"/>
            <w:shd w:val="clear" w:color="auto" w:fill="auto"/>
            <w:tcMar>
              <w:top w:w="0" w:type="dxa"/>
              <w:left w:w="75" w:type="dxa"/>
              <w:bottom w:w="0" w:type="dxa"/>
              <w:right w:w="75" w:type="dxa"/>
            </w:tcMar>
            <w:vAlign w:val="center"/>
            <w:hideMark/>
          </w:tcPr>
          <w:p w14:paraId="0B251B59" w14:textId="77777777" w:rsidR="0042489F" w:rsidRPr="0042489F" w:rsidRDefault="0042489F" w:rsidP="0042489F">
            <w:pPr>
              <w:suppressAutoHyphens w:val="0"/>
              <w:spacing w:before="150" w:after="150" w:line="240" w:lineRule="auto"/>
              <w:jc w:val="right"/>
              <w:rPr>
                <w:ins w:id="4557" w:author="Qizhou Duan" w:date="2024-06-21T12:05:00Z"/>
                <w:rFonts w:ascii="Times New Roman" w:eastAsia="Times New Roman" w:hAnsi="Times New Roman" w:cs="Times New Roman"/>
                <w:color w:val="222222"/>
                <w:sz w:val="16"/>
                <w:szCs w:val="16"/>
                <w:lang w:eastAsia="zh-CN"/>
                <w:rPrChange w:id="4558" w:author="Qizhou Duan" w:date="2024-06-21T12:05:00Z">
                  <w:rPr>
                    <w:ins w:id="4559" w:author="Qizhou Duan" w:date="2024-06-21T12:05:00Z"/>
                    <w:rFonts w:ascii="Cambria" w:eastAsia="Times New Roman" w:hAnsi="Cambria" w:cs="Times New Roman"/>
                    <w:color w:val="222222"/>
                    <w:sz w:val="23"/>
                    <w:szCs w:val="23"/>
                    <w:lang w:eastAsia="zh-CN"/>
                  </w:rPr>
                </w:rPrChange>
              </w:rPr>
            </w:pPr>
            <w:ins w:id="4560" w:author="Qizhou Duan" w:date="2024-06-21T12:05:00Z">
              <w:r w:rsidRPr="0042489F">
                <w:rPr>
                  <w:rFonts w:ascii="Times New Roman" w:eastAsia="Times New Roman" w:hAnsi="Times New Roman" w:cs="Times New Roman"/>
                  <w:color w:val="222222"/>
                  <w:sz w:val="16"/>
                  <w:szCs w:val="16"/>
                  <w:lang w:eastAsia="zh-CN"/>
                  <w:rPrChange w:id="456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996CA0C" w14:textId="77777777" w:rsidR="0042489F" w:rsidRPr="0042489F" w:rsidRDefault="0042489F" w:rsidP="0042489F">
            <w:pPr>
              <w:suppressAutoHyphens w:val="0"/>
              <w:spacing w:before="150" w:after="150" w:line="240" w:lineRule="auto"/>
              <w:jc w:val="right"/>
              <w:rPr>
                <w:ins w:id="4562" w:author="Qizhou Duan" w:date="2024-06-21T12:05:00Z"/>
                <w:rFonts w:ascii="Times New Roman" w:eastAsia="Times New Roman" w:hAnsi="Times New Roman" w:cs="Times New Roman"/>
                <w:color w:val="222222"/>
                <w:sz w:val="16"/>
                <w:szCs w:val="16"/>
                <w:lang w:eastAsia="zh-CN"/>
                <w:rPrChange w:id="4563" w:author="Qizhou Duan" w:date="2024-06-21T12:05:00Z">
                  <w:rPr>
                    <w:ins w:id="4564" w:author="Qizhou Duan" w:date="2024-06-21T12:05:00Z"/>
                    <w:rFonts w:ascii="Cambria" w:eastAsia="Times New Roman" w:hAnsi="Cambria" w:cs="Times New Roman"/>
                    <w:color w:val="222222"/>
                    <w:sz w:val="23"/>
                    <w:szCs w:val="23"/>
                    <w:lang w:eastAsia="zh-CN"/>
                  </w:rPr>
                </w:rPrChange>
              </w:rPr>
            </w:pPr>
            <w:ins w:id="4565" w:author="Qizhou Duan" w:date="2024-06-21T12:05:00Z">
              <w:r w:rsidRPr="0042489F">
                <w:rPr>
                  <w:rFonts w:ascii="Times New Roman" w:eastAsia="Times New Roman" w:hAnsi="Times New Roman" w:cs="Times New Roman"/>
                  <w:color w:val="222222"/>
                  <w:sz w:val="16"/>
                  <w:szCs w:val="16"/>
                  <w:lang w:eastAsia="zh-CN"/>
                  <w:rPrChange w:id="456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8D2085A" w14:textId="77777777" w:rsidR="0042489F" w:rsidRPr="0042489F" w:rsidRDefault="0042489F" w:rsidP="0042489F">
            <w:pPr>
              <w:suppressAutoHyphens w:val="0"/>
              <w:spacing w:before="150" w:after="150" w:line="240" w:lineRule="auto"/>
              <w:jc w:val="right"/>
              <w:rPr>
                <w:ins w:id="4567" w:author="Qizhou Duan" w:date="2024-06-21T12:05:00Z"/>
                <w:rFonts w:ascii="Times New Roman" w:eastAsia="Times New Roman" w:hAnsi="Times New Roman" w:cs="Times New Roman"/>
                <w:color w:val="222222"/>
                <w:sz w:val="16"/>
                <w:szCs w:val="16"/>
                <w:lang w:eastAsia="zh-CN"/>
                <w:rPrChange w:id="4568" w:author="Qizhou Duan" w:date="2024-06-21T12:05:00Z">
                  <w:rPr>
                    <w:ins w:id="4569" w:author="Qizhou Duan" w:date="2024-06-21T12:05:00Z"/>
                    <w:rFonts w:ascii="Cambria" w:eastAsia="Times New Roman" w:hAnsi="Cambria" w:cs="Times New Roman"/>
                    <w:color w:val="222222"/>
                    <w:sz w:val="23"/>
                    <w:szCs w:val="23"/>
                    <w:lang w:eastAsia="zh-CN"/>
                  </w:rPr>
                </w:rPrChange>
              </w:rPr>
            </w:pPr>
            <w:ins w:id="4570" w:author="Qizhou Duan" w:date="2024-06-21T12:05:00Z">
              <w:r w:rsidRPr="0042489F">
                <w:rPr>
                  <w:rFonts w:ascii="Times New Roman" w:eastAsia="Times New Roman" w:hAnsi="Times New Roman" w:cs="Times New Roman"/>
                  <w:color w:val="222222"/>
                  <w:sz w:val="16"/>
                  <w:szCs w:val="16"/>
                  <w:lang w:eastAsia="zh-CN"/>
                  <w:rPrChange w:id="457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C971DF1" w14:textId="77777777" w:rsidR="0042489F" w:rsidRPr="0042489F" w:rsidRDefault="0042489F" w:rsidP="0042489F">
            <w:pPr>
              <w:suppressAutoHyphens w:val="0"/>
              <w:spacing w:before="150" w:after="150" w:line="240" w:lineRule="auto"/>
              <w:jc w:val="right"/>
              <w:rPr>
                <w:ins w:id="4572" w:author="Qizhou Duan" w:date="2024-06-21T12:05:00Z"/>
                <w:rFonts w:ascii="Times New Roman" w:eastAsia="Times New Roman" w:hAnsi="Times New Roman" w:cs="Times New Roman"/>
                <w:color w:val="222222"/>
                <w:sz w:val="16"/>
                <w:szCs w:val="16"/>
                <w:lang w:eastAsia="zh-CN"/>
                <w:rPrChange w:id="4573" w:author="Qizhou Duan" w:date="2024-06-21T12:05:00Z">
                  <w:rPr>
                    <w:ins w:id="4574" w:author="Qizhou Duan" w:date="2024-06-21T12:05:00Z"/>
                    <w:rFonts w:ascii="Cambria" w:eastAsia="Times New Roman" w:hAnsi="Cambria" w:cs="Times New Roman"/>
                    <w:color w:val="222222"/>
                    <w:sz w:val="23"/>
                    <w:szCs w:val="23"/>
                    <w:lang w:eastAsia="zh-CN"/>
                  </w:rPr>
                </w:rPrChange>
              </w:rPr>
            </w:pPr>
            <w:ins w:id="4575" w:author="Qizhou Duan" w:date="2024-06-21T12:05:00Z">
              <w:r w:rsidRPr="0042489F">
                <w:rPr>
                  <w:rFonts w:ascii="Times New Roman" w:eastAsia="Times New Roman" w:hAnsi="Times New Roman" w:cs="Times New Roman"/>
                  <w:color w:val="222222"/>
                  <w:sz w:val="16"/>
                  <w:szCs w:val="16"/>
                  <w:lang w:eastAsia="zh-CN"/>
                  <w:rPrChange w:id="457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C6477B2" w14:textId="77777777" w:rsidR="0042489F" w:rsidRPr="0042489F" w:rsidRDefault="0042489F" w:rsidP="0042489F">
            <w:pPr>
              <w:suppressAutoHyphens w:val="0"/>
              <w:spacing w:before="150" w:after="150" w:line="240" w:lineRule="auto"/>
              <w:jc w:val="right"/>
              <w:rPr>
                <w:ins w:id="4577" w:author="Qizhou Duan" w:date="2024-06-21T12:05:00Z"/>
                <w:rFonts w:ascii="Times New Roman" w:eastAsia="Times New Roman" w:hAnsi="Times New Roman" w:cs="Times New Roman"/>
                <w:color w:val="222222"/>
                <w:sz w:val="16"/>
                <w:szCs w:val="16"/>
                <w:lang w:eastAsia="zh-CN"/>
                <w:rPrChange w:id="4578" w:author="Qizhou Duan" w:date="2024-06-21T12:05:00Z">
                  <w:rPr>
                    <w:ins w:id="4579" w:author="Qizhou Duan" w:date="2024-06-21T12:05:00Z"/>
                    <w:rFonts w:ascii="Cambria" w:eastAsia="Times New Roman" w:hAnsi="Cambria" w:cs="Times New Roman"/>
                    <w:color w:val="222222"/>
                    <w:sz w:val="23"/>
                    <w:szCs w:val="23"/>
                    <w:lang w:eastAsia="zh-CN"/>
                  </w:rPr>
                </w:rPrChange>
              </w:rPr>
            </w:pPr>
            <w:ins w:id="4580" w:author="Qizhou Duan" w:date="2024-06-21T12:05:00Z">
              <w:r w:rsidRPr="0042489F">
                <w:rPr>
                  <w:rFonts w:ascii="Times New Roman" w:eastAsia="Times New Roman" w:hAnsi="Times New Roman" w:cs="Times New Roman"/>
                  <w:color w:val="222222"/>
                  <w:sz w:val="16"/>
                  <w:szCs w:val="16"/>
                  <w:lang w:eastAsia="zh-CN"/>
                  <w:rPrChange w:id="458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550DD01" w14:textId="77777777" w:rsidR="0042489F" w:rsidRPr="0042489F" w:rsidRDefault="0042489F" w:rsidP="0042489F">
            <w:pPr>
              <w:suppressAutoHyphens w:val="0"/>
              <w:spacing w:before="150" w:after="150" w:line="240" w:lineRule="auto"/>
              <w:jc w:val="right"/>
              <w:rPr>
                <w:ins w:id="4582" w:author="Qizhou Duan" w:date="2024-06-21T12:05:00Z"/>
                <w:rFonts w:ascii="Times New Roman" w:eastAsia="Times New Roman" w:hAnsi="Times New Roman" w:cs="Times New Roman"/>
                <w:color w:val="222222"/>
                <w:sz w:val="16"/>
                <w:szCs w:val="16"/>
                <w:lang w:eastAsia="zh-CN"/>
                <w:rPrChange w:id="4583" w:author="Qizhou Duan" w:date="2024-06-21T12:05:00Z">
                  <w:rPr>
                    <w:ins w:id="4584" w:author="Qizhou Duan" w:date="2024-06-21T12:05:00Z"/>
                    <w:rFonts w:ascii="Cambria" w:eastAsia="Times New Roman" w:hAnsi="Cambria" w:cs="Times New Roman"/>
                    <w:color w:val="222222"/>
                    <w:sz w:val="23"/>
                    <w:szCs w:val="23"/>
                    <w:lang w:eastAsia="zh-CN"/>
                  </w:rPr>
                </w:rPrChange>
              </w:rPr>
            </w:pPr>
            <w:ins w:id="4585" w:author="Qizhou Duan" w:date="2024-06-21T12:05:00Z">
              <w:r w:rsidRPr="0042489F">
                <w:rPr>
                  <w:rFonts w:ascii="Times New Roman" w:eastAsia="Times New Roman" w:hAnsi="Times New Roman" w:cs="Times New Roman"/>
                  <w:color w:val="222222"/>
                  <w:sz w:val="16"/>
                  <w:szCs w:val="16"/>
                  <w:lang w:eastAsia="zh-CN"/>
                  <w:rPrChange w:id="4586" w:author="Qizhou Duan" w:date="2024-06-21T12:05:00Z">
                    <w:rPr>
                      <w:rFonts w:ascii="Cambria" w:eastAsia="Times New Roman" w:hAnsi="Cambria" w:cs="Times New Roman"/>
                      <w:color w:val="222222"/>
                      <w:sz w:val="23"/>
                      <w:szCs w:val="23"/>
                      <w:lang w:eastAsia="zh-CN"/>
                    </w:rPr>
                  </w:rPrChange>
                </w:rPr>
                <w:t>1</w:t>
              </w:r>
            </w:ins>
          </w:p>
        </w:tc>
      </w:tr>
      <w:tr w:rsidR="0042489F" w:rsidRPr="0042489F" w14:paraId="10A4B501" w14:textId="77777777" w:rsidTr="0042489F">
        <w:trPr>
          <w:ins w:id="4587" w:author="Qizhou Duan" w:date="2024-06-21T12:05:00Z"/>
        </w:trPr>
        <w:tc>
          <w:tcPr>
            <w:tcW w:w="0" w:type="auto"/>
            <w:shd w:val="clear" w:color="auto" w:fill="auto"/>
            <w:tcMar>
              <w:top w:w="0" w:type="dxa"/>
              <w:left w:w="75" w:type="dxa"/>
              <w:bottom w:w="0" w:type="dxa"/>
              <w:right w:w="75" w:type="dxa"/>
            </w:tcMar>
            <w:vAlign w:val="center"/>
            <w:hideMark/>
          </w:tcPr>
          <w:p w14:paraId="2C498609" w14:textId="77777777" w:rsidR="0042489F" w:rsidRPr="0042489F" w:rsidRDefault="0042489F" w:rsidP="0042489F">
            <w:pPr>
              <w:suppressAutoHyphens w:val="0"/>
              <w:spacing w:before="150" w:after="150" w:line="240" w:lineRule="auto"/>
              <w:rPr>
                <w:ins w:id="4588" w:author="Qizhou Duan" w:date="2024-06-21T12:05:00Z"/>
                <w:rFonts w:ascii="Times New Roman" w:eastAsia="Times New Roman" w:hAnsi="Times New Roman" w:cs="Times New Roman"/>
                <w:color w:val="222222"/>
                <w:sz w:val="16"/>
                <w:szCs w:val="16"/>
                <w:lang w:eastAsia="zh-CN"/>
                <w:rPrChange w:id="4589" w:author="Qizhou Duan" w:date="2024-06-21T12:05:00Z">
                  <w:rPr>
                    <w:ins w:id="4590" w:author="Qizhou Duan" w:date="2024-06-21T12:05:00Z"/>
                    <w:rFonts w:ascii="Cambria" w:eastAsia="Times New Roman" w:hAnsi="Cambria" w:cs="Times New Roman"/>
                    <w:color w:val="222222"/>
                    <w:sz w:val="23"/>
                    <w:szCs w:val="23"/>
                    <w:lang w:eastAsia="zh-CN"/>
                  </w:rPr>
                </w:rPrChange>
              </w:rPr>
            </w:pPr>
            <w:ins w:id="4591" w:author="Qizhou Duan" w:date="2024-06-21T12:05:00Z">
              <w:r w:rsidRPr="0042489F">
                <w:rPr>
                  <w:rFonts w:ascii="Times New Roman" w:eastAsia="Times New Roman" w:hAnsi="Times New Roman" w:cs="Times New Roman"/>
                  <w:color w:val="222222"/>
                  <w:sz w:val="16"/>
                  <w:szCs w:val="16"/>
                  <w:lang w:eastAsia="zh-CN"/>
                  <w:rPrChange w:id="4592" w:author="Qizhou Duan" w:date="2024-06-21T12:05:00Z">
                    <w:rPr>
                      <w:rFonts w:ascii="Cambria" w:eastAsia="Times New Roman" w:hAnsi="Cambria" w:cs="Times New Roman"/>
                      <w:color w:val="222222"/>
                      <w:sz w:val="23"/>
                      <w:szCs w:val="23"/>
                      <w:lang w:eastAsia="zh-CN"/>
                    </w:rPr>
                  </w:rPrChange>
                </w:rPr>
                <w:t>Barnicot et al (2023)</w:t>
              </w:r>
            </w:ins>
          </w:p>
        </w:tc>
        <w:tc>
          <w:tcPr>
            <w:tcW w:w="0" w:type="auto"/>
            <w:shd w:val="clear" w:color="auto" w:fill="auto"/>
            <w:tcMar>
              <w:top w:w="0" w:type="dxa"/>
              <w:left w:w="75" w:type="dxa"/>
              <w:bottom w:w="0" w:type="dxa"/>
              <w:right w:w="75" w:type="dxa"/>
            </w:tcMar>
            <w:vAlign w:val="center"/>
            <w:hideMark/>
          </w:tcPr>
          <w:p w14:paraId="1BA7C58A" w14:textId="77777777" w:rsidR="0042489F" w:rsidRPr="0042489F" w:rsidRDefault="0042489F" w:rsidP="0042489F">
            <w:pPr>
              <w:suppressAutoHyphens w:val="0"/>
              <w:spacing w:before="150" w:after="150" w:line="240" w:lineRule="auto"/>
              <w:jc w:val="right"/>
              <w:rPr>
                <w:ins w:id="4593" w:author="Qizhou Duan" w:date="2024-06-21T12:05:00Z"/>
                <w:rFonts w:ascii="Times New Roman" w:eastAsia="Times New Roman" w:hAnsi="Times New Roman" w:cs="Times New Roman"/>
                <w:color w:val="222222"/>
                <w:sz w:val="16"/>
                <w:szCs w:val="16"/>
                <w:lang w:eastAsia="zh-CN"/>
                <w:rPrChange w:id="4594" w:author="Qizhou Duan" w:date="2024-06-21T12:05:00Z">
                  <w:rPr>
                    <w:ins w:id="4595" w:author="Qizhou Duan" w:date="2024-06-21T12:05:00Z"/>
                    <w:rFonts w:ascii="Cambria" w:eastAsia="Times New Roman" w:hAnsi="Cambria" w:cs="Times New Roman"/>
                    <w:color w:val="222222"/>
                    <w:sz w:val="23"/>
                    <w:szCs w:val="23"/>
                    <w:lang w:eastAsia="zh-CN"/>
                  </w:rPr>
                </w:rPrChange>
              </w:rPr>
            </w:pPr>
            <w:ins w:id="4596" w:author="Qizhou Duan" w:date="2024-06-21T12:05:00Z">
              <w:r w:rsidRPr="0042489F">
                <w:rPr>
                  <w:rFonts w:ascii="Times New Roman" w:eastAsia="Times New Roman" w:hAnsi="Times New Roman" w:cs="Times New Roman"/>
                  <w:color w:val="222222"/>
                  <w:sz w:val="16"/>
                  <w:szCs w:val="16"/>
                  <w:lang w:eastAsia="zh-CN"/>
                  <w:rPrChange w:id="4597" w:author="Qizhou Duan" w:date="2024-06-21T12:05:00Z">
                    <w:rPr>
                      <w:rFonts w:ascii="Cambria" w:eastAsia="Times New Roman" w:hAnsi="Cambria" w:cs="Times New Roman"/>
                      <w:color w:val="222222"/>
                      <w:sz w:val="23"/>
                      <w:szCs w:val="23"/>
                      <w:lang w:eastAsia="zh-CN"/>
                    </w:rPr>
                  </w:rPrChange>
                </w:rPr>
                <w:t>854</w:t>
              </w:r>
            </w:ins>
          </w:p>
        </w:tc>
        <w:tc>
          <w:tcPr>
            <w:tcW w:w="0" w:type="auto"/>
            <w:shd w:val="clear" w:color="auto" w:fill="auto"/>
            <w:tcMar>
              <w:top w:w="0" w:type="dxa"/>
              <w:left w:w="75" w:type="dxa"/>
              <w:bottom w:w="0" w:type="dxa"/>
              <w:right w:w="75" w:type="dxa"/>
            </w:tcMar>
            <w:vAlign w:val="center"/>
            <w:hideMark/>
          </w:tcPr>
          <w:p w14:paraId="0E51F070" w14:textId="77777777" w:rsidR="0042489F" w:rsidRPr="0042489F" w:rsidRDefault="0042489F" w:rsidP="0042489F">
            <w:pPr>
              <w:suppressAutoHyphens w:val="0"/>
              <w:spacing w:before="150" w:after="150" w:line="240" w:lineRule="auto"/>
              <w:jc w:val="right"/>
              <w:rPr>
                <w:ins w:id="4598" w:author="Qizhou Duan" w:date="2024-06-21T12:05:00Z"/>
                <w:rFonts w:ascii="Times New Roman" w:eastAsia="Times New Roman" w:hAnsi="Times New Roman" w:cs="Times New Roman"/>
                <w:color w:val="222222"/>
                <w:sz w:val="16"/>
                <w:szCs w:val="16"/>
                <w:lang w:eastAsia="zh-CN"/>
                <w:rPrChange w:id="4599" w:author="Qizhou Duan" w:date="2024-06-21T12:05:00Z">
                  <w:rPr>
                    <w:ins w:id="4600" w:author="Qizhou Duan" w:date="2024-06-21T12:05:00Z"/>
                    <w:rFonts w:ascii="Cambria" w:eastAsia="Times New Roman" w:hAnsi="Cambria" w:cs="Times New Roman"/>
                    <w:color w:val="222222"/>
                    <w:sz w:val="23"/>
                    <w:szCs w:val="23"/>
                    <w:lang w:eastAsia="zh-CN"/>
                  </w:rPr>
                </w:rPrChange>
              </w:rPr>
            </w:pPr>
            <w:ins w:id="4601" w:author="Qizhou Duan" w:date="2024-06-21T12:05:00Z">
              <w:r w:rsidRPr="0042489F">
                <w:rPr>
                  <w:rFonts w:ascii="Times New Roman" w:eastAsia="Times New Roman" w:hAnsi="Times New Roman" w:cs="Times New Roman"/>
                  <w:color w:val="222222"/>
                  <w:sz w:val="16"/>
                  <w:szCs w:val="16"/>
                  <w:lang w:eastAsia="zh-CN"/>
                  <w:rPrChange w:id="460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881C017" w14:textId="77777777" w:rsidR="0042489F" w:rsidRPr="0042489F" w:rsidRDefault="0042489F" w:rsidP="0042489F">
            <w:pPr>
              <w:suppressAutoHyphens w:val="0"/>
              <w:spacing w:before="150" w:after="150" w:line="240" w:lineRule="auto"/>
              <w:jc w:val="right"/>
              <w:rPr>
                <w:ins w:id="4603" w:author="Qizhou Duan" w:date="2024-06-21T12:05:00Z"/>
                <w:rFonts w:ascii="Times New Roman" w:eastAsia="Times New Roman" w:hAnsi="Times New Roman" w:cs="Times New Roman"/>
                <w:color w:val="222222"/>
                <w:sz w:val="16"/>
                <w:szCs w:val="16"/>
                <w:lang w:eastAsia="zh-CN"/>
                <w:rPrChange w:id="4604" w:author="Qizhou Duan" w:date="2024-06-21T12:05:00Z">
                  <w:rPr>
                    <w:ins w:id="4605" w:author="Qizhou Duan" w:date="2024-06-21T12:05:00Z"/>
                    <w:rFonts w:ascii="Cambria" w:eastAsia="Times New Roman" w:hAnsi="Cambria" w:cs="Times New Roman"/>
                    <w:color w:val="222222"/>
                    <w:sz w:val="23"/>
                    <w:szCs w:val="23"/>
                    <w:lang w:eastAsia="zh-CN"/>
                  </w:rPr>
                </w:rPrChange>
              </w:rPr>
            </w:pPr>
            <w:ins w:id="4606" w:author="Qizhou Duan" w:date="2024-06-21T12:05:00Z">
              <w:r w:rsidRPr="0042489F">
                <w:rPr>
                  <w:rFonts w:ascii="Times New Roman" w:eastAsia="Times New Roman" w:hAnsi="Times New Roman" w:cs="Times New Roman"/>
                  <w:color w:val="222222"/>
                  <w:sz w:val="16"/>
                  <w:szCs w:val="16"/>
                  <w:lang w:eastAsia="zh-CN"/>
                  <w:rPrChange w:id="460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4B33688" w14:textId="77777777" w:rsidR="0042489F" w:rsidRPr="0042489F" w:rsidRDefault="0042489F" w:rsidP="0042489F">
            <w:pPr>
              <w:suppressAutoHyphens w:val="0"/>
              <w:spacing w:before="150" w:after="150" w:line="240" w:lineRule="auto"/>
              <w:jc w:val="right"/>
              <w:rPr>
                <w:ins w:id="4608" w:author="Qizhou Duan" w:date="2024-06-21T12:05:00Z"/>
                <w:rFonts w:ascii="Times New Roman" w:eastAsia="Times New Roman" w:hAnsi="Times New Roman" w:cs="Times New Roman"/>
                <w:color w:val="222222"/>
                <w:sz w:val="16"/>
                <w:szCs w:val="16"/>
                <w:lang w:eastAsia="zh-CN"/>
                <w:rPrChange w:id="4609" w:author="Qizhou Duan" w:date="2024-06-21T12:05:00Z">
                  <w:rPr>
                    <w:ins w:id="4610" w:author="Qizhou Duan" w:date="2024-06-21T12:05:00Z"/>
                    <w:rFonts w:ascii="Cambria" w:eastAsia="Times New Roman" w:hAnsi="Cambria" w:cs="Times New Roman"/>
                    <w:color w:val="222222"/>
                    <w:sz w:val="23"/>
                    <w:szCs w:val="23"/>
                    <w:lang w:eastAsia="zh-CN"/>
                  </w:rPr>
                </w:rPrChange>
              </w:rPr>
            </w:pPr>
            <w:ins w:id="4611" w:author="Qizhou Duan" w:date="2024-06-21T12:05:00Z">
              <w:r w:rsidRPr="0042489F">
                <w:rPr>
                  <w:rFonts w:ascii="Times New Roman" w:eastAsia="Times New Roman" w:hAnsi="Times New Roman" w:cs="Times New Roman"/>
                  <w:color w:val="222222"/>
                  <w:sz w:val="16"/>
                  <w:szCs w:val="16"/>
                  <w:lang w:eastAsia="zh-CN"/>
                  <w:rPrChange w:id="461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A3FC2C5" w14:textId="77777777" w:rsidR="0042489F" w:rsidRPr="0042489F" w:rsidRDefault="0042489F" w:rsidP="0042489F">
            <w:pPr>
              <w:suppressAutoHyphens w:val="0"/>
              <w:spacing w:before="150" w:after="150" w:line="240" w:lineRule="auto"/>
              <w:jc w:val="right"/>
              <w:rPr>
                <w:ins w:id="4613" w:author="Qizhou Duan" w:date="2024-06-21T12:05:00Z"/>
                <w:rFonts w:ascii="Times New Roman" w:eastAsia="Times New Roman" w:hAnsi="Times New Roman" w:cs="Times New Roman"/>
                <w:color w:val="222222"/>
                <w:sz w:val="16"/>
                <w:szCs w:val="16"/>
                <w:lang w:eastAsia="zh-CN"/>
                <w:rPrChange w:id="4614" w:author="Qizhou Duan" w:date="2024-06-21T12:05:00Z">
                  <w:rPr>
                    <w:ins w:id="4615" w:author="Qizhou Duan" w:date="2024-06-21T12:05:00Z"/>
                    <w:rFonts w:ascii="Cambria" w:eastAsia="Times New Roman" w:hAnsi="Cambria" w:cs="Times New Roman"/>
                    <w:color w:val="222222"/>
                    <w:sz w:val="23"/>
                    <w:szCs w:val="23"/>
                    <w:lang w:eastAsia="zh-CN"/>
                  </w:rPr>
                </w:rPrChange>
              </w:rPr>
            </w:pPr>
            <w:ins w:id="4616" w:author="Qizhou Duan" w:date="2024-06-21T12:05:00Z">
              <w:r w:rsidRPr="0042489F">
                <w:rPr>
                  <w:rFonts w:ascii="Times New Roman" w:eastAsia="Times New Roman" w:hAnsi="Times New Roman" w:cs="Times New Roman"/>
                  <w:color w:val="222222"/>
                  <w:sz w:val="16"/>
                  <w:szCs w:val="16"/>
                  <w:lang w:eastAsia="zh-CN"/>
                  <w:rPrChange w:id="461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B1FBE5B" w14:textId="77777777" w:rsidR="0042489F" w:rsidRPr="0042489F" w:rsidRDefault="0042489F" w:rsidP="0042489F">
            <w:pPr>
              <w:suppressAutoHyphens w:val="0"/>
              <w:spacing w:before="150" w:after="150" w:line="240" w:lineRule="auto"/>
              <w:jc w:val="right"/>
              <w:rPr>
                <w:ins w:id="4618" w:author="Qizhou Duan" w:date="2024-06-21T12:05:00Z"/>
                <w:rFonts w:ascii="Times New Roman" w:eastAsia="Times New Roman" w:hAnsi="Times New Roman" w:cs="Times New Roman"/>
                <w:color w:val="222222"/>
                <w:sz w:val="16"/>
                <w:szCs w:val="16"/>
                <w:lang w:eastAsia="zh-CN"/>
                <w:rPrChange w:id="4619" w:author="Qizhou Duan" w:date="2024-06-21T12:05:00Z">
                  <w:rPr>
                    <w:ins w:id="4620" w:author="Qizhou Duan" w:date="2024-06-21T12:05:00Z"/>
                    <w:rFonts w:ascii="Cambria" w:eastAsia="Times New Roman" w:hAnsi="Cambria" w:cs="Times New Roman"/>
                    <w:color w:val="222222"/>
                    <w:sz w:val="23"/>
                    <w:szCs w:val="23"/>
                    <w:lang w:eastAsia="zh-CN"/>
                  </w:rPr>
                </w:rPrChange>
              </w:rPr>
            </w:pPr>
            <w:ins w:id="4621" w:author="Qizhou Duan" w:date="2024-06-21T12:05:00Z">
              <w:r w:rsidRPr="0042489F">
                <w:rPr>
                  <w:rFonts w:ascii="Times New Roman" w:eastAsia="Times New Roman" w:hAnsi="Times New Roman" w:cs="Times New Roman"/>
                  <w:color w:val="222222"/>
                  <w:sz w:val="16"/>
                  <w:szCs w:val="16"/>
                  <w:lang w:eastAsia="zh-CN"/>
                  <w:rPrChange w:id="462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BD68B24" w14:textId="77777777" w:rsidR="0042489F" w:rsidRPr="0042489F" w:rsidRDefault="0042489F" w:rsidP="0042489F">
            <w:pPr>
              <w:suppressAutoHyphens w:val="0"/>
              <w:spacing w:before="150" w:after="150" w:line="240" w:lineRule="auto"/>
              <w:jc w:val="right"/>
              <w:rPr>
                <w:ins w:id="4623" w:author="Qizhou Duan" w:date="2024-06-21T12:05:00Z"/>
                <w:rFonts w:ascii="Times New Roman" w:eastAsia="Times New Roman" w:hAnsi="Times New Roman" w:cs="Times New Roman"/>
                <w:color w:val="222222"/>
                <w:sz w:val="16"/>
                <w:szCs w:val="16"/>
                <w:lang w:eastAsia="zh-CN"/>
                <w:rPrChange w:id="4624" w:author="Qizhou Duan" w:date="2024-06-21T12:05:00Z">
                  <w:rPr>
                    <w:ins w:id="4625" w:author="Qizhou Duan" w:date="2024-06-21T12:05:00Z"/>
                    <w:rFonts w:ascii="Cambria" w:eastAsia="Times New Roman" w:hAnsi="Cambria" w:cs="Times New Roman"/>
                    <w:color w:val="222222"/>
                    <w:sz w:val="23"/>
                    <w:szCs w:val="23"/>
                    <w:lang w:eastAsia="zh-CN"/>
                  </w:rPr>
                </w:rPrChange>
              </w:rPr>
            </w:pPr>
            <w:ins w:id="4626" w:author="Qizhou Duan" w:date="2024-06-21T12:05:00Z">
              <w:r w:rsidRPr="0042489F">
                <w:rPr>
                  <w:rFonts w:ascii="Times New Roman" w:eastAsia="Times New Roman" w:hAnsi="Times New Roman" w:cs="Times New Roman"/>
                  <w:color w:val="222222"/>
                  <w:sz w:val="16"/>
                  <w:szCs w:val="16"/>
                  <w:lang w:eastAsia="zh-CN"/>
                  <w:rPrChange w:id="4627"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607F8BD9" w14:textId="77777777" w:rsidTr="0042489F">
        <w:trPr>
          <w:ins w:id="4628" w:author="Qizhou Duan" w:date="2024-06-21T12:05:00Z"/>
        </w:trPr>
        <w:tc>
          <w:tcPr>
            <w:tcW w:w="0" w:type="auto"/>
            <w:shd w:val="clear" w:color="auto" w:fill="auto"/>
            <w:tcMar>
              <w:top w:w="0" w:type="dxa"/>
              <w:left w:w="75" w:type="dxa"/>
              <w:bottom w:w="0" w:type="dxa"/>
              <w:right w:w="75" w:type="dxa"/>
            </w:tcMar>
            <w:vAlign w:val="center"/>
            <w:hideMark/>
          </w:tcPr>
          <w:p w14:paraId="19C0A16F" w14:textId="77777777" w:rsidR="0042489F" w:rsidRPr="0042489F" w:rsidRDefault="0042489F" w:rsidP="0042489F">
            <w:pPr>
              <w:suppressAutoHyphens w:val="0"/>
              <w:spacing w:before="150" w:after="150" w:line="240" w:lineRule="auto"/>
              <w:rPr>
                <w:ins w:id="4629" w:author="Qizhou Duan" w:date="2024-06-21T12:05:00Z"/>
                <w:rFonts w:ascii="Times New Roman" w:eastAsia="Times New Roman" w:hAnsi="Times New Roman" w:cs="Times New Roman"/>
                <w:color w:val="222222"/>
                <w:sz w:val="16"/>
                <w:szCs w:val="16"/>
                <w:lang w:eastAsia="zh-CN"/>
                <w:rPrChange w:id="4630" w:author="Qizhou Duan" w:date="2024-06-21T12:05:00Z">
                  <w:rPr>
                    <w:ins w:id="4631" w:author="Qizhou Duan" w:date="2024-06-21T12:05:00Z"/>
                    <w:rFonts w:ascii="Cambria" w:eastAsia="Times New Roman" w:hAnsi="Cambria" w:cs="Times New Roman"/>
                    <w:color w:val="222222"/>
                    <w:sz w:val="23"/>
                    <w:szCs w:val="23"/>
                    <w:lang w:eastAsia="zh-CN"/>
                  </w:rPr>
                </w:rPrChange>
              </w:rPr>
            </w:pPr>
            <w:ins w:id="4632" w:author="Qizhou Duan" w:date="2024-06-21T12:05:00Z">
              <w:r w:rsidRPr="0042489F">
                <w:rPr>
                  <w:rFonts w:ascii="Times New Roman" w:eastAsia="Times New Roman" w:hAnsi="Times New Roman" w:cs="Times New Roman"/>
                  <w:color w:val="222222"/>
                  <w:sz w:val="16"/>
                  <w:szCs w:val="16"/>
                  <w:lang w:eastAsia="zh-CN"/>
                  <w:rPrChange w:id="4633" w:author="Qizhou Duan" w:date="2024-06-21T12:05:00Z">
                    <w:rPr>
                      <w:rFonts w:ascii="Cambria" w:eastAsia="Times New Roman" w:hAnsi="Cambria" w:cs="Times New Roman"/>
                      <w:color w:val="222222"/>
                      <w:sz w:val="23"/>
                      <w:szCs w:val="23"/>
                      <w:lang w:eastAsia="zh-CN"/>
                    </w:rPr>
                  </w:rPrChange>
                </w:rPr>
                <w:t>Azman et al. (2023)</w:t>
              </w:r>
            </w:ins>
          </w:p>
        </w:tc>
        <w:tc>
          <w:tcPr>
            <w:tcW w:w="0" w:type="auto"/>
            <w:shd w:val="clear" w:color="auto" w:fill="auto"/>
            <w:tcMar>
              <w:top w:w="0" w:type="dxa"/>
              <w:left w:w="75" w:type="dxa"/>
              <w:bottom w:w="0" w:type="dxa"/>
              <w:right w:w="75" w:type="dxa"/>
            </w:tcMar>
            <w:vAlign w:val="center"/>
            <w:hideMark/>
          </w:tcPr>
          <w:p w14:paraId="0DFDF066" w14:textId="77777777" w:rsidR="0042489F" w:rsidRPr="0042489F" w:rsidRDefault="0042489F" w:rsidP="0042489F">
            <w:pPr>
              <w:suppressAutoHyphens w:val="0"/>
              <w:spacing w:before="150" w:after="150" w:line="240" w:lineRule="auto"/>
              <w:jc w:val="right"/>
              <w:rPr>
                <w:ins w:id="4634" w:author="Qizhou Duan" w:date="2024-06-21T12:05:00Z"/>
                <w:rFonts w:ascii="Times New Roman" w:eastAsia="Times New Roman" w:hAnsi="Times New Roman" w:cs="Times New Roman"/>
                <w:color w:val="222222"/>
                <w:sz w:val="16"/>
                <w:szCs w:val="16"/>
                <w:lang w:eastAsia="zh-CN"/>
                <w:rPrChange w:id="4635" w:author="Qizhou Duan" w:date="2024-06-21T12:05:00Z">
                  <w:rPr>
                    <w:ins w:id="4636" w:author="Qizhou Duan" w:date="2024-06-21T12:05:00Z"/>
                    <w:rFonts w:ascii="Cambria" w:eastAsia="Times New Roman" w:hAnsi="Cambria" w:cs="Times New Roman"/>
                    <w:color w:val="222222"/>
                    <w:sz w:val="23"/>
                    <w:szCs w:val="23"/>
                    <w:lang w:eastAsia="zh-CN"/>
                  </w:rPr>
                </w:rPrChange>
              </w:rPr>
            </w:pPr>
            <w:ins w:id="4637" w:author="Qizhou Duan" w:date="2024-06-21T12:05:00Z">
              <w:r w:rsidRPr="0042489F">
                <w:rPr>
                  <w:rFonts w:ascii="Times New Roman" w:eastAsia="Times New Roman" w:hAnsi="Times New Roman" w:cs="Times New Roman"/>
                  <w:color w:val="222222"/>
                  <w:sz w:val="16"/>
                  <w:szCs w:val="16"/>
                  <w:lang w:eastAsia="zh-CN"/>
                  <w:rPrChange w:id="4638" w:author="Qizhou Duan" w:date="2024-06-21T12:05:00Z">
                    <w:rPr>
                      <w:rFonts w:ascii="Cambria" w:eastAsia="Times New Roman" w:hAnsi="Cambria" w:cs="Times New Roman"/>
                      <w:color w:val="222222"/>
                      <w:sz w:val="23"/>
                      <w:szCs w:val="23"/>
                      <w:lang w:eastAsia="zh-CN"/>
                    </w:rPr>
                  </w:rPrChange>
                </w:rPr>
                <w:t>152</w:t>
              </w:r>
            </w:ins>
          </w:p>
        </w:tc>
        <w:tc>
          <w:tcPr>
            <w:tcW w:w="0" w:type="auto"/>
            <w:shd w:val="clear" w:color="auto" w:fill="auto"/>
            <w:tcMar>
              <w:top w:w="0" w:type="dxa"/>
              <w:left w:w="75" w:type="dxa"/>
              <w:bottom w:w="0" w:type="dxa"/>
              <w:right w:w="75" w:type="dxa"/>
            </w:tcMar>
            <w:vAlign w:val="center"/>
            <w:hideMark/>
          </w:tcPr>
          <w:p w14:paraId="61FC410F" w14:textId="77777777" w:rsidR="0042489F" w:rsidRPr="0042489F" w:rsidRDefault="0042489F" w:rsidP="0042489F">
            <w:pPr>
              <w:suppressAutoHyphens w:val="0"/>
              <w:spacing w:before="150" w:after="150" w:line="240" w:lineRule="auto"/>
              <w:jc w:val="right"/>
              <w:rPr>
                <w:ins w:id="4639" w:author="Qizhou Duan" w:date="2024-06-21T12:05:00Z"/>
                <w:rFonts w:ascii="Times New Roman" w:eastAsia="Times New Roman" w:hAnsi="Times New Roman" w:cs="Times New Roman"/>
                <w:color w:val="222222"/>
                <w:sz w:val="16"/>
                <w:szCs w:val="16"/>
                <w:lang w:eastAsia="zh-CN"/>
                <w:rPrChange w:id="4640" w:author="Qizhou Duan" w:date="2024-06-21T12:05:00Z">
                  <w:rPr>
                    <w:ins w:id="4641" w:author="Qizhou Duan" w:date="2024-06-21T12:05:00Z"/>
                    <w:rFonts w:ascii="Cambria" w:eastAsia="Times New Roman" w:hAnsi="Cambria" w:cs="Times New Roman"/>
                    <w:color w:val="222222"/>
                    <w:sz w:val="23"/>
                    <w:szCs w:val="23"/>
                    <w:lang w:eastAsia="zh-CN"/>
                  </w:rPr>
                </w:rPrChange>
              </w:rPr>
            </w:pPr>
            <w:ins w:id="4642" w:author="Qizhou Duan" w:date="2024-06-21T12:05:00Z">
              <w:r w:rsidRPr="0042489F">
                <w:rPr>
                  <w:rFonts w:ascii="Times New Roman" w:eastAsia="Times New Roman" w:hAnsi="Times New Roman" w:cs="Times New Roman"/>
                  <w:color w:val="222222"/>
                  <w:sz w:val="16"/>
                  <w:szCs w:val="16"/>
                  <w:lang w:eastAsia="zh-CN"/>
                  <w:rPrChange w:id="464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558CBA5" w14:textId="77777777" w:rsidR="0042489F" w:rsidRPr="0042489F" w:rsidRDefault="0042489F" w:rsidP="0042489F">
            <w:pPr>
              <w:suppressAutoHyphens w:val="0"/>
              <w:spacing w:before="150" w:after="150" w:line="240" w:lineRule="auto"/>
              <w:jc w:val="right"/>
              <w:rPr>
                <w:ins w:id="4644" w:author="Qizhou Duan" w:date="2024-06-21T12:05:00Z"/>
                <w:rFonts w:ascii="Times New Roman" w:eastAsia="Times New Roman" w:hAnsi="Times New Roman" w:cs="Times New Roman"/>
                <w:color w:val="222222"/>
                <w:sz w:val="16"/>
                <w:szCs w:val="16"/>
                <w:lang w:eastAsia="zh-CN"/>
                <w:rPrChange w:id="4645" w:author="Qizhou Duan" w:date="2024-06-21T12:05:00Z">
                  <w:rPr>
                    <w:ins w:id="4646" w:author="Qizhou Duan" w:date="2024-06-21T12:05:00Z"/>
                    <w:rFonts w:ascii="Cambria" w:eastAsia="Times New Roman" w:hAnsi="Cambria" w:cs="Times New Roman"/>
                    <w:color w:val="222222"/>
                    <w:sz w:val="23"/>
                    <w:szCs w:val="23"/>
                    <w:lang w:eastAsia="zh-CN"/>
                  </w:rPr>
                </w:rPrChange>
              </w:rPr>
            </w:pPr>
            <w:ins w:id="4647" w:author="Qizhou Duan" w:date="2024-06-21T12:05:00Z">
              <w:r w:rsidRPr="0042489F">
                <w:rPr>
                  <w:rFonts w:ascii="Times New Roman" w:eastAsia="Times New Roman" w:hAnsi="Times New Roman" w:cs="Times New Roman"/>
                  <w:color w:val="222222"/>
                  <w:sz w:val="16"/>
                  <w:szCs w:val="16"/>
                  <w:lang w:eastAsia="zh-CN"/>
                  <w:rPrChange w:id="464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A8941B2" w14:textId="77777777" w:rsidR="0042489F" w:rsidRPr="0042489F" w:rsidRDefault="0042489F" w:rsidP="0042489F">
            <w:pPr>
              <w:suppressAutoHyphens w:val="0"/>
              <w:spacing w:before="150" w:after="150" w:line="240" w:lineRule="auto"/>
              <w:jc w:val="right"/>
              <w:rPr>
                <w:ins w:id="4649" w:author="Qizhou Duan" w:date="2024-06-21T12:05:00Z"/>
                <w:rFonts w:ascii="Times New Roman" w:eastAsia="Times New Roman" w:hAnsi="Times New Roman" w:cs="Times New Roman"/>
                <w:color w:val="222222"/>
                <w:sz w:val="16"/>
                <w:szCs w:val="16"/>
                <w:lang w:eastAsia="zh-CN"/>
                <w:rPrChange w:id="4650" w:author="Qizhou Duan" w:date="2024-06-21T12:05:00Z">
                  <w:rPr>
                    <w:ins w:id="4651" w:author="Qizhou Duan" w:date="2024-06-21T12:05:00Z"/>
                    <w:rFonts w:ascii="Cambria" w:eastAsia="Times New Roman" w:hAnsi="Cambria" w:cs="Times New Roman"/>
                    <w:color w:val="222222"/>
                    <w:sz w:val="23"/>
                    <w:szCs w:val="23"/>
                    <w:lang w:eastAsia="zh-CN"/>
                  </w:rPr>
                </w:rPrChange>
              </w:rPr>
            </w:pPr>
            <w:ins w:id="4652" w:author="Qizhou Duan" w:date="2024-06-21T12:05:00Z">
              <w:r w:rsidRPr="0042489F">
                <w:rPr>
                  <w:rFonts w:ascii="Times New Roman" w:eastAsia="Times New Roman" w:hAnsi="Times New Roman" w:cs="Times New Roman"/>
                  <w:color w:val="222222"/>
                  <w:sz w:val="16"/>
                  <w:szCs w:val="16"/>
                  <w:lang w:eastAsia="zh-CN"/>
                  <w:rPrChange w:id="4653"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EAA31D0" w14:textId="77777777" w:rsidR="0042489F" w:rsidRPr="0042489F" w:rsidRDefault="0042489F" w:rsidP="0042489F">
            <w:pPr>
              <w:suppressAutoHyphens w:val="0"/>
              <w:spacing w:before="150" w:after="150" w:line="240" w:lineRule="auto"/>
              <w:jc w:val="right"/>
              <w:rPr>
                <w:ins w:id="4654" w:author="Qizhou Duan" w:date="2024-06-21T12:05:00Z"/>
                <w:rFonts w:ascii="Times New Roman" w:eastAsia="Times New Roman" w:hAnsi="Times New Roman" w:cs="Times New Roman"/>
                <w:color w:val="222222"/>
                <w:sz w:val="16"/>
                <w:szCs w:val="16"/>
                <w:lang w:eastAsia="zh-CN"/>
                <w:rPrChange w:id="4655" w:author="Qizhou Duan" w:date="2024-06-21T12:05:00Z">
                  <w:rPr>
                    <w:ins w:id="4656" w:author="Qizhou Duan" w:date="2024-06-21T12:05:00Z"/>
                    <w:rFonts w:ascii="Cambria" w:eastAsia="Times New Roman" w:hAnsi="Cambria" w:cs="Times New Roman"/>
                    <w:color w:val="222222"/>
                    <w:sz w:val="23"/>
                    <w:szCs w:val="23"/>
                    <w:lang w:eastAsia="zh-CN"/>
                  </w:rPr>
                </w:rPrChange>
              </w:rPr>
            </w:pPr>
            <w:ins w:id="4657" w:author="Qizhou Duan" w:date="2024-06-21T12:05:00Z">
              <w:r w:rsidRPr="0042489F">
                <w:rPr>
                  <w:rFonts w:ascii="Times New Roman" w:eastAsia="Times New Roman" w:hAnsi="Times New Roman" w:cs="Times New Roman"/>
                  <w:color w:val="222222"/>
                  <w:sz w:val="16"/>
                  <w:szCs w:val="16"/>
                  <w:lang w:eastAsia="zh-CN"/>
                  <w:rPrChange w:id="465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245E4D6" w14:textId="77777777" w:rsidR="0042489F" w:rsidRPr="0042489F" w:rsidRDefault="0042489F" w:rsidP="0042489F">
            <w:pPr>
              <w:suppressAutoHyphens w:val="0"/>
              <w:spacing w:before="150" w:after="150" w:line="240" w:lineRule="auto"/>
              <w:jc w:val="right"/>
              <w:rPr>
                <w:ins w:id="4659" w:author="Qizhou Duan" w:date="2024-06-21T12:05:00Z"/>
                <w:rFonts w:ascii="Times New Roman" w:eastAsia="Times New Roman" w:hAnsi="Times New Roman" w:cs="Times New Roman"/>
                <w:color w:val="222222"/>
                <w:sz w:val="16"/>
                <w:szCs w:val="16"/>
                <w:lang w:eastAsia="zh-CN"/>
                <w:rPrChange w:id="4660" w:author="Qizhou Duan" w:date="2024-06-21T12:05:00Z">
                  <w:rPr>
                    <w:ins w:id="4661" w:author="Qizhou Duan" w:date="2024-06-21T12:05:00Z"/>
                    <w:rFonts w:ascii="Cambria" w:eastAsia="Times New Roman" w:hAnsi="Cambria" w:cs="Times New Roman"/>
                    <w:color w:val="222222"/>
                    <w:sz w:val="23"/>
                    <w:szCs w:val="23"/>
                    <w:lang w:eastAsia="zh-CN"/>
                  </w:rPr>
                </w:rPrChange>
              </w:rPr>
            </w:pPr>
            <w:ins w:id="4662" w:author="Qizhou Duan" w:date="2024-06-21T12:05:00Z">
              <w:r w:rsidRPr="0042489F">
                <w:rPr>
                  <w:rFonts w:ascii="Times New Roman" w:eastAsia="Times New Roman" w:hAnsi="Times New Roman" w:cs="Times New Roman"/>
                  <w:color w:val="222222"/>
                  <w:sz w:val="16"/>
                  <w:szCs w:val="16"/>
                  <w:lang w:eastAsia="zh-CN"/>
                  <w:rPrChange w:id="466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E68AB47" w14:textId="77777777" w:rsidR="0042489F" w:rsidRPr="0042489F" w:rsidRDefault="0042489F" w:rsidP="0042489F">
            <w:pPr>
              <w:suppressAutoHyphens w:val="0"/>
              <w:spacing w:before="150" w:after="150" w:line="240" w:lineRule="auto"/>
              <w:jc w:val="right"/>
              <w:rPr>
                <w:ins w:id="4664" w:author="Qizhou Duan" w:date="2024-06-21T12:05:00Z"/>
                <w:rFonts w:ascii="Times New Roman" w:eastAsia="Times New Roman" w:hAnsi="Times New Roman" w:cs="Times New Roman"/>
                <w:color w:val="222222"/>
                <w:sz w:val="16"/>
                <w:szCs w:val="16"/>
                <w:lang w:eastAsia="zh-CN"/>
                <w:rPrChange w:id="4665" w:author="Qizhou Duan" w:date="2024-06-21T12:05:00Z">
                  <w:rPr>
                    <w:ins w:id="4666" w:author="Qizhou Duan" w:date="2024-06-21T12:05:00Z"/>
                    <w:rFonts w:ascii="Cambria" w:eastAsia="Times New Roman" w:hAnsi="Cambria" w:cs="Times New Roman"/>
                    <w:color w:val="222222"/>
                    <w:sz w:val="23"/>
                    <w:szCs w:val="23"/>
                    <w:lang w:eastAsia="zh-CN"/>
                  </w:rPr>
                </w:rPrChange>
              </w:rPr>
            </w:pPr>
            <w:ins w:id="4667" w:author="Qizhou Duan" w:date="2024-06-21T12:05:00Z">
              <w:r w:rsidRPr="0042489F">
                <w:rPr>
                  <w:rFonts w:ascii="Times New Roman" w:eastAsia="Times New Roman" w:hAnsi="Times New Roman" w:cs="Times New Roman"/>
                  <w:color w:val="222222"/>
                  <w:sz w:val="16"/>
                  <w:szCs w:val="16"/>
                  <w:lang w:eastAsia="zh-CN"/>
                  <w:rPrChange w:id="4668"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77911548" w14:textId="77777777" w:rsidTr="0042489F">
        <w:trPr>
          <w:ins w:id="4669" w:author="Qizhou Duan" w:date="2024-06-21T12:05:00Z"/>
        </w:trPr>
        <w:tc>
          <w:tcPr>
            <w:tcW w:w="0" w:type="auto"/>
            <w:shd w:val="clear" w:color="auto" w:fill="auto"/>
            <w:tcMar>
              <w:top w:w="0" w:type="dxa"/>
              <w:left w:w="75" w:type="dxa"/>
              <w:bottom w:w="0" w:type="dxa"/>
              <w:right w:w="75" w:type="dxa"/>
            </w:tcMar>
            <w:vAlign w:val="center"/>
            <w:hideMark/>
          </w:tcPr>
          <w:p w14:paraId="1824E17F" w14:textId="77777777" w:rsidR="0042489F" w:rsidRPr="0042489F" w:rsidRDefault="0042489F" w:rsidP="0042489F">
            <w:pPr>
              <w:suppressAutoHyphens w:val="0"/>
              <w:spacing w:before="150" w:after="150" w:line="240" w:lineRule="auto"/>
              <w:rPr>
                <w:ins w:id="4670" w:author="Qizhou Duan" w:date="2024-06-21T12:05:00Z"/>
                <w:rFonts w:ascii="Times New Roman" w:eastAsia="Times New Roman" w:hAnsi="Times New Roman" w:cs="Times New Roman"/>
                <w:color w:val="222222"/>
                <w:sz w:val="16"/>
                <w:szCs w:val="16"/>
                <w:lang w:eastAsia="zh-CN"/>
                <w:rPrChange w:id="4671" w:author="Qizhou Duan" w:date="2024-06-21T12:05:00Z">
                  <w:rPr>
                    <w:ins w:id="4672" w:author="Qizhou Duan" w:date="2024-06-21T12:05:00Z"/>
                    <w:rFonts w:ascii="Cambria" w:eastAsia="Times New Roman" w:hAnsi="Cambria" w:cs="Times New Roman"/>
                    <w:color w:val="222222"/>
                    <w:sz w:val="23"/>
                    <w:szCs w:val="23"/>
                    <w:lang w:eastAsia="zh-CN"/>
                  </w:rPr>
                </w:rPrChange>
              </w:rPr>
            </w:pPr>
            <w:ins w:id="4673" w:author="Qizhou Duan" w:date="2024-06-21T12:05:00Z">
              <w:r w:rsidRPr="0042489F">
                <w:rPr>
                  <w:rFonts w:ascii="Times New Roman" w:eastAsia="Times New Roman" w:hAnsi="Times New Roman" w:cs="Times New Roman"/>
                  <w:color w:val="222222"/>
                  <w:sz w:val="16"/>
                  <w:szCs w:val="16"/>
                  <w:lang w:eastAsia="zh-CN"/>
                  <w:rPrChange w:id="4674" w:author="Qizhou Duan" w:date="2024-06-21T12:05:00Z">
                    <w:rPr>
                      <w:rFonts w:ascii="Cambria" w:eastAsia="Times New Roman" w:hAnsi="Cambria" w:cs="Times New Roman"/>
                      <w:color w:val="222222"/>
                      <w:sz w:val="23"/>
                      <w:szCs w:val="23"/>
                      <w:lang w:eastAsia="zh-CN"/>
                    </w:rPr>
                  </w:rPrChange>
                </w:rPr>
                <w:t>Deitz (2024)</w:t>
              </w:r>
            </w:ins>
          </w:p>
        </w:tc>
        <w:tc>
          <w:tcPr>
            <w:tcW w:w="0" w:type="auto"/>
            <w:shd w:val="clear" w:color="auto" w:fill="auto"/>
            <w:tcMar>
              <w:top w:w="0" w:type="dxa"/>
              <w:left w:w="75" w:type="dxa"/>
              <w:bottom w:w="0" w:type="dxa"/>
              <w:right w:w="75" w:type="dxa"/>
            </w:tcMar>
            <w:vAlign w:val="center"/>
            <w:hideMark/>
          </w:tcPr>
          <w:p w14:paraId="59EB7A8F" w14:textId="77777777" w:rsidR="0042489F" w:rsidRPr="0042489F" w:rsidRDefault="0042489F" w:rsidP="0042489F">
            <w:pPr>
              <w:suppressAutoHyphens w:val="0"/>
              <w:spacing w:before="150" w:after="150" w:line="240" w:lineRule="auto"/>
              <w:jc w:val="right"/>
              <w:rPr>
                <w:ins w:id="4675" w:author="Qizhou Duan" w:date="2024-06-21T12:05:00Z"/>
                <w:rFonts w:ascii="Times New Roman" w:eastAsia="Times New Roman" w:hAnsi="Times New Roman" w:cs="Times New Roman"/>
                <w:color w:val="222222"/>
                <w:sz w:val="16"/>
                <w:szCs w:val="16"/>
                <w:lang w:eastAsia="zh-CN"/>
                <w:rPrChange w:id="4676" w:author="Qizhou Duan" w:date="2024-06-21T12:05:00Z">
                  <w:rPr>
                    <w:ins w:id="4677" w:author="Qizhou Duan" w:date="2024-06-21T12:05:00Z"/>
                    <w:rFonts w:ascii="Cambria" w:eastAsia="Times New Roman" w:hAnsi="Cambria" w:cs="Times New Roman"/>
                    <w:color w:val="222222"/>
                    <w:sz w:val="23"/>
                    <w:szCs w:val="23"/>
                    <w:lang w:eastAsia="zh-CN"/>
                  </w:rPr>
                </w:rPrChange>
              </w:rPr>
            </w:pPr>
            <w:ins w:id="4678" w:author="Qizhou Duan" w:date="2024-06-21T12:05:00Z">
              <w:r w:rsidRPr="0042489F">
                <w:rPr>
                  <w:rFonts w:ascii="Times New Roman" w:eastAsia="Times New Roman" w:hAnsi="Times New Roman" w:cs="Times New Roman"/>
                  <w:color w:val="222222"/>
                  <w:sz w:val="16"/>
                  <w:szCs w:val="16"/>
                  <w:lang w:eastAsia="zh-CN"/>
                  <w:rPrChange w:id="4679" w:author="Qizhou Duan" w:date="2024-06-21T12:05:00Z">
                    <w:rPr>
                      <w:rFonts w:ascii="Cambria" w:eastAsia="Times New Roman" w:hAnsi="Cambria" w:cs="Times New Roman"/>
                      <w:color w:val="222222"/>
                      <w:sz w:val="23"/>
                      <w:szCs w:val="23"/>
                      <w:lang w:eastAsia="zh-CN"/>
                    </w:rPr>
                  </w:rPrChange>
                </w:rPr>
                <w:t>436</w:t>
              </w:r>
            </w:ins>
          </w:p>
        </w:tc>
        <w:tc>
          <w:tcPr>
            <w:tcW w:w="0" w:type="auto"/>
            <w:shd w:val="clear" w:color="auto" w:fill="auto"/>
            <w:tcMar>
              <w:top w:w="0" w:type="dxa"/>
              <w:left w:w="75" w:type="dxa"/>
              <w:bottom w:w="0" w:type="dxa"/>
              <w:right w:w="75" w:type="dxa"/>
            </w:tcMar>
            <w:vAlign w:val="center"/>
            <w:hideMark/>
          </w:tcPr>
          <w:p w14:paraId="39C9AD58" w14:textId="77777777" w:rsidR="0042489F" w:rsidRPr="0042489F" w:rsidRDefault="0042489F" w:rsidP="0042489F">
            <w:pPr>
              <w:suppressAutoHyphens w:val="0"/>
              <w:spacing w:before="150" w:after="150" w:line="240" w:lineRule="auto"/>
              <w:jc w:val="right"/>
              <w:rPr>
                <w:ins w:id="4680" w:author="Qizhou Duan" w:date="2024-06-21T12:05:00Z"/>
                <w:rFonts w:ascii="Times New Roman" w:eastAsia="Times New Roman" w:hAnsi="Times New Roman" w:cs="Times New Roman"/>
                <w:color w:val="222222"/>
                <w:sz w:val="16"/>
                <w:szCs w:val="16"/>
                <w:lang w:eastAsia="zh-CN"/>
                <w:rPrChange w:id="4681" w:author="Qizhou Duan" w:date="2024-06-21T12:05:00Z">
                  <w:rPr>
                    <w:ins w:id="4682" w:author="Qizhou Duan" w:date="2024-06-21T12:05:00Z"/>
                    <w:rFonts w:ascii="Cambria" w:eastAsia="Times New Roman" w:hAnsi="Cambria" w:cs="Times New Roman"/>
                    <w:color w:val="222222"/>
                    <w:sz w:val="23"/>
                    <w:szCs w:val="23"/>
                    <w:lang w:eastAsia="zh-CN"/>
                  </w:rPr>
                </w:rPrChange>
              </w:rPr>
            </w:pPr>
            <w:ins w:id="4683" w:author="Qizhou Duan" w:date="2024-06-21T12:05:00Z">
              <w:r w:rsidRPr="0042489F">
                <w:rPr>
                  <w:rFonts w:ascii="Times New Roman" w:eastAsia="Times New Roman" w:hAnsi="Times New Roman" w:cs="Times New Roman"/>
                  <w:color w:val="222222"/>
                  <w:sz w:val="16"/>
                  <w:szCs w:val="16"/>
                  <w:lang w:eastAsia="zh-CN"/>
                  <w:rPrChange w:id="468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90BEA4E" w14:textId="77777777" w:rsidR="0042489F" w:rsidRPr="0042489F" w:rsidRDefault="0042489F" w:rsidP="0042489F">
            <w:pPr>
              <w:suppressAutoHyphens w:val="0"/>
              <w:spacing w:before="150" w:after="150" w:line="240" w:lineRule="auto"/>
              <w:jc w:val="right"/>
              <w:rPr>
                <w:ins w:id="4685" w:author="Qizhou Duan" w:date="2024-06-21T12:05:00Z"/>
                <w:rFonts w:ascii="Times New Roman" w:eastAsia="Times New Roman" w:hAnsi="Times New Roman" w:cs="Times New Roman"/>
                <w:color w:val="222222"/>
                <w:sz w:val="16"/>
                <w:szCs w:val="16"/>
                <w:lang w:eastAsia="zh-CN"/>
                <w:rPrChange w:id="4686" w:author="Qizhou Duan" w:date="2024-06-21T12:05:00Z">
                  <w:rPr>
                    <w:ins w:id="4687" w:author="Qizhou Duan" w:date="2024-06-21T12:05:00Z"/>
                    <w:rFonts w:ascii="Cambria" w:eastAsia="Times New Roman" w:hAnsi="Cambria" w:cs="Times New Roman"/>
                    <w:color w:val="222222"/>
                    <w:sz w:val="23"/>
                    <w:szCs w:val="23"/>
                    <w:lang w:eastAsia="zh-CN"/>
                  </w:rPr>
                </w:rPrChange>
              </w:rPr>
            </w:pPr>
            <w:ins w:id="4688" w:author="Qizhou Duan" w:date="2024-06-21T12:05:00Z">
              <w:r w:rsidRPr="0042489F">
                <w:rPr>
                  <w:rFonts w:ascii="Times New Roman" w:eastAsia="Times New Roman" w:hAnsi="Times New Roman" w:cs="Times New Roman"/>
                  <w:color w:val="222222"/>
                  <w:sz w:val="16"/>
                  <w:szCs w:val="16"/>
                  <w:lang w:eastAsia="zh-CN"/>
                  <w:rPrChange w:id="468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92863F1" w14:textId="77777777" w:rsidR="0042489F" w:rsidRPr="0042489F" w:rsidRDefault="0042489F" w:rsidP="0042489F">
            <w:pPr>
              <w:suppressAutoHyphens w:val="0"/>
              <w:spacing w:before="150" w:after="150" w:line="240" w:lineRule="auto"/>
              <w:jc w:val="right"/>
              <w:rPr>
                <w:ins w:id="4690" w:author="Qizhou Duan" w:date="2024-06-21T12:05:00Z"/>
                <w:rFonts w:ascii="Times New Roman" w:eastAsia="Times New Roman" w:hAnsi="Times New Roman" w:cs="Times New Roman"/>
                <w:color w:val="222222"/>
                <w:sz w:val="16"/>
                <w:szCs w:val="16"/>
                <w:lang w:eastAsia="zh-CN"/>
                <w:rPrChange w:id="4691" w:author="Qizhou Duan" w:date="2024-06-21T12:05:00Z">
                  <w:rPr>
                    <w:ins w:id="4692" w:author="Qizhou Duan" w:date="2024-06-21T12:05:00Z"/>
                    <w:rFonts w:ascii="Cambria" w:eastAsia="Times New Roman" w:hAnsi="Cambria" w:cs="Times New Roman"/>
                    <w:color w:val="222222"/>
                    <w:sz w:val="23"/>
                    <w:szCs w:val="23"/>
                    <w:lang w:eastAsia="zh-CN"/>
                  </w:rPr>
                </w:rPrChange>
              </w:rPr>
            </w:pPr>
            <w:ins w:id="4693" w:author="Qizhou Duan" w:date="2024-06-21T12:05:00Z">
              <w:r w:rsidRPr="0042489F">
                <w:rPr>
                  <w:rFonts w:ascii="Times New Roman" w:eastAsia="Times New Roman" w:hAnsi="Times New Roman" w:cs="Times New Roman"/>
                  <w:color w:val="222222"/>
                  <w:sz w:val="16"/>
                  <w:szCs w:val="16"/>
                  <w:lang w:eastAsia="zh-CN"/>
                  <w:rPrChange w:id="469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D8ED179" w14:textId="77777777" w:rsidR="0042489F" w:rsidRPr="0042489F" w:rsidRDefault="0042489F" w:rsidP="0042489F">
            <w:pPr>
              <w:suppressAutoHyphens w:val="0"/>
              <w:spacing w:before="150" w:after="150" w:line="240" w:lineRule="auto"/>
              <w:jc w:val="right"/>
              <w:rPr>
                <w:ins w:id="4695" w:author="Qizhou Duan" w:date="2024-06-21T12:05:00Z"/>
                <w:rFonts w:ascii="Times New Roman" w:eastAsia="Times New Roman" w:hAnsi="Times New Roman" w:cs="Times New Roman"/>
                <w:color w:val="222222"/>
                <w:sz w:val="16"/>
                <w:szCs w:val="16"/>
                <w:lang w:eastAsia="zh-CN"/>
                <w:rPrChange w:id="4696" w:author="Qizhou Duan" w:date="2024-06-21T12:05:00Z">
                  <w:rPr>
                    <w:ins w:id="4697" w:author="Qizhou Duan" w:date="2024-06-21T12:05:00Z"/>
                    <w:rFonts w:ascii="Cambria" w:eastAsia="Times New Roman" w:hAnsi="Cambria" w:cs="Times New Roman"/>
                    <w:color w:val="222222"/>
                    <w:sz w:val="23"/>
                    <w:szCs w:val="23"/>
                    <w:lang w:eastAsia="zh-CN"/>
                  </w:rPr>
                </w:rPrChange>
              </w:rPr>
            </w:pPr>
            <w:ins w:id="4698" w:author="Qizhou Duan" w:date="2024-06-21T12:05:00Z">
              <w:r w:rsidRPr="0042489F">
                <w:rPr>
                  <w:rFonts w:ascii="Times New Roman" w:eastAsia="Times New Roman" w:hAnsi="Times New Roman" w:cs="Times New Roman"/>
                  <w:color w:val="222222"/>
                  <w:sz w:val="16"/>
                  <w:szCs w:val="16"/>
                  <w:lang w:eastAsia="zh-CN"/>
                  <w:rPrChange w:id="469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B06B5EC" w14:textId="77777777" w:rsidR="0042489F" w:rsidRPr="0042489F" w:rsidRDefault="0042489F" w:rsidP="0042489F">
            <w:pPr>
              <w:suppressAutoHyphens w:val="0"/>
              <w:spacing w:before="150" w:after="150" w:line="240" w:lineRule="auto"/>
              <w:jc w:val="right"/>
              <w:rPr>
                <w:ins w:id="4700" w:author="Qizhou Duan" w:date="2024-06-21T12:05:00Z"/>
                <w:rFonts w:ascii="Times New Roman" w:eastAsia="Times New Roman" w:hAnsi="Times New Roman" w:cs="Times New Roman"/>
                <w:color w:val="222222"/>
                <w:sz w:val="16"/>
                <w:szCs w:val="16"/>
                <w:lang w:eastAsia="zh-CN"/>
                <w:rPrChange w:id="4701" w:author="Qizhou Duan" w:date="2024-06-21T12:05:00Z">
                  <w:rPr>
                    <w:ins w:id="4702" w:author="Qizhou Duan" w:date="2024-06-21T12:05:00Z"/>
                    <w:rFonts w:ascii="Cambria" w:eastAsia="Times New Roman" w:hAnsi="Cambria" w:cs="Times New Roman"/>
                    <w:color w:val="222222"/>
                    <w:sz w:val="23"/>
                    <w:szCs w:val="23"/>
                    <w:lang w:eastAsia="zh-CN"/>
                  </w:rPr>
                </w:rPrChange>
              </w:rPr>
            </w:pPr>
            <w:ins w:id="4703" w:author="Qizhou Duan" w:date="2024-06-21T12:05:00Z">
              <w:r w:rsidRPr="0042489F">
                <w:rPr>
                  <w:rFonts w:ascii="Times New Roman" w:eastAsia="Times New Roman" w:hAnsi="Times New Roman" w:cs="Times New Roman"/>
                  <w:color w:val="222222"/>
                  <w:sz w:val="16"/>
                  <w:szCs w:val="16"/>
                  <w:lang w:eastAsia="zh-CN"/>
                  <w:rPrChange w:id="470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B7DE399" w14:textId="77777777" w:rsidR="0042489F" w:rsidRPr="0042489F" w:rsidRDefault="0042489F" w:rsidP="0042489F">
            <w:pPr>
              <w:suppressAutoHyphens w:val="0"/>
              <w:spacing w:before="150" w:after="150" w:line="240" w:lineRule="auto"/>
              <w:jc w:val="right"/>
              <w:rPr>
                <w:ins w:id="4705" w:author="Qizhou Duan" w:date="2024-06-21T12:05:00Z"/>
                <w:rFonts w:ascii="Times New Roman" w:eastAsia="Times New Roman" w:hAnsi="Times New Roman" w:cs="Times New Roman"/>
                <w:color w:val="222222"/>
                <w:sz w:val="16"/>
                <w:szCs w:val="16"/>
                <w:lang w:eastAsia="zh-CN"/>
                <w:rPrChange w:id="4706" w:author="Qizhou Duan" w:date="2024-06-21T12:05:00Z">
                  <w:rPr>
                    <w:ins w:id="4707" w:author="Qizhou Duan" w:date="2024-06-21T12:05:00Z"/>
                    <w:rFonts w:ascii="Cambria" w:eastAsia="Times New Roman" w:hAnsi="Cambria" w:cs="Times New Roman"/>
                    <w:color w:val="222222"/>
                    <w:sz w:val="23"/>
                    <w:szCs w:val="23"/>
                    <w:lang w:eastAsia="zh-CN"/>
                  </w:rPr>
                </w:rPrChange>
              </w:rPr>
            </w:pPr>
            <w:ins w:id="4708" w:author="Qizhou Duan" w:date="2024-06-21T12:05:00Z">
              <w:r w:rsidRPr="0042489F">
                <w:rPr>
                  <w:rFonts w:ascii="Times New Roman" w:eastAsia="Times New Roman" w:hAnsi="Times New Roman" w:cs="Times New Roman"/>
                  <w:color w:val="222222"/>
                  <w:sz w:val="16"/>
                  <w:szCs w:val="16"/>
                  <w:lang w:eastAsia="zh-CN"/>
                  <w:rPrChange w:id="4709"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D701B55" w14:textId="77777777" w:rsidTr="0042489F">
        <w:trPr>
          <w:ins w:id="4710" w:author="Qizhou Duan" w:date="2024-06-21T12:05:00Z"/>
        </w:trPr>
        <w:tc>
          <w:tcPr>
            <w:tcW w:w="0" w:type="auto"/>
            <w:shd w:val="clear" w:color="auto" w:fill="auto"/>
            <w:tcMar>
              <w:top w:w="0" w:type="dxa"/>
              <w:left w:w="75" w:type="dxa"/>
              <w:bottom w:w="0" w:type="dxa"/>
              <w:right w:w="75" w:type="dxa"/>
            </w:tcMar>
            <w:vAlign w:val="center"/>
            <w:hideMark/>
          </w:tcPr>
          <w:p w14:paraId="13EA6DE9" w14:textId="77777777" w:rsidR="0042489F" w:rsidRPr="0042489F" w:rsidRDefault="0042489F" w:rsidP="0042489F">
            <w:pPr>
              <w:suppressAutoHyphens w:val="0"/>
              <w:spacing w:before="150" w:after="150" w:line="240" w:lineRule="auto"/>
              <w:rPr>
                <w:ins w:id="4711" w:author="Qizhou Duan" w:date="2024-06-21T12:05:00Z"/>
                <w:rFonts w:ascii="Times New Roman" w:eastAsia="Times New Roman" w:hAnsi="Times New Roman" w:cs="Times New Roman"/>
                <w:color w:val="222222"/>
                <w:sz w:val="16"/>
                <w:szCs w:val="16"/>
                <w:lang w:eastAsia="zh-CN"/>
                <w:rPrChange w:id="4712" w:author="Qizhou Duan" w:date="2024-06-21T12:05:00Z">
                  <w:rPr>
                    <w:ins w:id="4713" w:author="Qizhou Duan" w:date="2024-06-21T12:05:00Z"/>
                    <w:rFonts w:ascii="Cambria" w:eastAsia="Times New Roman" w:hAnsi="Cambria" w:cs="Times New Roman"/>
                    <w:color w:val="222222"/>
                    <w:sz w:val="23"/>
                    <w:szCs w:val="23"/>
                    <w:lang w:eastAsia="zh-CN"/>
                  </w:rPr>
                </w:rPrChange>
              </w:rPr>
            </w:pPr>
            <w:ins w:id="4714" w:author="Qizhou Duan" w:date="2024-06-21T12:05:00Z">
              <w:r w:rsidRPr="0042489F">
                <w:rPr>
                  <w:rFonts w:ascii="Times New Roman" w:eastAsia="Times New Roman" w:hAnsi="Times New Roman" w:cs="Times New Roman"/>
                  <w:color w:val="222222"/>
                  <w:sz w:val="16"/>
                  <w:szCs w:val="16"/>
                  <w:lang w:eastAsia="zh-CN"/>
                  <w:rPrChange w:id="4715" w:author="Qizhou Duan" w:date="2024-06-21T12:05:00Z">
                    <w:rPr>
                      <w:rFonts w:ascii="Cambria" w:eastAsia="Times New Roman" w:hAnsi="Cambria" w:cs="Times New Roman"/>
                      <w:color w:val="222222"/>
                      <w:sz w:val="23"/>
                      <w:szCs w:val="23"/>
                      <w:lang w:eastAsia="zh-CN"/>
                    </w:rPr>
                  </w:rPrChange>
                </w:rPr>
                <w:t>Gaboardi et al. (2024)</w:t>
              </w:r>
            </w:ins>
          </w:p>
        </w:tc>
        <w:tc>
          <w:tcPr>
            <w:tcW w:w="0" w:type="auto"/>
            <w:shd w:val="clear" w:color="auto" w:fill="auto"/>
            <w:tcMar>
              <w:top w:w="0" w:type="dxa"/>
              <w:left w:w="75" w:type="dxa"/>
              <w:bottom w:w="0" w:type="dxa"/>
              <w:right w:w="75" w:type="dxa"/>
            </w:tcMar>
            <w:vAlign w:val="center"/>
            <w:hideMark/>
          </w:tcPr>
          <w:p w14:paraId="238735C6" w14:textId="77777777" w:rsidR="0042489F" w:rsidRPr="0042489F" w:rsidRDefault="0042489F" w:rsidP="0042489F">
            <w:pPr>
              <w:suppressAutoHyphens w:val="0"/>
              <w:spacing w:before="150" w:after="150" w:line="240" w:lineRule="auto"/>
              <w:jc w:val="right"/>
              <w:rPr>
                <w:ins w:id="4716" w:author="Qizhou Duan" w:date="2024-06-21T12:05:00Z"/>
                <w:rFonts w:ascii="Times New Roman" w:eastAsia="Times New Roman" w:hAnsi="Times New Roman" w:cs="Times New Roman"/>
                <w:color w:val="222222"/>
                <w:sz w:val="16"/>
                <w:szCs w:val="16"/>
                <w:lang w:eastAsia="zh-CN"/>
                <w:rPrChange w:id="4717" w:author="Qizhou Duan" w:date="2024-06-21T12:05:00Z">
                  <w:rPr>
                    <w:ins w:id="4718" w:author="Qizhou Duan" w:date="2024-06-21T12:05:00Z"/>
                    <w:rFonts w:ascii="Cambria" w:eastAsia="Times New Roman" w:hAnsi="Cambria" w:cs="Times New Roman"/>
                    <w:color w:val="222222"/>
                    <w:sz w:val="23"/>
                    <w:szCs w:val="23"/>
                    <w:lang w:eastAsia="zh-CN"/>
                  </w:rPr>
                </w:rPrChange>
              </w:rPr>
            </w:pPr>
            <w:ins w:id="4719" w:author="Qizhou Duan" w:date="2024-06-21T12:05:00Z">
              <w:r w:rsidRPr="0042489F">
                <w:rPr>
                  <w:rFonts w:ascii="Times New Roman" w:eastAsia="Times New Roman" w:hAnsi="Times New Roman" w:cs="Times New Roman"/>
                  <w:color w:val="222222"/>
                  <w:sz w:val="16"/>
                  <w:szCs w:val="16"/>
                  <w:lang w:eastAsia="zh-CN"/>
                  <w:rPrChange w:id="4720" w:author="Qizhou Duan" w:date="2024-06-21T12:05:00Z">
                    <w:rPr>
                      <w:rFonts w:ascii="Cambria" w:eastAsia="Times New Roman" w:hAnsi="Cambria" w:cs="Times New Roman"/>
                      <w:color w:val="222222"/>
                      <w:sz w:val="23"/>
                      <w:szCs w:val="23"/>
                      <w:lang w:eastAsia="zh-CN"/>
                    </w:rPr>
                  </w:rPrChange>
                </w:rPr>
                <w:t>295</w:t>
              </w:r>
            </w:ins>
          </w:p>
        </w:tc>
        <w:tc>
          <w:tcPr>
            <w:tcW w:w="0" w:type="auto"/>
            <w:shd w:val="clear" w:color="auto" w:fill="auto"/>
            <w:tcMar>
              <w:top w:w="0" w:type="dxa"/>
              <w:left w:w="75" w:type="dxa"/>
              <w:bottom w:w="0" w:type="dxa"/>
              <w:right w:w="75" w:type="dxa"/>
            </w:tcMar>
            <w:vAlign w:val="center"/>
            <w:hideMark/>
          </w:tcPr>
          <w:p w14:paraId="1526B444" w14:textId="77777777" w:rsidR="0042489F" w:rsidRPr="0042489F" w:rsidRDefault="0042489F" w:rsidP="0042489F">
            <w:pPr>
              <w:suppressAutoHyphens w:val="0"/>
              <w:spacing w:before="150" w:after="150" w:line="240" w:lineRule="auto"/>
              <w:jc w:val="right"/>
              <w:rPr>
                <w:ins w:id="4721" w:author="Qizhou Duan" w:date="2024-06-21T12:05:00Z"/>
                <w:rFonts w:ascii="Times New Roman" w:eastAsia="Times New Roman" w:hAnsi="Times New Roman" w:cs="Times New Roman"/>
                <w:color w:val="222222"/>
                <w:sz w:val="16"/>
                <w:szCs w:val="16"/>
                <w:lang w:eastAsia="zh-CN"/>
                <w:rPrChange w:id="4722" w:author="Qizhou Duan" w:date="2024-06-21T12:05:00Z">
                  <w:rPr>
                    <w:ins w:id="4723" w:author="Qizhou Duan" w:date="2024-06-21T12:05:00Z"/>
                    <w:rFonts w:ascii="Cambria" w:eastAsia="Times New Roman" w:hAnsi="Cambria" w:cs="Times New Roman"/>
                    <w:color w:val="222222"/>
                    <w:sz w:val="23"/>
                    <w:szCs w:val="23"/>
                    <w:lang w:eastAsia="zh-CN"/>
                  </w:rPr>
                </w:rPrChange>
              </w:rPr>
            </w:pPr>
            <w:ins w:id="4724" w:author="Qizhou Duan" w:date="2024-06-21T12:05:00Z">
              <w:r w:rsidRPr="0042489F">
                <w:rPr>
                  <w:rFonts w:ascii="Times New Roman" w:eastAsia="Times New Roman" w:hAnsi="Times New Roman" w:cs="Times New Roman"/>
                  <w:color w:val="222222"/>
                  <w:sz w:val="16"/>
                  <w:szCs w:val="16"/>
                  <w:lang w:eastAsia="zh-CN"/>
                  <w:rPrChange w:id="472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08DE452F" w14:textId="77777777" w:rsidR="0042489F" w:rsidRPr="0042489F" w:rsidRDefault="0042489F" w:rsidP="0042489F">
            <w:pPr>
              <w:suppressAutoHyphens w:val="0"/>
              <w:spacing w:before="150" w:after="150" w:line="240" w:lineRule="auto"/>
              <w:jc w:val="right"/>
              <w:rPr>
                <w:ins w:id="4726" w:author="Qizhou Duan" w:date="2024-06-21T12:05:00Z"/>
                <w:rFonts w:ascii="Times New Roman" w:eastAsia="Times New Roman" w:hAnsi="Times New Roman" w:cs="Times New Roman"/>
                <w:color w:val="222222"/>
                <w:sz w:val="16"/>
                <w:szCs w:val="16"/>
                <w:lang w:eastAsia="zh-CN"/>
                <w:rPrChange w:id="4727" w:author="Qizhou Duan" w:date="2024-06-21T12:05:00Z">
                  <w:rPr>
                    <w:ins w:id="4728" w:author="Qizhou Duan" w:date="2024-06-21T12:05:00Z"/>
                    <w:rFonts w:ascii="Cambria" w:eastAsia="Times New Roman" w:hAnsi="Cambria" w:cs="Times New Roman"/>
                    <w:color w:val="222222"/>
                    <w:sz w:val="23"/>
                    <w:szCs w:val="23"/>
                    <w:lang w:eastAsia="zh-CN"/>
                  </w:rPr>
                </w:rPrChange>
              </w:rPr>
            </w:pPr>
            <w:ins w:id="4729" w:author="Qizhou Duan" w:date="2024-06-21T12:05:00Z">
              <w:r w:rsidRPr="0042489F">
                <w:rPr>
                  <w:rFonts w:ascii="Times New Roman" w:eastAsia="Times New Roman" w:hAnsi="Times New Roman" w:cs="Times New Roman"/>
                  <w:color w:val="222222"/>
                  <w:sz w:val="16"/>
                  <w:szCs w:val="16"/>
                  <w:lang w:eastAsia="zh-CN"/>
                  <w:rPrChange w:id="473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210E38E" w14:textId="77777777" w:rsidR="0042489F" w:rsidRPr="0042489F" w:rsidRDefault="0042489F" w:rsidP="0042489F">
            <w:pPr>
              <w:suppressAutoHyphens w:val="0"/>
              <w:spacing w:before="150" w:after="150" w:line="240" w:lineRule="auto"/>
              <w:jc w:val="right"/>
              <w:rPr>
                <w:ins w:id="4731" w:author="Qizhou Duan" w:date="2024-06-21T12:05:00Z"/>
                <w:rFonts w:ascii="Times New Roman" w:eastAsia="Times New Roman" w:hAnsi="Times New Roman" w:cs="Times New Roman"/>
                <w:color w:val="222222"/>
                <w:sz w:val="16"/>
                <w:szCs w:val="16"/>
                <w:lang w:eastAsia="zh-CN"/>
                <w:rPrChange w:id="4732" w:author="Qizhou Duan" w:date="2024-06-21T12:05:00Z">
                  <w:rPr>
                    <w:ins w:id="4733" w:author="Qizhou Duan" w:date="2024-06-21T12:05:00Z"/>
                    <w:rFonts w:ascii="Cambria" w:eastAsia="Times New Roman" w:hAnsi="Cambria" w:cs="Times New Roman"/>
                    <w:color w:val="222222"/>
                    <w:sz w:val="23"/>
                    <w:szCs w:val="23"/>
                    <w:lang w:eastAsia="zh-CN"/>
                  </w:rPr>
                </w:rPrChange>
              </w:rPr>
            </w:pPr>
            <w:ins w:id="4734" w:author="Qizhou Duan" w:date="2024-06-21T12:05:00Z">
              <w:r w:rsidRPr="0042489F">
                <w:rPr>
                  <w:rFonts w:ascii="Times New Roman" w:eastAsia="Times New Roman" w:hAnsi="Times New Roman" w:cs="Times New Roman"/>
                  <w:color w:val="222222"/>
                  <w:sz w:val="16"/>
                  <w:szCs w:val="16"/>
                  <w:lang w:eastAsia="zh-CN"/>
                  <w:rPrChange w:id="473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CF6A35D" w14:textId="77777777" w:rsidR="0042489F" w:rsidRPr="0042489F" w:rsidRDefault="0042489F" w:rsidP="0042489F">
            <w:pPr>
              <w:suppressAutoHyphens w:val="0"/>
              <w:spacing w:before="150" w:after="150" w:line="240" w:lineRule="auto"/>
              <w:jc w:val="right"/>
              <w:rPr>
                <w:ins w:id="4736" w:author="Qizhou Duan" w:date="2024-06-21T12:05:00Z"/>
                <w:rFonts w:ascii="Times New Roman" w:eastAsia="Times New Roman" w:hAnsi="Times New Roman" w:cs="Times New Roman"/>
                <w:color w:val="222222"/>
                <w:sz w:val="16"/>
                <w:szCs w:val="16"/>
                <w:lang w:eastAsia="zh-CN"/>
                <w:rPrChange w:id="4737" w:author="Qizhou Duan" w:date="2024-06-21T12:05:00Z">
                  <w:rPr>
                    <w:ins w:id="4738" w:author="Qizhou Duan" w:date="2024-06-21T12:05:00Z"/>
                    <w:rFonts w:ascii="Cambria" w:eastAsia="Times New Roman" w:hAnsi="Cambria" w:cs="Times New Roman"/>
                    <w:color w:val="222222"/>
                    <w:sz w:val="23"/>
                    <w:szCs w:val="23"/>
                    <w:lang w:eastAsia="zh-CN"/>
                  </w:rPr>
                </w:rPrChange>
              </w:rPr>
            </w:pPr>
            <w:ins w:id="4739" w:author="Qizhou Duan" w:date="2024-06-21T12:05:00Z">
              <w:r w:rsidRPr="0042489F">
                <w:rPr>
                  <w:rFonts w:ascii="Times New Roman" w:eastAsia="Times New Roman" w:hAnsi="Times New Roman" w:cs="Times New Roman"/>
                  <w:color w:val="222222"/>
                  <w:sz w:val="16"/>
                  <w:szCs w:val="16"/>
                  <w:lang w:eastAsia="zh-CN"/>
                  <w:rPrChange w:id="474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4CE60C63" w14:textId="77777777" w:rsidR="0042489F" w:rsidRPr="0042489F" w:rsidRDefault="0042489F" w:rsidP="0042489F">
            <w:pPr>
              <w:suppressAutoHyphens w:val="0"/>
              <w:spacing w:before="150" w:after="150" w:line="240" w:lineRule="auto"/>
              <w:jc w:val="right"/>
              <w:rPr>
                <w:ins w:id="4741" w:author="Qizhou Duan" w:date="2024-06-21T12:05:00Z"/>
                <w:rFonts w:ascii="Times New Roman" w:eastAsia="Times New Roman" w:hAnsi="Times New Roman" w:cs="Times New Roman"/>
                <w:color w:val="222222"/>
                <w:sz w:val="16"/>
                <w:szCs w:val="16"/>
                <w:lang w:eastAsia="zh-CN"/>
                <w:rPrChange w:id="4742" w:author="Qizhou Duan" w:date="2024-06-21T12:05:00Z">
                  <w:rPr>
                    <w:ins w:id="4743" w:author="Qizhou Duan" w:date="2024-06-21T12:05:00Z"/>
                    <w:rFonts w:ascii="Cambria" w:eastAsia="Times New Roman" w:hAnsi="Cambria" w:cs="Times New Roman"/>
                    <w:color w:val="222222"/>
                    <w:sz w:val="23"/>
                    <w:szCs w:val="23"/>
                    <w:lang w:eastAsia="zh-CN"/>
                  </w:rPr>
                </w:rPrChange>
              </w:rPr>
            </w:pPr>
            <w:ins w:id="4744" w:author="Qizhou Duan" w:date="2024-06-21T12:05:00Z">
              <w:r w:rsidRPr="0042489F">
                <w:rPr>
                  <w:rFonts w:ascii="Times New Roman" w:eastAsia="Times New Roman" w:hAnsi="Times New Roman" w:cs="Times New Roman"/>
                  <w:color w:val="222222"/>
                  <w:sz w:val="16"/>
                  <w:szCs w:val="16"/>
                  <w:lang w:eastAsia="zh-CN"/>
                  <w:rPrChange w:id="474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076177E" w14:textId="77777777" w:rsidR="0042489F" w:rsidRPr="0042489F" w:rsidRDefault="0042489F" w:rsidP="0042489F">
            <w:pPr>
              <w:suppressAutoHyphens w:val="0"/>
              <w:spacing w:before="150" w:after="150" w:line="240" w:lineRule="auto"/>
              <w:jc w:val="right"/>
              <w:rPr>
                <w:ins w:id="4746" w:author="Qizhou Duan" w:date="2024-06-21T12:05:00Z"/>
                <w:rFonts w:ascii="Times New Roman" w:eastAsia="Times New Roman" w:hAnsi="Times New Roman" w:cs="Times New Roman"/>
                <w:color w:val="222222"/>
                <w:sz w:val="16"/>
                <w:szCs w:val="16"/>
                <w:lang w:eastAsia="zh-CN"/>
                <w:rPrChange w:id="4747" w:author="Qizhou Duan" w:date="2024-06-21T12:05:00Z">
                  <w:rPr>
                    <w:ins w:id="4748" w:author="Qizhou Duan" w:date="2024-06-21T12:05:00Z"/>
                    <w:rFonts w:ascii="Cambria" w:eastAsia="Times New Roman" w:hAnsi="Cambria" w:cs="Times New Roman"/>
                    <w:color w:val="222222"/>
                    <w:sz w:val="23"/>
                    <w:szCs w:val="23"/>
                    <w:lang w:eastAsia="zh-CN"/>
                  </w:rPr>
                </w:rPrChange>
              </w:rPr>
            </w:pPr>
            <w:ins w:id="4749" w:author="Qizhou Duan" w:date="2024-06-21T12:05:00Z">
              <w:r w:rsidRPr="0042489F">
                <w:rPr>
                  <w:rFonts w:ascii="Times New Roman" w:eastAsia="Times New Roman" w:hAnsi="Times New Roman" w:cs="Times New Roman"/>
                  <w:color w:val="222222"/>
                  <w:sz w:val="16"/>
                  <w:szCs w:val="16"/>
                  <w:lang w:eastAsia="zh-CN"/>
                  <w:rPrChange w:id="4750"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71DCE949" w14:textId="77777777" w:rsidTr="0042489F">
        <w:trPr>
          <w:ins w:id="4751" w:author="Qizhou Duan" w:date="2024-06-21T12:05:00Z"/>
        </w:trPr>
        <w:tc>
          <w:tcPr>
            <w:tcW w:w="0" w:type="auto"/>
            <w:shd w:val="clear" w:color="auto" w:fill="auto"/>
            <w:tcMar>
              <w:top w:w="0" w:type="dxa"/>
              <w:left w:w="75" w:type="dxa"/>
              <w:bottom w:w="0" w:type="dxa"/>
              <w:right w:w="75" w:type="dxa"/>
            </w:tcMar>
            <w:vAlign w:val="center"/>
            <w:hideMark/>
          </w:tcPr>
          <w:p w14:paraId="10D56E90" w14:textId="77777777" w:rsidR="0042489F" w:rsidRPr="0042489F" w:rsidRDefault="0042489F" w:rsidP="0042489F">
            <w:pPr>
              <w:suppressAutoHyphens w:val="0"/>
              <w:spacing w:before="150" w:after="150" w:line="240" w:lineRule="auto"/>
              <w:rPr>
                <w:ins w:id="4752" w:author="Qizhou Duan" w:date="2024-06-21T12:05:00Z"/>
                <w:rFonts w:ascii="Times New Roman" w:eastAsia="Times New Roman" w:hAnsi="Times New Roman" w:cs="Times New Roman"/>
                <w:color w:val="222222"/>
                <w:sz w:val="16"/>
                <w:szCs w:val="16"/>
                <w:lang w:eastAsia="zh-CN"/>
                <w:rPrChange w:id="4753" w:author="Qizhou Duan" w:date="2024-06-21T12:05:00Z">
                  <w:rPr>
                    <w:ins w:id="4754" w:author="Qizhou Duan" w:date="2024-06-21T12:05:00Z"/>
                    <w:rFonts w:ascii="Cambria" w:eastAsia="Times New Roman" w:hAnsi="Cambria" w:cs="Times New Roman"/>
                    <w:color w:val="222222"/>
                    <w:sz w:val="23"/>
                    <w:szCs w:val="23"/>
                    <w:lang w:eastAsia="zh-CN"/>
                  </w:rPr>
                </w:rPrChange>
              </w:rPr>
            </w:pPr>
            <w:ins w:id="4755" w:author="Qizhou Duan" w:date="2024-06-21T12:05:00Z">
              <w:r w:rsidRPr="0042489F">
                <w:rPr>
                  <w:rFonts w:ascii="Times New Roman" w:eastAsia="Times New Roman" w:hAnsi="Times New Roman" w:cs="Times New Roman"/>
                  <w:color w:val="222222"/>
                  <w:sz w:val="16"/>
                  <w:szCs w:val="16"/>
                  <w:lang w:eastAsia="zh-CN"/>
                  <w:rPrChange w:id="4756" w:author="Qizhou Duan" w:date="2024-06-21T12:05:00Z">
                    <w:rPr>
                      <w:rFonts w:ascii="Cambria" w:eastAsia="Times New Roman" w:hAnsi="Cambria" w:cs="Times New Roman"/>
                      <w:color w:val="222222"/>
                      <w:sz w:val="23"/>
                      <w:szCs w:val="23"/>
                      <w:lang w:eastAsia="zh-CN"/>
                    </w:rPr>
                  </w:rPrChange>
                </w:rPr>
                <w:t>Moreno-Jimenez et al. (2021)</w:t>
              </w:r>
            </w:ins>
          </w:p>
        </w:tc>
        <w:tc>
          <w:tcPr>
            <w:tcW w:w="0" w:type="auto"/>
            <w:shd w:val="clear" w:color="auto" w:fill="auto"/>
            <w:tcMar>
              <w:top w:w="0" w:type="dxa"/>
              <w:left w:w="75" w:type="dxa"/>
              <w:bottom w:w="0" w:type="dxa"/>
              <w:right w:w="75" w:type="dxa"/>
            </w:tcMar>
            <w:vAlign w:val="center"/>
            <w:hideMark/>
          </w:tcPr>
          <w:p w14:paraId="66FF4641" w14:textId="77777777" w:rsidR="0042489F" w:rsidRPr="0042489F" w:rsidRDefault="0042489F" w:rsidP="0042489F">
            <w:pPr>
              <w:suppressAutoHyphens w:val="0"/>
              <w:spacing w:before="150" w:after="150" w:line="240" w:lineRule="auto"/>
              <w:jc w:val="right"/>
              <w:rPr>
                <w:ins w:id="4757" w:author="Qizhou Duan" w:date="2024-06-21T12:05:00Z"/>
                <w:rFonts w:ascii="Times New Roman" w:eastAsia="Times New Roman" w:hAnsi="Times New Roman" w:cs="Times New Roman"/>
                <w:color w:val="222222"/>
                <w:sz w:val="16"/>
                <w:szCs w:val="16"/>
                <w:lang w:eastAsia="zh-CN"/>
                <w:rPrChange w:id="4758" w:author="Qizhou Duan" w:date="2024-06-21T12:05:00Z">
                  <w:rPr>
                    <w:ins w:id="4759" w:author="Qizhou Duan" w:date="2024-06-21T12:05:00Z"/>
                    <w:rFonts w:ascii="Cambria" w:eastAsia="Times New Roman" w:hAnsi="Cambria" w:cs="Times New Roman"/>
                    <w:color w:val="222222"/>
                    <w:sz w:val="23"/>
                    <w:szCs w:val="23"/>
                    <w:lang w:eastAsia="zh-CN"/>
                  </w:rPr>
                </w:rPrChange>
              </w:rPr>
            </w:pPr>
            <w:ins w:id="4760" w:author="Qizhou Duan" w:date="2024-06-21T12:05:00Z">
              <w:r w:rsidRPr="0042489F">
                <w:rPr>
                  <w:rFonts w:ascii="Times New Roman" w:eastAsia="Times New Roman" w:hAnsi="Times New Roman" w:cs="Times New Roman"/>
                  <w:color w:val="222222"/>
                  <w:sz w:val="16"/>
                  <w:szCs w:val="16"/>
                  <w:lang w:eastAsia="zh-CN"/>
                  <w:rPrChange w:id="4761" w:author="Qizhou Duan" w:date="2024-06-21T12:05:00Z">
                    <w:rPr>
                      <w:rFonts w:ascii="Cambria" w:eastAsia="Times New Roman" w:hAnsi="Cambria" w:cs="Times New Roman"/>
                      <w:color w:val="222222"/>
                      <w:sz w:val="23"/>
                      <w:szCs w:val="23"/>
                      <w:lang w:eastAsia="zh-CN"/>
                    </w:rPr>
                  </w:rPrChange>
                </w:rPr>
                <w:t>172</w:t>
              </w:r>
            </w:ins>
          </w:p>
        </w:tc>
        <w:tc>
          <w:tcPr>
            <w:tcW w:w="0" w:type="auto"/>
            <w:shd w:val="clear" w:color="auto" w:fill="auto"/>
            <w:tcMar>
              <w:top w:w="0" w:type="dxa"/>
              <w:left w:w="75" w:type="dxa"/>
              <w:bottom w:w="0" w:type="dxa"/>
              <w:right w:w="75" w:type="dxa"/>
            </w:tcMar>
            <w:vAlign w:val="center"/>
            <w:hideMark/>
          </w:tcPr>
          <w:p w14:paraId="6A371170" w14:textId="77777777" w:rsidR="0042489F" w:rsidRPr="0042489F" w:rsidRDefault="0042489F" w:rsidP="0042489F">
            <w:pPr>
              <w:suppressAutoHyphens w:val="0"/>
              <w:spacing w:before="150" w:after="150" w:line="240" w:lineRule="auto"/>
              <w:jc w:val="right"/>
              <w:rPr>
                <w:ins w:id="4762" w:author="Qizhou Duan" w:date="2024-06-21T12:05:00Z"/>
                <w:rFonts w:ascii="Times New Roman" w:eastAsia="Times New Roman" w:hAnsi="Times New Roman" w:cs="Times New Roman"/>
                <w:color w:val="222222"/>
                <w:sz w:val="16"/>
                <w:szCs w:val="16"/>
                <w:lang w:eastAsia="zh-CN"/>
                <w:rPrChange w:id="4763" w:author="Qizhou Duan" w:date="2024-06-21T12:05:00Z">
                  <w:rPr>
                    <w:ins w:id="4764" w:author="Qizhou Duan" w:date="2024-06-21T12:05:00Z"/>
                    <w:rFonts w:ascii="Cambria" w:eastAsia="Times New Roman" w:hAnsi="Cambria" w:cs="Times New Roman"/>
                    <w:color w:val="222222"/>
                    <w:sz w:val="23"/>
                    <w:szCs w:val="23"/>
                    <w:lang w:eastAsia="zh-CN"/>
                  </w:rPr>
                </w:rPrChange>
              </w:rPr>
            </w:pPr>
            <w:ins w:id="4765" w:author="Qizhou Duan" w:date="2024-06-21T12:05:00Z">
              <w:r w:rsidRPr="0042489F">
                <w:rPr>
                  <w:rFonts w:ascii="Times New Roman" w:eastAsia="Times New Roman" w:hAnsi="Times New Roman" w:cs="Times New Roman"/>
                  <w:color w:val="222222"/>
                  <w:sz w:val="16"/>
                  <w:szCs w:val="16"/>
                  <w:lang w:eastAsia="zh-CN"/>
                  <w:rPrChange w:id="476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DA4F01E" w14:textId="77777777" w:rsidR="0042489F" w:rsidRPr="0042489F" w:rsidRDefault="0042489F" w:rsidP="0042489F">
            <w:pPr>
              <w:suppressAutoHyphens w:val="0"/>
              <w:spacing w:before="150" w:after="150" w:line="240" w:lineRule="auto"/>
              <w:jc w:val="right"/>
              <w:rPr>
                <w:ins w:id="4767" w:author="Qizhou Duan" w:date="2024-06-21T12:05:00Z"/>
                <w:rFonts w:ascii="Times New Roman" w:eastAsia="Times New Roman" w:hAnsi="Times New Roman" w:cs="Times New Roman"/>
                <w:color w:val="222222"/>
                <w:sz w:val="16"/>
                <w:szCs w:val="16"/>
                <w:lang w:eastAsia="zh-CN"/>
                <w:rPrChange w:id="4768" w:author="Qizhou Duan" w:date="2024-06-21T12:05:00Z">
                  <w:rPr>
                    <w:ins w:id="4769" w:author="Qizhou Duan" w:date="2024-06-21T12:05:00Z"/>
                    <w:rFonts w:ascii="Cambria" w:eastAsia="Times New Roman" w:hAnsi="Cambria" w:cs="Times New Roman"/>
                    <w:color w:val="222222"/>
                    <w:sz w:val="23"/>
                    <w:szCs w:val="23"/>
                    <w:lang w:eastAsia="zh-CN"/>
                  </w:rPr>
                </w:rPrChange>
              </w:rPr>
            </w:pPr>
            <w:ins w:id="4770" w:author="Qizhou Duan" w:date="2024-06-21T12:05:00Z">
              <w:r w:rsidRPr="0042489F">
                <w:rPr>
                  <w:rFonts w:ascii="Times New Roman" w:eastAsia="Times New Roman" w:hAnsi="Times New Roman" w:cs="Times New Roman"/>
                  <w:color w:val="222222"/>
                  <w:sz w:val="16"/>
                  <w:szCs w:val="16"/>
                  <w:lang w:eastAsia="zh-CN"/>
                  <w:rPrChange w:id="4771"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B9CA776" w14:textId="77777777" w:rsidR="0042489F" w:rsidRPr="0042489F" w:rsidRDefault="0042489F" w:rsidP="0042489F">
            <w:pPr>
              <w:suppressAutoHyphens w:val="0"/>
              <w:spacing w:before="150" w:after="150" w:line="240" w:lineRule="auto"/>
              <w:jc w:val="right"/>
              <w:rPr>
                <w:ins w:id="4772" w:author="Qizhou Duan" w:date="2024-06-21T12:05:00Z"/>
                <w:rFonts w:ascii="Times New Roman" w:eastAsia="Times New Roman" w:hAnsi="Times New Roman" w:cs="Times New Roman"/>
                <w:color w:val="222222"/>
                <w:sz w:val="16"/>
                <w:szCs w:val="16"/>
                <w:lang w:eastAsia="zh-CN"/>
                <w:rPrChange w:id="4773" w:author="Qizhou Duan" w:date="2024-06-21T12:05:00Z">
                  <w:rPr>
                    <w:ins w:id="4774" w:author="Qizhou Duan" w:date="2024-06-21T12:05:00Z"/>
                    <w:rFonts w:ascii="Cambria" w:eastAsia="Times New Roman" w:hAnsi="Cambria" w:cs="Times New Roman"/>
                    <w:color w:val="222222"/>
                    <w:sz w:val="23"/>
                    <w:szCs w:val="23"/>
                    <w:lang w:eastAsia="zh-CN"/>
                  </w:rPr>
                </w:rPrChange>
              </w:rPr>
            </w:pPr>
            <w:ins w:id="4775" w:author="Qizhou Duan" w:date="2024-06-21T12:05:00Z">
              <w:r w:rsidRPr="0042489F">
                <w:rPr>
                  <w:rFonts w:ascii="Times New Roman" w:eastAsia="Times New Roman" w:hAnsi="Times New Roman" w:cs="Times New Roman"/>
                  <w:color w:val="222222"/>
                  <w:sz w:val="16"/>
                  <w:szCs w:val="16"/>
                  <w:lang w:eastAsia="zh-CN"/>
                  <w:rPrChange w:id="4776"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3D1174E" w14:textId="77777777" w:rsidR="0042489F" w:rsidRPr="0042489F" w:rsidRDefault="0042489F" w:rsidP="0042489F">
            <w:pPr>
              <w:suppressAutoHyphens w:val="0"/>
              <w:spacing w:before="150" w:after="150" w:line="240" w:lineRule="auto"/>
              <w:jc w:val="right"/>
              <w:rPr>
                <w:ins w:id="4777" w:author="Qizhou Duan" w:date="2024-06-21T12:05:00Z"/>
                <w:rFonts w:ascii="Times New Roman" w:eastAsia="Times New Roman" w:hAnsi="Times New Roman" w:cs="Times New Roman"/>
                <w:color w:val="222222"/>
                <w:sz w:val="16"/>
                <w:szCs w:val="16"/>
                <w:lang w:eastAsia="zh-CN"/>
                <w:rPrChange w:id="4778" w:author="Qizhou Duan" w:date="2024-06-21T12:05:00Z">
                  <w:rPr>
                    <w:ins w:id="4779" w:author="Qizhou Duan" w:date="2024-06-21T12:05:00Z"/>
                    <w:rFonts w:ascii="Cambria" w:eastAsia="Times New Roman" w:hAnsi="Cambria" w:cs="Times New Roman"/>
                    <w:color w:val="222222"/>
                    <w:sz w:val="23"/>
                    <w:szCs w:val="23"/>
                    <w:lang w:eastAsia="zh-CN"/>
                  </w:rPr>
                </w:rPrChange>
              </w:rPr>
            </w:pPr>
            <w:ins w:id="4780" w:author="Qizhou Duan" w:date="2024-06-21T12:05:00Z">
              <w:r w:rsidRPr="0042489F">
                <w:rPr>
                  <w:rFonts w:ascii="Times New Roman" w:eastAsia="Times New Roman" w:hAnsi="Times New Roman" w:cs="Times New Roman"/>
                  <w:color w:val="222222"/>
                  <w:sz w:val="16"/>
                  <w:szCs w:val="16"/>
                  <w:lang w:eastAsia="zh-CN"/>
                  <w:rPrChange w:id="4781"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67780970" w14:textId="77777777" w:rsidR="0042489F" w:rsidRPr="0042489F" w:rsidRDefault="0042489F" w:rsidP="0042489F">
            <w:pPr>
              <w:suppressAutoHyphens w:val="0"/>
              <w:spacing w:before="150" w:after="150" w:line="240" w:lineRule="auto"/>
              <w:jc w:val="right"/>
              <w:rPr>
                <w:ins w:id="4782" w:author="Qizhou Duan" w:date="2024-06-21T12:05:00Z"/>
                <w:rFonts w:ascii="Times New Roman" w:eastAsia="Times New Roman" w:hAnsi="Times New Roman" w:cs="Times New Roman"/>
                <w:color w:val="222222"/>
                <w:sz w:val="16"/>
                <w:szCs w:val="16"/>
                <w:lang w:eastAsia="zh-CN"/>
                <w:rPrChange w:id="4783" w:author="Qizhou Duan" w:date="2024-06-21T12:05:00Z">
                  <w:rPr>
                    <w:ins w:id="4784" w:author="Qizhou Duan" w:date="2024-06-21T12:05:00Z"/>
                    <w:rFonts w:ascii="Cambria" w:eastAsia="Times New Roman" w:hAnsi="Cambria" w:cs="Times New Roman"/>
                    <w:color w:val="222222"/>
                    <w:sz w:val="23"/>
                    <w:szCs w:val="23"/>
                    <w:lang w:eastAsia="zh-CN"/>
                  </w:rPr>
                </w:rPrChange>
              </w:rPr>
            </w:pPr>
            <w:ins w:id="4785" w:author="Qizhou Duan" w:date="2024-06-21T12:05:00Z">
              <w:r w:rsidRPr="0042489F">
                <w:rPr>
                  <w:rFonts w:ascii="Times New Roman" w:eastAsia="Times New Roman" w:hAnsi="Times New Roman" w:cs="Times New Roman"/>
                  <w:color w:val="222222"/>
                  <w:sz w:val="16"/>
                  <w:szCs w:val="16"/>
                  <w:lang w:eastAsia="zh-CN"/>
                  <w:rPrChange w:id="4786"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30F026E" w14:textId="77777777" w:rsidR="0042489F" w:rsidRPr="0042489F" w:rsidRDefault="0042489F" w:rsidP="0042489F">
            <w:pPr>
              <w:suppressAutoHyphens w:val="0"/>
              <w:spacing w:before="150" w:after="150" w:line="240" w:lineRule="auto"/>
              <w:jc w:val="right"/>
              <w:rPr>
                <w:ins w:id="4787" w:author="Qizhou Duan" w:date="2024-06-21T12:05:00Z"/>
                <w:rFonts w:ascii="Times New Roman" w:eastAsia="Times New Roman" w:hAnsi="Times New Roman" w:cs="Times New Roman"/>
                <w:color w:val="222222"/>
                <w:sz w:val="16"/>
                <w:szCs w:val="16"/>
                <w:lang w:eastAsia="zh-CN"/>
                <w:rPrChange w:id="4788" w:author="Qizhou Duan" w:date="2024-06-21T12:05:00Z">
                  <w:rPr>
                    <w:ins w:id="4789" w:author="Qizhou Duan" w:date="2024-06-21T12:05:00Z"/>
                    <w:rFonts w:ascii="Cambria" w:eastAsia="Times New Roman" w:hAnsi="Cambria" w:cs="Times New Roman"/>
                    <w:color w:val="222222"/>
                    <w:sz w:val="23"/>
                    <w:szCs w:val="23"/>
                    <w:lang w:eastAsia="zh-CN"/>
                  </w:rPr>
                </w:rPrChange>
              </w:rPr>
            </w:pPr>
            <w:ins w:id="4790" w:author="Qizhou Duan" w:date="2024-06-21T12:05:00Z">
              <w:r w:rsidRPr="0042489F">
                <w:rPr>
                  <w:rFonts w:ascii="Times New Roman" w:eastAsia="Times New Roman" w:hAnsi="Times New Roman" w:cs="Times New Roman"/>
                  <w:color w:val="222222"/>
                  <w:sz w:val="16"/>
                  <w:szCs w:val="16"/>
                  <w:lang w:eastAsia="zh-CN"/>
                  <w:rPrChange w:id="4791"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5CB253C5" w14:textId="77777777" w:rsidTr="0042489F">
        <w:trPr>
          <w:ins w:id="4792" w:author="Qizhou Duan" w:date="2024-06-21T12:05:00Z"/>
        </w:trPr>
        <w:tc>
          <w:tcPr>
            <w:tcW w:w="0" w:type="auto"/>
            <w:shd w:val="clear" w:color="auto" w:fill="auto"/>
            <w:tcMar>
              <w:top w:w="0" w:type="dxa"/>
              <w:left w:w="75" w:type="dxa"/>
              <w:bottom w:w="0" w:type="dxa"/>
              <w:right w:w="75" w:type="dxa"/>
            </w:tcMar>
            <w:vAlign w:val="center"/>
            <w:hideMark/>
          </w:tcPr>
          <w:p w14:paraId="42EE7F9F" w14:textId="77777777" w:rsidR="0042489F" w:rsidRPr="0042489F" w:rsidRDefault="0042489F" w:rsidP="0042489F">
            <w:pPr>
              <w:suppressAutoHyphens w:val="0"/>
              <w:spacing w:before="150" w:after="150" w:line="240" w:lineRule="auto"/>
              <w:rPr>
                <w:ins w:id="4793" w:author="Qizhou Duan" w:date="2024-06-21T12:05:00Z"/>
                <w:rFonts w:ascii="Times New Roman" w:eastAsia="Times New Roman" w:hAnsi="Times New Roman" w:cs="Times New Roman"/>
                <w:color w:val="222222"/>
                <w:sz w:val="16"/>
                <w:szCs w:val="16"/>
                <w:lang w:eastAsia="zh-CN"/>
                <w:rPrChange w:id="4794" w:author="Qizhou Duan" w:date="2024-06-21T12:05:00Z">
                  <w:rPr>
                    <w:ins w:id="4795" w:author="Qizhou Duan" w:date="2024-06-21T12:05:00Z"/>
                    <w:rFonts w:ascii="Cambria" w:eastAsia="Times New Roman" w:hAnsi="Cambria" w:cs="Times New Roman"/>
                    <w:color w:val="222222"/>
                    <w:sz w:val="23"/>
                    <w:szCs w:val="23"/>
                    <w:lang w:eastAsia="zh-CN"/>
                  </w:rPr>
                </w:rPrChange>
              </w:rPr>
            </w:pPr>
            <w:ins w:id="4796" w:author="Qizhou Duan" w:date="2024-06-21T12:05:00Z">
              <w:r w:rsidRPr="0042489F">
                <w:rPr>
                  <w:rFonts w:ascii="Times New Roman" w:eastAsia="Times New Roman" w:hAnsi="Times New Roman" w:cs="Times New Roman"/>
                  <w:color w:val="222222"/>
                  <w:sz w:val="16"/>
                  <w:szCs w:val="16"/>
                  <w:lang w:eastAsia="zh-CN"/>
                  <w:rPrChange w:id="4797" w:author="Qizhou Duan" w:date="2024-06-21T12:05:00Z">
                    <w:rPr>
                      <w:rFonts w:ascii="Cambria" w:eastAsia="Times New Roman" w:hAnsi="Cambria" w:cs="Times New Roman"/>
                      <w:color w:val="222222"/>
                      <w:sz w:val="23"/>
                      <w:szCs w:val="23"/>
                      <w:lang w:eastAsia="zh-CN"/>
                    </w:rPr>
                  </w:rPrChange>
                </w:rPr>
                <w:t>Uziel et al. (2021)</w:t>
              </w:r>
            </w:ins>
          </w:p>
        </w:tc>
        <w:tc>
          <w:tcPr>
            <w:tcW w:w="0" w:type="auto"/>
            <w:shd w:val="clear" w:color="auto" w:fill="auto"/>
            <w:tcMar>
              <w:top w:w="0" w:type="dxa"/>
              <w:left w:w="75" w:type="dxa"/>
              <w:bottom w:w="0" w:type="dxa"/>
              <w:right w:w="75" w:type="dxa"/>
            </w:tcMar>
            <w:vAlign w:val="center"/>
            <w:hideMark/>
          </w:tcPr>
          <w:p w14:paraId="52A2C8F5" w14:textId="77777777" w:rsidR="0042489F" w:rsidRPr="0042489F" w:rsidRDefault="0042489F" w:rsidP="0042489F">
            <w:pPr>
              <w:suppressAutoHyphens w:val="0"/>
              <w:spacing w:before="150" w:after="150" w:line="240" w:lineRule="auto"/>
              <w:jc w:val="right"/>
              <w:rPr>
                <w:ins w:id="4798" w:author="Qizhou Duan" w:date="2024-06-21T12:05:00Z"/>
                <w:rFonts w:ascii="Times New Roman" w:eastAsia="Times New Roman" w:hAnsi="Times New Roman" w:cs="Times New Roman"/>
                <w:color w:val="222222"/>
                <w:sz w:val="16"/>
                <w:szCs w:val="16"/>
                <w:lang w:eastAsia="zh-CN"/>
                <w:rPrChange w:id="4799" w:author="Qizhou Duan" w:date="2024-06-21T12:05:00Z">
                  <w:rPr>
                    <w:ins w:id="4800" w:author="Qizhou Duan" w:date="2024-06-21T12:05:00Z"/>
                    <w:rFonts w:ascii="Cambria" w:eastAsia="Times New Roman" w:hAnsi="Cambria" w:cs="Times New Roman"/>
                    <w:color w:val="222222"/>
                    <w:sz w:val="23"/>
                    <w:szCs w:val="23"/>
                    <w:lang w:eastAsia="zh-CN"/>
                  </w:rPr>
                </w:rPrChange>
              </w:rPr>
            </w:pPr>
            <w:ins w:id="4801" w:author="Qizhou Duan" w:date="2024-06-21T12:05:00Z">
              <w:r w:rsidRPr="0042489F">
                <w:rPr>
                  <w:rFonts w:ascii="Times New Roman" w:eastAsia="Times New Roman" w:hAnsi="Times New Roman" w:cs="Times New Roman"/>
                  <w:color w:val="222222"/>
                  <w:sz w:val="16"/>
                  <w:szCs w:val="16"/>
                  <w:lang w:eastAsia="zh-CN"/>
                  <w:rPrChange w:id="4802" w:author="Qizhou Duan" w:date="2024-06-21T12:05:00Z">
                    <w:rPr>
                      <w:rFonts w:ascii="Cambria" w:eastAsia="Times New Roman" w:hAnsi="Cambria" w:cs="Times New Roman"/>
                      <w:color w:val="222222"/>
                      <w:sz w:val="23"/>
                      <w:szCs w:val="23"/>
                      <w:lang w:eastAsia="zh-CN"/>
                    </w:rPr>
                  </w:rPrChange>
                </w:rPr>
                <w:t>364</w:t>
              </w:r>
            </w:ins>
          </w:p>
        </w:tc>
        <w:tc>
          <w:tcPr>
            <w:tcW w:w="0" w:type="auto"/>
            <w:shd w:val="clear" w:color="auto" w:fill="auto"/>
            <w:tcMar>
              <w:top w:w="0" w:type="dxa"/>
              <w:left w:w="75" w:type="dxa"/>
              <w:bottom w:w="0" w:type="dxa"/>
              <w:right w:w="75" w:type="dxa"/>
            </w:tcMar>
            <w:vAlign w:val="center"/>
            <w:hideMark/>
          </w:tcPr>
          <w:p w14:paraId="4A0442CF" w14:textId="77777777" w:rsidR="0042489F" w:rsidRPr="0042489F" w:rsidRDefault="0042489F" w:rsidP="0042489F">
            <w:pPr>
              <w:suppressAutoHyphens w:val="0"/>
              <w:spacing w:before="150" w:after="150" w:line="240" w:lineRule="auto"/>
              <w:jc w:val="right"/>
              <w:rPr>
                <w:ins w:id="4803" w:author="Qizhou Duan" w:date="2024-06-21T12:05:00Z"/>
                <w:rFonts w:ascii="Times New Roman" w:eastAsia="Times New Roman" w:hAnsi="Times New Roman" w:cs="Times New Roman"/>
                <w:color w:val="222222"/>
                <w:sz w:val="16"/>
                <w:szCs w:val="16"/>
                <w:lang w:eastAsia="zh-CN"/>
                <w:rPrChange w:id="4804" w:author="Qizhou Duan" w:date="2024-06-21T12:05:00Z">
                  <w:rPr>
                    <w:ins w:id="4805" w:author="Qizhou Duan" w:date="2024-06-21T12:05:00Z"/>
                    <w:rFonts w:ascii="Cambria" w:eastAsia="Times New Roman" w:hAnsi="Cambria" w:cs="Times New Roman"/>
                    <w:color w:val="222222"/>
                    <w:sz w:val="23"/>
                    <w:szCs w:val="23"/>
                    <w:lang w:eastAsia="zh-CN"/>
                  </w:rPr>
                </w:rPrChange>
              </w:rPr>
            </w:pPr>
            <w:ins w:id="4806" w:author="Qizhou Duan" w:date="2024-06-21T12:05:00Z">
              <w:r w:rsidRPr="0042489F">
                <w:rPr>
                  <w:rFonts w:ascii="Times New Roman" w:eastAsia="Times New Roman" w:hAnsi="Times New Roman" w:cs="Times New Roman"/>
                  <w:color w:val="222222"/>
                  <w:sz w:val="16"/>
                  <w:szCs w:val="16"/>
                  <w:lang w:eastAsia="zh-CN"/>
                  <w:rPrChange w:id="480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083D6F1" w14:textId="77777777" w:rsidR="0042489F" w:rsidRPr="0042489F" w:rsidRDefault="0042489F" w:rsidP="0042489F">
            <w:pPr>
              <w:suppressAutoHyphens w:val="0"/>
              <w:spacing w:before="150" w:after="150" w:line="240" w:lineRule="auto"/>
              <w:jc w:val="right"/>
              <w:rPr>
                <w:ins w:id="4808" w:author="Qizhou Duan" w:date="2024-06-21T12:05:00Z"/>
                <w:rFonts w:ascii="Times New Roman" w:eastAsia="Times New Roman" w:hAnsi="Times New Roman" w:cs="Times New Roman"/>
                <w:color w:val="222222"/>
                <w:sz w:val="16"/>
                <w:szCs w:val="16"/>
                <w:lang w:eastAsia="zh-CN"/>
                <w:rPrChange w:id="4809" w:author="Qizhou Duan" w:date="2024-06-21T12:05:00Z">
                  <w:rPr>
                    <w:ins w:id="4810" w:author="Qizhou Duan" w:date="2024-06-21T12:05:00Z"/>
                    <w:rFonts w:ascii="Cambria" w:eastAsia="Times New Roman" w:hAnsi="Cambria" w:cs="Times New Roman"/>
                    <w:color w:val="222222"/>
                    <w:sz w:val="23"/>
                    <w:szCs w:val="23"/>
                    <w:lang w:eastAsia="zh-CN"/>
                  </w:rPr>
                </w:rPrChange>
              </w:rPr>
            </w:pPr>
            <w:ins w:id="4811" w:author="Qizhou Duan" w:date="2024-06-21T12:05:00Z">
              <w:r w:rsidRPr="0042489F">
                <w:rPr>
                  <w:rFonts w:ascii="Times New Roman" w:eastAsia="Times New Roman" w:hAnsi="Times New Roman" w:cs="Times New Roman"/>
                  <w:color w:val="222222"/>
                  <w:sz w:val="16"/>
                  <w:szCs w:val="16"/>
                  <w:lang w:eastAsia="zh-CN"/>
                  <w:rPrChange w:id="4812"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7CD9A9EC" w14:textId="77777777" w:rsidR="0042489F" w:rsidRPr="0042489F" w:rsidRDefault="0042489F" w:rsidP="0042489F">
            <w:pPr>
              <w:suppressAutoHyphens w:val="0"/>
              <w:spacing w:before="150" w:after="150" w:line="240" w:lineRule="auto"/>
              <w:jc w:val="right"/>
              <w:rPr>
                <w:ins w:id="4813" w:author="Qizhou Duan" w:date="2024-06-21T12:05:00Z"/>
                <w:rFonts w:ascii="Times New Roman" w:eastAsia="Times New Roman" w:hAnsi="Times New Roman" w:cs="Times New Roman"/>
                <w:color w:val="222222"/>
                <w:sz w:val="16"/>
                <w:szCs w:val="16"/>
                <w:lang w:eastAsia="zh-CN"/>
                <w:rPrChange w:id="4814" w:author="Qizhou Duan" w:date="2024-06-21T12:05:00Z">
                  <w:rPr>
                    <w:ins w:id="4815" w:author="Qizhou Duan" w:date="2024-06-21T12:05:00Z"/>
                    <w:rFonts w:ascii="Cambria" w:eastAsia="Times New Roman" w:hAnsi="Cambria" w:cs="Times New Roman"/>
                    <w:color w:val="222222"/>
                    <w:sz w:val="23"/>
                    <w:szCs w:val="23"/>
                    <w:lang w:eastAsia="zh-CN"/>
                  </w:rPr>
                </w:rPrChange>
              </w:rPr>
            </w:pPr>
            <w:ins w:id="4816" w:author="Qizhou Duan" w:date="2024-06-21T12:05:00Z">
              <w:r w:rsidRPr="0042489F">
                <w:rPr>
                  <w:rFonts w:ascii="Times New Roman" w:eastAsia="Times New Roman" w:hAnsi="Times New Roman" w:cs="Times New Roman"/>
                  <w:color w:val="222222"/>
                  <w:sz w:val="16"/>
                  <w:szCs w:val="16"/>
                  <w:lang w:eastAsia="zh-CN"/>
                  <w:rPrChange w:id="4817"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4558C2C9" w14:textId="77777777" w:rsidR="0042489F" w:rsidRPr="0042489F" w:rsidRDefault="0042489F" w:rsidP="0042489F">
            <w:pPr>
              <w:suppressAutoHyphens w:val="0"/>
              <w:spacing w:before="150" w:after="150" w:line="240" w:lineRule="auto"/>
              <w:jc w:val="right"/>
              <w:rPr>
                <w:ins w:id="4818" w:author="Qizhou Duan" w:date="2024-06-21T12:05:00Z"/>
                <w:rFonts w:ascii="Times New Roman" w:eastAsia="Times New Roman" w:hAnsi="Times New Roman" w:cs="Times New Roman"/>
                <w:color w:val="222222"/>
                <w:sz w:val="16"/>
                <w:szCs w:val="16"/>
                <w:lang w:eastAsia="zh-CN"/>
                <w:rPrChange w:id="4819" w:author="Qizhou Duan" w:date="2024-06-21T12:05:00Z">
                  <w:rPr>
                    <w:ins w:id="4820" w:author="Qizhou Duan" w:date="2024-06-21T12:05:00Z"/>
                    <w:rFonts w:ascii="Cambria" w:eastAsia="Times New Roman" w:hAnsi="Cambria" w:cs="Times New Roman"/>
                    <w:color w:val="222222"/>
                    <w:sz w:val="23"/>
                    <w:szCs w:val="23"/>
                    <w:lang w:eastAsia="zh-CN"/>
                  </w:rPr>
                </w:rPrChange>
              </w:rPr>
            </w:pPr>
            <w:ins w:id="4821" w:author="Qizhou Duan" w:date="2024-06-21T12:05:00Z">
              <w:r w:rsidRPr="0042489F">
                <w:rPr>
                  <w:rFonts w:ascii="Times New Roman" w:eastAsia="Times New Roman" w:hAnsi="Times New Roman" w:cs="Times New Roman"/>
                  <w:color w:val="222222"/>
                  <w:sz w:val="16"/>
                  <w:szCs w:val="16"/>
                  <w:lang w:eastAsia="zh-CN"/>
                  <w:rPrChange w:id="4822"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79358331" w14:textId="77777777" w:rsidR="0042489F" w:rsidRPr="0042489F" w:rsidRDefault="0042489F" w:rsidP="0042489F">
            <w:pPr>
              <w:suppressAutoHyphens w:val="0"/>
              <w:spacing w:before="150" w:after="150" w:line="240" w:lineRule="auto"/>
              <w:jc w:val="right"/>
              <w:rPr>
                <w:ins w:id="4823" w:author="Qizhou Duan" w:date="2024-06-21T12:05:00Z"/>
                <w:rFonts w:ascii="Times New Roman" w:eastAsia="Times New Roman" w:hAnsi="Times New Roman" w:cs="Times New Roman"/>
                <w:color w:val="222222"/>
                <w:sz w:val="16"/>
                <w:szCs w:val="16"/>
                <w:lang w:eastAsia="zh-CN"/>
                <w:rPrChange w:id="4824" w:author="Qizhou Duan" w:date="2024-06-21T12:05:00Z">
                  <w:rPr>
                    <w:ins w:id="4825" w:author="Qizhou Duan" w:date="2024-06-21T12:05:00Z"/>
                    <w:rFonts w:ascii="Cambria" w:eastAsia="Times New Roman" w:hAnsi="Cambria" w:cs="Times New Roman"/>
                    <w:color w:val="222222"/>
                    <w:sz w:val="23"/>
                    <w:szCs w:val="23"/>
                    <w:lang w:eastAsia="zh-CN"/>
                  </w:rPr>
                </w:rPrChange>
              </w:rPr>
            </w:pPr>
            <w:ins w:id="4826" w:author="Qizhou Duan" w:date="2024-06-21T12:05:00Z">
              <w:r w:rsidRPr="0042489F">
                <w:rPr>
                  <w:rFonts w:ascii="Times New Roman" w:eastAsia="Times New Roman" w:hAnsi="Times New Roman" w:cs="Times New Roman"/>
                  <w:color w:val="222222"/>
                  <w:sz w:val="16"/>
                  <w:szCs w:val="16"/>
                  <w:lang w:eastAsia="zh-CN"/>
                  <w:rPrChange w:id="4827"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4F6D767" w14:textId="77777777" w:rsidR="0042489F" w:rsidRPr="0042489F" w:rsidRDefault="0042489F" w:rsidP="0042489F">
            <w:pPr>
              <w:suppressAutoHyphens w:val="0"/>
              <w:spacing w:before="150" w:after="150" w:line="240" w:lineRule="auto"/>
              <w:jc w:val="right"/>
              <w:rPr>
                <w:ins w:id="4828" w:author="Qizhou Duan" w:date="2024-06-21T12:05:00Z"/>
                <w:rFonts w:ascii="Times New Roman" w:eastAsia="Times New Roman" w:hAnsi="Times New Roman" w:cs="Times New Roman"/>
                <w:color w:val="222222"/>
                <w:sz w:val="16"/>
                <w:szCs w:val="16"/>
                <w:lang w:eastAsia="zh-CN"/>
                <w:rPrChange w:id="4829" w:author="Qizhou Duan" w:date="2024-06-21T12:05:00Z">
                  <w:rPr>
                    <w:ins w:id="4830" w:author="Qizhou Duan" w:date="2024-06-21T12:05:00Z"/>
                    <w:rFonts w:ascii="Cambria" w:eastAsia="Times New Roman" w:hAnsi="Cambria" w:cs="Times New Roman"/>
                    <w:color w:val="222222"/>
                    <w:sz w:val="23"/>
                    <w:szCs w:val="23"/>
                    <w:lang w:eastAsia="zh-CN"/>
                  </w:rPr>
                </w:rPrChange>
              </w:rPr>
            </w:pPr>
            <w:ins w:id="4831" w:author="Qizhou Duan" w:date="2024-06-21T12:05:00Z">
              <w:r w:rsidRPr="0042489F">
                <w:rPr>
                  <w:rFonts w:ascii="Times New Roman" w:eastAsia="Times New Roman" w:hAnsi="Times New Roman" w:cs="Times New Roman"/>
                  <w:color w:val="222222"/>
                  <w:sz w:val="16"/>
                  <w:szCs w:val="16"/>
                  <w:lang w:eastAsia="zh-CN"/>
                  <w:rPrChange w:id="4832"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3E32C050" w14:textId="77777777" w:rsidTr="0042489F">
        <w:trPr>
          <w:ins w:id="4833" w:author="Qizhou Duan" w:date="2024-06-21T12:05:00Z"/>
        </w:trPr>
        <w:tc>
          <w:tcPr>
            <w:tcW w:w="0" w:type="auto"/>
            <w:shd w:val="clear" w:color="auto" w:fill="auto"/>
            <w:tcMar>
              <w:top w:w="0" w:type="dxa"/>
              <w:left w:w="75" w:type="dxa"/>
              <w:bottom w:w="0" w:type="dxa"/>
              <w:right w:w="75" w:type="dxa"/>
            </w:tcMar>
            <w:vAlign w:val="center"/>
            <w:hideMark/>
          </w:tcPr>
          <w:p w14:paraId="4044A61A" w14:textId="77777777" w:rsidR="0042489F" w:rsidRPr="0042489F" w:rsidRDefault="0042489F" w:rsidP="0042489F">
            <w:pPr>
              <w:suppressAutoHyphens w:val="0"/>
              <w:spacing w:before="150" w:after="150" w:line="240" w:lineRule="auto"/>
              <w:rPr>
                <w:ins w:id="4834" w:author="Qizhou Duan" w:date="2024-06-21T12:05:00Z"/>
                <w:rFonts w:ascii="Times New Roman" w:eastAsia="Times New Roman" w:hAnsi="Times New Roman" w:cs="Times New Roman"/>
                <w:color w:val="222222"/>
                <w:sz w:val="16"/>
                <w:szCs w:val="16"/>
                <w:lang w:eastAsia="zh-CN"/>
                <w:rPrChange w:id="4835" w:author="Qizhou Duan" w:date="2024-06-21T12:05:00Z">
                  <w:rPr>
                    <w:ins w:id="4836" w:author="Qizhou Duan" w:date="2024-06-21T12:05:00Z"/>
                    <w:rFonts w:ascii="Cambria" w:eastAsia="Times New Roman" w:hAnsi="Cambria" w:cs="Times New Roman"/>
                    <w:color w:val="222222"/>
                    <w:sz w:val="23"/>
                    <w:szCs w:val="23"/>
                    <w:lang w:eastAsia="zh-CN"/>
                  </w:rPr>
                </w:rPrChange>
              </w:rPr>
            </w:pPr>
            <w:ins w:id="4837" w:author="Qizhou Duan" w:date="2024-06-21T12:05:00Z">
              <w:r w:rsidRPr="0042489F">
                <w:rPr>
                  <w:rFonts w:ascii="Times New Roman" w:eastAsia="Times New Roman" w:hAnsi="Times New Roman" w:cs="Times New Roman"/>
                  <w:color w:val="222222"/>
                  <w:sz w:val="16"/>
                  <w:szCs w:val="16"/>
                  <w:lang w:eastAsia="zh-CN"/>
                  <w:rPrChange w:id="4838" w:author="Qizhou Duan" w:date="2024-06-21T12:05:00Z">
                    <w:rPr>
                      <w:rFonts w:ascii="Cambria" w:eastAsia="Times New Roman" w:hAnsi="Cambria" w:cs="Times New Roman"/>
                      <w:color w:val="222222"/>
                      <w:sz w:val="23"/>
                      <w:szCs w:val="23"/>
                      <w:lang w:eastAsia="zh-CN"/>
                    </w:rPr>
                  </w:rPrChange>
                </w:rPr>
                <w:t>Veronese et al. (2022)</w:t>
              </w:r>
            </w:ins>
          </w:p>
        </w:tc>
        <w:tc>
          <w:tcPr>
            <w:tcW w:w="0" w:type="auto"/>
            <w:shd w:val="clear" w:color="auto" w:fill="auto"/>
            <w:tcMar>
              <w:top w:w="0" w:type="dxa"/>
              <w:left w:w="75" w:type="dxa"/>
              <w:bottom w:w="0" w:type="dxa"/>
              <w:right w:w="75" w:type="dxa"/>
            </w:tcMar>
            <w:vAlign w:val="center"/>
            <w:hideMark/>
          </w:tcPr>
          <w:p w14:paraId="24A4FEC0" w14:textId="77777777" w:rsidR="0042489F" w:rsidRPr="0042489F" w:rsidRDefault="0042489F" w:rsidP="0042489F">
            <w:pPr>
              <w:suppressAutoHyphens w:val="0"/>
              <w:spacing w:before="150" w:after="150" w:line="240" w:lineRule="auto"/>
              <w:jc w:val="right"/>
              <w:rPr>
                <w:ins w:id="4839" w:author="Qizhou Duan" w:date="2024-06-21T12:05:00Z"/>
                <w:rFonts w:ascii="Times New Roman" w:eastAsia="Times New Roman" w:hAnsi="Times New Roman" w:cs="Times New Roman"/>
                <w:color w:val="222222"/>
                <w:sz w:val="16"/>
                <w:szCs w:val="16"/>
                <w:lang w:eastAsia="zh-CN"/>
                <w:rPrChange w:id="4840" w:author="Qizhou Duan" w:date="2024-06-21T12:05:00Z">
                  <w:rPr>
                    <w:ins w:id="4841" w:author="Qizhou Duan" w:date="2024-06-21T12:05:00Z"/>
                    <w:rFonts w:ascii="Cambria" w:eastAsia="Times New Roman" w:hAnsi="Cambria" w:cs="Times New Roman"/>
                    <w:color w:val="222222"/>
                    <w:sz w:val="23"/>
                    <w:szCs w:val="23"/>
                    <w:lang w:eastAsia="zh-CN"/>
                  </w:rPr>
                </w:rPrChange>
              </w:rPr>
            </w:pPr>
            <w:ins w:id="4842" w:author="Qizhou Duan" w:date="2024-06-21T12:05:00Z">
              <w:r w:rsidRPr="0042489F">
                <w:rPr>
                  <w:rFonts w:ascii="Times New Roman" w:eastAsia="Times New Roman" w:hAnsi="Times New Roman" w:cs="Times New Roman"/>
                  <w:color w:val="222222"/>
                  <w:sz w:val="16"/>
                  <w:szCs w:val="16"/>
                  <w:lang w:eastAsia="zh-CN"/>
                  <w:rPrChange w:id="4843" w:author="Qizhou Duan" w:date="2024-06-21T12:05:00Z">
                    <w:rPr>
                      <w:rFonts w:ascii="Cambria" w:eastAsia="Times New Roman" w:hAnsi="Cambria" w:cs="Times New Roman"/>
                      <w:color w:val="222222"/>
                      <w:sz w:val="23"/>
                      <w:szCs w:val="23"/>
                      <w:lang w:eastAsia="zh-CN"/>
                    </w:rPr>
                  </w:rPrChange>
                </w:rPr>
                <w:t>441</w:t>
              </w:r>
            </w:ins>
          </w:p>
        </w:tc>
        <w:tc>
          <w:tcPr>
            <w:tcW w:w="0" w:type="auto"/>
            <w:shd w:val="clear" w:color="auto" w:fill="auto"/>
            <w:tcMar>
              <w:top w:w="0" w:type="dxa"/>
              <w:left w:w="75" w:type="dxa"/>
              <w:bottom w:w="0" w:type="dxa"/>
              <w:right w:w="75" w:type="dxa"/>
            </w:tcMar>
            <w:vAlign w:val="center"/>
            <w:hideMark/>
          </w:tcPr>
          <w:p w14:paraId="68CDD447" w14:textId="77777777" w:rsidR="0042489F" w:rsidRPr="0042489F" w:rsidRDefault="0042489F" w:rsidP="0042489F">
            <w:pPr>
              <w:suppressAutoHyphens w:val="0"/>
              <w:spacing w:before="150" w:after="150" w:line="240" w:lineRule="auto"/>
              <w:jc w:val="right"/>
              <w:rPr>
                <w:ins w:id="4844" w:author="Qizhou Duan" w:date="2024-06-21T12:05:00Z"/>
                <w:rFonts w:ascii="Times New Roman" w:eastAsia="Times New Roman" w:hAnsi="Times New Roman" w:cs="Times New Roman"/>
                <w:color w:val="222222"/>
                <w:sz w:val="16"/>
                <w:szCs w:val="16"/>
                <w:lang w:eastAsia="zh-CN"/>
                <w:rPrChange w:id="4845" w:author="Qizhou Duan" w:date="2024-06-21T12:05:00Z">
                  <w:rPr>
                    <w:ins w:id="4846" w:author="Qizhou Duan" w:date="2024-06-21T12:05:00Z"/>
                    <w:rFonts w:ascii="Cambria" w:eastAsia="Times New Roman" w:hAnsi="Cambria" w:cs="Times New Roman"/>
                    <w:color w:val="222222"/>
                    <w:sz w:val="23"/>
                    <w:szCs w:val="23"/>
                    <w:lang w:eastAsia="zh-CN"/>
                  </w:rPr>
                </w:rPrChange>
              </w:rPr>
            </w:pPr>
            <w:ins w:id="4847" w:author="Qizhou Duan" w:date="2024-06-21T12:05:00Z">
              <w:r w:rsidRPr="0042489F">
                <w:rPr>
                  <w:rFonts w:ascii="Times New Roman" w:eastAsia="Times New Roman" w:hAnsi="Times New Roman" w:cs="Times New Roman"/>
                  <w:color w:val="222222"/>
                  <w:sz w:val="16"/>
                  <w:szCs w:val="16"/>
                  <w:lang w:eastAsia="zh-CN"/>
                  <w:rPrChange w:id="484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3B55A167" w14:textId="77777777" w:rsidR="0042489F" w:rsidRPr="0042489F" w:rsidRDefault="0042489F" w:rsidP="0042489F">
            <w:pPr>
              <w:suppressAutoHyphens w:val="0"/>
              <w:spacing w:before="150" w:after="150" w:line="240" w:lineRule="auto"/>
              <w:jc w:val="right"/>
              <w:rPr>
                <w:ins w:id="4849" w:author="Qizhou Duan" w:date="2024-06-21T12:05:00Z"/>
                <w:rFonts w:ascii="Times New Roman" w:eastAsia="Times New Roman" w:hAnsi="Times New Roman" w:cs="Times New Roman"/>
                <w:color w:val="222222"/>
                <w:sz w:val="16"/>
                <w:szCs w:val="16"/>
                <w:lang w:eastAsia="zh-CN"/>
                <w:rPrChange w:id="4850" w:author="Qizhou Duan" w:date="2024-06-21T12:05:00Z">
                  <w:rPr>
                    <w:ins w:id="4851" w:author="Qizhou Duan" w:date="2024-06-21T12:05:00Z"/>
                    <w:rFonts w:ascii="Cambria" w:eastAsia="Times New Roman" w:hAnsi="Cambria" w:cs="Times New Roman"/>
                    <w:color w:val="222222"/>
                    <w:sz w:val="23"/>
                    <w:szCs w:val="23"/>
                    <w:lang w:eastAsia="zh-CN"/>
                  </w:rPr>
                </w:rPrChange>
              </w:rPr>
            </w:pPr>
            <w:ins w:id="4852" w:author="Qizhou Duan" w:date="2024-06-21T12:05:00Z">
              <w:r w:rsidRPr="0042489F">
                <w:rPr>
                  <w:rFonts w:ascii="Times New Roman" w:eastAsia="Times New Roman" w:hAnsi="Times New Roman" w:cs="Times New Roman"/>
                  <w:color w:val="222222"/>
                  <w:sz w:val="16"/>
                  <w:szCs w:val="16"/>
                  <w:lang w:eastAsia="zh-CN"/>
                  <w:rPrChange w:id="485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5F1DBEB0" w14:textId="77777777" w:rsidR="0042489F" w:rsidRPr="0042489F" w:rsidRDefault="0042489F" w:rsidP="0042489F">
            <w:pPr>
              <w:suppressAutoHyphens w:val="0"/>
              <w:spacing w:before="150" w:after="150" w:line="240" w:lineRule="auto"/>
              <w:jc w:val="right"/>
              <w:rPr>
                <w:ins w:id="4854" w:author="Qizhou Duan" w:date="2024-06-21T12:05:00Z"/>
                <w:rFonts w:ascii="Times New Roman" w:eastAsia="Times New Roman" w:hAnsi="Times New Roman" w:cs="Times New Roman"/>
                <w:color w:val="222222"/>
                <w:sz w:val="16"/>
                <w:szCs w:val="16"/>
                <w:lang w:eastAsia="zh-CN"/>
                <w:rPrChange w:id="4855" w:author="Qizhou Duan" w:date="2024-06-21T12:05:00Z">
                  <w:rPr>
                    <w:ins w:id="4856" w:author="Qizhou Duan" w:date="2024-06-21T12:05:00Z"/>
                    <w:rFonts w:ascii="Cambria" w:eastAsia="Times New Roman" w:hAnsi="Cambria" w:cs="Times New Roman"/>
                    <w:color w:val="222222"/>
                    <w:sz w:val="23"/>
                    <w:szCs w:val="23"/>
                    <w:lang w:eastAsia="zh-CN"/>
                  </w:rPr>
                </w:rPrChange>
              </w:rPr>
            </w:pPr>
            <w:ins w:id="4857" w:author="Qizhou Duan" w:date="2024-06-21T12:05:00Z">
              <w:r w:rsidRPr="0042489F">
                <w:rPr>
                  <w:rFonts w:ascii="Times New Roman" w:eastAsia="Times New Roman" w:hAnsi="Times New Roman" w:cs="Times New Roman"/>
                  <w:color w:val="222222"/>
                  <w:sz w:val="16"/>
                  <w:szCs w:val="16"/>
                  <w:lang w:eastAsia="zh-CN"/>
                  <w:rPrChange w:id="4858"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32950B7" w14:textId="77777777" w:rsidR="0042489F" w:rsidRPr="0042489F" w:rsidRDefault="0042489F" w:rsidP="0042489F">
            <w:pPr>
              <w:suppressAutoHyphens w:val="0"/>
              <w:spacing w:before="150" w:after="150" w:line="240" w:lineRule="auto"/>
              <w:jc w:val="right"/>
              <w:rPr>
                <w:ins w:id="4859" w:author="Qizhou Duan" w:date="2024-06-21T12:05:00Z"/>
                <w:rFonts w:ascii="Times New Roman" w:eastAsia="Times New Roman" w:hAnsi="Times New Roman" w:cs="Times New Roman"/>
                <w:color w:val="222222"/>
                <w:sz w:val="16"/>
                <w:szCs w:val="16"/>
                <w:lang w:eastAsia="zh-CN"/>
                <w:rPrChange w:id="4860" w:author="Qizhou Duan" w:date="2024-06-21T12:05:00Z">
                  <w:rPr>
                    <w:ins w:id="4861" w:author="Qizhou Duan" w:date="2024-06-21T12:05:00Z"/>
                    <w:rFonts w:ascii="Cambria" w:eastAsia="Times New Roman" w:hAnsi="Cambria" w:cs="Times New Roman"/>
                    <w:color w:val="222222"/>
                    <w:sz w:val="23"/>
                    <w:szCs w:val="23"/>
                    <w:lang w:eastAsia="zh-CN"/>
                  </w:rPr>
                </w:rPrChange>
              </w:rPr>
            </w:pPr>
            <w:ins w:id="4862" w:author="Qizhou Duan" w:date="2024-06-21T12:05:00Z">
              <w:r w:rsidRPr="0042489F">
                <w:rPr>
                  <w:rFonts w:ascii="Times New Roman" w:eastAsia="Times New Roman" w:hAnsi="Times New Roman" w:cs="Times New Roman"/>
                  <w:color w:val="222222"/>
                  <w:sz w:val="16"/>
                  <w:szCs w:val="16"/>
                  <w:lang w:eastAsia="zh-CN"/>
                  <w:rPrChange w:id="4863"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330A29BD" w14:textId="77777777" w:rsidR="0042489F" w:rsidRPr="0042489F" w:rsidRDefault="0042489F" w:rsidP="0042489F">
            <w:pPr>
              <w:suppressAutoHyphens w:val="0"/>
              <w:spacing w:before="150" w:after="150" w:line="240" w:lineRule="auto"/>
              <w:jc w:val="right"/>
              <w:rPr>
                <w:ins w:id="4864" w:author="Qizhou Duan" w:date="2024-06-21T12:05:00Z"/>
                <w:rFonts w:ascii="Times New Roman" w:eastAsia="Times New Roman" w:hAnsi="Times New Roman" w:cs="Times New Roman"/>
                <w:color w:val="222222"/>
                <w:sz w:val="16"/>
                <w:szCs w:val="16"/>
                <w:lang w:eastAsia="zh-CN"/>
                <w:rPrChange w:id="4865" w:author="Qizhou Duan" w:date="2024-06-21T12:05:00Z">
                  <w:rPr>
                    <w:ins w:id="4866" w:author="Qizhou Duan" w:date="2024-06-21T12:05:00Z"/>
                    <w:rFonts w:ascii="Cambria" w:eastAsia="Times New Roman" w:hAnsi="Cambria" w:cs="Times New Roman"/>
                    <w:color w:val="222222"/>
                    <w:sz w:val="23"/>
                    <w:szCs w:val="23"/>
                    <w:lang w:eastAsia="zh-CN"/>
                  </w:rPr>
                </w:rPrChange>
              </w:rPr>
            </w:pPr>
            <w:ins w:id="4867" w:author="Qizhou Duan" w:date="2024-06-21T12:05:00Z">
              <w:r w:rsidRPr="0042489F">
                <w:rPr>
                  <w:rFonts w:ascii="Times New Roman" w:eastAsia="Times New Roman" w:hAnsi="Times New Roman" w:cs="Times New Roman"/>
                  <w:color w:val="222222"/>
                  <w:sz w:val="16"/>
                  <w:szCs w:val="16"/>
                  <w:lang w:eastAsia="zh-CN"/>
                  <w:rPrChange w:id="4868"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7F00669" w14:textId="77777777" w:rsidR="0042489F" w:rsidRPr="0042489F" w:rsidRDefault="0042489F" w:rsidP="0042489F">
            <w:pPr>
              <w:suppressAutoHyphens w:val="0"/>
              <w:spacing w:before="150" w:after="150" w:line="240" w:lineRule="auto"/>
              <w:jc w:val="right"/>
              <w:rPr>
                <w:ins w:id="4869" w:author="Qizhou Duan" w:date="2024-06-21T12:05:00Z"/>
                <w:rFonts w:ascii="Times New Roman" w:eastAsia="Times New Roman" w:hAnsi="Times New Roman" w:cs="Times New Roman"/>
                <w:color w:val="222222"/>
                <w:sz w:val="16"/>
                <w:szCs w:val="16"/>
                <w:lang w:eastAsia="zh-CN"/>
                <w:rPrChange w:id="4870" w:author="Qizhou Duan" w:date="2024-06-21T12:05:00Z">
                  <w:rPr>
                    <w:ins w:id="4871" w:author="Qizhou Duan" w:date="2024-06-21T12:05:00Z"/>
                    <w:rFonts w:ascii="Cambria" w:eastAsia="Times New Roman" w:hAnsi="Cambria" w:cs="Times New Roman"/>
                    <w:color w:val="222222"/>
                    <w:sz w:val="23"/>
                    <w:szCs w:val="23"/>
                    <w:lang w:eastAsia="zh-CN"/>
                  </w:rPr>
                </w:rPrChange>
              </w:rPr>
            </w:pPr>
            <w:ins w:id="4872" w:author="Qizhou Duan" w:date="2024-06-21T12:05:00Z">
              <w:r w:rsidRPr="0042489F">
                <w:rPr>
                  <w:rFonts w:ascii="Times New Roman" w:eastAsia="Times New Roman" w:hAnsi="Times New Roman" w:cs="Times New Roman"/>
                  <w:color w:val="222222"/>
                  <w:sz w:val="16"/>
                  <w:szCs w:val="16"/>
                  <w:lang w:eastAsia="zh-CN"/>
                  <w:rPrChange w:id="4873"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5907836D" w14:textId="77777777" w:rsidTr="0042489F">
        <w:trPr>
          <w:ins w:id="4874" w:author="Qizhou Duan" w:date="2024-06-21T12:05:00Z"/>
        </w:trPr>
        <w:tc>
          <w:tcPr>
            <w:tcW w:w="0" w:type="auto"/>
            <w:shd w:val="clear" w:color="auto" w:fill="auto"/>
            <w:tcMar>
              <w:top w:w="0" w:type="dxa"/>
              <w:left w:w="75" w:type="dxa"/>
              <w:bottom w:w="0" w:type="dxa"/>
              <w:right w:w="75" w:type="dxa"/>
            </w:tcMar>
            <w:vAlign w:val="center"/>
            <w:hideMark/>
          </w:tcPr>
          <w:p w14:paraId="3C08928E" w14:textId="77777777" w:rsidR="0042489F" w:rsidRPr="0042489F" w:rsidRDefault="0042489F" w:rsidP="0042489F">
            <w:pPr>
              <w:suppressAutoHyphens w:val="0"/>
              <w:spacing w:before="150" w:after="150" w:line="240" w:lineRule="auto"/>
              <w:rPr>
                <w:ins w:id="4875" w:author="Qizhou Duan" w:date="2024-06-21T12:05:00Z"/>
                <w:rFonts w:ascii="Times New Roman" w:eastAsia="Times New Roman" w:hAnsi="Times New Roman" w:cs="Times New Roman"/>
                <w:color w:val="222222"/>
                <w:sz w:val="16"/>
                <w:szCs w:val="16"/>
                <w:lang w:eastAsia="zh-CN"/>
                <w:rPrChange w:id="4876" w:author="Qizhou Duan" w:date="2024-06-21T12:05:00Z">
                  <w:rPr>
                    <w:ins w:id="4877" w:author="Qizhou Duan" w:date="2024-06-21T12:05:00Z"/>
                    <w:rFonts w:ascii="Cambria" w:eastAsia="Times New Roman" w:hAnsi="Cambria" w:cs="Times New Roman"/>
                    <w:color w:val="222222"/>
                    <w:sz w:val="23"/>
                    <w:szCs w:val="23"/>
                    <w:lang w:eastAsia="zh-CN"/>
                  </w:rPr>
                </w:rPrChange>
              </w:rPr>
            </w:pPr>
            <w:ins w:id="4878" w:author="Qizhou Duan" w:date="2024-06-21T12:05:00Z">
              <w:r w:rsidRPr="0042489F">
                <w:rPr>
                  <w:rFonts w:ascii="Times New Roman" w:eastAsia="Times New Roman" w:hAnsi="Times New Roman" w:cs="Times New Roman"/>
                  <w:color w:val="222222"/>
                  <w:sz w:val="16"/>
                  <w:szCs w:val="16"/>
                  <w:lang w:eastAsia="zh-CN"/>
                  <w:rPrChange w:id="4879" w:author="Qizhou Duan" w:date="2024-06-21T12:05:00Z">
                    <w:rPr>
                      <w:rFonts w:ascii="Cambria" w:eastAsia="Times New Roman" w:hAnsi="Cambria" w:cs="Times New Roman"/>
                      <w:color w:val="222222"/>
                      <w:sz w:val="23"/>
                      <w:szCs w:val="23"/>
                      <w:lang w:eastAsia="zh-CN"/>
                    </w:rPr>
                  </w:rPrChange>
                </w:rPr>
                <w:t>Zeng et al. (2023)</w:t>
              </w:r>
            </w:ins>
          </w:p>
        </w:tc>
        <w:tc>
          <w:tcPr>
            <w:tcW w:w="0" w:type="auto"/>
            <w:shd w:val="clear" w:color="auto" w:fill="auto"/>
            <w:tcMar>
              <w:top w:w="0" w:type="dxa"/>
              <w:left w:w="75" w:type="dxa"/>
              <w:bottom w:w="0" w:type="dxa"/>
              <w:right w:w="75" w:type="dxa"/>
            </w:tcMar>
            <w:vAlign w:val="center"/>
            <w:hideMark/>
          </w:tcPr>
          <w:p w14:paraId="2FEB3518" w14:textId="77777777" w:rsidR="0042489F" w:rsidRPr="0042489F" w:rsidRDefault="0042489F" w:rsidP="0042489F">
            <w:pPr>
              <w:suppressAutoHyphens w:val="0"/>
              <w:spacing w:before="150" w:after="150" w:line="240" w:lineRule="auto"/>
              <w:jc w:val="right"/>
              <w:rPr>
                <w:ins w:id="4880" w:author="Qizhou Duan" w:date="2024-06-21T12:05:00Z"/>
                <w:rFonts w:ascii="Times New Roman" w:eastAsia="Times New Roman" w:hAnsi="Times New Roman" w:cs="Times New Roman"/>
                <w:color w:val="222222"/>
                <w:sz w:val="16"/>
                <w:szCs w:val="16"/>
                <w:lang w:eastAsia="zh-CN"/>
                <w:rPrChange w:id="4881" w:author="Qizhou Duan" w:date="2024-06-21T12:05:00Z">
                  <w:rPr>
                    <w:ins w:id="4882" w:author="Qizhou Duan" w:date="2024-06-21T12:05:00Z"/>
                    <w:rFonts w:ascii="Cambria" w:eastAsia="Times New Roman" w:hAnsi="Cambria" w:cs="Times New Roman"/>
                    <w:color w:val="222222"/>
                    <w:sz w:val="23"/>
                    <w:szCs w:val="23"/>
                    <w:lang w:eastAsia="zh-CN"/>
                  </w:rPr>
                </w:rPrChange>
              </w:rPr>
            </w:pPr>
            <w:ins w:id="4883" w:author="Qizhou Duan" w:date="2024-06-21T12:05:00Z">
              <w:r w:rsidRPr="0042489F">
                <w:rPr>
                  <w:rFonts w:ascii="Times New Roman" w:eastAsia="Times New Roman" w:hAnsi="Times New Roman" w:cs="Times New Roman"/>
                  <w:color w:val="222222"/>
                  <w:sz w:val="16"/>
                  <w:szCs w:val="16"/>
                  <w:lang w:eastAsia="zh-CN"/>
                  <w:rPrChange w:id="4884" w:author="Qizhou Duan" w:date="2024-06-21T12:05:00Z">
                    <w:rPr>
                      <w:rFonts w:ascii="Cambria" w:eastAsia="Times New Roman" w:hAnsi="Cambria" w:cs="Times New Roman"/>
                      <w:color w:val="222222"/>
                      <w:sz w:val="23"/>
                      <w:szCs w:val="23"/>
                      <w:lang w:eastAsia="zh-CN"/>
                    </w:rPr>
                  </w:rPrChange>
                </w:rPr>
                <w:t>2267</w:t>
              </w:r>
            </w:ins>
          </w:p>
        </w:tc>
        <w:tc>
          <w:tcPr>
            <w:tcW w:w="0" w:type="auto"/>
            <w:shd w:val="clear" w:color="auto" w:fill="auto"/>
            <w:tcMar>
              <w:top w:w="0" w:type="dxa"/>
              <w:left w:w="75" w:type="dxa"/>
              <w:bottom w:w="0" w:type="dxa"/>
              <w:right w:w="75" w:type="dxa"/>
            </w:tcMar>
            <w:vAlign w:val="center"/>
            <w:hideMark/>
          </w:tcPr>
          <w:p w14:paraId="6D609596" w14:textId="77777777" w:rsidR="0042489F" w:rsidRPr="0042489F" w:rsidRDefault="0042489F" w:rsidP="0042489F">
            <w:pPr>
              <w:suppressAutoHyphens w:val="0"/>
              <w:spacing w:before="150" w:after="150" w:line="240" w:lineRule="auto"/>
              <w:jc w:val="right"/>
              <w:rPr>
                <w:ins w:id="4885" w:author="Qizhou Duan" w:date="2024-06-21T12:05:00Z"/>
                <w:rFonts w:ascii="Times New Roman" w:eastAsia="Times New Roman" w:hAnsi="Times New Roman" w:cs="Times New Roman"/>
                <w:color w:val="222222"/>
                <w:sz w:val="16"/>
                <w:szCs w:val="16"/>
                <w:lang w:eastAsia="zh-CN"/>
                <w:rPrChange w:id="4886" w:author="Qizhou Duan" w:date="2024-06-21T12:05:00Z">
                  <w:rPr>
                    <w:ins w:id="4887" w:author="Qizhou Duan" w:date="2024-06-21T12:05:00Z"/>
                    <w:rFonts w:ascii="Cambria" w:eastAsia="Times New Roman" w:hAnsi="Cambria" w:cs="Times New Roman"/>
                    <w:color w:val="222222"/>
                    <w:sz w:val="23"/>
                    <w:szCs w:val="23"/>
                    <w:lang w:eastAsia="zh-CN"/>
                  </w:rPr>
                </w:rPrChange>
              </w:rPr>
            </w:pPr>
            <w:ins w:id="4888" w:author="Qizhou Duan" w:date="2024-06-21T12:05:00Z">
              <w:r w:rsidRPr="0042489F">
                <w:rPr>
                  <w:rFonts w:ascii="Times New Roman" w:eastAsia="Times New Roman" w:hAnsi="Times New Roman" w:cs="Times New Roman"/>
                  <w:color w:val="222222"/>
                  <w:sz w:val="16"/>
                  <w:szCs w:val="16"/>
                  <w:lang w:eastAsia="zh-CN"/>
                  <w:rPrChange w:id="4889"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2D577A5A" w14:textId="77777777" w:rsidR="0042489F" w:rsidRPr="0042489F" w:rsidRDefault="0042489F" w:rsidP="0042489F">
            <w:pPr>
              <w:suppressAutoHyphens w:val="0"/>
              <w:spacing w:before="150" w:after="150" w:line="240" w:lineRule="auto"/>
              <w:jc w:val="right"/>
              <w:rPr>
                <w:ins w:id="4890" w:author="Qizhou Duan" w:date="2024-06-21T12:05:00Z"/>
                <w:rFonts w:ascii="Times New Roman" w:eastAsia="Times New Roman" w:hAnsi="Times New Roman" w:cs="Times New Roman"/>
                <w:color w:val="222222"/>
                <w:sz w:val="16"/>
                <w:szCs w:val="16"/>
                <w:lang w:eastAsia="zh-CN"/>
                <w:rPrChange w:id="4891" w:author="Qizhou Duan" w:date="2024-06-21T12:05:00Z">
                  <w:rPr>
                    <w:ins w:id="4892" w:author="Qizhou Duan" w:date="2024-06-21T12:05:00Z"/>
                    <w:rFonts w:ascii="Cambria" w:eastAsia="Times New Roman" w:hAnsi="Cambria" w:cs="Times New Roman"/>
                    <w:color w:val="222222"/>
                    <w:sz w:val="23"/>
                    <w:szCs w:val="23"/>
                    <w:lang w:eastAsia="zh-CN"/>
                  </w:rPr>
                </w:rPrChange>
              </w:rPr>
            </w:pPr>
            <w:ins w:id="4893" w:author="Qizhou Duan" w:date="2024-06-21T12:05:00Z">
              <w:r w:rsidRPr="0042489F">
                <w:rPr>
                  <w:rFonts w:ascii="Times New Roman" w:eastAsia="Times New Roman" w:hAnsi="Times New Roman" w:cs="Times New Roman"/>
                  <w:color w:val="222222"/>
                  <w:sz w:val="16"/>
                  <w:szCs w:val="16"/>
                  <w:lang w:eastAsia="zh-CN"/>
                  <w:rPrChange w:id="4894"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0FFDA6E4" w14:textId="77777777" w:rsidR="0042489F" w:rsidRPr="0042489F" w:rsidRDefault="0042489F" w:rsidP="0042489F">
            <w:pPr>
              <w:suppressAutoHyphens w:val="0"/>
              <w:spacing w:before="150" w:after="150" w:line="240" w:lineRule="auto"/>
              <w:jc w:val="right"/>
              <w:rPr>
                <w:ins w:id="4895" w:author="Qizhou Duan" w:date="2024-06-21T12:05:00Z"/>
                <w:rFonts w:ascii="Times New Roman" w:eastAsia="Times New Roman" w:hAnsi="Times New Roman" w:cs="Times New Roman"/>
                <w:color w:val="222222"/>
                <w:sz w:val="16"/>
                <w:szCs w:val="16"/>
                <w:lang w:eastAsia="zh-CN"/>
                <w:rPrChange w:id="4896" w:author="Qizhou Duan" w:date="2024-06-21T12:05:00Z">
                  <w:rPr>
                    <w:ins w:id="4897" w:author="Qizhou Duan" w:date="2024-06-21T12:05:00Z"/>
                    <w:rFonts w:ascii="Cambria" w:eastAsia="Times New Roman" w:hAnsi="Cambria" w:cs="Times New Roman"/>
                    <w:color w:val="222222"/>
                    <w:sz w:val="23"/>
                    <w:szCs w:val="23"/>
                    <w:lang w:eastAsia="zh-CN"/>
                  </w:rPr>
                </w:rPrChange>
              </w:rPr>
            </w:pPr>
            <w:ins w:id="4898" w:author="Qizhou Duan" w:date="2024-06-21T12:05:00Z">
              <w:r w:rsidRPr="0042489F">
                <w:rPr>
                  <w:rFonts w:ascii="Times New Roman" w:eastAsia="Times New Roman" w:hAnsi="Times New Roman" w:cs="Times New Roman"/>
                  <w:color w:val="222222"/>
                  <w:sz w:val="16"/>
                  <w:szCs w:val="16"/>
                  <w:lang w:eastAsia="zh-CN"/>
                  <w:rPrChange w:id="489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10F8244A" w14:textId="77777777" w:rsidR="0042489F" w:rsidRPr="0042489F" w:rsidRDefault="0042489F" w:rsidP="0042489F">
            <w:pPr>
              <w:suppressAutoHyphens w:val="0"/>
              <w:spacing w:before="150" w:after="150" w:line="240" w:lineRule="auto"/>
              <w:jc w:val="right"/>
              <w:rPr>
                <w:ins w:id="4900" w:author="Qizhou Duan" w:date="2024-06-21T12:05:00Z"/>
                <w:rFonts w:ascii="Times New Roman" w:eastAsia="Times New Roman" w:hAnsi="Times New Roman" w:cs="Times New Roman"/>
                <w:color w:val="222222"/>
                <w:sz w:val="16"/>
                <w:szCs w:val="16"/>
                <w:lang w:eastAsia="zh-CN"/>
                <w:rPrChange w:id="4901" w:author="Qizhou Duan" w:date="2024-06-21T12:05:00Z">
                  <w:rPr>
                    <w:ins w:id="4902" w:author="Qizhou Duan" w:date="2024-06-21T12:05:00Z"/>
                    <w:rFonts w:ascii="Cambria" w:eastAsia="Times New Roman" w:hAnsi="Cambria" w:cs="Times New Roman"/>
                    <w:color w:val="222222"/>
                    <w:sz w:val="23"/>
                    <w:szCs w:val="23"/>
                    <w:lang w:eastAsia="zh-CN"/>
                  </w:rPr>
                </w:rPrChange>
              </w:rPr>
            </w:pPr>
            <w:ins w:id="4903" w:author="Qizhou Duan" w:date="2024-06-21T12:05:00Z">
              <w:r w:rsidRPr="0042489F">
                <w:rPr>
                  <w:rFonts w:ascii="Times New Roman" w:eastAsia="Times New Roman" w:hAnsi="Times New Roman" w:cs="Times New Roman"/>
                  <w:color w:val="222222"/>
                  <w:sz w:val="16"/>
                  <w:szCs w:val="16"/>
                  <w:lang w:eastAsia="zh-CN"/>
                  <w:rPrChange w:id="4904"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A94EBD9" w14:textId="77777777" w:rsidR="0042489F" w:rsidRPr="0042489F" w:rsidRDefault="0042489F" w:rsidP="0042489F">
            <w:pPr>
              <w:suppressAutoHyphens w:val="0"/>
              <w:spacing w:before="150" w:after="150" w:line="240" w:lineRule="auto"/>
              <w:jc w:val="right"/>
              <w:rPr>
                <w:ins w:id="4905" w:author="Qizhou Duan" w:date="2024-06-21T12:05:00Z"/>
                <w:rFonts w:ascii="Times New Roman" w:eastAsia="Times New Roman" w:hAnsi="Times New Roman" w:cs="Times New Roman"/>
                <w:color w:val="222222"/>
                <w:sz w:val="16"/>
                <w:szCs w:val="16"/>
                <w:lang w:eastAsia="zh-CN"/>
                <w:rPrChange w:id="4906" w:author="Qizhou Duan" w:date="2024-06-21T12:05:00Z">
                  <w:rPr>
                    <w:ins w:id="4907" w:author="Qizhou Duan" w:date="2024-06-21T12:05:00Z"/>
                    <w:rFonts w:ascii="Cambria" w:eastAsia="Times New Roman" w:hAnsi="Cambria" w:cs="Times New Roman"/>
                    <w:color w:val="222222"/>
                    <w:sz w:val="23"/>
                    <w:szCs w:val="23"/>
                    <w:lang w:eastAsia="zh-CN"/>
                  </w:rPr>
                </w:rPrChange>
              </w:rPr>
            </w:pPr>
            <w:ins w:id="4908" w:author="Qizhou Duan" w:date="2024-06-21T12:05:00Z">
              <w:r w:rsidRPr="0042489F">
                <w:rPr>
                  <w:rFonts w:ascii="Times New Roman" w:eastAsia="Times New Roman" w:hAnsi="Times New Roman" w:cs="Times New Roman"/>
                  <w:color w:val="222222"/>
                  <w:sz w:val="16"/>
                  <w:szCs w:val="16"/>
                  <w:lang w:eastAsia="zh-CN"/>
                  <w:rPrChange w:id="4909"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E28A9D0" w14:textId="77777777" w:rsidR="0042489F" w:rsidRPr="0042489F" w:rsidRDefault="0042489F" w:rsidP="0042489F">
            <w:pPr>
              <w:suppressAutoHyphens w:val="0"/>
              <w:spacing w:before="150" w:after="150" w:line="240" w:lineRule="auto"/>
              <w:jc w:val="right"/>
              <w:rPr>
                <w:ins w:id="4910" w:author="Qizhou Duan" w:date="2024-06-21T12:05:00Z"/>
                <w:rFonts w:ascii="Times New Roman" w:eastAsia="Times New Roman" w:hAnsi="Times New Roman" w:cs="Times New Roman"/>
                <w:color w:val="222222"/>
                <w:sz w:val="16"/>
                <w:szCs w:val="16"/>
                <w:lang w:eastAsia="zh-CN"/>
                <w:rPrChange w:id="4911" w:author="Qizhou Duan" w:date="2024-06-21T12:05:00Z">
                  <w:rPr>
                    <w:ins w:id="4912" w:author="Qizhou Duan" w:date="2024-06-21T12:05:00Z"/>
                    <w:rFonts w:ascii="Cambria" w:eastAsia="Times New Roman" w:hAnsi="Cambria" w:cs="Times New Roman"/>
                    <w:color w:val="222222"/>
                    <w:sz w:val="23"/>
                    <w:szCs w:val="23"/>
                    <w:lang w:eastAsia="zh-CN"/>
                  </w:rPr>
                </w:rPrChange>
              </w:rPr>
            </w:pPr>
            <w:ins w:id="4913" w:author="Qizhou Duan" w:date="2024-06-21T12:05:00Z">
              <w:r w:rsidRPr="0042489F">
                <w:rPr>
                  <w:rFonts w:ascii="Times New Roman" w:eastAsia="Times New Roman" w:hAnsi="Times New Roman" w:cs="Times New Roman"/>
                  <w:color w:val="222222"/>
                  <w:sz w:val="16"/>
                  <w:szCs w:val="16"/>
                  <w:lang w:eastAsia="zh-CN"/>
                  <w:rPrChange w:id="4914" w:author="Qizhou Duan" w:date="2024-06-21T12:05:00Z">
                    <w:rPr>
                      <w:rFonts w:ascii="Cambria" w:eastAsia="Times New Roman" w:hAnsi="Cambria" w:cs="Times New Roman"/>
                      <w:color w:val="222222"/>
                      <w:sz w:val="23"/>
                      <w:szCs w:val="23"/>
                      <w:lang w:eastAsia="zh-CN"/>
                    </w:rPr>
                  </w:rPrChange>
                </w:rPr>
                <w:t>0</w:t>
              </w:r>
            </w:ins>
          </w:p>
        </w:tc>
      </w:tr>
      <w:tr w:rsidR="0042489F" w:rsidRPr="0042489F" w14:paraId="255C37C2" w14:textId="77777777" w:rsidTr="0042489F">
        <w:trPr>
          <w:ins w:id="4915" w:author="Qizhou Duan" w:date="2024-06-21T12:05:00Z"/>
        </w:trPr>
        <w:tc>
          <w:tcPr>
            <w:tcW w:w="0" w:type="auto"/>
            <w:shd w:val="clear" w:color="auto" w:fill="auto"/>
            <w:tcMar>
              <w:top w:w="0" w:type="dxa"/>
              <w:left w:w="75" w:type="dxa"/>
              <w:bottom w:w="0" w:type="dxa"/>
              <w:right w:w="75" w:type="dxa"/>
            </w:tcMar>
            <w:vAlign w:val="center"/>
            <w:hideMark/>
          </w:tcPr>
          <w:p w14:paraId="1049D7E6" w14:textId="77777777" w:rsidR="0042489F" w:rsidRPr="0042489F" w:rsidRDefault="0042489F" w:rsidP="0042489F">
            <w:pPr>
              <w:suppressAutoHyphens w:val="0"/>
              <w:spacing w:before="150" w:after="150" w:line="240" w:lineRule="auto"/>
              <w:rPr>
                <w:ins w:id="4916" w:author="Qizhou Duan" w:date="2024-06-21T12:05:00Z"/>
                <w:rFonts w:ascii="Times New Roman" w:eastAsia="Times New Roman" w:hAnsi="Times New Roman" w:cs="Times New Roman"/>
                <w:color w:val="222222"/>
                <w:sz w:val="16"/>
                <w:szCs w:val="16"/>
                <w:lang w:eastAsia="zh-CN"/>
                <w:rPrChange w:id="4917" w:author="Qizhou Duan" w:date="2024-06-21T12:05:00Z">
                  <w:rPr>
                    <w:ins w:id="4918" w:author="Qizhou Duan" w:date="2024-06-21T12:05:00Z"/>
                    <w:rFonts w:ascii="Cambria" w:eastAsia="Times New Roman" w:hAnsi="Cambria" w:cs="Times New Roman"/>
                    <w:color w:val="222222"/>
                    <w:sz w:val="23"/>
                    <w:szCs w:val="23"/>
                    <w:lang w:eastAsia="zh-CN"/>
                  </w:rPr>
                </w:rPrChange>
              </w:rPr>
            </w:pPr>
            <w:ins w:id="4919" w:author="Qizhou Duan" w:date="2024-06-21T12:05:00Z">
              <w:r w:rsidRPr="0042489F">
                <w:rPr>
                  <w:rFonts w:ascii="Times New Roman" w:eastAsia="Times New Roman" w:hAnsi="Times New Roman" w:cs="Times New Roman"/>
                  <w:color w:val="222222"/>
                  <w:sz w:val="16"/>
                  <w:szCs w:val="16"/>
                  <w:lang w:eastAsia="zh-CN"/>
                  <w:rPrChange w:id="4920" w:author="Qizhou Duan" w:date="2024-06-21T12:05:00Z">
                    <w:rPr>
                      <w:rFonts w:ascii="Cambria" w:eastAsia="Times New Roman" w:hAnsi="Cambria" w:cs="Times New Roman"/>
                      <w:color w:val="222222"/>
                      <w:sz w:val="23"/>
                      <w:szCs w:val="23"/>
                      <w:lang w:eastAsia="zh-CN"/>
                    </w:rPr>
                  </w:rPrChange>
                </w:rPr>
                <w:t>Aggar et al. (2022)</w:t>
              </w:r>
            </w:ins>
          </w:p>
        </w:tc>
        <w:tc>
          <w:tcPr>
            <w:tcW w:w="0" w:type="auto"/>
            <w:shd w:val="clear" w:color="auto" w:fill="auto"/>
            <w:tcMar>
              <w:top w:w="0" w:type="dxa"/>
              <w:left w:w="75" w:type="dxa"/>
              <w:bottom w:w="0" w:type="dxa"/>
              <w:right w:w="75" w:type="dxa"/>
            </w:tcMar>
            <w:vAlign w:val="center"/>
            <w:hideMark/>
          </w:tcPr>
          <w:p w14:paraId="7BEC4A39" w14:textId="77777777" w:rsidR="0042489F" w:rsidRPr="0042489F" w:rsidRDefault="0042489F" w:rsidP="0042489F">
            <w:pPr>
              <w:suppressAutoHyphens w:val="0"/>
              <w:spacing w:before="150" w:after="150" w:line="240" w:lineRule="auto"/>
              <w:jc w:val="right"/>
              <w:rPr>
                <w:ins w:id="4921" w:author="Qizhou Duan" w:date="2024-06-21T12:05:00Z"/>
                <w:rFonts w:ascii="Times New Roman" w:eastAsia="Times New Roman" w:hAnsi="Times New Roman" w:cs="Times New Roman"/>
                <w:color w:val="222222"/>
                <w:sz w:val="16"/>
                <w:szCs w:val="16"/>
                <w:lang w:eastAsia="zh-CN"/>
                <w:rPrChange w:id="4922" w:author="Qizhou Duan" w:date="2024-06-21T12:05:00Z">
                  <w:rPr>
                    <w:ins w:id="4923" w:author="Qizhou Duan" w:date="2024-06-21T12:05:00Z"/>
                    <w:rFonts w:ascii="Cambria" w:eastAsia="Times New Roman" w:hAnsi="Cambria" w:cs="Times New Roman"/>
                    <w:color w:val="222222"/>
                    <w:sz w:val="23"/>
                    <w:szCs w:val="23"/>
                    <w:lang w:eastAsia="zh-CN"/>
                  </w:rPr>
                </w:rPrChange>
              </w:rPr>
            </w:pPr>
            <w:ins w:id="4924" w:author="Qizhou Duan" w:date="2024-06-21T12:05:00Z">
              <w:r w:rsidRPr="0042489F">
                <w:rPr>
                  <w:rFonts w:ascii="Times New Roman" w:eastAsia="Times New Roman" w:hAnsi="Times New Roman" w:cs="Times New Roman"/>
                  <w:color w:val="222222"/>
                  <w:sz w:val="16"/>
                  <w:szCs w:val="16"/>
                  <w:lang w:eastAsia="zh-CN"/>
                  <w:rPrChange w:id="4925" w:author="Qizhou Duan" w:date="2024-06-21T12:05:00Z">
                    <w:rPr>
                      <w:rFonts w:ascii="Cambria" w:eastAsia="Times New Roman" w:hAnsi="Cambria" w:cs="Times New Roman"/>
                      <w:color w:val="222222"/>
                      <w:sz w:val="23"/>
                      <w:szCs w:val="23"/>
                      <w:lang w:eastAsia="zh-CN"/>
                    </w:rPr>
                  </w:rPrChange>
                </w:rPr>
                <w:t>767</w:t>
              </w:r>
            </w:ins>
          </w:p>
        </w:tc>
        <w:tc>
          <w:tcPr>
            <w:tcW w:w="0" w:type="auto"/>
            <w:shd w:val="clear" w:color="auto" w:fill="auto"/>
            <w:tcMar>
              <w:top w:w="0" w:type="dxa"/>
              <w:left w:w="75" w:type="dxa"/>
              <w:bottom w:w="0" w:type="dxa"/>
              <w:right w:w="75" w:type="dxa"/>
            </w:tcMar>
            <w:vAlign w:val="center"/>
            <w:hideMark/>
          </w:tcPr>
          <w:p w14:paraId="32E86B56" w14:textId="77777777" w:rsidR="0042489F" w:rsidRPr="0042489F" w:rsidRDefault="0042489F" w:rsidP="0042489F">
            <w:pPr>
              <w:suppressAutoHyphens w:val="0"/>
              <w:spacing w:before="150" w:after="150" w:line="240" w:lineRule="auto"/>
              <w:jc w:val="right"/>
              <w:rPr>
                <w:ins w:id="4926" w:author="Qizhou Duan" w:date="2024-06-21T12:05:00Z"/>
                <w:rFonts w:ascii="Times New Roman" w:eastAsia="Times New Roman" w:hAnsi="Times New Roman" w:cs="Times New Roman"/>
                <w:color w:val="222222"/>
                <w:sz w:val="16"/>
                <w:szCs w:val="16"/>
                <w:lang w:eastAsia="zh-CN"/>
                <w:rPrChange w:id="4927" w:author="Qizhou Duan" w:date="2024-06-21T12:05:00Z">
                  <w:rPr>
                    <w:ins w:id="4928" w:author="Qizhou Duan" w:date="2024-06-21T12:05:00Z"/>
                    <w:rFonts w:ascii="Cambria" w:eastAsia="Times New Roman" w:hAnsi="Cambria" w:cs="Times New Roman"/>
                    <w:color w:val="222222"/>
                    <w:sz w:val="23"/>
                    <w:szCs w:val="23"/>
                    <w:lang w:eastAsia="zh-CN"/>
                  </w:rPr>
                </w:rPrChange>
              </w:rPr>
            </w:pPr>
            <w:ins w:id="4929" w:author="Qizhou Duan" w:date="2024-06-21T12:05:00Z">
              <w:r w:rsidRPr="0042489F">
                <w:rPr>
                  <w:rFonts w:ascii="Times New Roman" w:eastAsia="Times New Roman" w:hAnsi="Times New Roman" w:cs="Times New Roman"/>
                  <w:color w:val="222222"/>
                  <w:sz w:val="16"/>
                  <w:szCs w:val="16"/>
                  <w:lang w:eastAsia="zh-CN"/>
                  <w:rPrChange w:id="4930"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96A9B09" w14:textId="77777777" w:rsidR="0042489F" w:rsidRPr="0042489F" w:rsidRDefault="0042489F" w:rsidP="0042489F">
            <w:pPr>
              <w:suppressAutoHyphens w:val="0"/>
              <w:spacing w:before="150" w:after="150" w:line="240" w:lineRule="auto"/>
              <w:jc w:val="right"/>
              <w:rPr>
                <w:ins w:id="4931" w:author="Qizhou Duan" w:date="2024-06-21T12:05:00Z"/>
                <w:rFonts w:ascii="Times New Roman" w:eastAsia="Times New Roman" w:hAnsi="Times New Roman" w:cs="Times New Roman"/>
                <w:color w:val="222222"/>
                <w:sz w:val="16"/>
                <w:szCs w:val="16"/>
                <w:lang w:eastAsia="zh-CN"/>
                <w:rPrChange w:id="4932" w:author="Qizhou Duan" w:date="2024-06-21T12:05:00Z">
                  <w:rPr>
                    <w:ins w:id="4933" w:author="Qizhou Duan" w:date="2024-06-21T12:05:00Z"/>
                    <w:rFonts w:ascii="Cambria" w:eastAsia="Times New Roman" w:hAnsi="Cambria" w:cs="Times New Roman"/>
                    <w:color w:val="222222"/>
                    <w:sz w:val="23"/>
                    <w:szCs w:val="23"/>
                    <w:lang w:eastAsia="zh-CN"/>
                  </w:rPr>
                </w:rPrChange>
              </w:rPr>
            </w:pPr>
            <w:ins w:id="4934" w:author="Qizhou Duan" w:date="2024-06-21T12:05:00Z">
              <w:r w:rsidRPr="0042489F">
                <w:rPr>
                  <w:rFonts w:ascii="Times New Roman" w:eastAsia="Times New Roman" w:hAnsi="Times New Roman" w:cs="Times New Roman"/>
                  <w:color w:val="222222"/>
                  <w:sz w:val="16"/>
                  <w:szCs w:val="16"/>
                  <w:lang w:eastAsia="zh-CN"/>
                  <w:rPrChange w:id="4935"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29CA651D" w14:textId="77777777" w:rsidR="0042489F" w:rsidRPr="0042489F" w:rsidRDefault="0042489F" w:rsidP="0042489F">
            <w:pPr>
              <w:suppressAutoHyphens w:val="0"/>
              <w:spacing w:before="150" w:after="150" w:line="240" w:lineRule="auto"/>
              <w:jc w:val="right"/>
              <w:rPr>
                <w:ins w:id="4936" w:author="Qizhou Duan" w:date="2024-06-21T12:05:00Z"/>
                <w:rFonts w:ascii="Times New Roman" w:eastAsia="Times New Roman" w:hAnsi="Times New Roman" w:cs="Times New Roman"/>
                <w:color w:val="222222"/>
                <w:sz w:val="16"/>
                <w:szCs w:val="16"/>
                <w:lang w:eastAsia="zh-CN"/>
                <w:rPrChange w:id="4937" w:author="Qizhou Duan" w:date="2024-06-21T12:05:00Z">
                  <w:rPr>
                    <w:ins w:id="4938" w:author="Qizhou Duan" w:date="2024-06-21T12:05:00Z"/>
                    <w:rFonts w:ascii="Cambria" w:eastAsia="Times New Roman" w:hAnsi="Cambria" w:cs="Times New Roman"/>
                    <w:color w:val="222222"/>
                    <w:sz w:val="23"/>
                    <w:szCs w:val="23"/>
                    <w:lang w:eastAsia="zh-CN"/>
                  </w:rPr>
                </w:rPrChange>
              </w:rPr>
            </w:pPr>
            <w:ins w:id="4939" w:author="Qizhou Duan" w:date="2024-06-21T12:05:00Z">
              <w:r w:rsidRPr="0042489F">
                <w:rPr>
                  <w:rFonts w:ascii="Times New Roman" w:eastAsia="Times New Roman" w:hAnsi="Times New Roman" w:cs="Times New Roman"/>
                  <w:color w:val="222222"/>
                  <w:sz w:val="16"/>
                  <w:szCs w:val="16"/>
                  <w:lang w:eastAsia="zh-CN"/>
                  <w:rPrChange w:id="494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5495CFE4" w14:textId="77777777" w:rsidR="0042489F" w:rsidRPr="0042489F" w:rsidRDefault="0042489F" w:rsidP="0042489F">
            <w:pPr>
              <w:suppressAutoHyphens w:val="0"/>
              <w:spacing w:before="150" w:after="150" w:line="240" w:lineRule="auto"/>
              <w:jc w:val="right"/>
              <w:rPr>
                <w:ins w:id="4941" w:author="Qizhou Duan" w:date="2024-06-21T12:05:00Z"/>
                <w:rFonts w:ascii="Times New Roman" w:eastAsia="Times New Roman" w:hAnsi="Times New Roman" w:cs="Times New Roman"/>
                <w:color w:val="222222"/>
                <w:sz w:val="16"/>
                <w:szCs w:val="16"/>
                <w:lang w:eastAsia="zh-CN"/>
                <w:rPrChange w:id="4942" w:author="Qizhou Duan" w:date="2024-06-21T12:05:00Z">
                  <w:rPr>
                    <w:ins w:id="4943" w:author="Qizhou Duan" w:date="2024-06-21T12:05:00Z"/>
                    <w:rFonts w:ascii="Cambria" w:eastAsia="Times New Roman" w:hAnsi="Cambria" w:cs="Times New Roman"/>
                    <w:color w:val="222222"/>
                    <w:sz w:val="23"/>
                    <w:szCs w:val="23"/>
                    <w:lang w:eastAsia="zh-CN"/>
                  </w:rPr>
                </w:rPrChange>
              </w:rPr>
            </w:pPr>
            <w:ins w:id="4944" w:author="Qizhou Duan" w:date="2024-06-21T12:05:00Z">
              <w:r w:rsidRPr="0042489F">
                <w:rPr>
                  <w:rFonts w:ascii="Times New Roman" w:eastAsia="Times New Roman" w:hAnsi="Times New Roman" w:cs="Times New Roman"/>
                  <w:color w:val="222222"/>
                  <w:sz w:val="16"/>
                  <w:szCs w:val="16"/>
                  <w:lang w:eastAsia="zh-CN"/>
                  <w:rPrChange w:id="4945" w:author="Qizhou Duan" w:date="2024-06-21T12:05:00Z">
                    <w:rPr>
                      <w:rFonts w:ascii="Cambria" w:eastAsia="Times New Roman" w:hAnsi="Cambria" w:cs="Times New Roman"/>
                      <w:color w:val="222222"/>
                      <w:sz w:val="23"/>
                      <w:szCs w:val="23"/>
                      <w:lang w:eastAsia="zh-CN"/>
                    </w:rPr>
                  </w:rPrChange>
                </w:rPr>
                <w:t>0</w:t>
              </w:r>
            </w:ins>
          </w:p>
        </w:tc>
        <w:tc>
          <w:tcPr>
            <w:tcW w:w="0" w:type="auto"/>
            <w:shd w:val="clear" w:color="auto" w:fill="auto"/>
            <w:tcMar>
              <w:top w:w="0" w:type="dxa"/>
              <w:left w:w="75" w:type="dxa"/>
              <w:bottom w:w="0" w:type="dxa"/>
              <w:right w:w="75" w:type="dxa"/>
            </w:tcMar>
            <w:vAlign w:val="center"/>
            <w:hideMark/>
          </w:tcPr>
          <w:p w14:paraId="12554D2D" w14:textId="77777777" w:rsidR="0042489F" w:rsidRPr="0042489F" w:rsidRDefault="0042489F" w:rsidP="0042489F">
            <w:pPr>
              <w:suppressAutoHyphens w:val="0"/>
              <w:spacing w:before="150" w:after="150" w:line="240" w:lineRule="auto"/>
              <w:jc w:val="right"/>
              <w:rPr>
                <w:ins w:id="4946" w:author="Qizhou Duan" w:date="2024-06-21T12:05:00Z"/>
                <w:rFonts w:ascii="Times New Roman" w:eastAsia="Times New Roman" w:hAnsi="Times New Roman" w:cs="Times New Roman"/>
                <w:color w:val="222222"/>
                <w:sz w:val="16"/>
                <w:szCs w:val="16"/>
                <w:lang w:eastAsia="zh-CN"/>
                <w:rPrChange w:id="4947" w:author="Qizhou Duan" w:date="2024-06-21T12:05:00Z">
                  <w:rPr>
                    <w:ins w:id="4948" w:author="Qizhou Duan" w:date="2024-06-21T12:05:00Z"/>
                    <w:rFonts w:ascii="Cambria" w:eastAsia="Times New Roman" w:hAnsi="Cambria" w:cs="Times New Roman"/>
                    <w:color w:val="222222"/>
                    <w:sz w:val="23"/>
                    <w:szCs w:val="23"/>
                    <w:lang w:eastAsia="zh-CN"/>
                  </w:rPr>
                </w:rPrChange>
              </w:rPr>
            </w:pPr>
            <w:ins w:id="4949" w:author="Qizhou Duan" w:date="2024-06-21T12:05:00Z">
              <w:r w:rsidRPr="0042489F">
                <w:rPr>
                  <w:rFonts w:ascii="Times New Roman" w:eastAsia="Times New Roman" w:hAnsi="Times New Roman" w:cs="Times New Roman"/>
                  <w:color w:val="222222"/>
                  <w:sz w:val="16"/>
                  <w:szCs w:val="16"/>
                  <w:lang w:eastAsia="zh-CN"/>
                  <w:rPrChange w:id="4950" w:author="Qizhou Duan" w:date="2024-06-21T12:05:00Z">
                    <w:rPr>
                      <w:rFonts w:ascii="Cambria" w:eastAsia="Times New Roman" w:hAnsi="Cambria" w:cs="Times New Roman"/>
                      <w:color w:val="222222"/>
                      <w:sz w:val="23"/>
                      <w:szCs w:val="23"/>
                      <w:lang w:eastAsia="zh-CN"/>
                    </w:rPr>
                  </w:rPrChange>
                </w:rPr>
                <w:t>1</w:t>
              </w:r>
            </w:ins>
          </w:p>
        </w:tc>
        <w:tc>
          <w:tcPr>
            <w:tcW w:w="0" w:type="auto"/>
            <w:shd w:val="clear" w:color="auto" w:fill="auto"/>
            <w:tcMar>
              <w:top w:w="0" w:type="dxa"/>
              <w:left w:w="75" w:type="dxa"/>
              <w:bottom w:w="0" w:type="dxa"/>
              <w:right w:w="75" w:type="dxa"/>
            </w:tcMar>
            <w:vAlign w:val="center"/>
            <w:hideMark/>
          </w:tcPr>
          <w:p w14:paraId="6D7E67AD" w14:textId="77777777" w:rsidR="0042489F" w:rsidRPr="0042489F" w:rsidRDefault="0042489F" w:rsidP="0042489F">
            <w:pPr>
              <w:suppressAutoHyphens w:val="0"/>
              <w:spacing w:before="150" w:after="150" w:line="240" w:lineRule="auto"/>
              <w:jc w:val="right"/>
              <w:rPr>
                <w:ins w:id="4951" w:author="Qizhou Duan" w:date="2024-06-21T12:05:00Z"/>
                <w:rFonts w:ascii="Times New Roman" w:eastAsia="Times New Roman" w:hAnsi="Times New Roman" w:cs="Times New Roman"/>
                <w:color w:val="222222"/>
                <w:sz w:val="16"/>
                <w:szCs w:val="16"/>
                <w:lang w:eastAsia="zh-CN"/>
                <w:rPrChange w:id="4952" w:author="Qizhou Duan" w:date="2024-06-21T12:05:00Z">
                  <w:rPr>
                    <w:ins w:id="4953" w:author="Qizhou Duan" w:date="2024-06-21T12:05:00Z"/>
                    <w:rFonts w:ascii="Cambria" w:eastAsia="Times New Roman" w:hAnsi="Cambria" w:cs="Times New Roman"/>
                    <w:color w:val="222222"/>
                    <w:sz w:val="23"/>
                    <w:szCs w:val="23"/>
                    <w:lang w:eastAsia="zh-CN"/>
                  </w:rPr>
                </w:rPrChange>
              </w:rPr>
            </w:pPr>
            <w:ins w:id="4954" w:author="Qizhou Duan" w:date="2024-06-21T12:05:00Z">
              <w:r w:rsidRPr="0042489F">
                <w:rPr>
                  <w:rFonts w:ascii="Times New Roman" w:eastAsia="Times New Roman" w:hAnsi="Times New Roman" w:cs="Times New Roman"/>
                  <w:color w:val="222222"/>
                  <w:sz w:val="16"/>
                  <w:szCs w:val="16"/>
                  <w:lang w:eastAsia="zh-CN"/>
                  <w:rPrChange w:id="4955" w:author="Qizhou Duan" w:date="2024-06-21T12:05:00Z">
                    <w:rPr>
                      <w:rFonts w:ascii="Cambria" w:eastAsia="Times New Roman" w:hAnsi="Cambria" w:cs="Times New Roman"/>
                      <w:color w:val="222222"/>
                      <w:sz w:val="23"/>
                      <w:szCs w:val="23"/>
                      <w:lang w:eastAsia="zh-CN"/>
                    </w:rPr>
                  </w:rPrChange>
                </w:rPr>
                <w:t>0</w:t>
              </w:r>
            </w:ins>
          </w:p>
        </w:tc>
      </w:tr>
    </w:tbl>
    <w:p w14:paraId="288A42F6" w14:textId="79EA6D13" w:rsidR="00F6578E" w:rsidRPr="0042489F" w:rsidRDefault="00F6578E" w:rsidP="00F6578E">
      <w:pPr>
        <w:suppressAutoHyphens w:val="0"/>
        <w:rPr>
          <w:rFonts w:ascii="Times New Roman" w:hAnsi="Times New Roman" w:cs="Times New Roman"/>
          <w:b/>
          <w:bCs/>
          <w:sz w:val="16"/>
          <w:szCs w:val="16"/>
          <w:rPrChange w:id="4956" w:author="Qizhou Duan" w:date="2024-06-21T12:05:00Z">
            <w:rPr>
              <w:rFonts w:ascii="Times New Roman" w:hAnsi="Times New Roman" w:cs="Times New Roman"/>
              <w:b/>
              <w:bCs/>
              <w:sz w:val="24"/>
              <w:szCs w:val="24"/>
            </w:rPr>
          </w:rPrChange>
        </w:rPr>
      </w:pPr>
      <w:r w:rsidRPr="0042489F">
        <w:rPr>
          <w:rFonts w:ascii="Times New Roman" w:hAnsi="Times New Roman" w:cs="Times New Roman"/>
          <w:b/>
          <w:bCs/>
          <w:sz w:val="16"/>
          <w:szCs w:val="16"/>
          <w:rPrChange w:id="4957" w:author="Qizhou Duan" w:date="2024-06-21T12:05:00Z">
            <w:rPr>
              <w:rFonts w:ascii="Times New Roman" w:hAnsi="Times New Roman" w:cs="Times New Roman"/>
              <w:b/>
              <w:bCs/>
              <w:sz w:val="24"/>
              <w:szCs w:val="24"/>
            </w:rPr>
          </w:rPrChange>
        </w:rPr>
        <w:br w:type="page"/>
      </w:r>
    </w:p>
    <w:p w14:paraId="5B379E19" w14:textId="77777777" w:rsidR="00F6578E" w:rsidRPr="00BF2773" w:rsidRDefault="00F6578E" w:rsidP="00F6578E">
      <w:pPr>
        <w:tabs>
          <w:tab w:val="left" w:pos="5235"/>
        </w:tabs>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Table 4: Results Summary of subgroup analysis</w:t>
      </w:r>
    </w:p>
    <w:p w14:paraId="7FB910E6" w14:textId="77777777" w:rsidR="00F6578E" w:rsidRPr="00BF2773" w:rsidRDefault="00F6578E" w:rsidP="00F6578E"/>
    <w:p w14:paraId="79CA565D" w14:textId="77777777" w:rsidR="00F6578E" w:rsidRPr="00BF2773" w:rsidRDefault="00F6578E" w:rsidP="00F6578E">
      <w:pPr>
        <w:sectPr w:rsidR="00F6578E" w:rsidRPr="00BF2773" w:rsidSect="0054340B">
          <w:headerReference w:type="default" r:id="rId70"/>
          <w:pgSz w:w="12240" w:h="15840"/>
          <w:pgMar w:top="1440" w:right="1440" w:bottom="1440" w:left="1440" w:header="720" w:footer="0" w:gutter="0"/>
          <w:cols w:space="720"/>
          <w:formProt w:val="0"/>
          <w:docGrid w:linePitch="360" w:charSpace="4096"/>
        </w:sectPr>
      </w:pPr>
      <w:r w:rsidRPr="00BF2773">
        <w:rPr>
          <w:noProof/>
          <w:lang w:eastAsia="zh-CN"/>
        </w:rPr>
        <w:drawing>
          <wp:inline distT="0" distB="0" distL="0" distR="0" wp14:anchorId="1BB543E8" wp14:editId="13FAE636">
            <wp:extent cx="6149872" cy="23791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1">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62603614" w14:textId="77777777" w:rsidR="00F6578E" w:rsidRPr="00BF2773" w:rsidRDefault="00F6578E" w:rsidP="00F6578E">
      <w:pPr>
        <w:spacing w:after="0" w:line="480" w:lineRule="auto"/>
        <w:jc w:val="center"/>
        <w:rPr>
          <w:rFonts w:ascii="Times New Roman" w:hAnsi="Times New Roman" w:cs="Times New Roman"/>
          <w:b/>
          <w:bCs/>
          <w:sz w:val="24"/>
          <w:szCs w:val="24"/>
          <w:lang w:eastAsia="zh-CN"/>
        </w:rPr>
      </w:pPr>
      <w:r w:rsidRPr="00BF2773">
        <w:rPr>
          <w:rFonts w:ascii="Times New Roman" w:hAnsi="Times New Roman" w:cs="Times New Roman"/>
          <w:b/>
          <w:bCs/>
          <w:sz w:val="24"/>
          <w:szCs w:val="24"/>
        </w:rPr>
        <w:lastRenderedPageBreak/>
        <w:t>Figure 3: Forest plot for Depression related PTG among COVID-19 people</w:t>
      </w:r>
    </w:p>
    <w:p w14:paraId="200786B1" w14:textId="77777777" w:rsidR="00F6578E" w:rsidRPr="00BF2773" w:rsidRDefault="00F6578E" w:rsidP="00F6578E">
      <w:pPr>
        <w:spacing w:after="0" w:line="480" w:lineRule="auto"/>
        <w:rPr>
          <w:rFonts w:ascii="Times New Roman" w:hAnsi="Times New Roman" w:cs="Times New Roman"/>
          <w:sz w:val="24"/>
          <w:szCs w:val="24"/>
          <w:lang w:eastAsia="zh-CN"/>
        </w:rPr>
      </w:pPr>
      <w:r w:rsidRPr="00BF2773">
        <w:rPr>
          <w:noProof/>
          <w:lang w:eastAsia="zh-CN"/>
        </w:rPr>
        <w:drawing>
          <wp:inline distT="0" distB="0" distL="0" distR="0" wp14:anchorId="1B5E71AC" wp14:editId="113B94FA">
            <wp:extent cx="5943600" cy="3028315"/>
            <wp:effectExtent l="0" t="0" r="0" b="0"/>
            <wp:docPr id="48"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72"/>
                    <a:stretch>
                      <a:fillRect/>
                    </a:stretch>
                  </pic:blipFill>
                  <pic:spPr>
                    <a:xfrm>
                      <a:off x="0" y="0"/>
                      <a:ext cx="5943600" cy="3028315"/>
                    </a:xfrm>
                    <a:prstGeom prst="rect">
                      <a:avLst/>
                    </a:prstGeom>
                  </pic:spPr>
                </pic:pic>
              </a:graphicData>
            </a:graphic>
          </wp:inline>
        </w:drawing>
      </w:r>
    </w:p>
    <w:p w14:paraId="5BC6FD94" w14:textId="77777777" w:rsidR="00F6578E" w:rsidRPr="00BF2773" w:rsidRDefault="00F6578E" w:rsidP="00F6578E">
      <w:pPr>
        <w:tabs>
          <w:tab w:val="left" w:pos="3038"/>
        </w:tabs>
        <w:rPr>
          <w:rFonts w:ascii="Times New Roman" w:hAnsi="Times New Roman" w:cs="Times New Roman"/>
          <w:sz w:val="24"/>
          <w:szCs w:val="24"/>
        </w:rPr>
      </w:pPr>
    </w:p>
    <w:p w14:paraId="30AE499A" w14:textId="7F176E2A" w:rsidR="00045E7F" w:rsidRPr="00BF2773" w:rsidRDefault="00045E7F" w:rsidP="00045E7F">
      <w:pPr>
        <w:tabs>
          <w:tab w:val="left" w:pos="3038"/>
        </w:tabs>
        <w:rPr>
          <w:rFonts w:ascii="Times New Roman" w:hAnsi="Times New Roman" w:cs="Times New Roman"/>
          <w:sz w:val="24"/>
          <w:szCs w:val="24"/>
        </w:rPr>
      </w:pPr>
      <w:bookmarkStart w:id="4958" w:name="_Hlk1407385151"/>
      <w:bookmarkStart w:id="4959" w:name="_Hlk133239253"/>
      <w:bookmarkStart w:id="4960" w:name="_Hlk1332392531"/>
      <w:bookmarkEnd w:id="4958"/>
      <w:bookmarkEnd w:id="4959"/>
      <w:bookmarkEnd w:id="4960"/>
    </w:p>
    <w:sectPr w:rsidR="00045E7F" w:rsidRPr="00BF2773">
      <w:headerReference w:type="default" r:id="rId73"/>
      <w:pgSz w:w="12240" w:h="15840"/>
      <w:pgMar w:top="1440" w:right="1440" w:bottom="1440" w:left="1440" w:header="72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Qizhou Duan" w:date="2024-06-21T14:57:00Z" w:initials="QD">
    <w:p w14:paraId="05929628" w14:textId="62E11C77" w:rsidR="00791233" w:rsidRDefault="00791233">
      <w:pPr>
        <w:pStyle w:val="CommentText"/>
      </w:pPr>
      <w:r>
        <w:rPr>
          <w:rStyle w:val="CommentReference"/>
        </w:rPr>
        <w:annotationRef/>
      </w:r>
      <w:r>
        <w:t>Let’s include these citations.</w:t>
      </w:r>
    </w:p>
  </w:comment>
  <w:comment w:id="58" w:author="Qizhou Duan" w:date="2024-06-21T14:58:00Z" w:initials="QD">
    <w:p w14:paraId="0B64E5A2" w14:textId="7862843D" w:rsidR="005831A5" w:rsidRDefault="005831A5">
      <w:pPr>
        <w:pStyle w:val="CommentText"/>
      </w:pPr>
      <w:r>
        <w:rPr>
          <w:rStyle w:val="CommentReference"/>
        </w:rPr>
        <w:annotationRef/>
      </w:r>
      <w:r>
        <w:t>I need some help here as I am not familiar with the search criteria.</w:t>
      </w:r>
    </w:p>
  </w:comment>
  <w:comment w:id="62" w:author="Qizhou Duan" w:date="2024-06-21T15:02:00Z" w:initials="QD">
    <w:p w14:paraId="148C9F61" w14:textId="140F8178" w:rsidR="005831A5" w:rsidRDefault="005831A5">
      <w:pPr>
        <w:pStyle w:val="CommentText"/>
      </w:pPr>
      <w:r>
        <w:rPr>
          <w:rStyle w:val="CommentReference"/>
        </w:rPr>
        <w:annotationRef/>
      </w:r>
      <w:r>
        <w:t xml:space="preserve">This is a viable citation and I have seen a few article citing Covidence this way. </w:t>
      </w:r>
    </w:p>
  </w:comment>
  <w:comment w:id="80" w:author="Qizhou Duan" w:date="2024-06-21T15:03:00Z" w:initials="QD">
    <w:p w14:paraId="0016C397" w14:textId="6C61EB4A" w:rsidR="00157EA0" w:rsidRDefault="00157EA0">
      <w:pPr>
        <w:pStyle w:val="CommentText"/>
      </w:pPr>
      <w:r>
        <w:rPr>
          <w:rStyle w:val="CommentReference"/>
        </w:rPr>
        <w:annotationRef/>
      </w:r>
      <w:r>
        <w:t xml:space="preserve">I am not sure what abstract review here means. </w:t>
      </w:r>
    </w:p>
  </w:comment>
  <w:comment w:id="95" w:author="Qizhou Duan" w:date="2024-06-21T15:10:00Z" w:initials="QD">
    <w:p w14:paraId="785A8EA7" w14:textId="1AA4B1D9" w:rsidR="00EF260B" w:rsidRDefault="00EF260B">
      <w:pPr>
        <w:pStyle w:val="CommentText"/>
      </w:pPr>
      <w:r>
        <w:rPr>
          <w:rStyle w:val="CommentReference"/>
        </w:rPr>
        <w:annotationRef/>
      </w:r>
      <w:r>
        <w:t xml:space="preserve">I think we could use any articles in our review that used the respective scales here. </w:t>
      </w:r>
    </w:p>
  </w:comment>
  <w:comment w:id="141" w:author="Qizhou Duan" w:date="2024-06-21T15:11:00Z" w:initials="QD">
    <w:p w14:paraId="54147501" w14:textId="6EDC17BB" w:rsidR="009F06F0" w:rsidRDefault="009F06F0">
      <w:pPr>
        <w:pStyle w:val="CommentText"/>
      </w:pPr>
      <w:r>
        <w:rPr>
          <w:rStyle w:val="CommentReference"/>
        </w:rPr>
        <w:annotationRef/>
      </w:r>
      <w:r>
        <w:t xml:space="preserve">Will check in the next iteration.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29628" w15:done="0"/>
  <w15:commentEx w15:paraId="0B64E5A2" w15:done="0"/>
  <w15:commentEx w15:paraId="148C9F61" w15:done="0"/>
  <w15:commentEx w15:paraId="0016C397" w15:done="0"/>
  <w15:commentEx w15:paraId="785A8EA7" w15:done="0"/>
  <w15:commentEx w15:paraId="541475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0924EF" w16cex:dateUtc="2024-06-21T18:57:00Z"/>
  <w16cex:commentExtensible w16cex:durableId="48CB03F1" w16cex:dateUtc="2024-06-21T18:58:00Z"/>
  <w16cex:commentExtensible w16cex:durableId="5190810F" w16cex:dateUtc="2024-06-21T19:02:00Z"/>
  <w16cex:commentExtensible w16cex:durableId="0A589B81" w16cex:dateUtc="2024-06-21T19:03:00Z"/>
  <w16cex:commentExtensible w16cex:durableId="6FEAE00F" w16cex:dateUtc="2024-06-21T19:10:00Z"/>
  <w16cex:commentExtensible w16cex:durableId="60EF48AD" w16cex:dateUtc="2024-06-21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29628" w16cid:durableId="4E0924EF"/>
  <w16cid:commentId w16cid:paraId="0B64E5A2" w16cid:durableId="48CB03F1"/>
  <w16cid:commentId w16cid:paraId="148C9F61" w16cid:durableId="5190810F"/>
  <w16cid:commentId w16cid:paraId="0016C397" w16cid:durableId="0A589B81"/>
  <w16cid:commentId w16cid:paraId="785A8EA7" w16cid:durableId="6FEAE00F"/>
  <w16cid:commentId w16cid:paraId="54147501" w16cid:durableId="60EF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4927" w14:textId="77777777" w:rsidR="00F142A7" w:rsidRDefault="00F142A7">
      <w:pPr>
        <w:spacing w:after="0" w:line="240" w:lineRule="auto"/>
      </w:pPr>
      <w:r>
        <w:separator/>
      </w:r>
    </w:p>
  </w:endnote>
  <w:endnote w:type="continuationSeparator" w:id="0">
    <w:p w14:paraId="52D97385" w14:textId="77777777" w:rsidR="00F142A7" w:rsidRDefault="00F14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90802" w14:textId="77777777" w:rsidR="00F142A7" w:rsidRDefault="00F142A7">
      <w:pPr>
        <w:spacing w:after="0" w:line="240" w:lineRule="auto"/>
      </w:pPr>
      <w:r>
        <w:separator/>
      </w:r>
    </w:p>
  </w:footnote>
  <w:footnote w:type="continuationSeparator" w:id="0">
    <w:p w14:paraId="262878DA" w14:textId="77777777" w:rsidR="00F142A7" w:rsidRDefault="00F14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498972"/>
      <w:docPartObj>
        <w:docPartGallery w:val="AutoText"/>
      </w:docPartObj>
    </w:sdtPr>
    <w:sdtContent>
      <w:p w14:paraId="6CF1A7B1" w14:textId="608BF8BA" w:rsidR="00F6578E" w:rsidRDefault="00F6578E">
        <w:pPr>
          <w:pStyle w:val="Header"/>
          <w:jc w:val="right"/>
        </w:pPr>
        <w:r>
          <w:fldChar w:fldCharType="begin"/>
        </w:r>
        <w:r>
          <w:instrText xml:space="preserve"> PAGE </w:instrText>
        </w:r>
        <w:r>
          <w:fldChar w:fldCharType="separate"/>
        </w:r>
        <w:r>
          <w:rPr>
            <w:noProof/>
          </w:rPr>
          <w:t>3</w:t>
        </w:r>
        <w:r>
          <w:fldChar w:fldCharType="end"/>
        </w:r>
      </w:p>
      <w:p w14:paraId="0DBB2BF6" w14:textId="77777777" w:rsidR="00F6578E" w:rsidRDefault="00000000">
        <w:pPr>
          <w:pStyle w:val="Header"/>
        </w:pPr>
      </w:p>
    </w:sdtContent>
  </w:sdt>
  <w:p w14:paraId="60923D2E" w14:textId="77777777" w:rsidR="00F6578E" w:rsidRDefault="00F657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55410"/>
      <w:docPartObj>
        <w:docPartGallery w:val="AutoText"/>
      </w:docPartObj>
    </w:sdtPr>
    <w:sdtContent>
      <w:p w14:paraId="2D0C3602" w14:textId="32C85EE2" w:rsidR="00F6578E" w:rsidRDefault="00F6578E">
        <w:pPr>
          <w:pStyle w:val="Header"/>
          <w:jc w:val="right"/>
        </w:pPr>
        <w:r>
          <w:fldChar w:fldCharType="begin"/>
        </w:r>
        <w:r>
          <w:instrText xml:space="preserve"> PAGE </w:instrText>
        </w:r>
        <w:r>
          <w:fldChar w:fldCharType="separate"/>
        </w:r>
        <w:r>
          <w:rPr>
            <w:noProof/>
          </w:rPr>
          <w:t>1</w:t>
        </w:r>
        <w:r>
          <w:fldChar w:fldCharType="end"/>
        </w:r>
      </w:p>
      <w:p w14:paraId="4880AEE9" w14:textId="77777777" w:rsidR="00F6578E" w:rsidRDefault="00000000">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681922"/>
      <w:docPartObj>
        <w:docPartGallery w:val="AutoText"/>
      </w:docPartObj>
    </w:sdtPr>
    <w:sdtContent>
      <w:p w14:paraId="53BF6552" w14:textId="1F7CE52E" w:rsidR="00F6578E" w:rsidRDefault="00F6578E">
        <w:pPr>
          <w:pStyle w:val="Header"/>
          <w:jc w:val="right"/>
        </w:pPr>
        <w:r>
          <w:fldChar w:fldCharType="begin"/>
        </w:r>
        <w:r>
          <w:instrText xml:space="preserve"> PAGE </w:instrText>
        </w:r>
        <w:r>
          <w:fldChar w:fldCharType="separate"/>
        </w:r>
        <w:r>
          <w:rPr>
            <w:noProof/>
          </w:rPr>
          <w:t>23</w:t>
        </w:r>
        <w:r>
          <w:fldChar w:fldCharType="end"/>
        </w:r>
      </w:p>
      <w:p w14:paraId="709ECFD4" w14:textId="77777777" w:rsidR="00F6578E" w:rsidRDefault="00000000">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864393"/>
      <w:docPartObj>
        <w:docPartGallery w:val="AutoText"/>
      </w:docPartObj>
    </w:sdtPr>
    <w:sdtContent>
      <w:p w14:paraId="3D08E36F" w14:textId="5BE255E3" w:rsidR="00F6578E" w:rsidRDefault="00F6578E">
        <w:pPr>
          <w:pStyle w:val="Header"/>
          <w:jc w:val="right"/>
        </w:pPr>
        <w:r>
          <w:fldChar w:fldCharType="begin"/>
        </w:r>
        <w:r>
          <w:instrText xml:space="preserve"> PAGE </w:instrText>
        </w:r>
        <w:r>
          <w:fldChar w:fldCharType="separate"/>
        </w:r>
        <w:r>
          <w:rPr>
            <w:noProof/>
          </w:rPr>
          <w:t>28</w:t>
        </w:r>
        <w:r>
          <w:fldChar w:fldCharType="end"/>
        </w:r>
      </w:p>
      <w:p w14:paraId="1909DD83" w14:textId="77777777" w:rsidR="00F6578E" w:rsidRDefault="00000000">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Content>
      <w:p w14:paraId="568BC7C4" w14:textId="0ECB35A4" w:rsidR="00847B26" w:rsidRDefault="00847B26">
        <w:pPr>
          <w:pStyle w:val="Header"/>
          <w:jc w:val="right"/>
        </w:pPr>
        <w:r>
          <w:fldChar w:fldCharType="begin"/>
        </w:r>
        <w:r>
          <w:instrText xml:space="preserve"> PAGE </w:instrText>
        </w:r>
        <w:r>
          <w:fldChar w:fldCharType="separate"/>
        </w:r>
        <w:r w:rsidR="00F6578E">
          <w:rPr>
            <w:noProof/>
          </w:rPr>
          <w:t>30</w:t>
        </w:r>
        <w:r>
          <w:fldChar w:fldCharType="end"/>
        </w:r>
      </w:p>
      <w:p w14:paraId="4B7B96EC" w14:textId="77777777" w:rsidR="00847B2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491750862">
    <w:abstractNumId w:val="48"/>
  </w:num>
  <w:num w:numId="2" w16cid:durableId="1463109037">
    <w:abstractNumId w:val="32"/>
  </w:num>
  <w:num w:numId="3" w16cid:durableId="667906707">
    <w:abstractNumId w:val="39"/>
  </w:num>
  <w:num w:numId="4" w16cid:durableId="1461612157">
    <w:abstractNumId w:val="27"/>
  </w:num>
  <w:num w:numId="5" w16cid:durableId="36862495">
    <w:abstractNumId w:val="3"/>
  </w:num>
  <w:num w:numId="6" w16cid:durableId="740103230">
    <w:abstractNumId w:val="13"/>
  </w:num>
  <w:num w:numId="7" w16cid:durableId="158926685">
    <w:abstractNumId w:val="19"/>
  </w:num>
  <w:num w:numId="8" w16cid:durableId="65955830">
    <w:abstractNumId w:val="46"/>
  </w:num>
  <w:num w:numId="9" w16cid:durableId="58982595">
    <w:abstractNumId w:val="5"/>
  </w:num>
  <w:num w:numId="10" w16cid:durableId="1671133461">
    <w:abstractNumId w:val="31"/>
  </w:num>
  <w:num w:numId="11" w16cid:durableId="1210729135">
    <w:abstractNumId w:val="24"/>
  </w:num>
  <w:num w:numId="12" w16cid:durableId="1994989170">
    <w:abstractNumId w:val="15"/>
  </w:num>
  <w:num w:numId="13" w16cid:durableId="1183783892">
    <w:abstractNumId w:val="54"/>
  </w:num>
  <w:num w:numId="14" w16cid:durableId="710111981">
    <w:abstractNumId w:val="34"/>
  </w:num>
  <w:num w:numId="15" w16cid:durableId="302735554">
    <w:abstractNumId w:val="35"/>
  </w:num>
  <w:num w:numId="16" w16cid:durableId="341011797">
    <w:abstractNumId w:val="9"/>
  </w:num>
  <w:num w:numId="17" w16cid:durableId="795875001">
    <w:abstractNumId w:val="10"/>
  </w:num>
  <w:num w:numId="18" w16cid:durableId="647518537">
    <w:abstractNumId w:val="33"/>
  </w:num>
  <w:num w:numId="19" w16cid:durableId="1091272025">
    <w:abstractNumId w:val="23"/>
  </w:num>
  <w:num w:numId="20" w16cid:durableId="543098400">
    <w:abstractNumId w:val="22"/>
  </w:num>
  <w:num w:numId="21" w16cid:durableId="1871212927">
    <w:abstractNumId w:val="17"/>
  </w:num>
  <w:num w:numId="22" w16cid:durableId="181820783">
    <w:abstractNumId w:val="0"/>
  </w:num>
  <w:num w:numId="23" w16cid:durableId="613289795">
    <w:abstractNumId w:val="41"/>
  </w:num>
  <w:num w:numId="24" w16cid:durableId="1374498435">
    <w:abstractNumId w:val="4"/>
  </w:num>
  <w:num w:numId="25" w16cid:durableId="816193578">
    <w:abstractNumId w:val="29"/>
  </w:num>
  <w:num w:numId="26" w16cid:durableId="36777511">
    <w:abstractNumId w:val="45"/>
  </w:num>
  <w:num w:numId="27" w16cid:durableId="1263802331">
    <w:abstractNumId w:val="26"/>
  </w:num>
  <w:num w:numId="28" w16cid:durableId="870611971">
    <w:abstractNumId w:val="28"/>
  </w:num>
  <w:num w:numId="29" w16cid:durableId="1177576816">
    <w:abstractNumId w:val="51"/>
  </w:num>
  <w:num w:numId="30" w16cid:durableId="521358549">
    <w:abstractNumId w:val="14"/>
  </w:num>
  <w:num w:numId="31" w16cid:durableId="83765117">
    <w:abstractNumId w:val="8"/>
  </w:num>
  <w:num w:numId="32" w16cid:durableId="517738777">
    <w:abstractNumId w:val="50"/>
  </w:num>
  <w:num w:numId="33" w16cid:durableId="1127235999">
    <w:abstractNumId w:val="1"/>
  </w:num>
  <w:num w:numId="34" w16cid:durableId="1206917230">
    <w:abstractNumId w:val="42"/>
  </w:num>
  <w:num w:numId="35" w16cid:durableId="2105495746">
    <w:abstractNumId w:val="21"/>
  </w:num>
  <w:num w:numId="36" w16cid:durableId="1609268460">
    <w:abstractNumId w:val="43"/>
  </w:num>
  <w:num w:numId="37" w16cid:durableId="1860461471">
    <w:abstractNumId w:val="40"/>
  </w:num>
  <w:num w:numId="38" w16cid:durableId="1199664283">
    <w:abstractNumId w:val="20"/>
  </w:num>
  <w:num w:numId="39" w16cid:durableId="875855727">
    <w:abstractNumId w:val="18"/>
  </w:num>
  <w:num w:numId="40" w16cid:durableId="955215231">
    <w:abstractNumId w:val="44"/>
  </w:num>
  <w:num w:numId="41" w16cid:durableId="1528566728">
    <w:abstractNumId w:val="7"/>
  </w:num>
  <w:num w:numId="42" w16cid:durableId="1697538766">
    <w:abstractNumId w:val="36"/>
  </w:num>
  <w:num w:numId="43" w16cid:durableId="1265454487">
    <w:abstractNumId w:val="30"/>
  </w:num>
  <w:num w:numId="44" w16cid:durableId="157431529">
    <w:abstractNumId w:val="2"/>
  </w:num>
  <w:num w:numId="45" w16cid:durableId="171914463">
    <w:abstractNumId w:val="47"/>
  </w:num>
  <w:num w:numId="46" w16cid:durableId="1036277782">
    <w:abstractNumId w:val="53"/>
  </w:num>
  <w:num w:numId="47" w16cid:durableId="1180270256">
    <w:abstractNumId w:val="37"/>
  </w:num>
  <w:num w:numId="48" w16cid:durableId="2130472124">
    <w:abstractNumId w:val="11"/>
  </w:num>
  <w:num w:numId="49" w16cid:durableId="415173582">
    <w:abstractNumId w:val="6"/>
  </w:num>
  <w:num w:numId="50" w16cid:durableId="627862262">
    <w:abstractNumId w:val="49"/>
  </w:num>
  <w:num w:numId="51" w16cid:durableId="240799437">
    <w:abstractNumId w:val="38"/>
  </w:num>
  <w:num w:numId="52" w16cid:durableId="891385421">
    <w:abstractNumId w:val="52"/>
  </w:num>
  <w:num w:numId="53" w16cid:durableId="13144864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1586205">
    <w:abstractNumId w:val="25"/>
  </w:num>
  <w:num w:numId="55" w16cid:durableId="1285498099">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1184B"/>
    <w:rsid w:val="0001544C"/>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EB"/>
    <w:rsid w:val="00036133"/>
    <w:rsid w:val="00041EC7"/>
    <w:rsid w:val="00045B68"/>
    <w:rsid w:val="00045E7F"/>
    <w:rsid w:val="00054604"/>
    <w:rsid w:val="00054F76"/>
    <w:rsid w:val="0006148D"/>
    <w:rsid w:val="0006160B"/>
    <w:rsid w:val="000660F7"/>
    <w:rsid w:val="000661D7"/>
    <w:rsid w:val="0007202F"/>
    <w:rsid w:val="00072BAC"/>
    <w:rsid w:val="00072CB4"/>
    <w:rsid w:val="00074FA1"/>
    <w:rsid w:val="00076145"/>
    <w:rsid w:val="0007676D"/>
    <w:rsid w:val="0008235B"/>
    <w:rsid w:val="0008287A"/>
    <w:rsid w:val="0008385C"/>
    <w:rsid w:val="00083F8E"/>
    <w:rsid w:val="00087E1E"/>
    <w:rsid w:val="0009DE49"/>
    <w:rsid w:val="000A20A5"/>
    <w:rsid w:val="000B0156"/>
    <w:rsid w:val="000B175C"/>
    <w:rsid w:val="000B4B24"/>
    <w:rsid w:val="000B4EF5"/>
    <w:rsid w:val="000B6A95"/>
    <w:rsid w:val="000C066B"/>
    <w:rsid w:val="000C3E07"/>
    <w:rsid w:val="000C702E"/>
    <w:rsid w:val="000D125A"/>
    <w:rsid w:val="000D25C3"/>
    <w:rsid w:val="000D41BA"/>
    <w:rsid w:val="000D6398"/>
    <w:rsid w:val="000D6F51"/>
    <w:rsid w:val="000D77BF"/>
    <w:rsid w:val="000E5893"/>
    <w:rsid w:val="000E7A30"/>
    <w:rsid w:val="000F01D6"/>
    <w:rsid w:val="000F7A3A"/>
    <w:rsid w:val="000F7BF9"/>
    <w:rsid w:val="00104998"/>
    <w:rsid w:val="00106AB3"/>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C5D"/>
    <w:rsid w:val="001501B7"/>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3565"/>
    <w:rsid w:val="00185165"/>
    <w:rsid w:val="00186B79"/>
    <w:rsid w:val="0019134C"/>
    <w:rsid w:val="001913E5"/>
    <w:rsid w:val="00194520"/>
    <w:rsid w:val="0019463E"/>
    <w:rsid w:val="001948C1"/>
    <w:rsid w:val="00195966"/>
    <w:rsid w:val="00196824"/>
    <w:rsid w:val="001A029F"/>
    <w:rsid w:val="001A0EFE"/>
    <w:rsid w:val="001A2308"/>
    <w:rsid w:val="001A278F"/>
    <w:rsid w:val="001A341D"/>
    <w:rsid w:val="001A3E87"/>
    <w:rsid w:val="001A4A24"/>
    <w:rsid w:val="001A764A"/>
    <w:rsid w:val="001A7E04"/>
    <w:rsid w:val="001B1B84"/>
    <w:rsid w:val="001B2AC1"/>
    <w:rsid w:val="001B33F6"/>
    <w:rsid w:val="001B3AB4"/>
    <w:rsid w:val="001B4A37"/>
    <w:rsid w:val="001B534B"/>
    <w:rsid w:val="001B5FBB"/>
    <w:rsid w:val="001C34BB"/>
    <w:rsid w:val="001C3B94"/>
    <w:rsid w:val="001C4A6D"/>
    <w:rsid w:val="001C54CB"/>
    <w:rsid w:val="001C5731"/>
    <w:rsid w:val="001C5EB3"/>
    <w:rsid w:val="001C70D9"/>
    <w:rsid w:val="001D08DD"/>
    <w:rsid w:val="001D2C83"/>
    <w:rsid w:val="001D77BB"/>
    <w:rsid w:val="001D79D0"/>
    <w:rsid w:val="001E21EC"/>
    <w:rsid w:val="001E2FDF"/>
    <w:rsid w:val="001E7B33"/>
    <w:rsid w:val="001F19FD"/>
    <w:rsid w:val="001F242F"/>
    <w:rsid w:val="001F40C1"/>
    <w:rsid w:val="002020B1"/>
    <w:rsid w:val="0020609B"/>
    <w:rsid w:val="00213EBD"/>
    <w:rsid w:val="0021435E"/>
    <w:rsid w:val="00214A94"/>
    <w:rsid w:val="00215B69"/>
    <w:rsid w:val="00217A7A"/>
    <w:rsid w:val="00220391"/>
    <w:rsid w:val="00220BEF"/>
    <w:rsid w:val="0022286C"/>
    <w:rsid w:val="00230838"/>
    <w:rsid w:val="00232CC0"/>
    <w:rsid w:val="0023359A"/>
    <w:rsid w:val="00236EF0"/>
    <w:rsid w:val="002432A3"/>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DDF"/>
    <w:rsid w:val="002673B9"/>
    <w:rsid w:val="00267B2A"/>
    <w:rsid w:val="00270B33"/>
    <w:rsid w:val="00271CA0"/>
    <w:rsid w:val="002744C1"/>
    <w:rsid w:val="00274AD3"/>
    <w:rsid w:val="002764F6"/>
    <w:rsid w:val="0028013A"/>
    <w:rsid w:val="00284416"/>
    <w:rsid w:val="002859D2"/>
    <w:rsid w:val="0029025A"/>
    <w:rsid w:val="00292E5C"/>
    <w:rsid w:val="002933EB"/>
    <w:rsid w:val="00296DB7"/>
    <w:rsid w:val="002A0485"/>
    <w:rsid w:val="002A21A2"/>
    <w:rsid w:val="002A4D78"/>
    <w:rsid w:val="002A5B69"/>
    <w:rsid w:val="002A5C4D"/>
    <w:rsid w:val="002A5FF9"/>
    <w:rsid w:val="002A639E"/>
    <w:rsid w:val="002A7A83"/>
    <w:rsid w:val="002B2E12"/>
    <w:rsid w:val="002B6957"/>
    <w:rsid w:val="002C06A1"/>
    <w:rsid w:val="002C1AFB"/>
    <w:rsid w:val="002C20F3"/>
    <w:rsid w:val="002C2624"/>
    <w:rsid w:val="002C2D6A"/>
    <w:rsid w:val="002C3B14"/>
    <w:rsid w:val="002C4016"/>
    <w:rsid w:val="002C6C39"/>
    <w:rsid w:val="002D26B9"/>
    <w:rsid w:val="002E00EB"/>
    <w:rsid w:val="002E551B"/>
    <w:rsid w:val="002F2F0D"/>
    <w:rsid w:val="002F3F76"/>
    <w:rsid w:val="002F4F3A"/>
    <w:rsid w:val="002F642C"/>
    <w:rsid w:val="00300429"/>
    <w:rsid w:val="003015EE"/>
    <w:rsid w:val="003041A9"/>
    <w:rsid w:val="003072A7"/>
    <w:rsid w:val="00311E40"/>
    <w:rsid w:val="003122EC"/>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4378C"/>
    <w:rsid w:val="003437D6"/>
    <w:rsid w:val="00346F78"/>
    <w:rsid w:val="003500AA"/>
    <w:rsid w:val="00352E59"/>
    <w:rsid w:val="00353292"/>
    <w:rsid w:val="00354937"/>
    <w:rsid w:val="003559FE"/>
    <w:rsid w:val="00360CB4"/>
    <w:rsid w:val="003613A9"/>
    <w:rsid w:val="003638E3"/>
    <w:rsid w:val="00363EB9"/>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2962"/>
    <w:rsid w:val="00392F32"/>
    <w:rsid w:val="00395E9F"/>
    <w:rsid w:val="00396DE2"/>
    <w:rsid w:val="003A0681"/>
    <w:rsid w:val="003A100F"/>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1267"/>
    <w:rsid w:val="003D1379"/>
    <w:rsid w:val="003D293C"/>
    <w:rsid w:val="003D3B3F"/>
    <w:rsid w:val="003D3FE1"/>
    <w:rsid w:val="003E078D"/>
    <w:rsid w:val="003E2061"/>
    <w:rsid w:val="003E31E0"/>
    <w:rsid w:val="003E4588"/>
    <w:rsid w:val="003F229D"/>
    <w:rsid w:val="003F2EAB"/>
    <w:rsid w:val="003F4344"/>
    <w:rsid w:val="003F5456"/>
    <w:rsid w:val="003F67F9"/>
    <w:rsid w:val="00402E5C"/>
    <w:rsid w:val="00403803"/>
    <w:rsid w:val="00403D12"/>
    <w:rsid w:val="0040633C"/>
    <w:rsid w:val="00406778"/>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F47"/>
    <w:rsid w:val="004641BD"/>
    <w:rsid w:val="00464759"/>
    <w:rsid w:val="00465368"/>
    <w:rsid w:val="00467827"/>
    <w:rsid w:val="0047161E"/>
    <w:rsid w:val="00472099"/>
    <w:rsid w:val="00472841"/>
    <w:rsid w:val="00475651"/>
    <w:rsid w:val="00477BF6"/>
    <w:rsid w:val="00481649"/>
    <w:rsid w:val="004824BF"/>
    <w:rsid w:val="004847FB"/>
    <w:rsid w:val="0048646D"/>
    <w:rsid w:val="00487557"/>
    <w:rsid w:val="0049273C"/>
    <w:rsid w:val="004957DE"/>
    <w:rsid w:val="00495D00"/>
    <w:rsid w:val="004A183D"/>
    <w:rsid w:val="004A35F1"/>
    <w:rsid w:val="004A381B"/>
    <w:rsid w:val="004A3A6E"/>
    <w:rsid w:val="004A522F"/>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2698"/>
    <w:rsid w:val="00525392"/>
    <w:rsid w:val="0053220B"/>
    <w:rsid w:val="0053288E"/>
    <w:rsid w:val="00533C2D"/>
    <w:rsid w:val="00534D69"/>
    <w:rsid w:val="00535CA4"/>
    <w:rsid w:val="0053678C"/>
    <w:rsid w:val="005370D5"/>
    <w:rsid w:val="0054340B"/>
    <w:rsid w:val="005453D3"/>
    <w:rsid w:val="00552F10"/>
    <w:rsid w:val="005538DA"/>
    <w:rsid w:val="0055482C"/>
    <w:rsid w:val="005558B6"/>
    <w:rsid w:val="00555A59"/>
    <w:rsid w:val="005609D5"/>
    <w:rsid w:val="00560AC7"/>
    <w:rsid w:val="00562AD3"/>
    <w:rsid w:val="0056404C"/>
    <w:rsid w:val="00565AD1"/>
    <w:rsid w:val="005666F5"/>
    <w:rsid w:val="00571365"/>
    <w:rsid w:val="0057154A"/>
    <w:rsid w:val="00573197"/>
    <w:rsid w:val="00573851"/>
    <w:rsid w:val="0057442C"/>
    <w:rsid w:val="00580D14"/>
    <w:rsid w:val="005831A5"/>
    <w:rsid w:val="00585EC9"/>
    <w:rsid w:val="00587307"/>
    <w:rsid w:val="00590D4F"/>
    <w:rsid w:val="00595433"/>
    <w:rsid w:val="0059560A"/>
    <w:rsid w:val="00595A6D"/>
    <w:rsid w:val="00595BB1"/>
    <w:rsid w:val="0059611B"/>
    <w:rsid w:val="0059732C"/>
    <w:rsid w:val="005A095E"/>
    <w:rsid w:val="005A211B"/>
    <w:rsid w:val="005A361B"/>
    <w:rsid w:val="005A37A6"/>
    <w:rsid w:val="005B0BD0"/>
    <w:rsid w:val="005B24B1"/>
    <w:rsid w:val="005B2A73"/>
    <w:rsid w:val="005B476B"/>
    <w:rsid w:val="005B73F4"/>
    <w:rsid w:val="005C0039"/>
    <w:rsid w:val="005C0130"/>
    <w:rsid w:val="005C20DC"/>
    <w:rsid w:val="005D1E18"/>
    <w:rsid w:val="005D271F"/>
    <w:rsid w:val="005D2BC4"/>
    <w:rsid w:val="005D58C3"/>
    <w:rsid w:val="005D6BF4"/>
    <w:rsid w:val="005DC5FD"/>
    <w:rsid w:val="005E08B7"/>
    <w:rsid w:val="005E0DFB"/>
    <w:rsid w:val="005E29E2"/>
    <w:rsid w:val="005E42CC"/>
    <w:rsid w:val="005E4ECC"/>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FF3"/>
    <w:rsid w:val="006215E7"/>
    <w:rsid w:val="00623B69"/>
    <w:rsid w:val="00625D8F"/>
    <w:rsid w:val="00630068"/>
    <w:rsid w:val="00632FD0"/>
    <w:rsid w:val="006333DD"/>
    <w:rsid w:val="00633A8D"/>
    <w:rsid w:val="00633AB6"/>
    <w:rsid w:val="006376C5"/>
    <w:rsid w:val="00640146"/>
    <w:rsid w:val="00640155"/>
    <w:rsid w:val="00641AB2"/>
    <w:rsid w:val="006424C9"/>
    <w:rsid w:val="00643C49"/>
    <w:rsid w:val="006468A5"/>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3A92"/>
    <w:rsid w:val="006A5EF2"/>
    <w:rsid w:val="006B20F6"/>
    <w:rsid w:val="006B4064"/>
    <w:rsid w:val="006B5B84"/>
    <w:rsid w:val="006B7738"/>
    <w:rsid w:val="006C0196"/>
    <w:rsid w:val="006C3DB3"/>
    <w:rsid w:val="006D146B"/>
    <w:rsid w:val="006D2CBC"/>
    <w:rsid w:val="006D3440"/>
    <w:rsid w:val="006E03B9"/>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D21"/>
    <w:rsid w:val="00704414"/>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90AD5"/>
    <w:rsid w:val="00791233"/>
    <w:rsid w:val="00793B9B"/>
    <w:rsid w:val="00793DD4"/>
    <w:rsid w:val="007966B4"/>
    <w:rsid w:val="007A0F9C"/>
    <w:rsid w:val="007A4211"/>
    <w:rsid w:val="007A63C4"/>
    <w:rsid w:val="007A72A9"/>
    <w:rsid w:val="007B2979"/>
    <w:rsid w:val="007B3185"/>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2C9A"/>
    <w:rsid w:val="007F3C02"/>
    <w:rsid w:val="007F508E"/>
    <w:rsid w:val="007F54D3"/>
    <w:rsid w:val="007F62E0"/>
    <w:rsid w:val="007F706C"/>
    <w:rsid w:val="008018FF"/>
    <w:rsid w:val="008064C9"/>
    <w:rsid w:val="008073EA"/>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72875"/>
    <w:rsid w:val="00875D2B"/>
    <w:rsid w:val="008764DB"/>
    <w:rsid w:val="00881614"/>
    <w:rsid w:val="0088170A"/>
    <w:rsid w:val="008824F4"/>
    <w:rsid w:val="00883268"/>
    <w:rsid w:val="008836D6"/>
    <w:rsid w:val="008850F0"/>
    <w:rsid w:val="008857BC"/>
    <w:rsid w:val="00886407"/>
    <w:rsid w:val="00886A43"/>
    <w:rsid w:val="008902AC"/>
    <w:rsid w:val="008938A0"/>
    <w:rsid w:val="0089426B"/>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4494"/>
    <w:rsid w:val="009659B6"/>
    <w:rsid w:val="009744CC"/>
    <w:rsid w:val="00974C90"/>
    <w:rsid w:val="00974D86"/>
    <w:rsid w:val="009760B9"/>
    <w:rsid w:val="0097681D"/>
    <w:rsid w:val="009779ED"/>
    <w:rsid w:val="009824C8"/>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764D"/>
    <w:rsid w:val="009A7DF8"/>
    <w:rsid w:val="009B2F73"/>
    <w:rsid w:val="009B3249"/>
    <w:rsid w:val="009B59B0"/>
    <w:rsid w:val="009B5D27"/>
    <w:rsid w:val="009B6AD8"/>
    <w:rsid w:val="009C30B3"/>
    <w:rsid w:val="009C58F9"/>
    <w:rsid w:val="009C6A16"/>
    <w:rsid w:val="009C6DFB"/>
    <w:rsid w:val="009D49B7"/>
    <w:rsid w:val="009D581A"/>
    <w:rsid w:val="009D7BC5"/>
    <w:rsid w:val="009E058E"/>
    <w:rsid w:val="009E05C5"/>
    <w:rsid w:val="009E11EB"/>
    <w:rsid w:val="009E16CF"/>
    <w:rsid w:val="009E4504"/>
    <w:rsid w:val="009E4F77"/>
    <w:rsid w:val="009E67B6"/>
    <w:rsid w:val="009E6FEC"/>
    <w:rsid w:val="009E78FA"/>
    <w:rsid w:val="009F06F0"/>
    <w:rsid w:val="009F2D25"/>
    <w:rsid w:val="009F3D98"/>
    <w:rsid w:val="009F677E"/>
    <w:rsid w:val="00A0186B"/>
    <w:rsid w:val="00A02E93"/>
    <w:rsid w:val="00A03854"/>
    <w:rsid w:val="00A05D6C"/>
    <w:rsid w:val="00A06983"/>
    <w:rsid w:val="00A10740"/>
    <w:rsid w:val="00A1205C"/>
    <w:rsid w:val="00A1213D"/>
    <w:rsid w:val="00A152B9"/>
    <w:rsid w:val="00A1692E"/>
    <w:rsid w:val="00A176A7"/>
    <w:rsid w:val="00A20118"/>
    <w:rsid w:val="00A202F6"/>
    <w:rsid w:val="00A20710"/>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8E7"/>
    <w:rsid w:val="00A7228C"/>
    <w:rsid w:val="00A74210"/>
    <w:rsid w:val="00A766EA"/>
    <w:rsid w:val="00A9017F"/>
    <w:rsid w:val="00A90207"/>
    <w:rsid w:val="00A94100"/>
    <w:rsid w:val="00A94A55"/>
    <w:rsid w:val="00A9553A"/>
    <w:rsid w:val="00A95C71"/>
    <w:rsid w:val="00AA4656"/>
    <w:rsid w:val="00AB027D"/>
    <w:rsid w:val="00AB1F90"/>
    <w:rsid w:val="00AB5512"/>
    <w:rsid w:val="00AB5FB0"/>
    <w:rsid w:val="00AB6BFA"/>
    <w:rsid w:val="00AB781B"/>
    <w:rsid w:val="00AC056F"/>
    <w:rsid w:val="00AC060B"/>
    <w:rsid w:val="00AC1B75"/>
    <w:rsid w:val="00AC3A91"/>
    <w:rsid w:val="00AC43B4"/>
    <w:rsid w:val="00AC5F9F"/>
    <w:rsid w:val="00AD0741"/>
    <w:rsid w:val="00AD10A5"/>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20994"/>
    <w:rsid w:val="00B20CAC"/>
    <w:rsid w:val="00B21356"/>
    <w:rsid w:val="00B21793"/>
    <w:rsid w:val="00B26BBA"/>
    <w:rsid w:val="00B26D55"/>
    <w:rsid w:val="00B306D3"/>
    <w:rsid w:val="00B30D66"/>
    <w:rsid w:val="00B3249C"/>
    <w:rsid w:val="00B329D8"/>
    <w:rsid w:val="00B35406"/>
    <w:rsid w:val="00B36A0B"/>
    <w:rsid w:val="00B36C75"/>
    <w:rsid w:val="00B412F9"/>
    <w:rsid w:val="00B42762"/>
    <w:rsid w:val="00B43365"/>
    <w:rsid w:val="00B43F7E"/>
    <w:rsid w:val="00B56082"/>
    <w:rsid w:val="00B57159"/>
    <w:rsid w:val="00B5736E"/>
    <w:rsid w:val="00B6203B"/>
    <w:rsid w:val="00B6387D"/>
    <w:rsid w:val="00B63C82"/>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6B48"/>
    <w:rsid w:val="00C77ED3"/>
    <w:rsid w:val="00C84424"/>
    <w:rsid w:val="00C874A9"/>
    <w:rsid w:val="00C90377"/>
    <w:rsid w:val="00C9059A"/>
    <w:rsid w:val="00C9154F"/>
    <w:rsid w:val="00C9182E"/>
    <w:rsid w:val="00C942E0"/>
    <w:rsid w:val="00C94498"/>
    <w:rsid w:val="00C94828"/>
    <w:rsid w:val="00C955D9"/>
    <w:rsid w:val="00C97E33"/>
    <w:rsid w:val="00CA0DEF"/>
    <w:rsid w:val="00CA353A"/>
    <w:rsid w:val="00CA4319"/>
    <w:rsid w:val="00CA6E73"/>
    <w:rsid w:val="00CA7BAA"/>
    <w:rsid w:val="00CB09CC"/>
    <w:rsid w:val="00CB1085"/>
    <w:rsid w:val="00CB3297"/>
    <w:rsid w:val="00CB4B32"/>
    <w:rsid w:val="00CB55BF"/>
    <w:rsid w:val="00CC2C9A"/>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2006"/>
    <w:rsid w:val="00CE2768"/>
    <w:rsid w:val="00CE291B"/>
    <w:rsid w:val="00CE29B1"/>
    <w:rsid w:val="00CE3DEF"/>
    <w:rsid w:val="00CE4933"/>
    <w:rsid w:val="00CE56AB"/>
    <w:rsid w:val="00CE7B0B"/>
    <w:rsid w:val="00CE7F93"/>
    <w:rsid w:val="00CF176B"/>
    <w:rsid w:val="00CF19D7"/>
    <w:rsid w:val="00CF26A3"/>
    <w:rsid w:val="00CF2A96"/>
    <w:rsid w:val="00D00B6A"/>
    <w:rsid w:val="00D02381"/>
    <w:rsid w:val="00D06659"/>
    <w:rsid w:val="00D10435"/>
    <w:rsid w:val="00D14988"/>
    <w:rsid w:val="00D1661B"/>
    <w:rsid w:val="00D2312F"/>
    <w:rsid w:val="00D23EE3"/>
    <w:rsid w:val="00D24721"/>
    <w:rsid w:val="00D254B8"/>
    <w:rsid w:val="00D25CEA"/>
    <w:rsid w:val="00D2736B"/>
    <w:rsid w:val="00D3033B"/>
    <w:rsid w:val="00D30BF9"/>
    <w:rsid w:val="00D37079"/>
    <w:rsid w:val="00D4184A"/>
    <w:rsid w:val="00D4340A"/>
    <w:rsid w:val="00D44BF1"/>
    <w:rsid w:val="00D45C31"/>
    <w:rsid w:val="00D4758A"/>
    <w:rsid w:val="00D50E24"/>
    <w:rsid w:val="00D51FEA"/>
    <w:rsid w:val="00D54B35"/>
    <w:rsid w:val="00D55E8C"/>
    <w:rsid w:val="00D60624"/>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87A"/>
    <w:rsid w:val="00DA1D70"/>
    <w:rsid w:val="00DA2F62"/>
    <w:rsid w:val="00DA7535"/>
    <w:rsid w:val="00DB0B15"/>
    <w:rsid w:val="00DB3F27"/>
    <w:rsid w:val="00DC162D"/>
    <w:rsid w:val="00DC40A1"/>
    <w:rsid w:val="00DC4C80"/>
    <w:rsid w:val="00DC6CD5"/>
    <w:rsid w:val="00DD6C58"/>
    <w:rsid w:val="00DD7487"/>
    <w:rsid w:val="00DE34DE"/>
    <w:rsid w:val="00DE4E97"/>
    <w:rsid w:val="00DE4F84"/>
    <w:rsid w:val="00DE64ED"/>
    <w:rsid w:val="00DE6BFD"/>
    <w:rsid w:val="00DF1C09"/>
    <w:rsid w:val="00DF407A"/>
    <w:rsid w:val="00DF4325"/>
    <w:rsid w:val="00DF5E6C"/>
    <w:rsid w:val="00DF722A"/>
    <w:rsid w:val="00E005FE"/>
    <w:rsid w:val="00E00667"/>
    <w:rsid w:val="00E01AC7"/>
    <w:rsid w:val="00E032B8"/>
    <w:rsid w:val="00E04F0A"/>
    <w:rsid w:val="00E10C4F"/>
    <w:rsid w:val="00E1143F"/>
    <w:rsid w:val="00E12B66"/>
    <w:rsid w:val="00E12BFE"/>
    <w:rsid w:val="00E12FAC"/>
    <w:rsid w:val="00E20815"/>
    <w:rsid w:val="00E21F02"/>
    <w:rsid w:val="00E22553"/>
    <w:rsid w:val="00E22CE4"/>
    <w:rsid w:val="00E3015F"/>
    <w:rsid w:val="00E308A7"/>
    <w:rsid w:val="00E31458"/>
    <w:rsid w:val="00E33420"/>
    <w:rsid w:val="00E422BC"/>
    <w:rsid w:val="00E429DF"/>
    <w:rsid w:val="00E43B75"/>
    <w:rsid w:val="00E450C1"/>
    <w:rsid w:val="00E45E01"/>
    <w:rsid w:val="00E50994"/>
    <w:rsid w:val="00E51123"/>
    <w:rsid w:val="00E53650"/>
    <w:rsid w:val="00E545A2"/>
    <w:rsid w:val="00E54DFC"/>
    <w:rsid w:val="00E54F03"/>
    <w:rsid w:val="00E5559B"/>
    <w:rsid w:val="00E6157B"/>
    <w:rsid w:val="00E62601"/>
    <w:rsid w:val="00E6433B"/>
    <w:rsid w:val="00E65D62"/>
    <w:rsid w:val="00E6699F"/>
    <w:rsid w:val="00E6725E"/>
    <w:rsid w:val="00E701D8"/>
    <w:rsid w:val="00E71707"/>
    <w:rsid w:val="00E72B7E"/>
    <w:rsid w:val="00E73875"/>
    <w:rsid w:val="00E75032"/>
    <w:rsid w:val="00E81310"/>
    <w:rsid w:val="00E81BC5"/>
    <w:rsid w:val="00E81BE6"/>
    <w:rsid w:val="00E8601C"/>
    <w:rsid w:val="00E86236"/>
    <w:rsid w:val="00E86804"/>
    <w:rsid w:val="00E903B3"/>
    <w:rsid w:val="00E91BC1"/>
    <w:rsid w:val="00E91DCF"/>
    <w:rsid w:val="00E9526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91D"/>
    <w:rsid w:val="00EF260B"/>
    <w:rsid w:val="00EF2B77"/>
    <w:rsid w:val="00EF33C1"/>
    <w:rsid w:val="00EF348E"/>
    <w:rsid w:val="00EF6801"/>
    <w:rsid w:val="00EF748F"/>
    <w:rsid w:val="00F013E5"/>
    <w:rsid w:val="00F0205E"/>
    <w:rsid w:val="00F0340D"/>
    <w:rsid w:val="00F077BD"/>
    <w:rsid w:val="00F11172"/>
    <w:rsid w:val="00F13CE2"/>
    <w:rsid w:val="00F13E37"/>
    <w:rsid w:val="00F142A7"/>
    <w:rsid w:val="00F143E5"/>
    <w:rsid w:val="00F17A7D"/>
    <w:rsid w:val="00F20E87"/>
    <w:rsid w:val="00F210C4"/>
    <w:rsid w:val="00F21B1A"/>
    <w:rsid w:val="00F22FAA"/>
    <w:rsid w:val="00F2488E"/>
    <w:rsid w:val="00F26001"/>
    <w:rsid w:val="00F2730D"/>
    <w:rsid w:val="00F30BF9"/>
    <w:rsid w:val="00F31026"/>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69FC"/>
    <w:rsid w:val="00F87D9F"/>
    <w:rsid w:val="00F94E80"/>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277B"/>
    <w:rsid w:val="00FF36BB"/>
    <w:rsid w:val="00FF4308"/>
    <w:rsid w:val="00FF45A0"/>
    <w:rsid w:val="00FF50AF"/>
    <w:rsid w:val="00FF5D4C"/>
    <w:rsid w:val="00FF641D"/>
    <w:rsid w:val="00FF7D30"/>
    <w:rsid w:val="00FF7F0E"/>
    <w:rsid w:val="0100568F"/>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8DCB2"/>
    <w:rsid w:val="049B2B7D"/>
    <w:rsid w:val="04AAB905"/>
    <w:rsid w:val="04ACC227"/>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7079E"/>
    <w:rsid w:val="05E09D24"/>
    <w:rsid w:val="05E30B3F"/>
    <w:rsid w:val="05F4370A"/>
    <w:rsid w:val="06092B4F"/>
    <w:rsid w:val="061A0194"/>
    <w:rsid w:val="061DD0BD"/>
    <w:rsid w:val="06395A15"/>
    <w:rsid w:val="06465187"/>
    <w:rsid w:val="065E9E21"/>
    <w:rsid w:val="066E1DB3"/>
    <w:rsid w:val="06A86184"/>
    <w:rsid w:val="06B1CCD7"/>
    <w:rsid w:val="06B94EF8"/>
    <w:rsid w:val="06BB6DA9"/>
    <w:rsid w:val="06CB183A"/>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6F53F"/>
    <w:rsid w:val="0A9796D0"/>
    <w:rsid w:val="0A97CB35"/>
    <w:rsid w:val="0A99688D"/>
    <w:rsid w:val="0AC2AB2F"/>
    <w:rsid w:val="0AC2CE1A"/>
    <w:rsid w:val="0AE0DEAE"/>
    <w:rsid w:val="0B0175ED"/>
    <w:rsid w:val="0B05E412"/>
    <w:rsid w:val="0B0A0680"/>
    <w:rsid w:val="0B21D93A"/>
    <w:rsid w:val="0B270093"/>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244A02"/>
    <w:rsid w:val="142901E9"/>
    <w:rsid w:val="142F0FFC"/>
    <w:rsid w:val="143280B8"/>
    <w:rsid w:val="143EDE5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C01A63"/>
    <w:rsid w:val="15D40C9D"/>
    <w:rsid w:val="160CBC40"/>
    <w:rsid w:val="16272C81"/>
    <w:rsid w:val="16299623"/>
    <w:rsid w:val="163A8F3A"/>
    <w:rsid w:val="164125E4"/>
    <w:rsid w:val="16452C02"/>
    <w:rsid w:val="16499446"/>
    <w:rsid w:val="164C97CD"/>
    <w:rsid w:val="16675E62"/>
    <w:rsid w:val="16847C77"/>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5C438"/>
    <w:rsid w:val="1A2D2939"/>
    <w:rsid w:val="1A42745D"/>
    <w:rsid w:val="1A434E0D"/>
    <w:rsid w:val="1A4C3A07"/>
    <w:rsid w:val="1A5E9381"/>
    <w:rsid w:val="1A6CAE5E"/>
    <w:rsid w:val="1A7F0B13"/>
    <w:rsid w:val="1A848F2A"/>
    <w:rsid w:val="1AA77DC0"/>
    <w:rsid w:val="1AB42387"/>
    <w:rsid w:val="1ACFF983"/>
    <w:rsid w:val="1AEE97B3"/>
    <w:rsid w:val="1B0A35D3"/>
    <w:rsid w:val="1B15416D"/>
    <w:rsid w:val="1B1911BB"/>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CCECE4"/>
    <w:rsid w:val="1FCFDADE"/>
    <w:rsid w:val="1FD9029C"/>
    <w:rsid w:val="1FD9225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A29484"/>
    <w:rsid w:val="20AD41CA"/>
    <w:rsid w:val="20BBA224"/>
    <w:rsid w:val="20CF9D46"/>
    <w:rsid w:val="20EFCC27"/>
    <w:rsid w:val="20F46AA7"/>
    <w:rsid w:val="20FEF6B6"/>
    <w:rsid w:val="210ABA90"/>
    <w:rsid w:val="21151582"/>
    <w:rsid w:val="2128618F"/>
    <w:rsid w:val="21351192"/>
    <w:rsid w:val="213E5B0E"/>
    <w:rsid w:val="213FF722"/>
    <w:rsid w:val="2142FE10"/>
    <w:rsid w:val="21496D7D"/>
    <w:rsid w:val="21521157"/>
    <w:rsid w:val="2160C41D"/>
    <w:rsid w:val="21694DED"/>
    <w:rsid w:val="216A8374"/>
    <w:rsid w:val="217127EF"/>
    <w:rsid w:val="2188E983"/>
    <w:rsid w:val="21900B32"/>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4452E4"/>
    <w:rsid w:val="245FA240"/>
    <w:rsid w:val="2461E175"/>
    <w:rsid w:val="24666E45"/>
    <w:rsid w:val="2471B1CD"/>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300615"/>
    <w:rsid w:val="29859718"/>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89C976"/>
    <w:rsid w:val="2C8EA9C1"/>
    <w:rsid w:val="2C998926"/>
    <w:rsid w:val="2CAB3852"/>
    <w:rsid w:val="2CB4F916"/>
    <w:rsid w:val="2CB8075F"/>
    <w:rsid w:val="2CD0EBC1"/>
    <w:rsid w:val="2CD4BA51"/>
    <w:rsid w:val="2CDB1394"/>
    <w:rsid w:val="2CED70A7"/>
    <w:rsid w:val="2CEF2CDB"/>
    <w:rsid w:val="2CFB5FCD"/>
    <w:rsid w:val="2D088B4E"/>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705411"/>
    <w:rsid w:val="2E70ED03"/>
    <w:rsid w:val="2E93B245"/>
    <w:rsid w:val="2EAA7D86"/>
    <w:rsid w:val="2EC3D82E"/>
    <w:rsid w:val="2EEA33B7"/>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6956C6"/>
    <w:rsid w:val="306E2384"/>
    <w:rsid w:val="3081DDAB"/>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97396"/>
    <w:rsid w:val="3C63031C"/>
    <w:rsid w:val="3C9758AE"/>
    <w:rsid w:val="3C97CEE7"/>
    <w:rsid w:val="3C9825B2"/>
    <w:rsid w:val="3CB20FDE"/>
    <w:rsid w:val="3CBF6B0D"/>
    <w:rsid w:val="3CCD1D89"/>
    <w:rsid w:val="3CD10C05"/>
    <w:rsid w:val="3CE08B4F"/>
    <w:rsid w:val="3CEAA930"/>
    <w:rsid w:val="3CF2A8E3"/>
    <w:rsid w:val="3D05A4F3"/>
    <w:rsid w:val="3D0EC34B"/>
    <w:rsid w:val="3D10BB59"/>
    <w:rsid w:val="3D1E95BA"/>
    <w:rsid w:val="3D2CCED4"/>
    <w:rsid w:val="3D3CEA49"/>
    <w:rsid w:val="3D6F2B9E"/>
    <w:rsid w:val="3D75CD07"/>
    <w:rsid w:val="3D89873C"/>
    <w:rsid w:val="3D89C714"/>
    <w:rsid w:val="3DB50CD2"/>
    <w:rsid w:val="3DBD20DB"/>
    <w:rsid w:val="3DC22489"/>
    <w:rsid w:val="3DC39EB7"/>
    <w:rsid w:val="3DE09E28"/>
    <w:rsid w:val="3DFF7930"/>
    <w:rsid w:val="3E15BA2C"/>
    <w:rsid w:val="3E2D928F"/>
    <w:rsid w:val="3E48BBA4"/>
    <w:rsid w:val="3E4E1364"/>
    <w:rsid w:val="3E5FF337"/>
    <w:rsid w:val="3E816A1B"/>
    <w:rsid w:val="3E83B266"/>
    <w:rsid w:val="3E85EA9E"/>
    <w:rsid w:val="3E8D9312"/>
    <w:rsid w:val="3E99EC4E"/>
    <w:rsid w:val="3E9C3E07"/>
    <w:rsid w:val="3EA9A5F5"/>
    <w:rsid w:val="3EB49C43"/>
    <w:rsid w:val="3EC5AA44"/>
    <w:rsid w:val="3ED213B1"/>
    <w:rsid w:val="3ED33319"/>
    <w:rsid w:val="3ED55E0A"/>
    <w:rsid w:val="3EEE4583"/>
    <w:rsid w:val="3EEEF61B"/>
    <w:rsid w:val="3F285D4D"/>
    <w:rsid w:val="3F3E64E4"/>
    <w:rsid w:val="3F50DD33"/>
    <w:rsid w:val="3F534690"/>
    <w:rsid w:val="3F578192"/>
    <w:rsid w:val="3F6148BE"/>
    <w:rsid w:val="3F68684C"/>
    <w:rsid w:val="3F7A4159"/>
    <w:rsid w:val="3F9030F4"/>
    <w:rsid w:val="3F95A24F"/>
    <w:rsid w:val="3F9F3C47"/>
    <w:rsid w:val="3FAF30A5"/>
    <w:rsid w:val="3FBF5755"/>
    <w:rsid w:val="3FC10C3A"/>
    <w:rsid w:val="3FD032F4"/>
    <w:rsid w:val="3FDF1604"/>
    <w:rsid w:val="3FEA4EB8"/>
    <w:rsid w:val="400D1123"/>
    <w:rsid w:val="401A20DA"/>
    <w:rsid w:val="40203FBD"/>
    <w:rsid w:val="4023DC74"/>
    <w:rsid w:val="402ECE56"/>
    <w:rsid w:val="40393134"/>
    <w:rsid w:val="404591DA"/>
    <w:rsid w:val="404E6EA0"/>
    <w:rsid w:val="4058E6CC"/>
    <w:rsid w:val="40626C62"/>
    <w:rsid w:val="4063526B"/>
    <w:rsid w:val="407913D3"/>
    <w:rsid w:val="407C8711"/>
    <w:rsid w:val="40888110"/>
    <w:rsid w:val="408A6465"/>
    <w:rsid w:val="408FFB6D"/>
    <w:rsid w:val="40AD73BE"/>
    <w:rsid w:val="40C6AA7E"/>
    <w:rsid w:val="40C73836"/>
    <w:rsid w:val="411A3B33"/>
    <w:rsid w:val="411A8156"/>
    <w:rsid w:val="411C9A20"/>
    <w:rsid w:val="412C32E4"/>
    <w:rsid w:val="41583A6D"/>
    <w:rsid w:val="41785A8B"/>
    <w:rsid w:val="4198E37C"/>
    <w:rsid w:val="41AA908A"/>
    <w:rsid w:val="41B30DA3"/>
    <w:rsid w:val="41B5A34E"/>
    <w:rsid w:val="41C3220F"/>
    <w:rsid w:val="41DE12D4"/>
    <w:rsid w:val="420E9402"/>
    <w:rsid w:val="420F82C6"/>
    <w:rsid w:val="421DF667"/>
    <w:rsid w:val="422429B6"/>
    <w:rsid w:val="42534B2C"/>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91204"/>
    <w:rsid w:val="448E33A1"/>
    <w:rsid w:val="448F77E4"/>
    <w:rsid w:val="4493FCBB"/>
    <w:rsid w:val="44B38F6E"/>
    <w:rsid w:val="44C006C2"/>
    <w:rsid w:val="44CC0ADF"/>
    <w:rsid w:val="44D9B82E"/>
    <w:rsid w:val="4507B585"/>
    <w:rsid w:val="4525919A"/>
    <w:rsid w:val="453FCB39"/>
    <w:rsid w:val="4559AAE3"/>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D06B5"/>
    <w:rsid w:val="47992762"/>
    <w:rsid w:val="479C6AD7"/>
    <w:rsid w:val="47AAD0C8"/>
    <w:rsid w:val="47C7259B"/>
    <w:rsid w:val="47E3F0ED"/>
    <w:rsid w:val="47E7C100"/>
    <w:rsid w:val="47EC6808"/>
    <w:rsid w:val="47ECD8C6"/>
    <w:rsid w:val="480F47AD"/>
    <w:rsid w:val="4815479C"/>
    <w:rsid w:val="4816F962"/>
    <w:rsid w:val="481791F9"/>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3414E"/>
    <w:rsid w:val="4AFEEEF6"/>
    <w:rsid w:val="4B0A0C6C"/>
    <w:rsid w:val="4B1ABFC1"/>
    <w:rsid w:val="4B1AD239"/>
    <w:rsid w:val="4B1B2CF6"/>
    <w:rsid w:val="4B6E44C9"/>
    <w:rsid w:val="4B74746C"/>
    <w:rsid w:val="4B7F0CFA"/>
    <w:rsid w:val="4B81B937"/>
    <w:rsid w:val="4BAA15E5"/>
    <w:rsid w:val="4BAFDA41"/>
    <w:rsid w:val="4BB6D7A7"/>
    <w:rsid w:val="4BB75D74"/>
    <w:rsid w:val="4BCAC778"/>
    <w:rsid w:val="4BEA8631"/>
    <w:rsid w:val="4BEAC388"/>
    <w:rsid w:val="4BEDFAF4"/>
    <w:rsid w:val="4C0E32CA"/>
    <w:rsid w:val="4C0FA4CB"/>
    <w:rsid w:val="4C370925"/>
    <w:rsid w:val="4C4E4A61"/>
    <w:rsid w:val="4C5A2405"/>
    <w:rsid w:val="4C81B416"/>
    <w:rsid w:val="4C84E3A5"/>
    <w:rsid w:val="4C931996"/>
    <w:rsid w:val="4C9CC7CD"/>
    <w:rsid w:val="4CB36974"/>
    <w:rsid w:val="4CC67107"/>
    <w:rsid w:val="4CF325FC"/>
    <w:rsid w:val="4CF453AD"/>
    <w:rsid w:val="4CF81C3D"/>
    <w:rsid w:val="4CFAA7C8"/>
    <w:rsid w:val="4D0D666F"/>
    <w:rsid w:val="4D10CADD"/>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721A0"/>
    <w:rsid w:val="4EAA0894"/>
    <w:rsid w:val="4EB841FF"/>
    <w:rsid w:val="4EBF686C"/>
    <w:rsid w:val="4EC65AA8"/>
    <w:rsid w:val="4ED834BC"/>
    <w:rsid w:val="4EE55071"/>
    <w:rsid w:val="4EED3331"/>
    <w:rsid w:val="4EF022F5"/>
    <w:rsid w:val="4F286342"/>
    <w:rsid w:val="4F3058E6"/>
    <w:rsid w:val="4F31E33A"/>
    <w:rsid w:val="4F5ADFBC"/>
    <w:rsid w:val="4F7FAF45"/>
    <w:rsid w:val="4FA13483"/>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2B9942"/>
    <w:rsid w:val="51306698"/>
    <w:rsid w:val="514C814D"/>
    <w:rsid w:val="514DF80A"/>
    <w:rsid w:val="514E338F"/>
    <w:rsid w:val="51595B1D"/>
    <w:rsid w:val="51614494"/>
    <w:rsid w:val="5170CFF5"/>
    <w:rsid w:val="51980CCB"/>
    <w:rsid w:val="51BD2CB9"/>
    <w:rsid w:val="51C606BC"/>
    <w:rsid w:val="51F0049C"/>
    <w:rsid w:val="5209BB02"/>
    <w:rsid w:val="52289F75"/>
    <w:rsid w:val="52290543"/>
    <w:rsid w:val="523DE01D"/>
    <w:rsid w:val="52517AAE"/>
    <w:rsid w:val="525F5380"/>
    <w:rsid w:val="526A4761"/>
    <w:rsid w:val="526D4414"/>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323F13"/>
    <w:rsid w:val="5442D144"/>
    <w:rsid w:val="5452F136"/>
    <w:rsid w:val="545E820D"/>
    <w:rsid w:val="549E2B7B"/>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8F16F"/>
    <w:rsid w:val="590F4D08"/>
    <w:rsid w:val="592E84E2"/>
    <w:rsid w:val="59414AEA"/>
    <w:rsid w:val="5945CA64"/>
    <w:rsid w:val="5945F1DD"/>
    <w:rsid w:val="594FEF28"/>
    <w:rsid w:val="5966E9F2"/>
    <w:rsid w:val="5984961F"/>
    <w:rsid w:val="599122C1"/>
    <w:rsid w:val="599474A1"/>
    <w:rsid w:val="5998C45F"/>
    <w:rsid w:val="59BBEB33"/>
    <w:rsid w:val="59BC2619"/>
    <w:rsid w:val="59C0E110"/>
    <w:rsid w:val="59D261FD"/>
    <w:rsid w:val="59EC0D6B"/>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7BB94"/>
    <w:rsid w:val="5B6B25DD"/>
    <w:rsid w:val="5B735CCF"/>
    <w:rsid w:val="5B75D718"/>
    <w:rsid w:val="5B981907"/>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8F8502"/>
    <w:rsid w:val="5EA72B64"/>
    <w:rsid w:val="5EAC1F5D"/>
    <w:rsid w:val="5EB2DF58"/>
    <w:rsid w:val="5EB37D1B"/>
    <w:rsid w:val="5EB713B4"/>
    <w:rsid w:val="5EBA61E9"/>
    <w:rsid w:val="5EC00B57"/>
    <w:rsid w:val="5EFEF18D"/>
    <w:rsid w:val="5EFF4DF1"/>
    <w:rsid w:val="5F148ED8"/>
    <w:rsid w:val="5F218DD6"/>
    <w:rsid w:val="5F2990B3"/>
    <w:rsid w:val="5F2CCE9F"/>
    <w:rsid w:val="5F3618A9"/>
    <w:rsid w:val="5F38CF62"/>
    <w:rsid w:val="5F3EE6F3"/>
    <w:rsid w:val="5F484EB4"/>
    <w:rsid w:val="5F4C4C95"/>
    <w:rsid w:val="5F5FC8BE"/>
    <w:rsid w:val="5F661790"/>
    <w:rsid w:val="5F88F776"/>
    <w:rsid w:val="5F9E2811"/>
    <w:rsid w:val="5FA99EB5"/>
    <w:rsid w:val="5FAC1F29"/>
    <w:rsid w:val="5FC4B77C"/>
    <w:rsid w:val="5FD1CBC7"/>
    <w:rsid w:val="5FDF02FF"/>
    <w:rsid w:val="5FE8CBA8"/>
    <w:rsid w:val="600BF254"/>
    <w:rsid w:val="60135142"/>
    <w:rsid w:val="6027CEC0"/>
    <w:rsid w:val="6029F035"/>
    <w:rsid w:val="602DEB9B"/>
    <w:rsid w:val="6035E76A"/>
    <w:rsid w:val="603E9700"/>
    <w:rsid w:val="6066D285"/>
    <w:rsid w:val="606B803F"/>
    <w:rsid w:val="607F7CF0"/>
    <w:rsid w:val="608A304F"/>
    <w:rsid w:val="6092AA7C"/>
    <w:rsid w:val="60AE3813"/>
    <w:rsid w:val="60BE45A1"/>
    <w:rsid w:val="60CE07EC"/>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5B0C0A"/>
    <w:rsid w:val="646C11DC"/>
    <w:rsid w:val="64B4F9BB"/>
    <w:rsid w:val="64BD6819"/>
    <w:rsid w:val="64C8417F"/>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7C746F"/>
    <w:rsid w:val="698FF970"/>
    <w:rsid w:val="69980412"/>
    <w:rsid w:val="69A8B582"/>
    <w:rsid w:val="69B94942"/>
    <w:rsid w:val="69BA28F0"/>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440693"/>
    <w:rsid w:val="7364FB4F"/>
    <w:rsid w:val="7367B66C"/>
    <w:rsid w:val="7367D188"/>
    <w:rsid w:val="7370E769"/>
    <w:rsid w:val="738C8187"/>
    <w:rsid w:val="7390B759"/>
    <w:rsid w:val="7394B8AA"/>
    <w:rsid w:val="73C70EA9"/>
    <w:rsid w:val="73CC52F2"/>
    <w:rsid w:val="73D232C0"/>
    <w:rsid w:val="73D52515"/>
    <w:rsid w:val="73D902C5"/>
    <w:rsid w:val="73E01405"/>
    <w:rsid w:val="73F9C305"/>
    <w:rsid w:val="740BD09A"/>
    <w:rsid w:val="7412D452"/>
    <w:rsid w:val="74194275"/>
    <w:rsid w:val="743023A6"/>
    <w:rsid w:val="7434DEAB"/>
    <w:rsid w:val="74407FD4"/>
    <w:rsid w:val="74601FE2"/>
    <w:rsid w:val="7480B194"/>
    <w:rsid w:val="7494CF1E"/>
    <w:rsid w:val="74A87172"/>
    <w:rsid w:val="74C82498"/>
    <w:rsid w:val="74D6747F"/>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2EA67B"/>
    <w:rsid w:val="7845FF4D"/>
    <w:rsid w:val="7848B8FD"/>
    <w:rsid w:val="784BC63C"/>
    <w:rsid w:val="786BDCCF"/>
    <w:rsid w:val="7879DB1A"/>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6EE97"/>
    <w:rsid w:val="7997EAB6"/>
    <w:rsid w:val="79A68DB5"/>
    <w:rsid w:val="79AB1146"/>
    <w:rsid w:val="79D7130C"/>
    <w:rsid w:val="79EBE78D"/>
    <w:rsid w:val="79F96F27"/>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D0664A"/>
    <w:rsid w:val="7AD10D96"/>
    <w:rsid w:val="7AD74EEC"/>
    <w:rsid w:val="7AE3FE5C"/>
    <w:rsid w:val="7B049EB3"/>
    <w:rsid w:val="7B1FA23D"/>
    <w:rsid w:val="7B216E5E"/>
    <w:rsid w:val="7B23F8A6"/>
    <w:rsid w:val="7B4B1CA1"/>
    <w:rsid w:val="7B4FE248"/>
    <w:rsid w:val="7B51AB89"/>
    <w:rsid w:val="7B5AECDC"/>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8748D"/>
    <w:rsid w:val="7DCC1506"/>
    <w:rsid w:val="7DE44F10"/>
    <w:rsid w:val="7DE9C4FC"/>
    <w:rsid w:val="7DFE5922"/>
    <w:rsid w:val="7E075DF5"/>
    <w:rsid w:val="7E09BBB4"/>
    <w:rsid w:val="7E26C76C"/>
    <w:rsid w:val="7E372023"/>
    <w:rsid w:val="7E44C80D"/>
    <w:rsid w:val="7E4B6F55"/>
    <w:rsid w:val="7E5C4C84"/>
    <w:rsid w:val="7E601A7E"/>
    <w:rsid w:val="7E7ACB3B"/>
    <w:rsid w:val="7E8D150F"/>
    <w:rsid w:val="7EC1391B"/>
    <w:rsid w:val="7ECDBEE1"/>
    <w:rsid w:val="7EDC775B"/>
    <w:rsid w:val="7EE9BBE0"/>
    <w:rsid w:val="7F60F9CD"/>
    <w:rsid w:val="7F6A147F"/>
    <w:rsid w:val="7F75B083"/>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header" Target="header1.xml"/><Relationship Id="rId42" Type="http://schemas.openxmlformats.org/officeDocument/2006/relationships/hyperlink" Target="https://doi.org/10.1093/cercor/bhad372" TargetMode="External"/><Relationship Id="rId47" Type="http://schemas.openxmlformats.org/officeDocument/2006/relationships/hyperlink" Target="https://doi.org/10.3389/fpsyt.2021.562938" TargetMode="External"/><Relationship Id="rId63" Type="http://schemas.openxmlformats.org/officeDocument/2006/relationships/hyperlink" Target="https://doi.org/10.1111/ppc.12761" TargetMode="External"/><Relationship Id="rId68" Type="http://schemas.openxmlformats.org/officeDocument/2006/relationships/image" Target="media/image3.png"/><Relationship Id="rId16" Type="http://schemas.openxmlformats.org/officeDocument/2006/relationships/hyperlink" Target="http://159.203.176.220/contributor-roles/supervision/" TargetMode="External"/><Relationship Id="rId11" Type="http://schemas.openxmlformats.org/officeDocument/2006/relationships/hyperlink" Target="http://159.203.176.220/contributor-roles/investigation/" TargetMode="External"/><Relationship Id="rId24" Type="http://schemas.microsoft.com/office/2011/relationships/commentsExtended" Target="commentsExtended.xml"/><Relationship Id="rId32" Type="http://schemas.openxmlformats.org/officeDocument/2006/relationships/hyperlink" Target="https://doi.org/10.3390/brainsci13020305" TargetMode="External"/><Relationship Id="rId37" Type="http://schemas.openxmlformats.org/officeDocument/2006/relationships/hyperlink" Target="https://doi.org/10.33824/pjpr.2023.38.2.19" TargetMode="External"/><Relationship Id="rId40" Type="http://schemas.openxmlformats.org/officeDocument/2006/relationships/hyperlink" Target="https://doi.org/10.1007/s00586-020-06517-1" TargetMode="External"/><Relationship Id="rId45" Type="http://schemas.openxmlformats.org/officeDocument/2006/relationships/hyperlink" Target="https://doi.org/10.1111/aphw.12276" TargetMode="External"/><Relationship Id="rId53" Type="http://schemas.openxmlformats.org/officeDocument/2006/relationships/hyperlink" Target="https://doi.org/10.1348/135910707X250866" TargetMode="External"/><Relationship Id="rId58" Type="http://schemas.openxmlformats.org/officeDocument/2006/relationships/hyperlink" Target="https://doi.org/10.1001/jamapsychiatry.2022.2640" TargetMode="External"/><Relationship Id="rId66" Type="http://schemas.openxmlformats.org/officeDocument/2006/relationships/image" Target="media/image1.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doi.org/10.3389/fpsyt.2023.116395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22" Type="http://schemas.openxmlformats.org/officeDocument/2006/relationships/header" Target="header2.xml"/><Relationship Id="rId27" Type="http://schemas.openxmlformats.org/officeDocument/2006/relationships/hyperlink" Target="https://doi.org/10.3390/ijerph191610014" TargetMode="External"/><Relationship Id="rId30" Type="http://schemas.openxmlformats.org/officeDocument/2006/relationships/hyperlink" Target="https://doi.org/10.3390/ijerph20115991" TargetMode="External"/><Relationship Id="rId35" Type="http://schemas.openxmlformats.org/officeDocument/2006/relationships/hyperlink" Target="https://doi.org/10.1007/s12144-022-04159-8" TargetMode="External"/><Relationship Id="rId43" Type="http://schemas.openxmlformats.org/officeDocument/2006/relationships/hyperlink" Target="https://doi.org/10.3389/fpsyg.2021.675132" TargetMode="External"/><Relationship Id="rId48" Type="http://schemas.openxmlformats.org/officeDocument/2006/relationships/hyperlink" Target="https://doi.org/10.1007/s11162-023-09763-6" TargetMode="External"/><Relationship Id="rId56" Type="http://schemas.openxmlformats.org/officeDocument/2006/relationships/hyperlink" Target="https://doi.org/10.1016/j.psycom.2023.100104" TargetMode="External"/><Relationship Id="rId64" Type="http://schemas.openxmlformats.org/officeDocument/2006/relationships/hyperlink" Target="https://doi.org/10.3390/ijerph17176315" TargetMode="External"/><Relationship Id="rId69" Type="http://schemas.openxmlformats.org/officeDocument/2006/relationships/image" Target="media/image4.png"/><Relationship Id="rId77" Type="http://schemas.microsoft.com/office/2020/10/relationships/intelligence" Target="intelligence2.xml"/><Relationship Id="rId8" Type="http://schemas.openxmlformats.org/officeDocument/2006/relationships/endnotes" Target="endnotes.xml"/><Relationship Id="rId51" Type="http://schemas.openxmlformats.org/officeDocument/2006/relationships/hyperlink" Target="https://doi.org/10.12659/msm.933446" TargetMode="External"/><Relationship Id="rId72"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25" Type="http://schemas.microsoft.com/office/2016/09/relationships/commentsIds" Target="commentsIds.xml"/><Relationship Id="rId33" Type="http://schemas.openxmlformats.org/officeDocument/2006/relationships/hyperlink" Target="https://doi.org/10.1016/j.psyneuen.2014.03.001" TargetMode="External"/><Relationship Id="rId38" Type="http://schemas.openxmlformats.org/officeDocument/2006/relationships/hyperlink" Target="https://doi.org/10.1016/j.psychres.2021.114035" TargetMode="External"/><Relationship Id="rId46" Type="http://schemas.openxmlformats.org/officeDocument/2006/relationships/hyperlink" Target="https://doi.org/10.1093/swr/22.3.173" TargetMode="External"/><Relationship Id="rId59" Type="http://schemas.openxmlformats.org/officeDocument/2006/relationships/hyperlink" Target="https://doi.org/10.1016/j.jad.2023.01.022" TargetMode="External"/><Relationship Id="rId67" Type="http://schemas.openxmlformats.org/officeDocument/2006/relationships/image" Target="media/image2.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111/all.14687" TargetMode="External"/><Relationship Id="rId54" Type="http://schemas.openxmlformats.org/officeDocument/2006/relationships/hyperlink" Target="https://doi.org/10.1016/j.ijsu.2020.02.034" TargetMode="External"/><Relationship Id="rId62" Type="http://schemas.openxmlformats.org/officeDocument/2006/relationships/hyperlink" Target="https://doi.org/10.1080/20008198.2021.2005346" TargetMode="External"/><Relationship Id="rId70" Type="http://schemas.openxmlformats.org/officeDocument/2006/relationships/header" Target="header4.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59.203.176.220/contributor-roles/software/" TargetMode="External"/><Relationship Id="rId23" Type="http://schemas.openxmlformats.org/officeDocument/2006/relationships/comments" Target="comments.xml"/><Relationship Id="rId28" Type="http://schemas.openxmlformats.org/officeDocument/2006/relationships/hyperlink" Target="https://doi.org/10.1037/tra0001626" TargetMode="External"/><Relationship Id="rId36" Type="http://schemas.openxmlformats.org/officeDocument/2006/relationships/hyperlink" Target="https://doi.org/10.3390/ijerph18189453" TargetMode="External"/><Relationship Id="rId49" Type="http://schemas.openxmlformats.org/officeDocument/2006/relationships/hyperlink" Target="https://doi.org/10.1037/trm0000469" TargetMode="External"/><Relationship Id="rId57" Type="http://schemas.openxmlformats.org/officeDocument/2006/relationships/hyperlink" Target="https://doi.org/10.1007/s10902-020-00352-3" TargetMode="Externa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47391/JPMA.7813" TargetMode="External"/><Relationship Id="rId44" Type="http://schemas.openxmlformats.org/officeDocument/2006/relationships/hyperlink" Target="https://doi.org/10.1002/jts.22884" TargetMode="External"/><Relationship Id="rId52" Type="http://schemas.openxmlformats.org/officeDocument/2006/relationships/hyperlink" Target="https://doi.org/10.1037/0022-006X.74.5.880" TargetMode="External"/><Relationship Id="rId60" Type="http://schemas.openxmlformats.org/officeDocument/2006/relationships/hyperlink" Target="https://doi.org/10.1016/j.eclinm.2022.101343" TargetMode="External"/><Relationship Id="rId65" Type="http://schemas.openxmlformats.org/officeDocument/2006/relationships/header" Target="header3.xml"/><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hyperlink" Target="http://159.203.176.220/contributor-roles/data-curation/"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1037/str0000314" TargetMode="External"/><Relationship Id="rId34" Type="http://schemas.openxmlformats.org/officeDocument/2006/relationships/hyperlink" Target="https://doi.org/10.1016/j.jad.2013.09.018" TargetMode="External"/><Relationship Id="rId50" Type="http://schemas.openxmlformats.org/officeDocument/2006/relationships/hyperlink" Target="https://doi.org/10.1192/bjp.2020.212" TargetMode="External"/><Relationship Id="rId55" Type="http://schemas.openxmlformats.org/officeDocument/2006/relationships/hyperlink" Target="https://doi.org/10.1001/jama.283.15.2008"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png"/><Relationship Id="rId2" Type="http://schemas.openxmlformats.org/officeDocument/2006/relationships/customXml" Target="../customXml/item2.xml"/><Relationship Id="rId29" Type="http://schemas.openxmlformats.org/officeDocument/2006/relationships/hyperlink" Target="https://doi.org/10.3390/ijerph200435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721310A-A019-458E-B822-09509E7AA6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41</Pages>
  <Words>10247</Words>
  <Characters>58413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51</cp:revision>
  <cp:lastPrinted>2023-08-22T08:40:00Z</cp:lastPrinted>
  <dcterms:created xsi:type="dcterms:W3CDTF">2024-06-21T16:10:00Z</dcterms:created>
  <dcterms:modified xsi:type="dcterms:W3CDTF">2024-06-21T19:16:00Z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