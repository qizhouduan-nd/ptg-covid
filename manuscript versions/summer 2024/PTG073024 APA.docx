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265B89F4" w:rsidR="00F6578E" w:rsidRPr="001B4A37" w:rsidRDefault="787B6D6B" w:rsidP="00F6578E">
      <w:pPr>
        <w:spacing w:after="0" w:line="240" w:lineRule="auto"/>
        <w:rPr>
          <w:rFonts w:ascii="Times New Roman" w:hAnsi="Times New Roman" w:cs="Times New Roman"/>
          <w:sz w:val="24"/>
          <w:szCs w:val="24"/>
        </w:rPr>
      </w:pPr>
      <w:r w:rsidRPr="3F7078E8">
        <w:rPr>
          <w:rFonts w:ascii="Times New Roman" w:hAnsi="Times New Roman" w:cs="Times New Roman"/>
          <w:sz w:val="24"/>
          <w:szCs w:val="24"/>
        </w:rPr>
        <w:t>Ju</w:t>
      </w:r>
      <w:r w:rsidR="1A5B47A8" w:rsidRPr="3F7078E8">
        <w:rPr>
          <w:rFonts w:ascii="Times New Roman" w:hAnsi="Times New Roman" w:cs="Times New Roman"/>
          <w:sz w:val="24"/>
          <w:szCs w:val="24"/>
        </w:rPr>
        <w:t xml:space="preserve">ly </w:t>
      </w:r>
      <w:r w:rsidR="006A1BF6">
        <w:rPr>
          <w:rFonts w:ascii="Times New Roman" w:hAnsi="Times New Roman" w:cs="Times New Roman"/>
          <w:sz w:val="24"/>
          <w:szCs w:val="24"/>
        </w:rPr>
        <w:t>30</w:t>
      </w:r>
      <w:r w:rsidR="0B4226B1" w:rsidRPr="3F7078E8">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73CD95E"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Kathleen A. Kendall-Tackett, PhD </w:t>
      </w:r>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77777777" w:rsidR="00F6578E" w:rsidRPr="003354F5" w:rsidRDefault="00F6578E" w:rsidP="00F6578E">
      <w:pPr>
        <w:spacing w:after="0" w:line="240" w:lineRule="auto"/>
        <w:rPr>
          <w:rFonts w:ascii="Times New Roman" w:hAnsi="Times New Roman"/>
        </w:rPr>
      </w:pPr>
      <w:r w:rsidRPr="7508F477">
        <w:rPr>
          <w:rFonts w:ascii="Times New Roman" w:hAnsi="Times New Roman"/>
          <w:i/>
          <w:iCs/>
        </w:rPr>
        <w:t>Psychological Trauma: Theory, Research, Practice, and Policy</w:t>
      </w:r>
      <w:r w:rsidRPr="7508F477">
        <w:rPr>
          <w:rFonts w:ascii="Times New Roman" w:hAnsi="Times New Roman"/>
        </w:rPr>
        <w:t xml:space="preserve"> (PTTRPP)</w:t>
      </w:r>
    </w:p>
    <w:p w14:paraId="657FFAC5"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Clinical Associate Professor of Pediatrics</w:t>
      </w:r>
    </w:p>
    <w:p w14:paraId="79C450B9"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Texas Tech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Kendall-Tackett,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3717383B"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Pr="7508F477">
        <w:rPr>
          <w:rFonts w:ascii="Times New Roman" w:hAnsi="Times New Roman" w:cs="Times New Roman"/>
          <w:i/>
          <w:iCs/>
          <w:sz w:val="24"/>
          <w:szCs w:val="24"/>
        </w:rPr>
        <w:t>Association</w:t>
      </w:r>
      <w:r w:rsidRPr="001B4A37">
        <w:rPr>
          <w:rFonts w:ascii="Times New Roman" w:hAnsi="Times New Roman" w:cs="Times New Roman"/>
          <w:i/>
          <w:iCs/>
          <w:sz w:val="24"/>
          <w:szCs w:val="24"/>
        </w:rPr>
        <w:softHyphen/>
      </w:r>
      <w:r w:rsidRPr="001B4A37">
        <w:rPr>
          <w:rFonts w:ascii="Times New Roman" w:hAnsi="Times New Roman" w:cs="Times New Roman"/>
          <w:i/>
          <w:iCs/>
          <w:sz w:val="24"/>
          <w:szCs w:val="24"/>
        </w:rPr>
        <w:softHyphen/>
      </w:r>
      <w:r w:rsidRPr="7508F477">
        <w:rPr>
          <w:rFonts w:ascii="Times New Roman" w:hAnsi="Times New Roman" w:cs="Times New Roman"/>
          <w:i/>
          <w:iCs/>
          <w:sz w:val="24"/>
          <w:szCs w:val="24"/>
        </w:rPr>
        <w:t xml:space="preserve"> of Posttraumatic Growth with Covid-19: A Meta-analytic Review,</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Pr="7508F477">
        <w:rPr>
          <w:rFonts w:ascii="Times New Roman" w:hAnsi="Times New Roman" w:cs="Times New Roman"/>
          <w:i/>
          <w:iCs/>
          <w:sz w:val="24"/>
          <w:szCs w:val="24"/>
        </w:rPr>
        <w:t>PTTR</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related concept, PTG,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77777777"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Pr>
          <w:rFonts w:ascii="Times New Roman" w:hAnsi="Times New Roman" w:cs="Times New Roman"/>
          <w:sz w:val="24"/>
          <w:szCs w:val="24"/>
        </w:rPr>
        <w:t xml:space="preserve">all 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and tables</w:t>
      </w:r>
      <w:r w:rsidRPr="001B4A37">
        <w:rPr>
          <w:rFonts w:ascii="Times New Roman" w:hAnsi="Times New Roman" w:cs="Times New Roman"/>
          <w:sz w:val="24"/>
          <w:szCs w:val="24"/>
        </w:rPr>
        <w:t xml:space="preserve"> are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Association of Posttraumatic Growth with Covid-19: </w:t>
      </w:r>
    </w:p>
    <w:p w14:paraId="3C78298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BF2773" w:rsidRDefault="00F6578E" w:rsidP="00F6578E">
      <w:pPr>
        <w:spacing w:after="0" w:line="240" w:lineRule="auto"/>
        <w:contextualSpacing/>
        <w:jc w:val="center"/>
        <w:rPr>
          <w:rFonts w:ascii="Times New Roman" w:hAnsi="Times New Roman" w:cs="Times New Roman"/>
          <w:sz w:val="24"/>
          <w:szCs w:val="24"/>
          <w:lang w:val="it-IT"/>
        </w:rPr>
      </w:pPr>
      <w:r w:rsidRPr="00BF2773">
        <w:rPr>
          <w:rFonts w:ascii="Times New Roman" w:eastAsia="Malgun Gothic" w:hAnsi="Times New Roman" w:cs="Times New Roman"/>
          <w:sz w:val="24"/>
          <w:szCs w:val="24"/>
          <w:lang w:val="it-IT"/>
        </w:rPr>
        <w:t>Amy L. Ai, PhD</w:t>
      </w:r>
      <w:r w:rsidRPr="00BF2773">
        <w:rPr>
          <w:rFonts w:ascii="Times New Roman" w:eastAsia="Malgun Gothic" w:hAnsi="Times New Roman" w:cs="Times New Roman"/>
          <w:sz w:val="24"/>
          <w:szCs w:val="24"/>
          <w:vertAlign w:val="superscript"/>
          <w:lang w:val="it-IT"/>
        </w:rPr>
        <w:t>1</w:t>
      </w:r>
    </w:p>
    <w:p w14:paraId="3DEEF7F8"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lang w:val="it-IT"/>
        </w:rPr>
      </w:pPr>
      <w:proofErr w:type="spellStart"/>
      <w:r w:rsidRPr="00BF2773">
        <w:rPr>
          <w:rFonts w:ascii="Times New Roman" w:hAnsi="Times New Roman" w:cs="Times New Roman"/>
          <w:sz w:val="24"/>
          <w:szCs w:val="24"/>
          <w:lang w:val="it-IT"/>
        </w:rPr>
        <w:t>Qizhou</w:t>
      </w:r>
      <w:proofErr w:type="spellEnd"/>
      <w:r w:rsidRPr="00BF2773">
        <w:rPr>
          <w:rFonts w:ascii="Times New Roman" w:hAnsi="Times New Roman" w:cs="Times New Roman"/>
          <w:sz w:val="24"/>
          <w:szCs w:val="24"/>
          <w:lang w:val="it-IT"/>
        </w:rPr>
        <w:t xml:space="preserve"> </w:t>
      </w:r>
      <w:proofErr w:type="spellStart"/>
      <w:r w:rsidRPr="00BF2773">
        <w:rPr>
          <w:rFonts w:ascii="Times New Roman" w:hAnsi="Times New Roman" w:cs="Times New Roman"/>
          <w:sz w:val="24"/>
          <w:szCs w:val="24"/>
          <w:lang w:val="it-IT"/>
        </w:rPr>
        <w:t>Duan</w:t>
      </w:r>
      <w:proofErr w:type="spellEnd"/>
      <w:r w:rsidRPr="00BF2773">
        <w:rPr>
          <w:rFonts w:ascii="Times New Roman" w:hAnsi="Times New Roman" w:cs="Times New Roman"/>
          <w:sz w:val="24"/>
          <w:szCs w:val="24"/>
          <w:lang w:val="it-IT"/>
        </w:rPr>
        <w:t>, MS</w:t>
      </w:r>
      <w:r w:rsidRPr="00BF2773">
        <w:rPr>
          <w:rFonts w:ascii="Times New Roman" w:eastAsia="Malgun Gothic" w:hAnsi="Times New Roman" w:cs="Times New Roman"/>
          <w:sz w:val="24"/>
          <w:szCs w:val="24"/>
          <w:vertAlign w:val="superscript"/>
          <w:lang w:val="it-I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3FD9BC36"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Henry </w:t>
      </w:r>
      <w:proofErr w:type="spellStart"/>
      <w:r w:rsidRPr="00BF2773">
        <w:rPr>
          <w:rFonts w:ascii="Times New Roman" w:hAnsi="Times New Roman" w:cs="Times New Roman"/>
          <w:sz w:val="24"/>
          <w:szCs w:val="24"/>
        </w:rPr>
        <w:t>Carretta</w:t>
      </w:r>
      <w:proofErr w:type="spellEnd"/>
      <w:r w:rsidRPr="00BF2773">
        <w:rPr>
          <w:rFonts w:ascii="Times New Roman" w:hAnsi="Times New Roman" w:cs="Times New Roman"/>
          <w:sz w:val="24"/>
          <w:szCs w:val="24"/>
        </w:rPr>
        <w:t>, PhD, MPH</w:t>
      </w:r>
      <w:r w:rsidRPr="00BF2773">
        <w:rPr>
          <w:rFonts w:ascii="Times New Roman" w:eastAsia="Malgun Gothic" w:hAnsi="Times New Roman" w:cs="Times New Roman"/>
          <w:sz w:val="24"/>
          <w:szCs w:val="24"/>
          <w:vertAlign w:val="superscript"/>
        </w:rPr>
        <w:t>34</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77777777"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xml:space="preserve">, 2570 University Center Building C, Florida State University (FSU), Tallahassee, FL, </w:t>
      </w:r>
      <w:proofErr w:type="gramStart"/>
      <w:r w:rsidRPr="00BF2773">
        <w:rPr>
          <w:rFonts w:eastAsia="Malgun Gothic"/>
          <w:sz w:val="24"/>
          <w:szCs w:val="24"/>
        </w:rPr>
        <w:t>32306;  amyai8@gmail.com</w:t>
      </w:r>
      <w:proofErr w:type="gramEnd"/>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RDefault="00F6578E" w:rsidP="00F6578E">
      <w:pPr>
        <w:spacing w:after="0" w:line="240" w:lineRule="auto"/>
        <w:contextualSpacing/>
        <w:rPr>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7777777"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eastAsia="Malgun Gothic" w:hAnsi="Times New Roman" w:cs="Times New Roman"/>
          <w:sz w:val="24"/>
          <w:szCs w:val="24"/>
        </w:rPr>
        <w:t xml:space="preserve">4. </w:t>
      </w:r>
      <w:r w:rsidRPr="00BF2773">
        <w:rPr>
          <w:rFonts w:ascii="Times New Roman" w:hAnsi="Times New Roman" w:cs="Times New Roman"/>
          <w:sz w:val="24"/>
          <w:szCs w:val="24"/>
        </w:rPr>
        <w:t xml:space="preserve">Colleges of Social Work, Medicine (Social Medicine and Behavioral Science), FSU, </w:t>
      </w:r>
      <w:r w:rsidRPr="00BF2773">
        <w:rPr>
          <w:rFonts w:ascii="Times New Roman" w:eastAsia="Malgun Gothic" w:hAnsi="Times New Roman" w:cs="Times New Roman"/>
          <w:sz w:val="24"/>
          <w:szCs w:val="24"/>
        </w:rPr>
        <w:t>hjcarret@gmail.com</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77777777"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7B0D066C"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proofErr w:type="spellStart"/>
      <w:r>
        <w:rPr>
          <w:rFonts w:ascii="Times New Roman" w:hAnsi="Times New Roman" w:cs="Times New Roman"/>
          <w:sz w:val="24"/>
          <w:szCs w:val="24"/>
        </w:rPr>
        <w:t>Qizhou</w:t>
      </w:r>
      <w:proofErr w:type="spellEnd"/>
      <w:r>
        <w:rPr>
          <w:rFonts w:ascii="Times New Roman" w:hAnsi="Times New Roman" w:cs="Times New Roman"/>
          <w:sz w:val="24"/>
          <w:szCs w:val="24"/>
        </w:rPr>
        <w:t xml:space="preserve">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Carretta</w:t>
      </w:r>
      <w:proofErr w:type="spellEnd"/>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00F6578E" w:rsidRPr="00AF1BA8">
          <w:rPr>
            <w:rFonts w:ascii="Times New Roman" w:eastAsia="Times New Roman" w:hAnsi="Times New Roman" w:cs="Times New Roman"/>
            <w:sz w:val="24"/>
            <w:szCs w:val="24"/>
          </w:rPr>
          <w:t>Funding acquisition</w:t>
        </w:r>
      </w:hyperlink>
      <w:r w:rsidR="00F6578E">
        <w:rPr>
          <w:rFonts w:ascii="Times New Roman" w:eastAsia="Times New Roman" w:hAnsi="Times New Roman" w:cs="Times New Roman"/>
          <w:sz w:val="24"/>
          <w:szCs w:val="24"/>
        </w:rPr>
        <w:t>—NA</w:t>
      </w:r>
    </w:p>
    <w:p w14:paraId="7F69DD5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00F6578E" w:rsidRPr="00AF1BA8">
          <w:rPr>
            <w:rFonts w:ascii="Times New Roman" w:eastAsia="Times New Roman" w:hAnsi="Times New Roman" w:cs="Times New Roman"/>
            <w:sz w:val="24"/>
            <w:szCs w:val="24"/>
          </w:rPr>
          <w:t>Investigation</w:t>
        </w:r>
      </w:hyperlink>
      <w:r w:rsidR="00F6578E">
        <w:rPr>
          <w:rFonts w:ascii="Times New Roman" w:eastAsia="Times New Roman" w:hAnsi="Times New Roman" w:cs="Times New Roman"/>
          <w:sz w:val="24"/>
          <w:szCs w:val="24"/>
        </w:rPr>
        <w:t>—Ai, Q</w:t>
      </w:r>
    </w:p>
    <w:p w14:paraId="1B5E1FE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2" w:history="1">
        <w:r w:rsidR="00F6578E" w:rsidRPr="00AF1BA8">
          <w:rPr>
            <w:rFonts w:ascii="Times New Roman" w:eastAsia="Times New Roman" w:hAnsi="Times New Roman" w:cs="Times New Roman"/>
            <w:sz w:val="24"/>
            <w:szCs w:val="24"/>
          </w:rPr>
          <w:t>Methodology</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r w:rsidR="00F6578E">
        <w:rPr>
          <w:rFonts w:ascii="Times New Roman" w:eastAsia="Times New Roman" w:hAnsi="Times New Roman" w:cs="Times New Roman"/>
          <w:sz w:val="24"/>
          <w:szCs w:val="24"/>
        </w:rPr>
        <w:t>Ai</w:t>
      </w:r>
    </w:p>
    <w:p w14:paraId="04FA1EE9"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00F6578E" w:rsidRPr="00AF1BA8">
          <w:rPr>
            <w:rFonts w:ascii="Times New Roman" w:eastAsia="Times New Roman" w:hAnsi="Times New Roman" w:cs="Times New Roman"/>
            <w:sz w:val="24"/>
            <w:szCs w:val="24"/>
          </w:rPr>
          <w:t>Project administration</w:t>
        </w:r>
      </w:hyperlink>
      <w:r w:rsidR="00F6578E">
        <w:rPr>
          <w:rFonts w:ascii="Times New Roman" w:eastAsia="Times New Roman" w:hAnsi="Times New Roman" w:cs="Times New Roman"/>
          <w:sz w:val="24"/>
          <w:szCs w:val="24"/>
        </w:rPr>
        <w:t>—M, Ai</w:t>
      </w:r>
    </w:p>
    <w:p w14:paraId="0A808326" w14:textId="76F6E41F"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00F6578E" w:rsidRPr="00AF1BA8">
          <w:rPr>
            <w:rFonts w:ascii="Times New Roman" w:eastAsia="Times New Roman" w:hAnsi="Times New Roman" w:cs="Times New Roman"/>
            <w:sz w:val="24"/>
            <w:szCs w:val="24"/>
          </w:rPr>
          <w:t>Resources</w:t>
        </w:r>
      </w:hyperlink>
      <w:r w:rsidR="00F6578E">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00F6578E" w:rsidRPr="00AF1BA8">
          <w:rPr>
            <w:rFonts w:ascii="Times New Roman" w:eastAsia="Times New Roman" w:hAnsi="Times New Roman" w:cs="Times New Roman"/>
            <w:sz w:val="24"/>
            <w:szCs w:val="24"/>
          </w:rPr>
          <w:t>Software</w:t>
        </w:r>
      </w:hyperlink>
      <w:r w:rsidR="00F6578E">
        <w:rPr>
          <w:rFonts w:ascii="Times New Roman" w:eastAsia="Times New Roman" w:hAnsi="Times New Roman" w:cs="Times New Roman"/>
          <w:sz w:val="24"/>
          <w:szCs w:val="24"/>
        </w:rPr>
        <w:t>—Q</w:t>
      </w:r>
    </w:p>
    <w:p w14:paraId="0AD4CBA3"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00F6578E" w:rsidRPr="00AF1BA8">
          <w:rPr>
            <w:rFonts w:ascii="Times New Roman" w:eastAsia="Times New Roman" w:hAnsi="Times New Roman" w:cs="Times New Roman"/>
            <w:sz w:val="24"/>
            <w:szCs w:val="24"/>
          </w:rPr>
          <w:t>Supervision</w:t>
        </w:r>
      </w:hyperlink>
      <w:r w:rsidR="00F6578E">
        <w:rPr>
          <w:rFonts w:ascii="Times New Roman" w:eastAsia="Times New Roman" w:hAnsi="Times New Roman" w:cs="Times New Roman"/>
          <w:sz w:val="24"/>
          <w:szCs w:val="24"/>
        </w:rPr>
        <w:t>—Ai, C</w:t>
      </w:r>
    </w:p>
    <w:p w14:paraId="2094F592"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00F6578E" w:rsidRPr="00AF1BA8">
          <w:rPr>
            <w:rFonts w:ascii="Times New Roman" w:eastAsia="Times New Roman" w:hAnsi="Times New Roman" w:cs="Times New Roman"/>
            <w:sz w:val="24"/>
            <w:szCs w:val="24"/>
          </w:rPr>
          <w:t>Validation</w:t>
        </w:r>
      </w:hyperlink>
      <w:r w:rsidR="00F6578E">
        <w:rPr>
          <w:rFonts w:ascii="Times New Roman" w:eastAsia="Times New Roman" w:hAnsi="Times New Roman" w:cs="Times New Roman"/>
          <w:sz w:val="24"/>
          <w:szCs w:val="24"/>
        </w:rPr>
        <w:t>—Q, Ai</w:t>
      </w:r>
    </w:p>
    <w:p w14:paraId="0D9DB53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00F6578E" w:rsidRPr="00AF1BA8">
          <w:rPr>
            <w:rFonts w:ascii="Times New Roman" w:eastAsia="Times New Roman" w:hAnsi="Times New Roman" w:cs="Times New Roman"/>
            <w:sz w:val="24"/>
            <w:szCs w:val="24"/>
          </w:rPr>
          <w:t>Visualization</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p>
    <w:p w14:paraId="763DA3EB"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00F6578E" w:rsidRPr="00AF1BA8">
          <w:rPr>
            <w:rFonts w:ascii="Times New Roman" w:eastAsia="Times New Roman" w:hAnsi="Times New Roman" w:cs="Times New Roman"/>
            <w:sz w:val="24"/>
            <w:szCs w:val="24"/>
          </w:rPr>
          <w:t>Writing – original draft</w:t>
        </w:r>
      </w:hyperlink>
      <w:r w:rsidR="00F6578E">
        <w:rPr>
          <w:rFonts w:ascii="Times New Roman" w:eastAsia="Times New Roman" w:hAnsi="Times New Roman" w:cs="Times New Roman"/>
          <w:sz w:val="24"/>
          <w:szCs w:val="24"/>
        </w:rPr>
        <w:t>—Ai, Q</w:t>
      </w:r>
    </w:p>
    <w:p w14:paraId="35C65D4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00F6578E" w:rsidRPr="00AF1BA8">
          <w:rPr>
            <w:rFonts w:ascii="Times New Roman" w:eastAsia="Times New Roman" w:hAnsi="Times New Roman" w:cs="Times New Roman"/>
            <w:sz w:val="24"/>
            <w:szCs w:val="24"/>
          </w:rPr>
          <w:t>Writing – review &amp; editing</w:t>
        </w:r>
      </w:hyperlink>
      <w:r w:rsidR="00F6578E">
        <w:rPr>
          <w:rFonts w:ascii="Times New Roman" w:eastAsia="Times New Roman" w:hAnsi="Times New Roman" w:cs="Times New Roman"/>
          <w:sz w:val="24"/>
          <w:szCs w:val="24"/>
        </w:rPr>
        <w:t>—C, 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Association of Posttraumatic Growth with Covid-19 and Posttraumatic Stress:</w:t>
      </w:r>
    </w:p>
    <w:p w14:paraId="79572325"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proofErr w:type="gram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w:t>
      </w:r>
      <w:proofErr w:type="gram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w:t>
      </w:r>
      <w:proofErr w:type="spellStart"/>
      <w:r w:rsidRPr="00514384">
        <w:rPr>
          <w:rFonts w:ascii="Times New Roman" w:hAnsi="Times New Roman" w:cs="Times New Roman"/>
          <w:sz w:val="24"/>
          <w:szCs w:val="24"/>
        </w:rPr>
        <w:t>Jonkman</w:t>
      </w:r>
      <w:proofErr w:type="spellEnd"/>
      <w:r w:rsidRPr="00514384">
        <w:rPr>
          <w:rFonts w:ascii="Times New Roman" w:hAnsi="Times New Roman" w:cs="Times New Roman"/>
          <w:sz w:val="24"/>
          <w:szCs w:val="24"/>
        </w:rPr>
        <w:t xml:space="preserve">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proofErr w:type="gramStart"/>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w:t>
      </w:r>
      <w:proofErr w:type="gramEnd"/>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5B5D2EAA" w14:textId="6F816944" w:rsidR="002A21A2" w:rsidRPr="004824B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w:t>
      </w:r>
      <w:proofErr w:type="spellStart"/>
      <w:r>
        <w:rPr>
          <w:rFonts w:ascii="Times New Roman" w:hAnsi="Times New Roman" w:cs="Times New Roman"/>
          <w:sz w:val="24"/>
          <w:szCs w:val="24"/>
        </w:rPr>
        <w:t>Sohrabi</w:t>
      </w:r>
      <w:proofErr w:type="spellEnd"/>
      <w:r>
        <w:rPr>
          <w:rFonts w:ascii="Times New Roman" w:hAnsi="Times New Roman" w:cs="Times New Roman"/>
          <w:sz w:val="24"/>
          <w:szCs w:val="24"/>
        </w:rPr>
        <w:t xml:space="preserve">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 ;Castiglioni et al. ,2023;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135EA0" w:rsidRPr="00135EA0">
        <w:rPr>
          <w:rFonts w:ascii="Times New Roman" w:hAnsi="Times New Roman" w:cs="Times New Roman"/>
          <w:sz w:val="24"/>
          <w:szCs w:val="24"/>
          <w:shd w:val="clear" w:color="auto" w:fill="FFFFFF"/>
        </w:rPr>
        <w:t xml:space="preserve"> </w:t>
      </w:r>
      <w:r w:rsidR="00135EA0" w:rsidRPr="004E5A28">
        <w:rPr>
          <w:rFonts w:ascii="Times New Roman" w:hAnsi="Times New Roman" w:cs="Times New Roman"/>
          <w:sz w:val="24"/>
          <w:szCs w:val="24"/>
          <w:highlight w:val="yellow"/>
          <w:shd w:val="clear" w:color="auto" w:fill="FFFFFF"/>
        </w:rPr>
        <w:t xml:space="preserve">Because of exposure to COVID-19,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4E5A28">
        <w:rPr>
          <w:rFonts w:ascii="Times New Roman" w:hAnsi="Times New Roman" w:cs="Times New Roman"/>
          <w:sz w:val="24"/>
          <w:szCs w:val="24"/>
          <w:highlight w:val="yellow"/>
          <w:vertAlign w:val="superscript"/>
        </w:rPr>
        <w:t xml:space="preserve"> </w:t>
      </w:r>
      <w:r w:rsidR="00AB781B">
        <w:rPr>
          <w:rFonts w:ascii="Times New Roman" w:hAnsi="Times New Roman" w:cs="Times New Roman"/>
          <w:sz w:val="24"/>
          <w:szCs w:val="24"/>
          <w:highlight w:val="yellow"/>
          <w:shd w:val="clear" w:color="auto" w:fill="FFFFFF"/>
        </w:rPr>
        <w:t>For instance, h</w:t>
      </w:r>
      <w:r w:rsidR="009D49B7" w:rsidRPr="004E5A28">
        <w:rPr>
          <w:rFonts w:ascii="Times New Roman" w:hAnsi="Times New Roman" w:cs="Times New Roman"/>
          <w:sz w:val="24"/>
          <w:szCs w:val="24"/>
          <w:highlight w:val="yellow"/>
          <w:shd w:val="clear" w:color="auto" w:fill="FFFFFF"/>
        </w:rPr>
        <w:t xml:space="preserve">igh prevalence of depression (47.10%), </w:t>
      </w:r>
      <w:r w:rsidR="009D49B7" w:rsidRPr="004E5A28">
        <w:rPr>
          <w:rFonts w:ascii="Times New Roman" w:hAnsi="Times New Roman" w:cs="Times New Roman"/>
          <w:color w:val="222222"/>
          <w:sz w:val="24"/>
          <w:szCs w:val="24"/>
          <w:highlight w:val="yellow"/>
          <w:shd w:val="clear" w:color="auto" w:fill="FFFFFF"/>
        </w:rPr>
        <w:t>insomnia (36.2%)</w:t>
      </w:r>
      <w:r w:rsidR="00135EA0" w:rsidRPr="004E5A28">
        <w:rPr>
          <w:rFonts w:ascii="Times New Roman" w:hAnsi="Times New Roman" w:cs="Times New Roman"/>
          <w:color w:val="222222"/>
          <w:sz w:val="24"/>
          <w:szCs w:val="24"/>
          <w:highlight w:val="yellow"/>
          <w:shd w:val="clear" w:color="auto" w:fill="FFFFFF"/>
        </w:rPr>
        <w:t>, and suicidality (7.8%)</w:t>
      </w:r>
      <w:r w:rsidR="00AB781B">
        <w:rPr>
          <w:rFonts w:ascii="Times New Roman" w:hAnsi="Times New Roman" w:cs="Times New Roman"/>
          <w:color w:val="222222"/>
          <w:sz w:val="24"/>
          <w:szCs w:val="24"/>
          <w:highlight w:val="yellow"/>
          <w:shd w:val="clear" w:color="auto" w:fill="FFFFFF"/>
        </w:rPr>
        <w:t xml:space="preserve"> was </w:t>
      </w:r>
      <w:r w:rsidR="00AB781B" w:rsidRPr="00665D63">
        <w:rPr>
          <w:rFonts w:ascii="Times New Roman" w:hAnsi="Times New Roman" w:cs="Times New Roman"/>
          <w:sz w:val="24"/>
          <w:szCs w:val="24"/>
          <w:highlight w:val="yellow"/>
          <w:shd w:val="clear" w:color="auto" w:fill="FFFFFF"/>
        </w:rPr>
        <w:t>revealed</w:t>
      </w:r>
      <w:r w:rsidR="00AB781B" w:rsidRPr="00AB781B">
        <w:rPr>
          <w:rFonts w:ascii="Times New Roman" w:hAnsi="Times New Roman" w:cs="Times New Roman"/>
          <w:sz w:val="24"/>
          <w:szCs w:val="24"/>
          <w:highlight w:val="yellow"/>
          <w:shd w:val="clear" w:color="auto" w:fill="FFFFFF"/>
        </w:rPr>
        <w:t xml:space="preserve"> </w:t>
      </w:r>
      <w:r w:rsidR="00AB781B">
        <w:rPr>
          <w:rFonts w:ascii="Times New Roman" w:hAnsi="Times New Roman" w:cs="Times New Roman"/>
          <w:sz w:val="24"/>
          <w:szCs w:val="24"/>
          <w:highlight w:val="yellow"/>
          <w:shd w:val="clear" w:color="auto" w:fill="FFFFFF"/>
        </w:rPr>
        <w:t xml:space="preserve">from a Chinese national survey of mental health professionals </w:t>
      </w:r>
      <w:r w:rsidR="00AB781B" w:rsidRPr="007B5D17">
        <w:rPr>
          <w:rFonts w:ascii="Times New Roman" w:hAnsi="Times New Roman" w:cs="Times New Roman"/>
          <w:sz w:val="24"/>
          <w:szCs w:val="24"/>
          <w:highlight w:val="yellow"/>
          <w:shd w:val="clear" w:color="auto" w:fill="FFFFFF"/>
        </w:rPr>
        <w:t xml:space="preserve">who </w:t>
      </w:r>
      <w:r w:rsidR="00AB781B" w:rsidRPr="007B5D17">
        <w:rPr>
          <w:rFonts w:ascii="Times New Roman" w:hAnsi="Times New Roman" w:cs="Times New Roman"/>
          <w:color w:val="222222"/>
          <w:sz w:val="24"/>
          <w:szCs w:val="24"/>
          <w:highlight w:val="yellow"/>
          <w:shd w:val="clear" w:color="auto" w:fill="FFFFFF"/>
        </w:rPr>
        <w:t>recovered from COVID-19</w:t>
      </w:r>
      <w:r w:rsidR="002A21A2">
        <w:rPr>
          <w:rFonts w:ascii="Times New Roman" w:hAnsi="Times New Roman" w:cs="Times New Roman"/>
          <w:color w:val="222222"/>
          <w:sz w:val="24"/>
          <w:szCs w:val="24"/>
          <w:shd w:val="clear" w:color="auto" w:fill="FFFFFF"/>
        </w:rPr>
        <w:t>.</w:t>
      </w:r>
    </w:p>
    <w:p w14:paraId="14FFB442" w14:textId="44138EFD" w:rsidR="002A21A2" w:rsidRPr="004E5A28" w:rsidRDefault="00AB781B" w:rsidP="002A21A2">
      <w:pPr>
        <w:tabs>
          <w:tab w:val="left" w:pos="4950"/>
        </w:tabs>
        <w:spacing w:after="0" w:line="480" w:lineRule="auto"/>
        <w:ind w:firstLine="720"/>
        <w:rPr>
          <w:rFonts w:ascii="Times New Roman" w:hAnsi="Times New Roman" w:cs="Times New Roman"/>
          <w:sz w:val="24"/>
          <w:szCs w:val="24"/>
          <w:highlight w:val="yellow"/>
        </w:rPr>
      </w:pPr>
      <w:r w:rsidRPr="004E5A28">
        <w:rPr>
          <w:rFonts w:ascii="Times New Roman" w:hAnsi="Times New Roman" w:cs="Times New Roman"/>
          <w:sz w:val="24"/>
          <w:szCs w:val="24"/>
          <w:highlight w:val="yellow"/>
          <w:shd w:val="clear" w:color="auto" w:fill="FFFFFF"/>
        </w:rPr>
        <w:t>Nevertheless</w:t>
      </w:r>
      <w:r w:rsidR="00F6578E" w:rsidRPr="00BF2773">
        <w:rPr>
          <w:rFonts w:ascii="Times New Roman" w:hAnsi="Times New Roman" w:cs="Times New Roman"/>
          <w:sz w:val="24"/>
          <w:szCs w:val="24"/>
          <w:shd w:val="clear" w:color="auto" w:fill="FFFFFF"/>
        </w:rPr>
        <w:t xml:space="preserve">, positive cognition, such as posttraumatic growth (PTG), can also emerge with struggles as trauma-related psychological gains (e.g., positive mindset changes in cognition and </w:t>
      </w:r>
      <w:proofErr w:type="gramStart"/>
      <w:r w:rsidR="00F6578E" w:rsidRPr="00BF2773">
        <w:rPr>
          <w:rFonts w:ascii="Times New Roman" w:hAnsi="Times New Roman" w:cs="Times New Roman"/>
          <w:sz w:val="24"/>
          <w:szCs w:val="24"/>
          <w:shd w:val="clear" w:color="auto" w:fill="FFFFFF"/>
        </w:rPr>
        <w:t>worldview)</w:t>
      </w:r>
      <w:r w:rsidR="00F6578E">
        <w:rPr>
          <w:rFonts w:ascii="Times New Roman" w:hAnsi="Times New Roman" w:cs="Times New Roman"/>
          <w:sz w:val="24"/>
          <w:szCs w:val="24"/>
          <w:shd w:val="clear" w:color="auto" w:fill="FFFFFF"/>
        </w:rPr>
        <w:t>(</w:t>
      </w:r>
      <w:proofErr w:type="gramEnd"/>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PTG is also a kind of </w:t>
      </w:r>
      <w:r w:rsidR="00830F29" w:rsidRPr="004E5A28">
        <w:rPr>
          <w:rFonts w:ascii="Times New Roman" w:hAnsi="Times New Roman" w:cs="Times New Roman"/>
          <w:sz w:val="24"/>
          <w:szCs w:val="24"/>
          <w:highlight w:val="yellow"/>
          <w:shd w:val="clear" w:color="auto" w:fill="FFFFFF"/>
        </w:rPr>
        <w:t>adaptive</w:t>
      </w:r>
      <w:r w:rsidR="00830F29"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outcomes in patients with life-altering diseases </w:t>
      </w:r>
      <w:r w:rsidR="00F6578E">
        <w:rPr>
          <w:rFonts w:ascii="Times New Roman" w:hAnsi="Times New Roman" w:cs="Times New Roman"/>
          <w:sz w:val="24"/>
          <w:szCs w:val="24"/>
          <w:shd w:val="clear" w:color="auto" w:fill="FFFFFF"/>
        </w:rPr>
        <w:t xml:space="preserve">(Ma et al., 2022; Pieta &amp; </w:t>
      </w:r>
      <w:proofErr w:type="spellStart"/>
      <w:r w:rsidR="00F6578E">
        <w:rPr>
          <w:rFonts w:ascii="Times New Roman" w:hAnsi="Times New Roman" w:cs="Times New Roman"/>
          <w:sz w:val="24"/>
          <w:szCs w:val="24"/>
          <w:shd w:val="clear" w:color="auto" w:fill="FFFFFF"/>
        </w:rPr>
        <w:t>Rzeszutek</w:t>
      </w:r>
      <w:proofErr w:type="spellEnd"/>
      <w:r w:rsidR="00F6578E">
        <w:rPr>
          <w:rFonts w:ascii="Times New Roman" w:hAnsi="Times New Roman" w:cs="Times New Roman"/>
          <w:sz w:val="24"/>
          <w:szCs w:val="24"/>
          <w:shd w:val="clear" w:color="auto" w:fill="FFFFFF"/>
        </w:rPr>
        <w:t>, 2022; Sawyer et al., 2010; Shand et al., 2015; Wang et al., 2022)</w:t>
      </w:r>
      <w:r w:rsidR="00F6578E" w:rsidRPr="00BF2773">
        <w:rPr>
          <w:rFonts w:ascii="Times New Roman" w:hAnsi="Times New Roman" w:cs="Times New Roman"/>
          <w:sz w:val="24"/>
          <w:szCs w:val="24"/>
        </w:rPr>
        <w:t>.</w:t>
      </w:r>
      <w:r w:rsidR="00F6578E"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rPr>
        <w:t xml:space="preserve">A few meta-analyses have associated this phenomenon with low mortality in non-pandemic patients </w:t>
      </w:r>
      <w:r w:rsidR="00F6578E">
        <w:rPr>
          <w:rFonts w:ascii="Times New Roman" w:hAnsi="Times New Roman" w:cs="Times New Roman"/>
          <w:sz w:val="24"/>
          <w:szCs w:val="24"/>
        </w:rPr>
        <w:t>(Ma et al., 2022; Wan et al., 2023)</w:t>
      </w:r>
      <w:r w:rsidR="00F6578E" w:rsidRPr="00BF2773">
        <w:rPr>
          <w:rFonts w:ascii="Times New Roman" w:hAnsi="Times New Roman" w:cs="Times New Roman"/>
          <w:sz w:val="24"/>
          <w:szCs w:val="24"/>
        </w:rPr>
        <w:t>.</w:t>
      </w:r>
      <w:r w:rsidR="00183565">
        <w:rPr>
          <w:rFonts w:ascii="Times New Roman" w:hAnsi="Times New Roman" w:cs="Times New Roman"/>
          <w:sz w:val="24"/>
          <w:szCs w:val="24"/>
        </w:rPr>
        <w:t xml:space="preserve"> </w:t>
      </w:r>
      <w:r w:rsidR="0099017C" w:rsidRPr="00E10C4F">
        <w:rPr>
          <w:rFonts w:ascii="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meta-analysis on individuals living with HIV/AIDS, a previously </w:t>
      </w:r>
      <w:r w:rsidR="0099017C" w:rsidRPr="00E10C4F">
        <w:rPr>
          <w:rFonts w:ascii="Times New Roman" w:eastAsia="Times New Roman" w:hAnsi="Times New Roman" w:cs="Times New Roman"/>
          <w:sz w:val="24"/>
          <w:szCs w:val="24"/>
          <w:highlight w:val="yellow"/>
        </w:rPr>
        <w:lastRenderedPageBreak/>
        <w:t xml:space="preserve">life-threatening pandemic, has shown the positive relationship between PTG and adjustment (Pieta &amp; </w:t>
      </w:r>
      <w:proofErr w:type="spellStart"/>
      <w:r w:rsidR="0099017C" w:rsidRPr="00E10C4F">
        <w:rPr>
          <w:rFonts w:ascii="Times New Roman" w:eastAsia="Times New Roman" w:hAnsi="Times New Roman" w:cs="Times New Roman"/>
          <w:sz w:val="24"/>
          <w:szCs w:val="24"/>
          <w:highlight w:val="yellow"/>
        </w:rPr>
        <w:t>Rzeszutek</w:t>
      </w:r>
      <w:proofErr w:type="spellEnd"/>
      <w:r w:rsidR="0099017C" w:rsidRPr="00E10C4F">
        <w:rPr>
          <w:rFonts w:ascii="Times New Roman" w:eastAsia="Times New Roman" w:hAnsi="Times New Roman" w:cs="Times New Roman"/>
          <w:sz w:val="24"/>
          <w:szCs w:val="24"/>
          <w:highlight w:val="yellow"/>
        </w:rPr>
        <w:t>, 2022).</w:t>
      </w:r>
      <w:r w:rsidR="0099017C" w:rsidRPr="00E10C4F">
        <w:rPr>
          <w:rFonts w:ascii="Times New Roman" w:hAnsi="Times New Roman" w:cs="Times New Roman"/>
          <w:sz w:val="24"/>
          <w:szCs w:val="24"/>
          <w:highlight w:val="yellow"/>
        </w:rPr>
        <w:t xml:space="preserve"> The paucity implies that meta-analyses will be desirable for this optimal outcome.</w:t>
      </w:r>
      <w:r w:rsidR="0099017C">
        <w:rPr>
          <w:rFonts w:ascii="Times New Roman" w:hAnsi="Times New Roman" w:cs="Times New Roman"/>
          <w:sz w:val="24"/>
          <w:szCs w:val="24"/>
        </w:rPr>
        <w:t xml:space="preserve"> </w:t>
      </w:r>
      <w:r w:rsidR="00AE54A7" w:rsidRPr="00E10C4F">
        <w:rPr>
          <w:rFonts w:ascii="Times New Roman" w:hAnsi="Times New Roman" w:cs="Times New Roman"/>
          <w:sz w:val="24"/>
          <w:szCs w:val="24"/>
          <w:highlight w:val="yellow"/>
        </w:rPr>
        <w:t>Current</w:t>
      </w:r>
      <w:r w:rsidR="001C54CB" w:rsidRPr="00E10C4F">
        <w:rPr>
          <w:rFonts w:ascii="Times New Roman" w:hAnsi="Times New Roman" w:cs="Times New Roman"/>
          <w:sz w:val="24"/>
          <w:szCs w:val="24"/>
          <w:highlight w:val="yellow"/>
        </w:rPr>
        <w:t xml:space="preserve"> pandemics</w:t>
      </w:r>
      <w:r w:rsidR="00AE54A7" w:rsidRPr="00E10C4F">
        <w:rPr>
          <w:rFonts w:ascii="Times New Roman" w:hAnsi="Times New Roman" w:cs="Times New Roman"/>
          <w:sz w:val="24"/>
          <w:szCs w:val="24"/>
          <w:highlight w:val="yellow"/>
        </w:rPr>
        <w:t>,</w:t>
      </w:r>
      <w:r w:rsidR="001C54CB" w:rsidRPr="00E10C4F">
        <w:rPr>
          <w:rFonts w:ascii="Times New Roman" w:hAnsi="Times New Roman" w:cs="Times New Roman"/>
          <w:sz w:val="24"/>
          <w:szCs w:val="24"/>
          <w:highlight w:val="yellow"/>
        </w:rPr>
        <w:t xml:space="preserve"> like the highly contentious COVID-19, have imposed </w:t>
      </w:r>
      <w:r w:rsidR="00AE54A7" w:rsidRPr="00E10C4F">
        <w:rPr>
          <w:rFonts w:ascii="Times New Roman" w:hAnsi="Times New Roman" w:cs="Times New Roman"/>
          <w:sz w:val="24"/>
          <w:szCs w:val="24"/>
          <w:highlight w:val="yellow"/>
        </w:rPr>
        <w:t xml:space="preserve">more </w:t>
      </w:r>
      <w:r w:rsidR="001C54CB" w:rsidRPr="00E10C4F">
        <w:rPr>
          <w:rFonts w:ascii="Times New Roman" w:hAnsi="Times New Roman" w:cs="Times New Roman"/>
          <w:sz w:val="24"/>
          <w:szCs w:val="24"/>
          <w:highlight w:val="yellow"/>
        </w:rPr>
        <w:t xml:space="preserve">severe public health </w:t>
      </w:r>
      <w:r w:rsidR="00AE54A7" w:rsidRPr="00E10C4F">
        <w:rPr>
          <w:rFonts w:ascii="Times New Roman" w:hAnsi="Times New Roman" w:cs="Times New Roman"/>
          <w:sz w:val="24"/>
          <w:szCs w:val="24"/>
          <w:highlight w:val="yellow"/>
        </w:rPr>
        <w:t>risk</w:t>
      </w:r>
      <w:r w:rsidR="001C54CB" w:rsidRPr="00E10C4F">
        <w:rPr>
          <w:rFonts w:ascii="Times New Roman" w:hAnsi="Times New Roman" w:cs="Times New Roman"/>
          <w:sz w:val="24"/>
          <w:szCs w:val="24"/>
          <w:highlight w:val="yellow"/>
        </w:rPr>
        <w:t xml:space="preserve">s in a rapid and widely spread manner. </w:t>
      </w:r>
      <w:r w:rsidR="00F6578E" w:rsidRPr="00BF2773">
        <w:rPr>
          <w:rFonts w:ascii="Times New Roman" w:hAnsi="Times New Roman" w:cs="Times New Roman"/>
          <w:sz w:val="24"/>
          <w:szCs w:val="24"/>
          <w:shd w:val="clear" w:color="auto" w:fill="FFFFFF"/>
        </w:rPr>
        <w:t xml:space="preserve">Given the long-term and vast impact of Covid-19 </w:t>
      </w:r>
      <w:r w:rsidR="00F6578E">
        <w:rPr>
          <w:rFonts w:ascii="Times New Roman" w:hAnsi="Times New Roman" w:cs="Times New Roman"/>
          <w:sz w:val="24"/>
          <w:szCs w:val="24"/>
          <w:shd w:val="clear" w:color="auto" w:fill="FFFFFF"/>
        </w:rPr>
        <w:t>(</w:t>
      </w:r>
      <w:proofErr w:type="spellStart"/>
      <w:r w:rsidR="00F6578E" w:rsidRPr="00D1661B">
        <w:rPr>
          <w:rFonts w:ascii="Times New Roman" w:hAnsi="Times New Roman" w:cs="Times New Roman"/>
          <w:sz w:val="24"/>
          <w:szCs w:val="24"/>
          <w:shd w:val="clear" w:color="auto" w:fill="FFFFFF"/>
        </w:rPr>
        <w:t>Kocatürk</w:t>
      </w:r>
      <w:proofErr w:type="spellEnd"/>
      <w:r w:rsidR="00F6578E">
        <w:rPr>
          <w:rFonts w:ascii="Times New Roman" w:hAnsi="Times New Roman" w:cs="Times New Roman"/>
          <w:sz w:val="24"/>
          <w:szCs w:val="24"/>
          <w:shd w:val="clear" w:color="auto" w:fill="FFFFFF"/>
        </w:rPr>
        <w:t xml:space="preserve"> et al., 2021; </w:t>
      </w:r>
      <w:proofErr w:type="spellStart"/>
      <w:r w:rsidR="00F6578E">
        <w:rPr>
          <w:rFonts w:ascii="Times New Roman" w:hAnsi="Times New Roman" w:cs="Times New Roman"/>
          <w:sz w:val="24"/>
          <w:szCs w:val="24"/>
          <w:shd w:val="clear" w:color="auto" w:fill="FFFFFF"/>
        </w:rPr>
        <w:t>Parums</w:t>
      </w:r>
      <w:proofErr w:type="spellEnd"/>
      <w:r w:rsidR="00F6578E">
        <w:rPr>
          <w:rFonts w:ascii="Times New Roman" w:hAnsi="Times New Roman" w:cs="Times New Roman"/>
          <w:sz w:val="24"/>
          <w:szCs w:val="24"/>
          <w:shd w:val="clear" w:color="auto" w:fill="FFFFFF"/>
        </w:rPr>
        <w:t xml:space="preserve">, 2021), </w:t>
      </w:r>
      <w:r w:rsidR="00F6578E" w:rsidRPr="00BF2773">
        <w:rPr>
          <w:rFonts w:ascii="Times New Roman" w:hAnsi="Times New Roman" w:cs="Times New Roman"/>
          <w:sz w:val="24"/>
          <w:szCs w:val="24"/>
          <w:shd w:val="clear" w:color="auto" w:fill="FFFFFF"/>
        </w:rPr>
        <w:t>it is necessary to examine if PTG</w:t>
      </w:r>
      <w:r w:rsidR="008018FF">
        <w:rPr>
          <w:rFonts w:ascii="Times New Roman" w:hAnsi="Times New Roman" w:cs="Times New Roman"/>
          <w:sz w:val="24"/>
          <w:szCs w:val="24"/>
          <w:shd w:val="clear" w:color="auto" w:fill="FFFFFF"/>
        </w:rPr>
        <w:t>,</w:t>
      </w:r>
      <w:r w:rsidR="00F6578E" w:rsidRPr="00BF2773">
        <w:rPr>
          <w:rFonts w:ascii="Times New Roman" w:hAnsi="Times New Roman" w:cs="Times New Roman"/>
          <w:sz w:val="24"/>
          <w:szCs w:val="24"/>
          <w:shd w:val="clear" w:color="auto" w:fill="FFFFFF"/>
        </w:rPr>
        <w:t xml:space="preserve"> </w:t>
      </w:r>
      <w:r w:rsidR="008018FF" w:rsidRPr="00BF2773">
        <w:rPr>
          <w:rFonts w:ascii="Times New Roman" w:hAnsi="Times New Roman" w:cs="Times New Roman"/>
          <w:sz w:val="24"/>
          <w:szCs w:val="24"/>
          <w:shd w:val="clear" w:color="auto" w:fill="FFFFFF"/>
        </w:rPr>
        <w:t>as a modifiable dimension of outcomes</w:t>
      </w:r>
      <w:r w:rsidR="008018FF">
        <w:rPr>
          <w:rFonts w:ascii="Times New Roman" w:hAnsi="Times New Roman" w:cs="Times New Roman"/>
          <w:sz w:val="24"/>
          <w:szCs w:val="24"/>
          <w:shd w:val="clear" w:color="auto" w:fill="FFFFFF"/>
        </w:rPr>
        <w:t>,</w:t>
      </w:r>
      <w:r w:rsidR="008018FF" w:rsidRPr="00BF2773">
        <w:rPr>
          <w:rFonts w:ascii="Times New Roman" w:hAnsi="Times New Roman" w:cs="Times New Roman"/>
          <w:sz w:val="24"/>
          <w:szCs w:val="24"/>
          <w:shd w:val="clear" w:color="auto" w:fill="FFFFFF"/>
        </w:rPr>
        <w:t xml:space="preserve"> </w:t>
      </w:r>
      <w:r w:rsidR="002A21A2" w:rsidRPr="004E5A28">
        <w:rPr>
          <w:rFonts w:ascii="Times New Roman" w:hAnsi="Times New Roman" w:cs="Times New Roman"/>
          <w:sz w:val="24"/>
          <w:szCs w:val="24"/>
          <w:highlight w:val="yellow"/>
          <w:shd w:val="clear" w:color="auto" w:fill="FFFFFF"/>
        </w:rPr>
        <w:t>could</w:t>
      </w:r>
      <w:r w:rsidR="002A21A2">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cooccur with this </w:t>
      </w:r>
      <w:r w:rsidR="008018FF" w:rsidRPr="004E5A28">
        <w:rPr>
          <w:rFonts w:ascii="Times New Roman" w:hAnsi="Times New Roman" w:cs="Times New Roman"/>
          <w:sz w:val="24"/>
          <w:szCs w:val="24"/>
          <w:highlight w:val="yellow"/>
          <w:shd w:val="clear" w:color="auto" w:fill="FFFFFF"/>
        </w:rPr>
        <w:t>catastrophic</w:t>
      </w:r>
      <w:r w:rsidR="008018FF">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pandemic in the United States and </w:t>
      </w:r>
      <w:r w:rsidR="00F6578E" w:rsidRPr="004E5A28">
        <w:rPr>
          <w:rFonts w:ascii="Times New Roman" w:hAnsi="Times New Roman" w:cs="Times New Roman"/>
          <w:sz w:val="24"/>
          <w:szCs w:val="24"/>
          <w:highlight w:val="yellow"/>
          <w:shd w:val="clear" w:color="auto" w:fill="FFFFFF"/>
        </w:rPr>
        <w:t xml:space="preserve">globally. </w:t>
      </w:r>
    </w:p>
    <w:p w14:paraId="57AA3ACA" w14:textId="5B21F072"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 xml:space="preserve">Emerging evidence has shown the promise.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proofErr w:type="spellStart"/>
      <w:r w:rsidR="00F21B1A" w:rsidRPr="00E10C4F">
        <w:rPr>
          <w:rFonts w:ascii="Times New Roman" w:hAnsi="Times New Roman" w:cs="Times New Roman"/>
          <w:sz w:val="24"/>
          <w:szCs w:val="24"/>
          <w:highlight w:val="yellow"/>
        </w:rPr>
        <w:t>Petrocchi</w:t>
      </w:r>
      <w:proofErr w:type="spellEnd"/>
      <w:r w:rsidR="00F21B1A" w:rsidRPr="00E10C4F">
        <w:rPr>
          <w:rFonts w:ascii="Times New Roman" w:hAnsi="Times New Roman" w:cs="Times New Roman"/>
          <w:sz w:val="24"/>
          <w:szCs w:val="24"/>
          <w:highlight w:val="yellow"/>
        </w:rPr>
        <w:t xml:space="preserve">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w:t>
      </w:r>
      <w:proofErr w:type="spellStart"/>
      <w:r w:rsidR="00C47B09" w:rsidRPr="00E10C4F">
        <w:rPr>
          <w:rFonts w:ascii="Times New Roman" w:hAnsi="Times New Roman" w:cs="Times New Roman"/>
          <w:sz w:val="24"/>
          <w:szCs w:val="24"/>
          <w:highlight w:val="yellow"/>
        </w:rPr>
        <w:t>Levinsky</w:t>
      </w:r>
      <w:proofErr w:type="spellEnd"/>
      <w:r w:rsidR="00C47B09" w:rsidRPr="00E10C4F">
        <w:rPr>
          <w:rFonts w:ascii="Times New Roman" w:hAnsi="Times New Roman" w:cs="Times New Roman"/>
          <w:sz w:val="24"/>
          <w:szCs w:val="24"/>
          <w:highlight w:val="yellow"/>
        </w:rPr>
        <w:t xml:space="preserve">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meta-analytic review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B1F90" w:rsidRPr="00E10C4F">
        <w:rPr>
          <w:rFonts w:ascii="Times New Roman" w:hAnsi="Times New Roman" w:cs="Times New Roman"/>
          <w:sz w:val="24"/>
          <w:szCs w:val="24"/>
          <w:highlight w:val="yellow"/>
        </w:rPr>
        <w:t>during and post COVID-19</w:t>
      </w:r>
      <w:r w:rsidR="00E45E01" w:rsidRPr="00E10C4F">
        <w:rPr>
          <w:rFonts w:ascii="Times New Roman" w:hAnsi="Times New Roman" w:cs="Times New Roman"/>
          <w:sz w:val="24"/>
          <w:szCs w:val="24"/>
          <w:highlight w:val="yellow"/>
        </w:rPr>
        <w:t xml:space="preserve"> in the United States and </w:t>
      </w:r>
      <w:r w:rsidR="00886A43">
        <w:rPr>
          <w:rFonts w:ascii="Times New Roman" w:hAnsi="Times New Roman" w:cs="Times New Roman"/>
          <w:sz w:val="24"/>
          <w:szCs w:val="24"/>
          <w:highlight w:val="yellow"/>
        </w:rPr>
        <w:t>internationally</w:t>
      </w:r>
      <w:r w:rsidR="00C35A6D" w:rsidRPr="00E10C4F">
        <w:rPr>
          <w:rFonts w:ascii="Times New Roman" w:hAnsi="Times New Roman" w:cs="Times New Roman"/>
          <w:sz w:val="24"/>
          <w:szCs w:val="24"/>
          <w:highlight w:val="yellow"/>
        </w:rPr>
        <w:t>.</w:t>
      </w:r>
      <w:r w:rsidR="00AB1F90" w:rsidRPr="00E10C4F">
        <w:rPr>
          <w:rFonts w:ascii="Times New Roman" w:hAnsi="Times New Roman" w:cs="Times New Roman"/>
          <w:sz w:val="24"/>
          <w:szCs w:val="24"/>
          <w:highlight w:val="yellow"/>
        </w:rPr>
        <w:t xml:space="preserve"> </w:t>
      </w:r>
    </w:p>
    <w:p w14:paraId="6E44B87E" w14:textId="15620E77"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E10C4F">
        <w:rPr>
          <w:rFonts w:ascii="Times New Roman" w:hAnsi="Times New Roman" w:cs="Times New Roman"/>
          <w:sz w:val="24"/>
          <w:szCs w:val="24"/>
          <w:highlight w:val="yellow"/>
        </w:rPr>
        <w:t>B</w:t>
      </w:r>
      <w:r w:rsidR="004B62CA" w:rsidRPr="00E10C4F">
        <w:rPr>
          <w:rFonts w:ascii="Times New Roman" w:hAnsi="Times New Roman" w:cs="Times New Roman"/>
          <w:sz w:val="24"/>
          <w:szCs w:val="24"/>
          <w:highlight w:val="yellow"/>
        </w:rPr>
        <w:t>y employing</w:t>
      </w:r>
      <w:r w:rsidR="00AB1F90" w:rsidRPr="00E10C4F">
        <w:rPr>
          <w:rFonts w:ascii="Times New Roman" w:hAnsi="Times New Roman" w:cs="Times New Roman"/>
          <w:sz w:val="24"/>
          <w:szCs w:val="24"/>
          <w:highlight w:val="yellow"/>
        </w:rPr>
        <w:t xml:space="preserve"> a systematic approach to synthesize empirical studies</w:t>
      </w:r>
      <w:r w:rsidR="00E45E01" w:rsidRPr="00E10C4F">
        <w:rPr>
          <w:rFonts w:ascii="Times New Roman" w:hAnsi="Times New Roman" w:cs="Times New Roman"/>
          <w:sz w:val="24"/>
          <w:szCs w:val="24"/>
          <w:highlight w:val="yellow"/>
        </w:rPr>
        <w:t>, 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E10C4F">
        <w:rPr>
          <w:rFonts w:ascii="Times New Roman" w:hAnsi="Times New Roman" w:cs="Times New Roman"/>
          <w:sz w:val="24"/>
          <w:szCs w:val="24"/>
          <w:highlight w:val="yellow"/>
          <w:shd w:val="clear" w:color="auto" w:fill="FFFFFF"/>
        </w:rPr>
        <w:t>The aim w</w:t>
      </w:r>
      <w:r w:rsidR="00B81D75" w:rsidRPr="00E10C4F">
        <w:rPr>
          <w:rFonts w:ascii="Times New Roman" w:hAnsi="Times New Roman" w:cs="Times New Roman"/>
          <w:sz w:val="24"/>
          <w:szCs w:val="24"/>
          <w:highlight w:val="yellow"/>
          <w:shd w:val="clear" w:color="auto" w:fill="FFFFFF"/>
        </w:rPr>
        <w:t xml:space="preserve">as </w:t>
      </w:r>
      <w:r w:rsidR="006119AE" w:rsidRPr="00E10C4F">
        <w:rPr>
          <w:rFonts w:ascii="Times New Roman" w:hAnsi="Times New Roman" w:cs="Times New Roman"/>
          <w:sz w:val="24"/>
          <w:szCs w:val="24"/>
          <w:highlight w:val="yellow"/>
          <w:shd w:val="clear" w:color="auto" w:fill="FFFFFF"/>
        </w:rPr>
        <w:t>twofold</w:t>
      </w:r>
      <w:r w:rsidR="003A5C92" w:rsidRPr="00E10C4F">
        <w:rPr>
          <w:rFonts w:ascii="Times New Roman" w:hAnsi="Times New Roman" w:cs="Times New Roman"/>
          <w:sz w:val="24"/>
          <w:szCs w:val="24"/>
          <w:highlight w:val="yellow"/>
          <w:shd w:val="clear" w:color="auto" w:fill="FFFFFF"/>
        </w:rPr>
        <w:t>: (1)</w:t>
      </w:r>
      <w:r w:rsidR="003A5C92" w:rsidRPr="00E10C4F">
        <w:rPr>
          <w:rFonts w:ascii="Times New Roman" w:hAnsi="Times New Roman" w:cs="Times New Roman"/>
          <w:sz w:val="24"/>
          <w:szCs w:val="24"/>
          <w:highlight w:val="yellow"/>
        </w:rPr>
        <w:t xml:space="preserve"> Whether PTG could be observed under the</w:t>
      </w:r>
      <w:r w:rsidR="00F6061B">
        <w:rPr>
          <w:rFonts w:ascii="Times New Roman" w:hAnsi="Times New Roman" w:cs="Times New Roman"/>
          <w:sz w:val="24"/>
          <w:szCs w:val="24"/>
          <w:highlight w:val="yellow"/>
        </w:rPr>
        <w:t xml:space="preserve"> existential</w:t>
      </w:r>
      <w:r w:rsidR="003A5C92" w:rsidRPr="00E10C4F">
        <w:rPr>
          <w:rFonts w:ascii="Times New Roman" w:hAnsi="Times New Roman" w:cs="Times New Roman"/>
          <w:sz w:val="24"/>
          <w:szCs w:val="24"/>
          <w:highlight w:val="yellow"/>
        </w:rPr>
        <w:t xml:space="preserve"> threat of COVID-19 to mankind</w:t>
      </w:r>
      <w:r w:rsidR="003A5C92" w:rsidRPr="00E10C4F">
        <w:rPr>
          <w:rFonts w:ascii="Times New Roman" w:hAnsi="Times New Roman" w:cs="Times New Roman"/>
          <w:sz w:val="24"/>
          <w:szCs w:val="24"/>
          <w:highlight w:val="yellow"/>
          <w:shd w:val="clear" w:color="auto" w:fill="FFFFFF"/>
        </w:rPr>
        <w:t>; and (2)</w:t>
      </w:r>
      <w:r w:rsidR="003A5C92" w:rsidRPr="00E10C4F">
        <w:rPr>
          <w:rFonts w:ascii="Times New Roman" w:eastAsia="Times New Roman" w:hAnsi="Times New Roman" w:cs="Times New Roman"/>
          <w:sz w:val="24"/>
          <w:szCs w:val="24"/>
          <w:highlight w:val="yellow"/>
        </w:rPr>
        <w:t xml:space="preserve"> whether </w:t>
      </w:r>
      <w:r w:rsidR="006D146B" w:rsidRPr="00E10C4F">
        <w:rPr>
          <w:rFonts w:ascii="Times New Roman" w:eastAsia="Times New Roman" w:hAnsi="Times New Roman" w:cs="Times New Roman"/>
          <w:sz w:val="24"/>
          <w:szCs w:val="24"/>
          <w:highlight w:val="yellow"/>
        </w:rPr>
        <w:t>the change in posttraumatic positive cognition were associated</w:t>
      </w:r>
      <w:r w:rsidR="003A5C92" w:rsidRPr="00E10C4F">
        <w:rPr>
          <w:rFonts w:ascii="Times New Roman" w:eastAsia="Times New Roman" w:hAnsi="Times New Roman" w:cs="Times New Roman"/>
          <w:sz w:val="24"/>
          <w:szCs w:val="24"/>
          <w:highlight w:val="yellow"/>
        </w:rPr>
        <w:t xml:space="preserve"> with certain </w:t>
      </w:r>
      <w:r w:rsidR="006D146B" w:rsidRPr="00E10C4F">
        <w:rPr>
          <w:rFonts w:ascii="Times New Roman" w:eastAsia="Times New Roman" w:hAnsi="Times New Roman" w:cs="Times New Roman"/>
          <w:sz w:val="24"/>
          <w:szCs w:val="24"/>
          <w:highlight w:val="yellow"/>
        </w:rPr>
        <w:t xml:space="preserve">moderators (e.g., </w:t>
      </w:r>
      <w:r w:rsidR="003A5C92" w:rsidRPr="00E10C4F">
        <w:rPr>
          <w:rFonts w:ascii="Times New Roman" w:eastAsia="Times New Roman" w:hAnsi="Times New Roman" w:cs="Times New Roman"/>
          <w:sz w:val="24"/>
          <w:szCs w:val="24"/>
          <w:highlight w:val="yellow"/>
        </w:rPr>
        <w:t xml:space="preserve">risk </w:t>
      </w:r>
      <w:r w:rsidR="003A5C92" w:rsidRPr="00E10C4F">
        <w:rPr>
          <w:rFonts w:ascii="Times New Roman" w:eastAsia="Times New Roman" w:hAnsi="Times New Roman" w:cs="Times New Roman"/>
          <w:sz w:val="24"/>
          <w:szCs w:val="24"/>
          <w:highlight w:val="yellow"/>
        </w:rPr>
        <w:lastRenderedPageBreak/>
        <w:t>and protective factors</w:t>
      </w:r>
      <w:r w:rsidR="00125ECB" w:rsidRPr="00E10C4F">
        <w:rPr>
          <w:rFonts w:ascii="Times New Roman" w:eastAsia="Times New Roman" w:hAnsi="Times New Roman" w:cs="Times New Roman"/>
          <w:sz w:val="24"/>
          <w:szCs w:val="24"/>
          <w:highlight w:val="yellow"/>
        </w:rPr>
        <w:t xml:space="preserve"> mostly examined in the literature</w:t>
      </w:r>
      <w:r w:rsidR="006D146B" w:rsidRPr="00E10C4F">
        <w:rPr>
          <w:rFonts w:ascii="Times New Roman" w:eastAsia="Times New Roman" w:hAnsi="Times New Roman" w:cs="Times New Roman"/>
          <w:sz w:val="24"/>
          <w:szCs w:val="24"/>
          <w:highlight w:val="yellow"/>
        </w:rPr>
        <w:t>)</w:t>
      </w:r>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141781">
        <w:rPr>
          <w:rFonts w:ascii="Times New Roman" w:eastAsia="Times New Roman" w:hAnsi="Times New Roman" w:cs="Times New Roman"/>
          <w:sz w:val="24"/>
          <w:szCs w:val="24"/>
          <w:highlight w:val="yellow"/>
        </w:rPr>
        <w:t xml:space="preserve"> but</w:t>
      </w:r>
      <w:r w:rsidR="00F6061B" w:rsidRPr="00F6061B">
        <w:rPr>
          <w:rFonts w:ascii="Times New Roman" w:eastAsia="Times New Roman" w:hAnsi="Times New Roman" w:cs="Times New Roman"/>
          <w:sz w:val="24"/>
          <w:szCs w:val="24"/>
          <w:highlight w:val="yellow"/>
        </w:rPr>
        <w:t xml:space="preserve"> did not expect </w:t>
      </w:r>
      <w:r w:rsidR="00141781">
        <w:rPr>
          <w:rFonts w:ascii="Times New Roman" w:eastAsia="Times New Roman" w:hAnsi="Times New Roman" w:cs="Times New Roman"/>
          <w:sz w:val="24"/>
          <w:szCs w:val="24"/>
          <w:highlight w:val="yellow"/>
        </w:rPr>
        <w:t>directional</w:t>
      </w:r>
      <w:r w:rsidR="00141781" w:rsidRPr="00F6061B">
        <w:rPr>
          <w:rFonts w:ascii="Times New Roman" w:eastAsia="Times New Roman" w:hAnsi="Times New Roman" w:cs="Times New Roman"/>
          <w:sz w:val="24"/>
          <w:szCs w:val="24"/>
          <w:highlight w:val="yellow"/>
        </w:rPr>
        <w:t xml:space="preserve"> </w:t>
      </w:r>
      <w:r w:rsidR="00F6061B" w:rsidRPr="00F6061B">
        <w:rPr>
          <w:rFonts w:ascii="Times New Roman" w:eastAsia="Times New Roman" w:hAnsi="Times New Roman" w:cs="Times New Roman"/>
          <w:sz w:val="24"/>
          <w:szCs w:val="24"/>
          <w:highlight w:val="yellow"/>
        </w:rPr>
        <w:t>link</w:t>
      </w:r>
      <w:r w:rsidR="00F6061B">
        <w:rPr>
          <w:rFonts w:ascii="Times New Roman" w:eastAsia="Times New Roman" w:hAnsi="Times New Roman" w:cs="Times New Roman"/>
          <w:sz w:val="24"/>
          <w:szCs w:val="24"/>
          <w:highlight w:val="yellow"/>
        </w:rPr>
        <w:t>s</w:t>
      </w:r>
      <w:r w:rsidR="00F6061B" w:rsidRPr="00F6061B">
        <w:rPr>
          <w:rFonts w:ascii="Times New Roman" w:eastAsia="Times New Roman" w:hAnsi="Times New Roman" w:cs="Times New Roman"/>
          <w:sz w:val="24"/>
          <w:szCs w:val="24"/>
          <w:highlight w:val="yellow"/>
        </w:rPr>
        <w:t xml:space="preserve"> in </w:t>
      </w:r>
      <w:r w:rsidR="00F6061B" w:rsidRPr="00E10C4F">
        <w:rPr>
          <w:rFonts w:ascii="Times New Roman" w:eastAsia="Times New Roman" w:hAnsi="Times New Roman" w:cs="Times New Roman"/>
          <w:sz w:val="24"/>
          <w:szCs w:val="24"/>
          <w:highlight w:val="yellow"/>
        </w:rPr>
        <w:t>subgroup analyses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4140E8CA"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proofErr w:type="spellStart"/>
      <w:r w:rsidR="5270755C" w:rsidRPr="003D5AF9">
        <w:rPr>
          <w:rFonts w:ascii="Times New Roman" w:hAnsi="Times New Roman" w:cs="Times New Roman"/>
          <w:spacing w:val="-6"/>
          <w:sz w:val="24"/>
          <w:szCs w:val="24"/>
          <w:highlight w:val="yellow"/>
        </w:rPr>
        <w:t>Bovero</w:t>
      </w:r>
      <w:proofErr w:type="spellEnd"/>
      <w:r w:rsidR="5270755C" w:rsidRPr="003D5AF9">
        <w:rPr>
          <w:rFonts w:ascii="Times New Roman" w:hAnsi="Times New Roman" w:cs="Times New Roman"/>
          <w:spacing w:val="-6"/>
          <w:sz w:val="24"/>
          <w:szCs w:val="24"/>
          <w:highlight w:val="yellow"/>
        </w:rPr>
        <w:t xml:space="preserve"> et al., 2023;</w:t>
      </w:r>
      <w:r w:rsidRPr="003D5AF9">
        <w:rPr>
          <w:rFonts w:ascii="Times New Roman" w:hAnsi="Times New Roman" w:cs="Times New Roman"/>
          <w:spacing w:val="-6"/>
          <w:sz w:val="24"/>
          <w:szCs w:val="24"/>
          <w:highlight w:val="yellow"/>
        </w:rPr>
        <w:t xml:space="preserve"> Hyun et al., 2021; </w:t>
      </w:r>
      <w:proofErr w:type="spellStart"/>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rbasi</w:t>
      </w:r>
      <w:proofErr w:type="spellEnd"/>
      <w:r w:rsidR="4211B3DA" w:rsidRPr="003D5AF9">
        <w:rPr>
          <w:rFonts w:ascii="Times New Roman" w:hAnsi="Times New Roman" w:cs="Times New Roman"/>
          <w:spacing w:val="-6"/>
          <w:sz w:val="24"/>
          <w:szCs w:val="24"/>
          <w:highlight w:val="yellow"/>
        </w:rPr>
        <w:t xml:space="preserve"> et al., 2024; </w:t>
      </w:r>
      <w:r w:rsidRPr="003D5AF9">
        <w:rPr>
          <w:rFonts w:ascii="Times New Roman" w:hAnsi="Times New Roman" w:cs="Times New Roman"/>
          <w:spacing w:val="-6"/>
          <w:sz w:val="24"/>
          <w:szCs w:val="24"/>
          <w:highlight w:val="yellow"/>
        </w:rPr>
        <w:t xml:space="preserve">Kowalski et al., 2021; Li et al., 2022; Van der </w:t>
      </w:r>
      <w:proofErr w:type="spellStart"/>
      <w:r w:rsidRPr="003D5AF9">
        <w:rPr>
          <w:rFonts w:ascii="Times New Roman" w:hAnsi="Times New Roman" w:cs="Times New Roman"/>
          <w:spacing w:val="-6"/>
          <w:sz w:val="24"/>
          <w:szCs w:val="24"/>
          <w:highlight w:val="yellow"/>
        </w:rPr>
        <w:t>Hallen</w:t>
      </w:r>
      <w:proofErr w:type="spellEnd"/>
      <w:r w:rsidRPr="003D5AF9">
        <w:rPr>
          <w:rFonts w:ascii="Times New Roman" w:hAnsi="Times New Roman" w:cs="Times New Roman"/>
          <w:spacing w:val="-6"/>
          <w:sz w:val="24"/>
          <w:szCs w:val="24"/>
          <w:highlight w:val="yellow"/>
        </w:rPr>
        <w:t xml:space="preserve"> &amp; </w:t>
      </w:r>
      <w:proofErr w:type="spellStart"/>
      <w:r w:rsidRPr="003D5AF9">
        <w:rPr>
          <w:rFonts w:ascii="Times New Roman" w:hAnsi="Times New Roman" w:cs="Times New Roman"/>
          <w:spacing w:val="-6"/>
          <w:sz w:val="24"/>
          <w:szCs w:val="24"/>
          <w:highlight w:val="yellow"/>
        </w:rPr>
        <w:t>Godor</w:t>
      </w:r>
      <w:proofErr w:type="spellEnd"/>
      <w:r w:rsidRPr="003D5AF9">
        <w:rPr>
          <w:rFonts w:ascii="Times New Roman" w:hAnsi="Times New Roman" w:cs="Times New Roman"/>
          <w:spacing w:val="-6"/>
          <w:sz w:val="24"/>
          <w:szCs w:val="24"/>
          <w:highlight w:val="yellow"/>
        </w:rPr>
        <w:t xml:space="preserve">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ins w:id="1" w:author="Qizhou Duan" w:date="2024-08-03T15:30:00Z">
        <w:r w:rsidR="00282872" w:rsidRPr="00292AE1">
          <w:rPr>
            <w:rFonts w:ascii="Times New Roman" w:hAnsi="Times New Roman" w:cs="Times New Roman"/>
            <w:spacing w:val="-6"/>
            <w:sz w:val="24"/>
            <w:szCs w:val="24"/>
            <w:highlight w:val="yellow"/>
            <w:rPrChange w:id="2" w:author="Qizhou Duan" w:date="2024-08-03T15:30:00Z">
              <w:rPr>
                <w:rFonts w:ascii="Times New Roman" w:hAnsi="Times New Roman" w:cs="Times New Roman"/>
                <w:spacing w:val="-6"/>
                <w:sz w:val="24"/>
                <w:szCs w:val="24"/>
                <w:highlight w:val="cyan"/>
              </w:rPr>
            </w:rPrChange>
          </w:rPr>
          <w:t xml:space="preserve">s. </w:t>
        </w:r>
      </w:ins>
      <w:del w:id="3" w:author="Qizhou Duan" w:date="2024-08-03T15:30:00Z">
        <w:r w:rsidR="47883AF1" w:rsidRPr="009F3D98" w:rsidDel="00282872">
          <w:rPr>
            <w:rFonts w:ascii="Times New Roman" w:hAnsi="Times New Roman" w:cs="Times New Roman"/>
            <w:spacing w:val="-6"/>
            <w:sz w:val="24"/>
            <w:szCs w:val="24"/>
            <w:highlight w:val="yellow"/>
          </w:rPr>
          <w:delText>s</w:delText>
        </w:r>
        <w:r w:rsidR="47883AF1" w:rsidRPr="00DA02CA" w:rsidDel="00282872">
          <w:rPr>
            <w:rFonts w:ascii="Times New Roman" w:hAnsi="Times New Roman" w:cs="Times New Roman"/>
            <w:spacing w:val="-6"/>
            <w:sz w:val="24"/>
            <w:szCs w:val="24"/>
            <w:highlight w:val="cyan"/>
          </w:rPr>
          <w:delText xml:space="preserve">. </w:delText>
        </w:r>
        <w:r w:rsidR="3E4F5FF4" w:rsidRPr="00DA02CA" w:rsidDel="00282872">
          <w:rPr>
            <w:rFonts w:ascii="Times New Roman" w:hAnsi="Times New Roman" w:cs="Times New Roman"/>
            <w:sz w:val="24"/>
            <w:szCs w:val="24"/>
            <w:highlight w:val="cyan"/>
          </w:rPr>
          <w:delText xml:space="preserve">All results were compiled in EndNote and imported into Covidence systematic review software (Veritas Health Innovation, n.d.) for screening (see the </w:delText>
        </w:r>
        <w:r w:rsidR="3E4F5FF4" w:rsidRPr="001A26FC" w:rsidDel="00282872">
          <w:rPr>
            <w:rFonts w:ascii="Times New Roman" w:hAnsi="Times New Roman" w:cs="Times New Roman"/>
            <w:sz w:val="24"/>
            <w:szCs w:val="24"/>
            <w:highlight w:val="cyan"/>
          </w:rPr>
          <w:delText>online supplemental materials for full search criteria</w:delText>
        </w:r>
        <w:r w:rsidR="20AC9B08" w:rsidRPr="001A26FC" w:rsidDel="00282872">
          <w:rPr>
            <w:rFonts w:ascii="Times New Roman" w:hAnsi="Times New Roman" w:cs="Times New Roman"/>
            <w:sz w:val="24"/>
            <w:szCs w:val="24"/>
            <w:highlight w:val="cyan"/>
          </w:rPr>
          <w:delText>)</w:delText>
        </w:r>
        <w:r w:rsidR="3E4F5FF4" w:rsidRPr="001A26FC" w:rsidDel="00282872">
          <w:rPr>
            <w:rFonts w:ascii="Times New Roman" w:hAnsi="Times New Roman" w:cs="Times New Roman"/>
            <w:sz w:val="24"/>
            <w:szCs w:val="24"/>
            <w:highlight w:val="cyan"/>
          </w:rPr>
          <w:delText xml:space="preserve">. </w:delText>
        </w:r>
        <w:r w:rsidR="7DBAB6EC" w:rsidDel="00282872">
          <w:rPr>
            <w:rFonts w:ascii="Times New Roman" w:hAnsi="Times New Roman" w:cs="Times New Roman"/>
            <w:sz w:val="24"/>
            <w:szCs w:val="24"/>
          </w:rPr>
          <w:delText>We did</w:delText>
        </w:r>
        <w:r w:rsidR="7DBAB6EC" w:rsidRPr="00A66EA7" w:rsidDel="00282872">
          <w:rPr>
            <w:rFonts w:ascii="Times New Roman" w:hAnsi="Times New Roman" w:cs="Times New Roman"/>
            <w:sz w:val="24"/>
            <w:szCs w:val="24"/>
          </w:rPr>
          <w:delText xml:space="preserve"> not preregister</w:delText>
        </w:r>
        <w:r w:rsidR="7DBAB6EC" w:rsidDel="00282872">
          <w:rPr>
            <w:rFonts w:ascii="Times New Roman" w:hAnsi="Times New Roman" w:cs="Times New Roman"/>
            <w:sz w:val="24"/>
            <w:szCs w:val="24"/>
          </w:rPr>
          <w:delText xml:space="preserve"> t</w:delText>
        </w:r>
        <w:r w:rsidR="3E4F5FF4" w:rsidRPr="00E10C4F" w:rsidDel="00282872">
          <w:rPr>
            <w:rFonts w:ascii="Times New Roman" w:hAnsi="Times New Roman" w:cs="Times New Roman"/>
            <w:sz w:val="24"/>
            <w:szCs w:val="24"/>
          </w:rPr>
          <w:delText>he protocol for this review.</w:delText>
        </w:r>
      </w:del>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0EC79CC1" w:rsidR="00F6578E" w:rsidRPr="00DA02CA" w:rsidRDefault="006D72EE" w:rsidP="3F7078E8">
      <w:pPr>
        <w:spacing w:after="0" w:line="480" w:lineRule="auto"/>
        <w:ind w:firstLine="720"/>
        <w:rPr>
          <w:rFonts w:ascii="Times New Roman" w:hAnsi="Times New Roman" w:cs="Times New Roman"/>
          <w:sz w:val="24"/>
          <w:szCs w:val="24"/>
        </w:rPr>
      </w:pPr>
      <w:ins w:id="4" w:author="Qizhou Duan" w:date="2024-08-03T15:53:00Z">
        <w:r w:rsidRPr="007028C5">
          <w:rPr>
            <w:rFonts w:ascii="Times New Roman" w:hAnsi="Times New Roman" w:cs="Times New Roman"/>
            <w:sz w:val="24"/>
            <w:szCs w:val="24"/>
            <w:rPrChange w:id="5" w:author="Qizhou Duan" w:date="2024-08-03T15:53:00Z">
              <w:rPr>
                <w:rFonts w:ascii="AppleSystemUIFont" w:hAnsi="AppleSystemUIFont" w:cs="AppleSystemUIFont"/>
                <w:b/>
                <w:bCs/>
                <w:sz w:val="26"/>
                <w:szCs w:val="26"/>
              </w:rPr>
            </w:rPrChange>
          </w:rPr>
          <w:t xml:space="preserve">We followed the guidelines provided by Covidence for study selection. </w:t>
        </w:r>
      </w:ins>
      <w:del w:id="6" w:author="Qizhou Duan" w:date="2024-08-03T15:53:00Z">
        <w:r w:rsidR="512F6818" w:rsidRPr="007028C5" w:rsidDel="006D72EE">
          <w:rPr>
            <w:rFonts w:ascii="Times New Roman" w:hAnsi="Times New Roman" w:cs="Times New Roman"/>
            <w:sz w:val="24"/>
            <w:szCs w:val="24"/>
            <w:highlight w:val="cyan"/>
          </w:rPr>
          <w:delText>Covidence software was used for the study review and selection procedure</w:delText>
        </w:r>
      </w:del>
      <w:r w:rsidR="54B8B59A" w:rsidRPr="007028C5">
        <w:rPr>
          <w:rFonts w:ascii="Times New Roman" w:hAnsi="Times New Roman" w:cs="Times New Roman"/>
          <w:sz w:val="24"/>
          <w:szCs w:val="24"/>
        </w:rPr>
        <w:t xml:space="preserve"> </w:t>
      </w:r>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w:t>
      </w:r>
      <w:r w:rsidR="0B4226B1" w:rsidRPr="00BF2773">
        <w:rPr>
          <w:rFonts w:ascii="Times New Roman" w:hAnsi="Times New Roman" w:cs="Times New Roman"/>
          <w:sz w:val="24"/>
          <w:szCs w:val="24"/>
        </w:rPr>
        <w:lastRenderedPageBreak/>
        <w:t xml:space="preserve">types of people who had various with the global pandemic (e.g., patients, health providers, community dwellers, etc.). Studies on other pandemic only (e.g., Ebola, influenzas) or other disasters were excluded. Then, for the purpose of uniformity of measure, we decided to adopt </w:t>
      </w:r>
      <w:proofErr w:type="gramStart"/>
      <w:r w:rsidR="0B4226B1" w:rsidRPr="00BF2773">
        <w:rPr>
          <w:rFonts w:ascii="Times New Roman" w:hAnsi="Times New Roman" w:cs="Times New Roman"/>
          <w:sz w:val="24"/>
          <w:szCs w:val="24"/>
        </w:rPr>
        <w:t>PTGI(</w:t>
      </w:r>
      <w:proofErr w:type="gramEnd"/>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5A784BB5"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because certain gains did not pertain to adulthood growth.</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w:t>
      </w:r>
      <w:r w:rsidRPr="75B9AA42">
        <w:rPr>
          <w:rFonts w:ascii="Times New Roman" w:hAnsi="Times New Roman" w:cs="Times New Roman"/>
          <w:sz w:val="24"/>
          <w:szCs w:val="24"/>
        </w:rPr>
        <w:lastRenderedPageBreak/>
        <w:t>tools, the measures (e.g. PTGI) of PTG, and the standard deviation of the measures for each 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w:t>
      </w:r>
      <w:proofErr w:type="spellStart"/>
      <w:r w:rsidRPr="75B9AA42">
        <w:rPr>
          <w:rFonts w:ascii="Times New Roman" w:hAnsi="Times New Roman" w:cs="Times New Roman"/>
          <w:sz w:val="24"/>
          <w:szCs w:val="24"/>
        </w:rPr>
        <w:t>Fedorowicz</w:t>
      </w:r>
      <w:proofErr w:type="spellEnd"/>
      <w:r w:rsidRPr="75B9AA42">
        <w:rPr>
          <w:rFonts w:ascii="Times New Roman" w:hAnsi="Times New Roman" w:cs="Times New Roman"/>
          <w:sz w:val="24"/>
          <w:szCs w:val="24"/>
        </w:rPr>
        <w:t>,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7" w:name="_Hlk167546034"/>
      <w:r w:rsidRPr="75B9AA42">
        <w:rPr>
          <w:rFonts w:ascii="Times New Roman" w:hAnsi="Times New Roman" w:cs="Times New Roman"/>
          <w:sz w:val="24"/>
          <w:szCs w:val="24"/>
        </w:rPr>
        <w:t>This cutoff point was chosen based on its frequent usage in existing literature (</w:t>
      </w:r>
      <w:proofErr w:type="spellStart"/>
      <w:r w:rsidRPr="75B9AA42">
        <w:rPr>
          <w:rFonts w:ascii="Times New Roman" w:hAnsi="Times New Roman" w:cs="Times New Roman"/>
          <w:sz w:val="24"/>
          <w:szCs w:val="24"/>
        </w:rPr>
        <w:t>Mazor</w:t>
      </w:r>
      <w:proofErr w:type="spellEnd"/>
      <w:r w:rsidRPr="75B9AA42">
        <w:rPr>
          <w:rFonts w:ascii="Times New Roman" w:hAnsi="Times New Roman" w:cs="Times New Roman"/>
          <w:sz w:val="24"/>
          <w:szCs w:val="24"/>
        </w:rPr>
        <w:t xml:space="preserve">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7"/>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255A3542" w:rsidR="00F6578E" w:rsidRPr="003B401B" w:rsidRDefault="00F6578E" w:rsidP="00F6578E">
      <w:pPr>
        <w:spacing w:after="0" w:line="480" w:lineRule="auto"/>
        <w:ind w:firstLine="720"/>
        <w:rPr>
          <w:rFonts w:ascii="Times New Roman" w:hAnsi="Times New Roman" w:cs="Times New Roman"/>
          <w:b/>
          <w:bCs/>
          <w:sz w:val="24"/>
          <w:szCs w:val="24"/>
        </w:rPr>
      </w:pPr>
      <w:r w:rsidRPr="00BF2773">
        <w:rPr>
          <w:rFonts w:ascii="Times New Roman" w:hAnsi="Times New Roman" w:cs="Times New Roman"/>
          <w:sz w:val="24"/>
          <w:szCs w:val="24"/>
        </w:rPr>
        <w:t xml:space="preserve">The </w:t>
      </w:r>
      <w:r w:rsidR="00D24721" w:rsidRPr="0097681D">
        <w:rPr>
          <w:rFonts w:ascii="Times New Roman" w:hAnsi="Times New Roman" w:cs="Times New Roman"/>
          <w:sz w:val="24"/>
          <w:szCs w:val="24"/>
          <w:highlight w:val="yellow"/>
        </w:rPr>
        <w:t>main analysis</w:t>
      </w:r>
      <w:r w:rsidRPr="00BF2773">
        <w:rPr>
          <w:rFonts w:ascii="Times New Roman" w:hAnsi="Times New Roman" w:cs="Times New Roman"/>
          <w:sz w:val="24"/>
          <w:szCs w:val="24"/>
        </w:rPr>
        <w:t xml:space="preserve"> used a random effect meta-analytical model for main analysis. Random effect model does not assume a single true effect size, but rather assumes a distribution of true effect sizes. This means ensures the flexibility to take the between-study </w:t>
      </w:r>
      <w:r w:rsidRPr="00BF2773">
        <w:rPr>
          <w:rFonts w:ascii="Times New Roman" w:hAnsi="Times New Roman" w:cs="Times New Roman"/>
          <w:sz w:val="24"/>
          <w:szCs w:val="24"/>
        </w:rPr>
        <w:lastRenderedPageBreak/>
        <w:t>variability/heterogeneity in effect sizes into account in the analysis</w:t>
      </w:r>
      <w:r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Subgroup analyses for moderators were conducted with</w:t>
      </w:r>
      <w:r w:rsidR="004641BD" w:rsidRPr="00DA1A11">
        <w:rPr>
          <w:rFonts w:ascii="Times New Roman" w:hAnsi="Times New Roman" w:cs="Times New Roman"/>
          <w:sz w:val="24"/>
          <w:szCs w:val="24"/>
        </w:rPr>
        <w:t xml:space="preserve"> </w:t>
      </w:r>
      <w:r w:rsidR="004641BD" w:rsidRPr="00DA1A11">
        <w:rPr>
          <w:rFonts w:ascii="Times New Roman" w:hAnsi="Times New Roman" w:cs="Times New Roman"/>
          <w:sz w:val="24"/>
          <w:szCs w:val="24"/>
          <w:highlight w:val="yellow"/>
        </w:rPr>
        <w:t xml:space="preserve">PTSD, Anxiety, Depression, Social Support, Coping, religion.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Results</w:t>
      </w:r>
    </w:p>
    <w:p w14:paraId="6DEDD44F" w14:textId="77777777" w:rsidR="00F6578E" w:rsidRPr="00BF2773" w:rsidRDefault="00F6578E" w:rsidP="00F6578E">
      <w:pPr>
        <w:spacing w:after="0" w:line="480" w:lineRule="auto"/>
        <w:rPr>
          <w:rFonts w:ascii="Times New Roman" w:hAnsi="Times New Roman" w:cs="Times New Roman"/>
          <w:b/>
          <w:bCs/>
          <w:spacing w:val="-2"/>
          <w:sz w:val="24"/>
          <w:szCs w:val="24"/>
        </w:rPr>
      </w:pPr>
      <w:bookmarkStart w:id="8" w:name="_Hlk171173092"/>
      <w:r w:rsidRPr="00BF2773">
        <w:rPr>
          <w:rFonts w:ascii="Times New Roman" w:hAnsi="Times New Roman" w:cs="Times New Roman"/>
          <w:b/>
          <w:bCs/>
          <w:spacing w:val="-2"/>
          <w:sz w:val="24"/>
          <w:szCs w:val="24"/>
        </w:rPr>
        <w:t>Study Characteristics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8"/>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4A9D343C" w14:textId="5224D5F5" w:rsidR="00F6578E" w:rsidRPr="00BF2773" w:rsidRDefault="00ED014D" w:rsidP="00F6578E">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00F6578E" w:rsidRPr="00BF2773">
        <w:rPr>
          <w:rFonts w:ascii="Times New Roman" w:hAnsi="Times New Roman" w:cs="Times New Roman"/>
          <w:b/>
          <w:bCs/>
          <w:sz w:val="24"/>
          <w:szCs w:val="24"/>
        </w:rPr>
        <w:tab/>
      </w:r>
    </w:p>
    <w:p w14:paraId="53C78AB3" w14:textId="025C8B51" w:rsidR="005C0130" w:rsidRDefault="00F6578E" w:rsidP="00F6578E">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t xml:space="preserve">The main analysis 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35 Carola et al. (2022</w:t>
      </w:r>
      <w:proofErr w:type="gramStart"/>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 to</w:t>
      </w:r>
      <w:proofErr w:type="gramEnd"/>
      <w:r w:rsidRPr="0871E881">
        <w:rPr>
          <w:rFonts w:ascii="Times New Roman" w:hAnsi="Times New Roman" w:cs="Times New Roman"/>
          <w:sz w:val="24"/>
          <w:szCs w:val="24"/>
          <w:highlight w:val="yellow"/>
        </w:rPr>
        <w:t xml:space="preserve"> 12,586 individuals (</w:t>
      </w:r>
      <w:proofErr w:type="spellStart"/>
      <w:r w:rsidRPr="0871E881">
        <w:rPr>
          <w:rFonts w:ascii="Times New Roman" w:hAnsi="Times New Roman" w:cs="Times New Roman"/>
          <w:sz w:val="24"/>
          <w:szCs w:val="24"/>
          <w:highlight w:val="yellow"/>
        </w:rPr>
        <w:t>Ulset</w:t>
      </w:r>
      <w:proofErr w:type="spellEnd"/>
      <w:r w:rsidRPr="0871E881">
        <w:rPr>
          <w:rFonts w:ascii="Times New Roman" w:hAnsi="Times New Roman" w:cs="Times New Roman"/>
          <w:sz w:val="24"/>
          <w:szCs w:val="24"/>
        </w:rPr>
        <w:t xml:space="preserve"> &amp; von </w:t>
      </w:r>
      <w:proofErr w:type="spellStart"/>
      <w:r w:rsidRPr="0871E881">
        <w:rPr>
          <w:rFonts w:ascii="Times New Roman" w:hAnsi="Times New Roman" w:cs="Times New Roman"/>
          <w:sz w:val="24"/>
          <w:szCs w:val="24"/>
        </w:rPr>
        <w:t>Soest</w:t>
      </w:r>
      <w:proofErr w:type="spellEnd"/>
      <w:r w:rsidRPr="0871E881">
        <w:rPr>
          <w:rFonts w:ascii="Times New Roman" w:hAnsi="Times New Roman" w:cs="Times New Roman"/>
          <w:sz w:val="24"/>
          <w:szCs w:val="24"/>
        </w:rPr>
        <w:t xml:space="preserve">,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w:t>
      </w:r>
      <w:r w:rsidRPr="0871E881">
        <w:rPr>
          <w:rFonts w:ascii="Times New Roman" w:hAnsi="Times New Roman" w:cs="Times New Roman"/>
          <w:sz w:val="24"/>
          <w:szCs w:val="24"/>
        </w:rPr>
        <w:lastRenderedPageBreak/>
        <w:t xml:space="preserve">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w:t>
      </w:r>
      <w:proofErr w:type="spellStart"/>
      <w:r w:rsidR="00497BAD" w:rsidRPr="00C309B5">
        <w:rPr>
          <w:rFonts w:ascii="Times New Roman" w:hAnsi="Times New Roman" w:cs="Times New Roman"/>
          <w:sz w:val="24"/>
          <w:szCs w:val="24"/>
          <w:highlight w:val="yellow"/>
        </w:rPr>
        <w:t>Ulset</w:t>
      </w:r>
      <w:proofErr w:type="spellEnd"/>
      <w:r w:rsidR="00497BAD" w:rsidRPr="00C309B5">
        <w:rPr>
          <w:rFonts w:ascii="Times New Roman" w:hAnsi="Times New Roman" w:cs="Times New Roman"/>
          <w:sz w:val="24"/>
          <w:szCs w:val="24"/>
          <w:highlight w:val="yellow"/>
        </w:rPr>
        <w:t xml:space="preserve"> &amp; </w:t>
      </w:r>
      <w:proofErr w:type="spellStart"/>
      <w:r w:rsidR="00497BAD" w:rsidRPr="00C309B5">
        <w:rPr>
          <w:rFonts w:ascii="Times New Roman" w:hAnsi="Times New Roman" w:cs="Times New Roman"/>
          <w:sz w:val="24"/>
          <w:szCs w:val="24"/>
          <w:highlight w:val="yellow"/>
        </w:rPr>
        <w:t>Soest</w:t>
      </w:r>
      <w:proofErr w:type="spellEnd"/>
      <w:r w:rsidR="00497BAD" w:rsidRPr="00C309B5">
        <w:rPr>
          <w:rFonts w:ascii="Times New Roman" w:hAnsi="Times New Roman" w:cs="Times New Roman"/>
          <w:sz w:val="24"/>
          <w:szCs w:val="24"/>
          <w:highlight w:val="yellow"/>
        </w:rPr>
        <w: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w:t>
      </w:r>
      <w:proofErr w:type="spellStart"/>
      <w:r w:rsidRPr="0871E881">
        <w:rPr>
          <w:rFonts w:ascii="Times New Roman" w:hAnsi="Times New Roman" w:cs="Times New Roman"/>
          <w:sz w:val="24"/>
          <w:szCs w:val="24"/>
        </w:rPr>
        <w:t>Arnout</w:t>
      </w:r>
      <w:proofErr w:type="spellEnd"/>
      <w:r w:rsidRPr="0871E881">
        <w:rPr>
          <w:rFonts w:ascii="Times New Roman" w:hAnsi="Times New Roman" w:cs="Times New Roman"/>
          <w:sz w:val="24"/>
          <w:szCs w:val="24"/>
        </w:rPr>
        <w:t xml:space="preserve">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standard deviation, indicative of the range and spread of PTG scores in these studies. Table 1 presents overall characteristics of all studies. </w:t>
      </w:r>
    </w:p>
    <w:p w14:paraId="0BE9CBAD" w14:textId="31A931AF"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The main analysis revealed a significant positive effect </w:t>
      </w:r>
      <w:r w:rsidR="009C30B3">
        <w:rPr>
          <w:rFonts w:ascii="Times New Roman" w:hAnsi="Times New Roman" w:cs="Times New Roman"/>
          <w:sz w:val="24"/>
          <w:szCs w:val="24"/>
        </w:rPr>
        <w:t>(</w:t>
      </w:r>
      <w:r w:rsidR="009C30B3" w:rsidRPr="00DA1A11">
        <w:rPr>
          <w:rFonts w:ascii="Times New Roman" w:hAnsi="Times New Roman" w:cs="Times New Roman"/>
          <w:sz w:val="24"/>
          <w:szCs w:val="24"/>
        </w:rPr>
        <w:t>M = 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w:t>
      </w:r>
      <w:proofErr w:type="spellStart"/>
      <w:r w:rsidRPr="75B9AA42">
        <w:rPr>
          <w:rFonts w:ascii="Times New Roman" w:hAnsi="Times New Roman" w:cs="Times New Roman"/>
          <w:sz w:val="24"/>
          <w:szCs w:val="24"/>
        </w:rPr>
        <w:t>Alanazi</w:t>
      </w:r>
      <w:proofErr w:type="spellEnd"/>
      <w:r w:rsidRPr="75B9AA42">
        <w:rPr>
          <w:rFonts w:ascii="Times New Roman" w:hAnsi="Times New Roman" w:cs="Times New Roman"/>
          <w:sz w:val="24"/>
          <w:szCs w:val="24"/>
        </w:rPr>
        <w:t>, 2023). These results indicated a highly positive relationship of PTG to COVID-19</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in table 3 also showed high heterogeneity among selected studies. </w:t>
      </w:r>
    </w:p>
    <w:p w14:paraId="23375237" w14:textId="6A30FAC2"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 xml:space="preserve">Subgroup Analyses </w:t>
      </w:r>
      <w:r w:rsidR="00ED014D" w:rsidRPr="003300D2">
        <w:rPr>
          <w:rFonts w:ascii="Times New Roman" w:hAnsi="Times New Roman" w:cs="Times New Roman"/>
          <w:b/>
          <w:bCs/>
          <w:sz w:val="24"/>
          <w:szCs w:val="24"/>
          <w:highlight w:val="yellow"/>
        </w:rPr>
        <w:t>for Aim (</w:t>
      </w:r>
      <w:r w:rsidR="00ED014D">
        <w:rPr>
          <w:rFonts w:ascii="Times New Roman" w:hAnsi="Times New Roman" w:cs="Times New Roman"/>
          <w:b/>
          <w:bCs/>
          <w:sz w:val="24"/>
          <w:szCs w:val="24"/>
          <w:highlight w:val="yellow"/>
        </w:rPr>
        <w:t>2</w:t>
      </w:r>
      <w:r w:rsidR="00ED014D" w:rsidRPr="003300D2">
        <w:rPr>
          <w:rFonts w:ascii="Times New Roman" w:hAnsi="Times New Roman" w:cs="Times New Roman"/>
          <w:b/>
          <w:bCs/>
          <w:sz w:val="24"/>
          <w:szCs w:val="24"/>
          <w:highlight w:val="yellow"/>
        </w:rPr>
        <w:t>)</w:t>
      </w:r>
    </w:p>
    <w:p w14:paraId="61B6C9FD" w14:textId="77B92B10"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Table 4 shows the summary of subgroup analyses. The studies included in the study considered several factors in conjunction with PTG such as PTSD/PTSS, depression, anxiety, social support, coping, and </w:t>
      </w:r>
      <w:r w:rsidRPr="007B2628">
        <w:rPr>
          <w:rFonts w:ascii="Times New Roman" w:hAnsi="Times New Roman" w:cs="Times New Roman"/>
          <w:sz w:val="24"/>
          <w:szCs w:val="24"/>
        </w:rPr>
        <w:t>spirituality</w:t>
      </w:r>
      <w:r w:rsidR="00C91842" w:rsidRPr="007B2628">
        <w:rPr>
          <w:rFonts w:ascii="Times New Roman" w:hAnsi="Times New Roman" w:cs="Times New Roman"/>
          <w:sz w:val="24"/>
          <w:szCs w:val="24"/>
        </w:rPr>
        <w:t xml:space="preserve"> (Table </w:t>
      </w:r>
      <w:r w:rsidR="00D976F0" w:rsidRPr="007B2628">
        <w:rPr>
          <w:rFonts w:ascii="Times New Roman" w:hAnsi="Times New Roman" w:cs="Times New Roman"/>
          <w:sz w:val="24"/>
          <w:szCs w:val="24"/>
        </w:rPr>
        <w:t>3</w:t>
      </w:r>
      <w:r w:rsidR="00C91842" w:rsidRPr="007B2628">
        <w:rPr>
          <w:rFonts w:ascii="Times New Roman" w:hAnsi="Times New Roman" w:cs="Times New Roman"/>
          <w:sz w:val="24"/>
          <w:szCs w:val="24"/>
        </w:rPr>
        <w:t>)</w:t>
      </w:r>
      <w:r w:rsidRPr="007B2628">
        <w:rPr>
          <w:rFonts w:ascii="Times New Roman" w:hAnsi="Times New Roman" w:cs="Times New Roman"/>
          <w:sz w:val="24"/>
          <w:szCs w:val="24"/>
        </w:rPr>
        <w:t>.</w:t>
      </w:r>
      <w:r w:rsidRPr="00152D32">
        <w:rPr>
          <w:rFonts w:ascii="Times New Roman" w:hAnsi="Times New Roman" w:cs="Times New Roman"/>
          <w:sz w:val="24"/>
          <w:szCs w:val="24"/>
        </w:rPr>
        <w:t xml:space="preserve"> </w:t>
      </w:r>
    </w:p>
    <w:p w14:paraId="3C6FD3B0"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PTSD/PTSS</w:t>
      </w:r>
    </w:p>
    <w:p w14:paraId="2918EC8B" w14:textId="195A47E7"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Nineteen selected studies presented the association of PTSD with PTG with a total of </w:t>
      </w:r>
      <w:r w:rsidRPr="002B24CE">
        <w:rPr>
          <w:rFonts w:ascii="Times New Roman" w:hAnsi="Times New Roman" w:cs="Times New Roman"/>
          <w:sz w:val="24"/>
          <w:szCs w:val="24"/>
        </w:rPr>
        <w:t>24,033</w:t>
      </w:r>
      <w:r w:rsidRPr="00152D32">
        <w:rPr>
          <w:rFonts w:ascii="Times New Roman" w:hAnsi="Times New Roman" w:cs="Times New Roman"/>
          <w:sz w:val="24"/>
          <w:szCs w:val="24"/>
        </w:rPr>
        <w:t xml:space="preserve"> participants </w:t>
      </w:r>
      <w:r w:rsidR="00C91842" w:rsidRPr="00152D32">
        <w:rPr>
          <w:rFonts w:ascii="Times New Roman" w:hAnsi="Times New Roman" w:cs="Times New Roman"/>
          <w:sz w:val="24"/>
          <w:szCs w:val="24"/>
        </w:rPr>
        <w:t>(</w:t>
      </w:r>
      <w:r w:rsidR="00E96D37">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(the intercept term) was </w:t>
      </w:r>
      <w:r w:rsidRPr="00152D32">
        <w:rPr>
          <w:rFonts w:ascii="Times New Roman" w:hAnsi="Times New Roman" w:cs="Times New Roman"/>
          <w:i/>
          <w:iCs/>
          <w:sz w:val="24"/>
          <w:szCs w:val="24"/>
        </w:rPr>
        <w:t xml:space="preserve">g </w:t>
      </w:r>
      <w:r w:rsidRPr="00152D32">
        <w:rPr>
          <w:rFonts w:ascii="Times New Roman" w:hAnsi="Times New Roman" w:cs="Times New Roman"/>
          <w:sz w:val="24"/>
          <w:szCs w:val="24"/>
        </w:rPr>
        <w:t xml:space="preserve">= 2.32, and whether the studies investigated PTSD yielded a lower effect with the regression coefficient associated with the PTSD term being </w:t>
      </w:r>
      <w:r w:rsidRPr="00152D32">
        <w:rPr>
          <w:rFonts w:ascii="Times New Roman" w:hAnsi="Times New Roman" w:cs="Times New Roman"/>
          <w:i/>
          <w:iCs/>
          <w:sz w:val="24"/>
          <w:szCs w:val="24"/>
        </w:rPr>
        <w:t>B=</w:t>
      </w:r>
      <w:r w:rsidRPr="00152D32">
        <w:rPr>
          <w:rFonts w:ascii="Times New Roman" w:hAnsi="Times New Roman" w:cs="Times New Roman"/>
          <w:sz w:val="24"/>
          <w:szCs w:val="24"/>
        </w:rPr>
        <w:t>-1.31; 95%CI</w:t>
      </w:r>
      <w:ins w:id="9" w:author="Qizhou Duan" w:date="2024-08-03T15:44:00Z">
        <w:r w:rsidR="003914FE">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[-0.412, 1.49]; </w:t>
      </w:r>
      <w:r w:rsidRPr="00152D32">
        <w:rPr>
          <w:rFonts w:ascii="Times New Roman" w:hAnsi="Times New Roman" w:cs="Times New Roman"/>
          <w:i/>
          <w:iCs/>
          <w:sz w:val="24"/>
          <w:szCs w:val="24"/>
        </w:rPr>
        <w:t>p</w:t>
      </w:r>
      <w:r w:rsidRPr="00152D32">
        <w:rPr>
          <w:rFonts w:ascii="Times New Roman" w:hAnsi="Times New Roman" w:cs="Times New Roman"/>
          <w:sz w:val="24"/>
          <w:szCs w:val="24"/>
        </w:rPr>
        <w:t>=0.36.</w:t>
      </w:r>
      <w:r w:rsidRPr="00152D32">
        <w:rPr>
          <w:rFonts w:ascii="AppleSystemUIFont" w:hAnsi="AppleSystemUIFont" w:cs="AppleSystemUIFont"/>
          <w:sz w:val="26"/>
          <w:szCs w:val="26"/>
        </w:rPr>
        <w:t xml:space="preserve"> </w:t>
      </w:r>
      <w:r w:rsidRPr="00152D32">
        <w:rPr>
          <w:rFonts w:ascii="Times New Roman" w:hAnsi="Times New Roman" w:cs="Times New Roman"/>
          <w:sz w:val="24"/>
          <w:szCs w:val="24"/>
        </w:rPr>
        <w:t>However, there was no significant relationship between PTSD and PTG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-value=0.36). Yet, the broad range of </w:t>
      </w:r>
      <w:r w:rsidRPr="00152D32">
        <w:rPr>
          <w:rFonts w:ascii="Times New Roman" w:hAnsi="Times New Roman" w:cs="Times New Roman"/>
          <w:sz w:val="24"/>
          <w:szCs w:val="24"/>
        </w:rPr>
        <w:lastRenderedPageBreak/>
        <w:t>effect sizes indicated a considerable amount of uncertainty in the effect estimate (</w:t>
      </w:r>
      <w:r w:rsidRPr="00152D32">
        <w:rPr>
          <w:rFonts w:ascii="Times New Roman" w:hAnsi="Times New Roman" w:cs="Times New Roman"/>
          <w:i/>
          <w:iCs/>
          <w:sz w:val="24"/>
          <w:szCs w:val="24"/>
        </w:rPr>
        <w:t>SE</w:t>
      </w:r>
      <w:r w:rsidRPr="00152D32">
        <w:rPr>
          <w:rFonts w:ascii="Times New Roman" w:hAnsi="Times New Roman" w:cs="Times New Roman"/>
          <w:sz w:val="24"/>
          <w:szCs w:val="24"/>
        </w:rPr>
        <w:t xml:space="preserve">=1.43). An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 studies.</w:t>
      </w:r>
    </w:p>
    <w:p w14:paraId="3C374FA9"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 xml:space="preserve">Mental Health </w:t>
      </w:r>
      <w:r w:rsidRPr="00152D32">
        <w:rPr>
          <w:rFonts w:ascii="Times New Roman" w:hAnsi="Times New Roman" w:cs="Times New Roman"/>
          <w:b/>
          <w:bCs/>
          <w:sz w:val="24"/>
          <w:szCs w:val="24"/>
        </w:rPr>
        <w:t>(</w:t>
      </w:r>
      <w:r w:rsidRPr="00152D32">
        <w:rPr>
          <w:rFonts w:ascii="Times New Roman" w:hAnsi="Times New Roman" w:cs="Times New Roman"/>
          <w:b/>
          <w:bCs/>
          <w:i/>
          <w:iCs/>
          <w:sz w:val="24"/>
          <w:szCs w:val="24"/>
        </w:rPr>
        <w:t>Depression, Anxiety</w:t>
      </w:r>
      <w:r w:rsidRPr="00152D32">
        <w:rPr>
          <w:rFonts w:ascii="Times New Roman" w:hAnsi="Times New Roman" w:cs="Times New Roman"/>
          <w:b/>
          <w:bCs/>
          <w:sz w:val="24"/>
          <w:szCs w:val="24"/>
        </w:rPr>
        <w:t>)</w:t>
      </w:r>
      <w:r w:rsidRPr="00152D32">
        <w:rPr>
          <w:rFonts w:ascii="Times New Roman" w:hAnsi="Times New Roman" w:cs="Times New Roman"/>
          <w:sz w:val="24"/>
          <w:szCs w:val="24"/>
        </w:rPr>
        <w:t xml:space="preserve"> </w:t>
      </w:r>
    </w:p>
    <w:p w14:paraId="30F7E4F5" w14:textId="360E54FE"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Eighteen selected studies presented the association of depression with PTG with a total of </w:t>
      </w:r>
      <w:r w:rsidRPr="009B05AB">
        <w:rPr>
          <w:rFonts w:ascii="Times New Roman" w:hAnsi="Times New Roman" w:cs="Times New Roman"/>
          <w:sz w:val="24"/>
          <w:szCs w:val="24"/>
        </w:rPr>
        <w:t>21,802</w:t>
      </w:r>
      <w:r w:rsidRPr="00152D32" w:rsidDel="00711024">
        <w:rPr>
          <w:rFonts w:ascii="Times New Roman" w:hAnsi="Times New Roman" w:cs="Times New Roman"/>
          <w:sz w:val="24"/>
          <w:szCs w:val="24"/>
        </w:rPr>
        <w:t xml:space="preserve"> </w:t>
      </w:r>
      <w:r w:rsidRPr="00152D32">
        <w:rPr>
          <w:rFonts w:ascii="Times New Roman" w:hAnsi="Times New Roman" w:cs="Times New Roman"/>
          <w:sz w:val="24"/>
          <w:szCs w:val="24"/>
        </w:rPr>
        <w:t>participants</w:t>
      </w:r>
      <w:r w:rsidR="00265244">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 xml:space="preserve">=2.49, and the regression coefficient for depression is </w:t>
      </w:r>
      <w:r w:rsidRPr="00152D32">
        <w:rPr>
          <w:rFonts w:ascii="Times New Roman" w:hAnsi="Times New Roman" w:cs="Times New Roman"/>
          <w:i/>
          <w:iCs/>
          <w:sz w:val="24"/>
          <w:szCs w:val="24"/>
        </w:rPr>
        <w:t>B</w:t>
      </w:r>
      <w:r w:rsidRPr="00152D32">
        <w:rPr>
          <w:rFonts w:ascii="Times New Roman" w:hAnsi="Times New Roman" w:cs="Times New Roman"/>
          <w:sz w:val="24"/>
          <w:szCs w:val="24"/>
        </w:rPr>
        <w:t>=-2.10; 95%CI</w:t>
      </w:r>
      <w:ins w:id="10" w:author="Qizhou Duan" w:date="2024-08-03T15:44:00Z">
        <w:r w:rsidR="00E44131">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[0.15, -4.93]; </w:t>
      </w:r>
      <w:r w:rsidRPr="00152D32">
        <w:rPr>
          <w:rFonts w:ascii="Times New Roman" w:hAnsi="Times New Roman" w:cs="Times New Roman"/>
          <w:i/>
          <w:iCs/>
          <w:sz w:val="24"/>
          <w:szCs w:val="24"/>
        </w:rPr>
        <w:t>p</w:t>
      </w:r>
      <w:r w:rsidRPr="00152D32">
        <w:rPr>
          <w:rFonts w:ascii="Times New Roman" w:hAnsi="Times New Roman" w:cs="Times New Roman"/>
          <w:sz w:val="24"/>
          <w:szCs w:val="24"/>
        </w:rPr>
        <w:t>=0.14, indicating no overall</w:t>
      </w:r>
      <w:r w:rsidRPr="00152D32">
        <w:rPr>
          <w:rFonts w:ascii="Times New Roman" w:hAnsi="Times New Roman"/>
          <w:sz w:val="24"/>
          <w:szCs w:val="24"/>
        </w:rPr>
        <w:t xml:space="preserve"> effect </w:t>
      </w:r>
      <w:r w:rsidRPr="00152D32">
        <w:rPr>
          <w:rFonts w:ascii="Times New Roman" w:hAnsi="Times New Roman" w:cs="Times New Roman"/>
          <w:sz w:val="24"/>
          <w:szCs w:val="24"/>
        </w:rPr>
        <w:t>on PTG of</w:t>
      </w:r>
      <w:r w:rsidRPr="00152D32">
        <w:rPr>
          <w:rFonts w:ascii="Times New Roman" w:hAnsi="Times New Roman"/>
          <w:sz w:val="24"/>
          <w:szCs w:val="24"/>
        </w:rPr>
        <w:t xml:space="preserve"> depression</w:t>
      </w:r>
      <w:r w:rsidRPr="00152D32">
        <w:rPr>
          <w:rFonts w:ascii="Times New Roman" w:hAnsi="Times New Roman" w:cs="Times New Roman"/>
          <w:sz w:val="24"/>
          <w:szCs w:val="24"/>
        </w:rPr>
        <w:t xml:space="preserve"> on PTG. The broad range indicated considerable uncertainty in the effect estimate. A high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these studies.</w:t>
      </w:r>
    </w:p>
    <w:p w14:paraId="31174753" w14:textId="77777777"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lang w:eastAsia="zh-CN"/>
        </w:rPr>
      </w:pPr>
      <w:r w:rsidRPr="00152D32">
        <w:rPr>
          <w:rFonts w:ascii="Times New Roman" w:hAnsi="Times New Roman" w:cs="Times New Roman"/>
          <w:sz w:val="24"/>
          <w:szCs w:val="24"/>
        </w:rPr>
        <w:t xml:space="preserve">With regards to Anxiety, there were 28 studies discussed and measured anxiety levels, spanning </w:t>
      </w:r>
      <w:r w:rsidRPr="00A0223E">
        <w:rPr>
          <w:rFonts w:ascii="Times New Roman" w:hAnsi="Times New Roman" w:cs="Times New Roman"/>
          <w:sz w:val="24"/>
          <w:szCs w:val="24"/>
        </w:rPr>
        <w:t>19,522</w:t>
      </w:r>
      <w:r w:rsidRPr="00152D32">
        <w:rPr>
          <w:rFonts w:ascii="Times New Roman" w:hAnsi="Times New Roman" w:cs="Times New Roman"/>
          <w:sz w:val="24"/>
          <w:szCs w:val="24"/>
        </w:rPr>
        <w:t xml:space="preserve"> participants. 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Pr>
          <w:rFonts w:ascii="Times New Roman" w:hAnsi="Times New Roman" w:cs="Times New Roman"/>
          <w:sz w:val="24"/>
          <w:szCs w:val="24"/>
        </w:rPr>
        <w:t>2.87</w:t>
      </w:r>
      <w:r w:rsidRPr="00152D32">
        <w:rPr>
          <w:rFonts w:ascii="Times New Roman" w:hAnsi="Times New Roman" w:cs="Times New Roman"/>
          <w:sz w:val="24"/>
          <w:szCs w:val="24"/>
        </w:rPr>
        <w:t xml:space="preserve">, with Anxiety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Pr>
          <w:rFonts w:ascii="Times New Roman" w:hAnsi="Times New Roman" w:cs="Times New Roman"/>
          <w:sz w:val="24"/>
          <w:szCs w:val="24"/>
        </w:rPr>
        <w:t>2.35</w:t>
      </w:r>
      <w:r w:rsidRPr="00152D32">
        <w:rPr>
          <w:rFonts w:ascii="Times New Roman" w:hAnsi="Times New Roman" w:cs="Times New Roman"/>
          <w:sz w:val="24"/>
          <w:szCs w:val="24"/>
        </w:rPr>
        <w:t xml:space="preserve"> with 95%CI [-</w:t>
      </w:r>
      <w:r>
        <w:rPr>
          <w:rFonts w:ascii="Times New Roman" w:hAnsi="Times New Roman" w:cs="Times New Roman"/>
          <w:sz w:val="24"/>
          <w:szCs w:val="24"/>
        </w:rPr>
        <w:t>4.83</w:t>
      </w:r>
      <w:r w:rsidRPr="00152D32">
        <w:rPr>
          <w:rFonts w:ascii="Times New Roman" w:hAnsi="Times New Roman" w:cs="Times New Roman"/>
          <w:sz w:val="24"/>
          <w:szCs w:val="24"/>
        </w:rPr>
        <w:t>, 0.</w:t>
      </w:r>
      <w:r>
        <w:rPr>
          <w:rFonts w:ascii="Times New Roman" w:hAnsi="Times New Roman" w:cs="Times New Roman"/>
          <w:sz w:val="24"/>
          <w:szCs w:val="24"/>
        </w:rPr>
        <w:t>13</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06</w:t>
      </w:r>
      <w:r w:rsidRPr="00152D32">
        <w:rPr>
          <w:rFonts w:ascii="Times New Roman" w:hAnsi="Times New Roman" w:cs="Times New Roman"/>
          <w:sz w:val="24"/>
          <w:szCs w:val="24"/>
        </w:rPr>
        <w:t xml:space="preserve">, indicating </w:t>
      </w:r>
      <w:r>
        <w:rPr>
          <w:rFonts w:ascii="Times New Roman" w:hAnsi="Times New Roman" w:cs="Times New Roman"/>
          <w:sz w:val="24"/>
          <w:szCs w:val="24"/>
        </w:rPr>
        <w:t xml:space="preserve">almost significant </w:t>
      </w:r>
      <w:r w:rsidRPr="00152D32">
        <w:rPr>
          <w:rFonts w:ascii="Times New Roman" w:hAnsi="Times New Roman" w:cs="Times New Roman"/>
          <w:sz w:val="24"/>
          <w:szCs w:val="24"/>
        </w:rPr>
        <w:t xml:space="preserve">effect of Anxiety on PTG. The heterogeneity after considering Anxiety as a moderator was also high indicate by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w:t>
      </w:r>
      <w:r w:rsidRPr="00152D32">
        <w:rPr>
          <w:rFonts w:ascii="Times New Roman" w:hAnsi="Times New Roman" w:cs="Times New Roman"/>
          <w:sz w:val="24"/>
          <w:szCs w:val="24"/>
          <w:lang w:eastAsia="zh-CN"/>
        </w:rPr>
        <w:t>99.</w:t>
      </w:r>
      <w:r>
        <w:rPr>
          <w:rFonts w:ascii="Times New Roman" w:hAnsi="Times New Roman" w:cs="Times New Roman"/>
          <w:sz w:val="24"/>
          <w:szCs w:val="24"/>
          <w:lang w:eastAsia="zh-CN"/>
        </w:rPr>
        <w:t>99</w:t>
      </w:r>
      <w:r w:rsidRPr="00152D32">
        <w:rPr>
          <w:rFonts w:ascii="Times New Roman" w:hAnsi="Times New Roman" w:cs="Times New Roman"/>
          <w:sz w:val="24"/>
          <w:szCs w:val="24"/>
          <w:lang w:eastAsia="zh-CN"/>
        </w:rPr>
        <w:t>%.</w:t>
      </w:r>
    </w:p>
    <w:p w14:paraId="6517F718" w14:textId="77777777" w:rsidR="00982AC0" w:rsidRPr="00152D32" w:rsidRDefault="00982AC0" w:rsidP="00982AC0">
      <w:pPr>
        <w:autoSpaceDE w:val="0"/>
        <w:autoSpaceDN w:val="0"/>
        <w:adjustRightInd w:val="0"/>
        <w:spacing w:after="0" w:line="480" w:lineRule="auto"/>
        <w:rPr>
          <w:rFonts w:ascii="Times New Roman" w:hAnsi="Times New Roman" w:cs="Times New Roman"/>
          <w:b/>
          <w:bCs/>
          <w:i/>
          <w:iCs/>
          <w:sz w:val="24"/>
          <w:szCs w:val="24"/>
        </w:rPr>
      </w:pPr>
      <w:r w:rsidRPr="00152D32">
        <w:rPr>
          <w:rFonts w:ascii="Times New Roman" w:hAnsi="Times New Roman" w:cs="Times New Roman"/>
          <w:b/>
          <w:bCs/>
          <w:i/>
          <w:iCs/>
          <w:sz w:val="24"/>
          <w:szCs w:val="24"/>
        </w:rPr>
        <w:t xml:space="preserve">Social Support </w:t>
      </w:r>
    </w:p>
    <w:p w14:paraId="636F398B" w14:textId="421226DB"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rPr>
      </w:pPr>
      <w:r w:rsidRPr="00DA1A11">
        <w:rPr>
          <w:rFonts w:ascii="Times New Roman" w:hAnsi="Times New Roman" w:cs="Times New Roman"/>
          <w:sz w:val="24"/>
          <w:szCs w:val="24"/>
          <w:highlight w:val="yellow"/>
        </w:rPr>
        <w:t>Seventeen</w:t>
      </w:r>
      <w:r w:rsidRPr="00C309B5">
        <w:rPr>
          <w:rFonts w:ascii="Times New Roman" w:hAnsi="Times New Roman" w:cs="Times New Roman"/>
          <w:sz w:val="24"/>
          <w:szCs w:val="24"/>
        </w:rPr>
        <w:t xml:space="preserve"> </w:t>
      </w:r>
      <w:r w:rsidRPr="00152D32">
        <w:rPr>
          <w:rFonts w:ascii="Times New Roman" w:hAnsi="Times New Roman" w:cs="Times New Roman"/>
          <w:sz w:val="24"/>
          <w:szCs w:val="24"/>
        </w:rPr>
        <w:t xml:space="preserve">selected studies discussed social support concerning PTG with a total of </w:t>
      </w:r>
      <w:r w:rsidRPr="00726503">
        <w:rPr>
          <w:rFonts w:ascii="Times New Roman" w:hAnsi="Times New Roman" w:cs="Times New Roman"/>
          <w:sz w:val="24"/>
          <w:szCs w:val="24"/>
        </w:rPr>
        <w:t>20,912</w:t>
      </w:r>
      <w:r w:rsidRPr="00152D32" w:rsidDel="002578E5">
        <w:rPr>
          <w:rFonts w:ascii="Times New Roman" w:hAnsi="Times New Roman" w:cs="Times New Roman"/>
          <w:sz w:val="24"/>
          <w:szCs w:val="24"/>
        </w:rPr>
        <w:t xml:space="preserve"> </w:t>
      </w:r>
      <w:r w:rsidRPr="00152D32">
        <w:rPr>
          <w:rFonts w:ascii="Times New Roman" w:hAnsi="Times New Roman" w:cs="Times New Roman"/>
          <w:sz w:val="24"/>
          <w:szCs w:val="24"/>
        </w:rPr>
        <w:t>participants (</w:t>
      </w:r>
      <w:r w:rsidR="00066920">
        <w:rPr>
          <w:rFonts w:ascii="Times New Roman" w:hAnsi="Times New Roman" w:cs="Times New Roman"/>
          <w:sz w:val="24"/>
          <w:szCs w:val="24"/>
        </w:rPr>
        <w:t>Table 3</w:t>
      </w:r>
      <w:r w:rsidRPr="00152D32">
        <w:rPr>
          <w:rFonts w:ascii="Times New Roman" w:hAnsi="Times New Roman" w:cs="Times New Roman"/>
          <w:sz w:val="24"/>
          <w:szCs w:val="24"/>
        </w:rPr>
        <w:t>).</w:t>
      </w:r>
      <w:ins w:id="11" w:author="Qizhou Duan" w:date="2024-08-03T15:44:00Z">
        <w:r w:rsidR="00F20F65">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726503">
        <w:t xml:space="preserve"> </w:t>
      </w:r>
      <w:r w:rsidRPr="00726503">
        <w:rPr>
          <w:rFonts w:ascii="Times New Roman" w:hAnsi="Times New Roman" w:cs="Times New Roman"/>
          <w:sz w:val="24"/>
          <w:szCs w:val="24"/>
        </w:rPr>
        <w:t>1.6806</w:t>
      </w:r>
      <w:r w:rsidRPr="00152D32" w:rsidDel="00750ECD">
        <w:rPr>
          <w:rFonts w:ascii="Times New Roman" w:hAnsi="Times New Roman" w:cs="Times New Roman"/>
          <w:sz w:val="24"/>
          <w:szCs w:val="24"/>
        </w:rPr>
        <w:t xml:space="preserve"> </w:t>
      </w:r>
      <w:r w:rsidRPr="00152D32">
        <w:rPr>
          <w:rFonts w:ascii="Times New Roman" w:hAnsi="Times New Roman" w:cs="Times New Roman"/>
          <w:sz w:val="24"/>
          <w:szCs w:val="24"/>
        </w:rPr>
        <w:t xml:space="preserve">, with Social Support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 </w:t>
      </w:r>
      <w:r w:rsidRPr="00726503">
        <w:rPr>
          <w:rFonts w:ascii="Times New Roman" w:hAnsi="Times New Roman" w:cs="Times New Roman"/>
          <w:sz w:val="24"/>
          <w:szCs w:val="24"/>
        </w:rPr>
        <w:t>1.3138</w:t>
      </w:r>
      <w:r w:rsidRPr="00152D32" w:rsidDel="00407462">
        <w:rPr>
          <w:rFonts w:ascii="Times New Roman" w:hAnsi="Times New Roman" w:cs="Times New Roman"/>
          <w:sz w:val="24"/>
          <w:szCs w:val="24"/>
        </w:rPr>
        <w:t xml:space="preserve"> </w:t>
      </w:r>
      <w:r w:rsidRPr="00152D32">
        <w:rPr>
          <w:rFonts w:ascii="Times New Roman" w:hAnsi="Times New Roman" w:cs="Times New Roman"/>
          <w:sz w:val="24"/>
          <w:szCs w:val="24"/>
        </w:rPr>
        <w:t>; 95%CI[-</w:t>
      </w:r>
      <w:r>
        <w:rPr>
          <w:rFonts w:ascii="Times New Roman" w:hAnsi="Times New Roman" w:cs="Times New Roman"/>
          <w:sz w:val="24"/>
          <w:szCs w:val="24"/>
        </w:rPr>
        <w:t>1</w:t>
      </w:r>
      <w:r w:rsidRPr="00152D32">
        <w:rPr>
          <w:rFonts w:ascii="Times New Roman" w:hAnsi="Times New Roman" w:cs="Times New Roman"/>
          <w:sz w:val="24"/>
          <w:szCs w:val="24"/>
        </w:rPr>
        <w:t>.</w:t>
      </w:r>
      <w:r>
        <w:rPr>
          <w:rFonts w:ascii="Times New Roman" w:hAnsi="Times New Roman" w:cs="Times New Roman"/>
          <w:sz w:val="24"/>
          <w:szCs w:val="24"/>
        </w:rPr>
        <w:t>61</w:t>
      </w:r>
      <w:r w:rsidRPr="00152D32">
        <w:rPr>
          <w:rFonts w:ascii="Times New Roman" w:hAnsi="Times New Roman" w:cs="Times New Roman"/>
          <w:sz w:val="24"/>
          <w:szCs w:val="24"/>
        </w:rPr>
        <w:t xml:space="preserve">, </w:t>
      </w:r>
      <w:r>
        <w:rPr>
          <w:rFonts w:ascii="Times New Roman" w:hAnsi="Times New Roman" w:cs="Times New Roman"/>
          <w:sz w:val="24"/>
          <w:szCs w:val="24"/>
        </w:rPr>
        <w:t>4.24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=0.37. Overall, social support did not contribute much to `variability in PTG across studies. This can be seen from the high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99.99% for the model that considered social support. Overall, social support did not contribute much to moderating the variability in PTG across studies.</w:t>
      </w:r>
    </w:p>
    <w:p w14:paraId="3CFF83EE" w14:textId="77777777" w:rsidR="00982AC0" w:rsidRPr="005558B6" w:rsidRDefault="00982AC0" w:rsidP="00982AC0">
      <w:pPr>
        <w:autoSpaceDE w:val="0"/>
        <w:autoSpaceDN w:val="0"/>
        <w:adjustRightInd w:val="0"/>
        <w:spacing w:after="0" w:line="480" w:lineRule="auto"/>
        <w:rPr>
          <w:rFonts w:ascii="Times New Roman" w:hAnsi="Times New Roman" w:cs="Times New Roman"/>
          <w:b/>
          <w:bCs/>
          <w:i/>
          <w:iCs/>
          <w:sz w:val="24"/>
          <w:szCs w:val="24"/>
          <w:highlight w:val="cyan"/>
        </w:rPr>
      </w:pPr>
      <w:r w:rsidRPr="00152D32">
        <w:rPr>
          <w:rFonts w:ascii="Times New Roman" w:hAnsi="Times New Roman" w:cs="Times New Roman"/>
          <w:b/>
          <w:bCs/>
          <w:i/>
          <w:iCs/>
          <w:sz w:val="24"/>
          <w:szCs w:val="24"/>
        </w:rPr>
        <w:t>Coping</w:t>
      </w:r>
      <w:r w:rsidRPr="005558B6">
        <w:rPr>
          <w:rFonts w:ascii="Times New Roman" w:hAnsi="Times New Roman" w:cs="Times New Roman"/>
          <w:b/>
          <w:bCs/>
          <w:i/>
          <w:iCs/>
          <w:sz w:val="24"/>
          <w:szCs w:val="24"/>
          <w:highlight w:val="cyan"/>
        </w:rPr>
        <w:t xml:space="preserve"> </w:t>
      </w:r>
    </w:p>
    <w:p w14:paraId="317513A9" w14:textId="43AABC9B"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DA1A11">
        <w:rPr>
          <w:rFonts w:ascii="Times New Roman" w:hAnsi="Times New Roman" w:cs="Times New Roman"/>
          <w:sz w:val="24"/>
          <w:szCs w:val="24"/>
        </w:rPr>
        <w:t xml:space="preserve">Various types of coping strategies were investigated with PTG in </w:t>
      </w:r>
      <w:r w:rsidRPr="00DA1A11">
        <w:rPr>
          <w:rFonts w:ascii="Times New Roman" w:hAnsi="Times New Roman" w:cs="Times New Roman"/>
          <w:sz w:val="24"/>
          <w:szCs w:val="24"/>
          <w:highlight w:val="yellow"/>
        </w:rPr>
        <w:t>3</w:t>
      </w:r>
      <w:r>
        <w:rPr>
          <w:rFonts w:ascii="Times New Roman" w:hAnsi="Times New Roman" w:cs="Times New Roman"/>
          <w:sz w:val="24"/>
          <w:szCs w:val="24"/>
          <w:highlight w:val="yellow"/>
        </w:rPr>
        <w:t>8</w:t>
      </w:r>
      <w:r w:rsidRPr="00DA1A11">
        <w:rPr>
          <w:rFonts w:ascii="Times New Roman" w:hAnsi="Times New Roman" w:cs="Times New Roman"/>
          <w:sz w:val="24"/>
          <w:szCs w:val="24"/>
        </w:rPr>
        <w:t xml:space="preserve"> </w:t>
      </w:r>
      <w:r w:rsidRPr="007D54A0">
        <w:rPr>
          <w:rFonts w:ascii="Times New Roman" w:hAnsi="Times New Roman" w:cs="Times New Roman"/>
          <w:sz w:val="24"/>
          <w:szCs w:val="24"/>
        </w:rPr>
        <w:t>studies</w:t>
      </w:r>
      <w:r w:rsidRPr="00152D32">
        <w:rPr>
          <w:rFonts w:ascii="Times New Roman" w:hAnsi="Times New Roman" w:cs="Times New Roman"/>
          <w:sz w:val="24"/>
          <w:szCs w:val="24"/>
        </w:rPr>
        <w:t xml:space="preserve"> (</w:t>
      </w:r>
      <w:r w:rsidR="009E1FE2">
        <w:rPr>
          <w:rFonts w:ascii="Times New Roman" w:hAnsi="Times New Roman" w:cs="Times New Roman"/>
          <w:sz w:val="24"/>
          <w:szCs w:val="24"/>
        </w:rPr>
        <w:t>See Table 3)</w:t>
      </w:r>
      <w:r w:rsidR="00E64979">
        <w:rPr>
          <w:rFonts w:ascii="Times New Roman" w:hAnsi="Times New Roman" w:cs="Times New Roman"/>
          <w:sz w:val="24"/>
          <w:szCs w:val="24"/>
        </w:rPr>
        <w:t xml:space="preserve"> </w:t>
      </w:r>
      <w:r w:rsidRPr="00152D32">
        <w:rPr>
          <w:rFonts w:ascii="Times New Roman" w:hAnsi="Times New Roman" w:cs="Times New Roman"/>
          <w:sz w:val="24"/>
          <w:szCs w:val="24"/>
        </w:rPr>
        <w:t xml:space="preserve">with a total of </w:t>
      </w:r>
      <w:r w:rsidRPr="007D54A0">
        <w:rPr>
          <w:rFonts w:ascii="Times New Roman" w:hAnsi="Times New Roman" w:cs="Times New Roman"/>
          <w:sz w:val="24"/>
          <w:szCs w:val="24"/>
        </w:rPr>
        <w:t>23,386</w:t>
      </w:r>
      <w:r w:rsidRPr="00152D32" w:rsidDel="00915699">
        <w:rPr>
          <w:rFonts w:ascii="Times New Roman" w:hAnsi="Times New Roman" w:cs="Times New Roman"/>
          <w:sz w:val="24"/>
          <w:szCs w:val="24"/>
        </w:rPr>
        <w:t xml:space="preserve"> </w:t>
      </w:r>
      <w:r w:rsidRPr="00152D32">
        <w:rPr>
          <w:rFonts w:ascii="Times New Roman" w:hAnsi="Times New Roman" w:cs="Times New Roman"/>
          <w:sz w:val="24"/>
          <w:szCs w:val="24"/>
        </w:rPr>
        <w:t xml:space="preserve">participants.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F55476">
        <w:t xml:space="preserve"> </w:t>
      </w:r>
      <w:r w:rsidRPr="00F55476">
        <w:rPr>
          <w:rFonts w:ascii="Times New Roman" w:hAnsi="Times New Roman" w:cs="Times New Roman"/>
          <w:sz w:val="24"/>
          <w:szCs w:val="24"/>
        </w:rPr>
        <w:t>0.77</w:t>
      </w:r>
      <w:r w:rsidRPr="00152D32">
        <w:rPr>
          <w:rFonts w:ascii="Times New Roman" w:hAnsi="Times New Roman" w:cs="Times New Roman"/>
          <w:sz w:val="24"/>
          <w:szCs w:val="24"/>
        </w:rPr>
        <w:t xml:space="preserve">, and the regression </w:t>
      </w:r>
      <w:r w:rsidRPr="00152D32">
        <w:rPr>
          <w:rFonts w:ascii="Times New Roman" w:hAnsi="Times New Roman" w:cs="Times New Roman"/>
          <w:sz w:val="24"/>
          <w:szCs w:val="24"/>
        </w:rPr>
        <w:lastRenderedPageBreak/>
        <w:t xml:space="preserve">coefficient for coping was </w:t>
      </w:r>
      <w:r w:rsidRPr="00152D32">
        <w:rPr>
          <w:rFonts w:ascii="Times New Roman" w:hAnsi="Times New Roman" w:cs="Times New Roman"/>
          <w:i/>
          <w:iCs/>
          <w:sz w:val="24"/>
          <w:szCs w:val="24"/>
        </w:rPr>
        <w:t>B</w:t>
      </w:r>
      <w:r>
        <w:rPr>
          <w:rFonts w:ascii="Times New Roman" w:hAnsi="Times New Roman" w:cs="Times New Roman"/>
          <w:i/>
          <w:iCs/>
          <w:sz w:val="24"/>
          <w:szCs w:val="24"/>
        </w:rPr>
        <w:t xml:space="preserve">= </w:t>
      </w:r>
      <w:r w:rsidRPr="00D64008">
        <w:rPr>
          <w:rFonts w:ascii="Times New Roman" w:hAnsi="Times New Roman" w:cs="Times New Roman"/>
          <w:i/>
          <w:iCs/>
          <w:sz w:val="24"/>
          <w:szCs w:val="24"/>
        </w:rPr>
        <w:t>2.4</w:t>
      </w:r>
      <w:r>
        <w:rPr>
          <w:rFonts w:ascii="Times New Roman" w:hAnsi="Times New Roman" w:cs="Times New Roman"/>
          <w:i/>
          <w:iCs/>
          <w:sz w:val="24"/>
          <w:szCs w:val="24"/>
        </w:rPr>
        <w:t>2</w:t>
      </w:r>
      <w:r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Pr="00152D32">
        <w:rPr>
          <w:rFonts w:ascii="Times New Roman" w:hAnsi="Times New Roman" w:cs="Times New Roman"/>
          <w:sz w:val="24"/>
          <w:szCs w:val="24"/>
        </w:rPr>
        <w:t>[</w:t>
      </w:r>
      <w:r>
        <w:rPr>
          <w:rFonts w:ascii="Times New Roman" w:hAnsi="Times New Roman" w:cs="Times New Roman"/>
          <w:sz w:val="24"/>
          <w:szCs w:val="24"/>
        </w:rPr>
        <w:t>0.016</w:t>
      </w:r>
      <w:r w:rsidRPr="00152D32">
        <w:rPr>
          <w:rFonts w:ascii="Times New Roman" w:hAnsi="Times New Roman" w:cs="Times New Roman"/>
          <w:sz w:val="24"/>
          <w:szCs w:val="24"/>
        </w:rPr>
        <w:t xml:space="preserve">, </w:t>
      </w:r>
      <w:r>
        <w:rPr>
          <w:rFonts w:ascii="Times New Roman" w:hAnsi="Times New Roman" w:cs="Times New Roman"/>
          <w:sz w:val="24"/>
          <w:szCs w:val="24"/>
        </w:rPr>
        <w:t>4</w:t>
      </w:r>
      <w:r w:rsidRPr="00152D32">
        <w:rPr>
          <w:rFonts w:ascii="Times New Roman" w:hAnsi="Times New Roman" w:cs="Times New Roman"/>
          <w:sz w:val="24"/>
          <w:szCs w:val="24"/>
        </w:rPr>
        <w:t>.</w:t>
      </w:r>
      <w:r>
        <w:rPr>
          <w:rFonts w:ascii="Times New Roman" w:hAnsi="Times New Roman" w:cs="Times New Roman"/>
          <w:sz w:val="24"/>
          <w:szCs w:val="24"/>
        </w:rPr>
        <w:t>82</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0485</w:t>
      </w:r>
      <w:r w:rsidRPr="00152D32">
        <w:rPr>
          <w:rFonts w:ascii="Times New Roman" w:hAnsi="Times New Roman" w:cs="Times New Roman"/>
          <w:sz w:val="24"/>
          <w:szCs w:val="24"/>
        </w:rPr>
        <w:t>. Coping</w:t>
      </w:r>
      <w:r>
        <w:rPr>
          <w:rFonts w:ascii="Times New Roman" w:hAnsi="Times New Roman" w:cs="Times New Roman"/>
          <w:sz w:val="24"/>
          <w:szCs w:val="24"/>
        </w:rPr>
        <w:t xml:space="preserve"> has </w:t>
      </w:r>
      <w:r w:rsidRPr="00152D32">
        <w:rPr>
          <w:rFonts w:ascii="Times New Roman" w:hAnsi="Times New Roman" w:cs="Times New Roman"/>
          <w:sz w:val="24"/>
          <w:szCs w:val="24"/>
        </w:rPr>
        <w:t xml:space="preserve">a significant effect in the model baseline effect size. </w:t>
      </w:r>
      <w:r>
        <w:rPr>
          <w:rFonts w:ascii="Times New Roman" w:hAnsi="Times New Roman" w:cs="Times New Roman"/>
          <w:sz w:val="24"/>
          <w:szCs w:val="24"/>
        </w:rPr>
        <w:t>T</w:t>
      </w:r>
      <w:r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considering coping was 99.</w:t>
      </w:r>
      <w:r>
        <w:rPr>
          <w:rFonts w:ascii="Times New Roman" w:hAnsi="Times New Roman" w:cs="Times New Roman"/>
          <w:sz w:val="24"/>
          <w:szCs w:val="24"/>
        </w:rPr>
        <w:t>99</w:t>
      </w:r>
      <w:r w:rsidRPr="00152D32">
        <w:rPr>
          <w:rFonts w:ascii="Times New Roman" w:hAnsi="Times New Roman" w:cs="Times New Roman"/>
          <w:sz w:val="24"/>
          <w:szCs w:val="24"/>
        </w:rPr>
        <w:t xml:space="preserve">%. </w:t>
      </w:r>
    </w:p>
    <w:p w14:paraId="737FF7D5" w14:textId="77777777" w:rsidR="00982AC0" w:rsidRPr="00152D32" w:rsidRDefault="00982AC0" w:rsidP="00982AC0">
      <w:pPr>
        <w:tabs>
          <w:tab w:val="left" w:pos="2400"/>
        </w:tabs>
        <w:autoSpaceDE w:val="0"/>
        <w:autoSpaceDN w:val="0"/>
        <w:adjustRightInd w:val="0"/>
        <w:spacing w:after="0" w:line="480" w:lineRule="auto"/>
        <w:rPr>
          <w:rFonts w:ascii="Times New Roman" w:hAnsi="Times New Roman" w:cs="Times New Roman"/>
          <w:i/>
          <w:iCs/>
          <w:sz w:val="24"/>
          <w:szCs w:val="24"/>
        </w:rPr>
      </w:pPr>
      <w:r w:rsidRPr="00152D32">
        <w:rPr>
          <w:rFonts w:ascii="Times New Roman" w:hAnsi="Times New Roman" w:cs="Times New Roman"/>
          <w:b/>
          <w:bCs/>
          <w:i/>
          <w:iCs/>
          <w:sz w:val="24"/>
          <w:szCs w:val="24"/>
        </w:rPr>
        <w:t>Spirituality</w:t>
      </w:r>
      <w:r w:rsidRPr="00152D32">
        <w:rPr>
          <w:rFonts w:ascii="Times New Roman" w:hAnsi="Times New Roman" w:cs="Times New Roman"/>
          <w:b/>
          <w:bCs/>
          <w:i/>
          <w:iCs/>
          <w:sz w:val="24"/>
          <w:szCs w:val="24"/>
        </w:rPr>
        <w:tab/>
      </w:r>
    </w:p>
    <w:p w14:paraId="0F53A47D" w14:textId="7E1947D5" w:rsidR="00982AC0" w:rsidRPr="00BF2773" w:rsidRDefault="00982AC0" w:rsidP="00982AC0">
      <w:pPr>
        <w:pStyle w:val="LO-normal"/>
        <w:spacing w:after="0" w:line="480" w:lineRule="auto"/>
        <w:ind w:firstLine="720"/>
        <w:rPr>
          <w:rFonts w:ascii="Times New Roman" w:hAnsi="Times New Roman" w:cs="Times New Roman"/>
          <w:sz w:val="24"/>
          <w:szCs w:val="24"/>
          <w:lang w:eastAsia="zh-CN"/>
        </w:rPr>
      </w:pPr>
      <w:r w:rsidRPr="00152D32">
        <w:rPr>
          <w:rFonts w:ascii="Times New Roman" w:hAnsi="Times New Roman" w:cs="Times New Roman"/>
          <w:sz w:val="24"/>
          <w:szCs w:val="24"/>
        </w:rPr>
        <w:t>Finally, there were 25</w:t>
      </w:r>
      <w:r w:rsidRPr="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studies that examined religion and spirituality with a total of </w:t>
      </w:r>
      <w:r w:rsidRPr="004316C0">
        <w:rPr>
          <w:rFonts w:ascii="Times New Roman" w:hAnsi="Times New Roman" w:cs="Times New Roman"/>
          <w:sz w:val="24"/>
          <w:szCs w:val="24"/>
        </w:rPr>
        <w:t>15,263</w:t>
      </w:r>
      <w:r w:rsidRPr="00152D32">
        <w:rPr>
          <w:rFonts w:ascii="Times New Roman" w:hAnsi="Times New Roman" w:cs="Times New Roman"/>
          <w:sz w:val="24"/>
          <w:szCs w:val="24"/>
        </w:rPr>
        <w:t xml:space="preserve"> participants</w:t>
      </w:r>
      <w:r w:rsidR="00C93A1F">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4316C0">
        <w:t xml:space="preserve"> </w:t>
      </w:r>
      <w:proofErr w:type="gramStart"/>
      <w:r w:rsidRPr="004316C0">
        <w:rPr>
          <w:rFonts w:ascii="Times New Roman" w:hAnsi="Times New Roman" w:cs="Times New Roman"/>
          <w:sz w:val="24"/>
          <w:szCs w:val="24"/>
        </w:rPr>
        <w:t>1.42</w:t>
      </w:r>
      <w:r w:rsidRPr="004316C0" w:rsidDel="004316C0">
        <w:rPr>
          <w:rFonts w:ascii="Times New Roman" w:hAnsi="Times New Roman" w:cs="Times New Roman"/>
          <w:sz w:val="24"/>
          <w:szCs w:val="24"/>
        </w:rPr>
        <w:t xml:space="preserve"> </w:t>
      </w:r>
      <w:r w:rsidRPr="00152D32">
        <w:rPr>
          <w:rFonts w:ascii="Times New Roman" w:hAnsi="Times New Roman" w:cs="Times New Roman"/>
          <w:sz w:val="24"/>
          <w:szCs w:val="24"/>
        </w:rPr>
        <w:t>,</w:t>
      </w:r>
      <w:proofErr w:type="gramEnd"/>
      <w:r w:rsidRPr="00152D32">
        <w:rPr>
          <w:rFonts w:ascii="Times New Roman" w:hAnsi="Times New Roman" w:cs="Times New Roman"/>
          <w:sz w:val="24"/>
          <w:szCs w:val="24"/>
        </w:rPr>
        <w:t xml:space="preserve"> and the regression estimate for spirituality was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sidRPr="006369F3">
        <w:t xml:space="preserve"> </w:t>
      </w:r>
      <w:r w:rsidRPr="006369F3">
        <w:rPr>
          <w:rFonts w:ascii="Times New Roman" w:hAnsi="Times New Roman" w:cs="Times New Roman"/>
          <w:sz w:val="24"/>
          <w:szCs w:val="24"/>
        </w:rPr>
        <w:t>1.6</w:t>
      </w:r>
      <w:r>
        <w:rPr>
          <w:rFonts w:ascii="Times New Roman" w:hAnsi="Times New Roman" w:cs="Times New Roman"/>
          <w:sz w:val="24"/>
          <w:szCs w:val="24"/>
        </w:rPr>
        <w:t>6</w:t>
      </w:r>
      <w:r w:rsidRPr="00152D32">
        <w:rPr>
          <w:rFonts w:ascii="Times New Roman" w:hAnsi="Times New Roman" w:cs="Times New Roman"/>
          <w:sz w:val="24"/>
          <w:szCs w:val="24"/>
        </w:rPr>
        <w:t>; 95%CI</w:t>
      </w:r>
      <w:r w:rsidRPr="00727DB5">
        <w:t xml:space="preserve"> </w:t>
      </w:r>
      <w:r w:rsidRPr="00727DB5">
        <w:rPr>
          <w:rFonts w:ascii="Times New Roman" w:hAnsi="Times New Roman" w:cs="Times New Roman"/>
          <w:sz w:val="24"/>
          <w:szCs w:val="24"/>
        </w:rPr>
        <w:t>-0.9</w:t>
      </w:r>
      <w:r>
        <w:rPr>
          <w:rFonts w:ascii="Times New Roman" w:hAnsi="Times New Roman" w:cs="Times New Roman"/>
          <w:sz w:val="24"/>
          <w:szCs w:val="24"/>
        </w:rPr>
        <w:t>3</w:t>
      </w:r>
      <w:r w:rsidRPr="00727DB5" w:rsidDel="00727DB5">
        <w:rPr>
          <w:rFonts w:ascii="Times New Roman" w:hAnsi="Times New Roman" w:cs="Times New Roman"/>
          <w:sz w:val="24"/>
          <w:szCs w:val="24"/>
        </w:rPr>
        <w:t xml:space="preserve"> </w:t>
      </w:r>
      <w:r w:rsidRPr="00152D32">
        <w:rPr>
          <w:rFonts w:ascii="Times New Roman" w:hAnsi="Times New Roman" w:cs="Times New Roman"/>
          <w:sz w:val="24"/>
          <w:szCs w:val="24"/>
        </w:rPr>
        <w:t xml:space="preserve">, </w:t>
      </w:r>
      <w:r w:rsidRPr="00727DB5">
        <w:rPr>
          <w:rFonts w:ascii="Times New Roman" w:hAnsi="Times New Roman" w:cs="Times New Roman"/>
          <w:sz w:val="24"/>
          <w:szCs w:val="24"/>
        </w:rPr>
        <w:t>4.2</w:t>
      </w:r>
      <w:r>
        <w:rPr>
          <w:rFonts w:ascii="Times New Roman" w:hAnsi="Times New Roman" w:cs="Times New Roman"/>
          <w:sz w:val="24"/>
          <w:szCs w:val="24"/>
        </w:rPr>
        <w:t>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w:t>
      </w:r>
      <w:r w:rsidRPr="00727DB5">
        <w:t xml:space="preserve"> </w:t>
      </w:r>
      <w:r w:rsidRPr="00727DB5">
        <w:rPr>
          <w:rFonts w:ascii="Times New Roman" w:hAnsi="Times New Roman" w:cs="Times New Roman"/>
          <w:sz w:val="24"/>
          <w:szCs w:val="24"/>
        </w:rPr>
        <w:t>0.2</w:t>
      </w:r>
      <w:r>
        <w:rPr>
          <w:rFonts w:ascii="Times New Roman" w:hAnsi="Times New Roman" w:cs="Times New Roman"/>
          <w:sz w:val="24"/>
          <w:szCs w:val="24"/>
        </w:rPr>
        <w:t>1</w:t>
      </w:r>
      <w:r w:rsidRPr="00152D32">
        <w:rPr>
          <w:rFonts w:ascii="Times New Roman" w:hAnsi="Times New Roman" w:cs="Times New Roman"/>
          <w:sz w:val="24"/>
          <w:szCs w:val="24"/>
        </w:rPr>
        <w:t xml:space="preserve">. Thus, there was no relation between spirituality and PTG.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regarding spirituality was (99.</w:t>
      </w:r>
      <w:r>
        <w:rPr>
          <w:rFonts w:ascii="Times New Roman" w:hAnsi="Times New Roman" w:cs="Times New Roman"/>
          <w:sz w:val="24"/>
          <w:szCs w:val="24"/>
        </w:rPr>
        <w:t>99</w:t>
      </w:r>
      <w:r w:rsidRPr="00152D32">
        <w:rPr>
          <w:rFonts w:ascii="Times New Roman" w:hAnsi="Times New Roman" w:cs="Times New Roman"/>
          <w:sz w:val="24"/>
          <w:szCs w:val="24"/>
        </w:rPr>
        <w:t>%).</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2D88E3A7" w:rsidR="00F6578E" w:rsidRPr="00BF2773" w:rsidRDefault="00BD7691" w:rsidP="005558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yellow"/>
        </w:rPr>
        <w:t>T</w:t>
      </w:r>
      <w:r w:rsidR="00001869" w:rsidRPr="00E95263">
        <w:rPr>
          <w:rFonts w:ascii="Times New Roman" w:hAnsi="Times New Roman" w:cs="Times New Roman"/>
          <w:sz w:val="24"/>
          <w:szCs w:val="24"/>
          <w:highlight w:val="yellow"/>
        </w:rPr>
        <w:t>his study</w:t>
      </w:r>
      <w:r w:rsidR="00C351A8">
        <w:rPr>
          <w:rFonts w:ascii="Times New Roman" w:hAnsi="Times New Roman" w:cs="Times New Roman"/>
          <w:sz w:val="24"/>
          <w:szCs w:val="24"/>
          <w:highlight w:val="yellow"/>
        </w:rPr>
        <w:t>,</w:t>
      </w:r>
      <w:r w:rsidR="00C351A8" w:rsidRPr="00C351A8">
        <w:rPr>
          <w:rFonts w:ascii="Times New Roman" w:hAnsi="Times New Roman" w:cs="Times New Roman"/>
          <w:sz w:val="24"/>
          <w:szCs w:val="24"/>
          <w:highlight w:val="yellow"/>
        </w:rPr>
        <w:t xml:space="preserve"> </w:t>
      </w:r>
      <w:r w:rsidR="00C351A8" w:rsidRPr="00E95263">
        <w:rPr>
          <w:rFonts w:ascii="Times New Roman" w:hAnsi="Times New Roman" w:cs="Times New Roman"/>
          <w:sz w:val="24"/>
          <w:szCs w:val="24"/>
          <w:highlight w:val="yellow"/>
        </w:rPr>
        <w:t>first</w:t>
      </w:r>
      <w:r w:rsidR="00121E2A">
        <w:rPr>
          <w:rFonts w:ascii="Times New Roman" w:hAnsi="Times New Roman" w:cs="Times New Roman"/>
          <w:sz w:val="24"/>
          <w:szCs w:val="24"/>
          <w:highlight w:val="yellow"/>
        </w:rPr>
        <w:t xml:space="preserve"> large scale comprehensive</w:t>
      </w:r>
      <w:r w:rsidR="00C351A8" w:rsidRPr="00E95263">
        <w:rPr>
          <w:rFonts w:ascii="Times New Roman" w:hAnsi="Times New Roman" w:cs="Times New Roman"/>
          <w:sz w:val="24"/>
          <w:szCs w:val="24"/>
          <w:highlight w:val="yellow"/>
        </w:rPr>
        <w:t xml:space="preserve"> meta-analysis</w:t>
      </w:r>
      <w:r w:rsidR="00C351A8">
        <w:rPr>
          <w:rFonts w:ascii="Times New Roman" w:hAnsi="Times New Roman" w:cs="Times New Roman"/>
          <w:sz w:val="24"/>
          <w:szCs w:val="24"/>
          <w:highlight w:val="yellow"/>
        </w:rPr>
        <w:t>,</w:t>
      </w:r>
      <w:r w:rsidR="00C038B7">
        <w:rPr>
          <w:rFonts w:ascii="Times New Roman" w:hAnsi="Times New Roman" w:cs="Times New Roman"/>
          <w:sz w:val="24"/>
          <w:szCs w:val="24"/>
          <w:highlight w:val="yellow"/>
        </w:rPr>
        <w:t xml:space="preserve"> </w:t>
      </w:r>
      <w:r w:rsidR="00C351A8">
        <w:rPr>
          <w:rFonts w:ascii="Times New Roman" w:eastAsia="Times New Roman" w:hAnsi="Times New Roman" w:cs="Times New Roman"/>
          <w:sz w:val="24"/>
          <w:szCs w:val="24"/>
          <w:highlight w:val="yellow"/>
        </w:rPr>
        <w:t>was ai</w:t>
      </w:r>
      <w:r>
        <w:rPr>
          <w:rFonts w:ascii="Times New Roman" w:eastAsia="Times New Roman" w:hAnsi="Times New Roman" w:cs="Times New Roman"/>
          <w:sz w:val="24"/>
          <w:szCs w:val="24"/>
          <w:highlight w:val="yellow"/>
        </w:rPr>
        <w:t>med to determine</w:t>
      </w:r>
      <w:r w:rsidR="00C351A8">
        <w:rPr>
          <w:rFonts w:ascii="Times New Roman" w:eastAsia="Times New Roman" w:hAnsi="Times New Roman" w:cs="Times New Roman"/>
          <w:sz w:val="24"/>
          <w:szCs w:val="24"/>
          <w:highlight w:val="yellow"/>
        </w:rPr>
        <w:t xml:space="preserve"> the</w:t>
      </w:r>
      <w:r w:rsidR="006D146B" w:rsidRPr="00E95263">
        <w:rPr>
          <w:rFonts w:ascii="Times New Roman" w:eastAsia="Times New Roman" w:hAnsi="Times New Roman" w:cs="Times New Roman"/>
          <w:sz w:val="24"/>
          <w:szCs w:val="24"/>
          <w:highlight w:val="yellow"/>
        </w:rPr>
        <w:t xml:space="preserve"> </w:t>
      </w:r>
      <w:r w:rsidR="00C038B7">
        <w:rPr>
          <w:rFonts w:ascii="Times New Roman" w:eastAsia="Times New Roman" w:hAnsi="Times New Roman" w:cs="Times New Roman"/>
          <w:sz w:val="24"/>
          <w:szCs w:val="24"/>
          <w:highlight w:val="yellow"/>
        </w:rPr>
        <w:t>extent</w:t>
      </w:r>
      <w:r>
        <w:rPr>
          <w:rFonts w:ascii="Times New Roman" w:eastAsia="Times New Roman" w:hAnsi="Times New Roman" w:cs="Times New Roman"/>
          <w:sz w:val="24"/>
          <w:szCs w:val="24"/>
          <w:highlight w:val="yellow"/>
        </w:rPr>
        <w:t xml:space="preserve"> to which</w:t>
      </w:r>
      <w:r w:rsidR="006D146B" w:rsidRPr="00E95263">
        <w:rPr>
          <w:rFonts w:ascii="Times New Roman" w:eastAsia="Times New Roman" w:hAnsi="Times New Roman" w:cs="Times New Roman"/>
          <w:sz w:val="24"/>
          <w:szCs w:val="24"/>
          <w:highlight w:val="yellow"/>
        </w:rPr>
        <w:t xml:space="preserve"> </w:t>
      </w:r>
      <w:r w:rsidRPr="00E95263">
        <w:rPr>
          <w:rFonts w:ascii="Times New Roman" w:eastAsia="Times New Roman" w:hAnsi="Times New Roman" w:cs="Times New Roman"/>
          <w:sz w:val="24"/>
          <w:szCs w:val="24"/>
          <w:highlight w:val="yellow"/>
        </w:rPr>
        <w:t xml:space="preserve">PTG </w:t>
      </w:r>
      <w:r>
        <w:rPr>
          <w:rFonts w:ascii="Times New Roman" w:eastAsia="Times New Roman" w:hAnsi="Times New Roman" w:cs="Times New Roman"/>
          <w:sz w:val="24"/>
          <w:szCs w:val="24"/>
          <w:highlight w:val="yellow"/>
        </w:rPr>
        <w:t xml:space="preserve">was </w:t>
      </w:r>
      <w:r w:rsidRPr="00E95263">
        <w:rPr>
          <w:rFonts w:ascii="Times New Roman" w:eastAsia="Times New Roman" w:hAnsi="Times New Roman" w:cs="Times New Roman"/>
          <w:sz w:val="24"/>
          <w:szCs w:val="24"/>
          <w:highlight w:val="yellow"/>
        </w:rPr>
        <w:t xml:space="preserve">related </w:t>
      </w:r>
      <w:r>
        <w:rPr>
          <w:rFonts w:ascii="Times New Roman" w:eastAsia="Times New Roman" w:hAnsi="Times New Roman" w:cs="Times New Roman"/>
          <w:sz w:val="24"/>
          <w:szCs w:val="24"/>
          <w:highlight w:val="yellow"/>
        </w:rPr>
        <w:t xml:space="preserve">to </w:t>
      </w:r>
      <w:r w:rsidR="00001869" w:rsidRPr="00E95263">
        <w:rPr>
          <w:rFonts w:ascii="Times New Roman" w:eastAsia="Times New Roman" w:hAnsi="Times New Roman" w:cs="Times New Roman"/>
          <w:sz w:val="24"/>
          <w:szCs w:val="24"/>
          <w:highlight w:val="yellow"/>
        </w:rPr>
        <w:t xml:space="preserve">the global </w:t>
      </w:r>
      <w:r w:rsidR="00425EEF" w:rsidRPr="00BF1A44">
        <w:rPr>
          <w:rFonts w:ascii="Times New Roman" w:hAnsi="Times New Roman" w:cs="Times New Roman"/>
          <w:sz w:val="24"/>
          <w:szCs w:val="24"/>
          <w:highlight w:val="yellow"/>
        </w:rPr>
        <w:t>traumatic pandemic</w:t>
      </w:r>
      <w:r w:rsidR="00425EEF" w:rsidRPr="00425EEF">
        <w:rPr>
          <w:rFonts w:ascii="Times New Roman" w:eastAsia="Times New Roman" w:hAnsi="Times New Roman" w:cs="Times New Roman"/>
          <w:sz w:val="24"/>
          <w:szCs w:val="24"/>
          <w:highlight w:val="yellow"/>
        </w:rPr>
        <w:t xml:space="preserve"> </w:t>
      </w:r>
      <w:r w:rsidR="00001869" w:rsidRPr="00E95263">
        <w:rPr>
          <w:rFonts w:ascii="Times New Roman" w:eastAsia="Times New Roman" w:hAnsi="Times New Roman" w:cs="Times New Roman"/>
          <w:sz w:val="24"/>
          <w:szCs w:val="24"/>
          <w:highlight w:val="yellow"/>
        </w:rPr>
        <w:t>of Covid-19</w:t>
      </w:r>
      <w:r w:rsidR="006D146B" w:rsidRPr="00E95263">
        <w:rPr>
          <w:rFonts w:ascii="Times New Roman" w:eastAsia="Times New Roman" w:hAnsi="Times New Roman" w:cs="Times New Roman"/>
          <w:sz w:val="24"/>
          <w:szCs w:val="24"/>
          <w:highlight w:val="yellow"/>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of Covid-19 and PTG is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F6578E" w:rsidRPr="01025A39">
        <w:rPr>
          <w:rFonts w:ascii="Times New Roman" w:hAnsi="Times New Roman" w:cs="Times New Roman"/>
          <w:sz w:val="24"/>
          <w:szCs w:val="24"/>
          <w:vertAlign w:val="superscript"/>
        </w:rPr>
        <w:t xml:space="preserve"> </w:t>
      </w:r>
      <w:r w:rsidR="00F6578E" w:rsidRPr="01025A39">
        <w:rPr>
          <w:rFonts w:ascii="Times New Roman" w:hAnsi="Times New Roman"/>
          <w:sz w:val="24"/>
          <w:szCs w:val="24"/>
        </w:rPr>
        <w:t xml:space="preserve">The finding </w:t>
      </w:r>
      <w:r w:rsidR="00F6578E" w:rsidRPr="01025A39">
        <w:rPr>
          <w:rFonts w:ascii="Times New Roman" w:hAnsi="Times New Roman" w:cs="Times New Roman"/>
          <w:sz w:val="24"/>
          <w:szCs w:val="24"/>
        </w:rPr>
        <w:t xml:space="preserve">from </w:t>
      </w:r>
      <w:r w:rsidR="00F6578E" w:rsidRPr="75B9AA42">
        <w:rPr>
          <w:rFonts w:ascii="Times New Roman" w:hAnsi="Times New Roman"/>
          <w:sz w:val="24"/>
          <w:szCs w:val="24"/>
        </w:rPr>
        <w:t>the main analysis indicates</w:t>
      </w:r>
      <w:r w:rsidR="00F6578E">
        <w:rPr>
          <w:rFonts w:ascii="Times New Roman" w:hAnsi="Times New Roman"/>
          <w:sz w:val="24"/>
          <w:szCs w:val="24"/>
        </w:rPr>
        <w:t xml:space="preserve"> that</w:t>
      </w:r>
      <w:r w:rsidR="00022C47" w:rsidRPr="01025A39">
        <w:rPr>
          <w:rFonts w:ascii="Times New Roman" w:hAnsi="Times New Roman"/>
          <w:sz w:val="24"/>
          <w:szCs w:val="24"/>
        </w:rPr>
        <w:t xml:space="preserve"> </w:t>
      </w:r>
      <w:r w:rsidR="00022C47" w:rsidRPr="005558B6">
        <w:rPr>
          <w:rFonts w:ascii="Times New Roman" w:hAnsi="Times New Roman"/>
          <w:sz w:val="24"/>
          <w:szCs w:val="24"/>
          <w:highlight w:val="yellow"/>
        </w:rPr>
        <w:t>a</w:t>
      </w:r>
      <w:r w:rsidR="00F6578E" w:rsidRPr="005558B6">
        <w:rPr>
          <w:rFonts w:ascii="Times New Roman" w:hAnsi="Times New Roman"/>
          <w:sz w:val="24"/>
          <w:szCs w:val="24"/>
          <w:highlight w:val="yellow"/>
        </w:rPr>
        <w:t xml:space="preserve"> 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3B865535"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8F3FDD">
        <w:rPr>
          <w:rFonts w:ascii="Times New Roman" w:hAnsi="Times New Roman" w:cs="Times New Roman"/>
          <w:sz w:val="24"/>
          <w:szCs w:val="24"/>
          <w:highlight w:val="yellow"/>
        </w:rPr>
        <w:t>global</w:t>
      </w:r>
      <w:r w:rsidR="008F3FDD" w:rsidRPr="005558B6">
        <w:rPr>
          <w:rFonts w:ascii="Times New Roman" w:hAnsi="Times New Roman" w:cs="Times New Roman"/>
          <w:sz w:val="24"/>
          <w:szCs w:val="24"/>
          <w:highlight w:val="yellow"/>
        </w:rPr>
        <w:t xml:space="preserve"> diversity of data sources</w:t>
      </w:r>
      <w:r w:rsidR="008F3FDD">
        <w:rPr>
          <w:rFonts w:ascii="Times New Roman" w:hAnsi="Times New Roman" w:cs="Times New Roman"/>
          <w:sz w:val="24"/>
          <w:szCs w:val="24"/>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8F3FDD" w:rsidRPr="005558B6">
        <w:rPr>
          <w:rFonts w:ascii="Times New Roman" w:hAnsi="Times New Roman" w:cs="Times New Roman"/>
          <w:sz w:val="24"/>
          <w:szCs w:val="24"/>
          <w:highlight w:val="yellow"/>
        </w:rPr>
        <w:t xml:space="preserve">various </w:t>
      </w:r>
      <w:r w:rsidR="00F6578E" w:rsidRPr="005558B6">
        <w:rPr>
          <w:rFonts w:ascii="Times New Roman" w:hAnsi="Times New Roman" w:cs="Times New Roman"/>
          <w:sz w:val="24"/>
          <w:szCs w:val="24"/>
          <w:highlight w:val="yellow"/>
        </w:rPr>
        <w:t>population</w:t>
      </w:r>
      <w:r w:rsidR="00B710E7" w:rsidRPr="005558B6">
        <w:rPr>
          <w:rFonts w:ascii="Times New Roman" w:hAnsi="Times New Roman" w:cs="Times New Roman"/>
          <w:sz w:val="24"/>
          <w:szCs w:val="24"/>
          <w:highlight w:val="yellow"/>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Covid-19-assocated PTG over three years 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the deadly challenge of a pandemic disease, as was shown in other chronic ailments with certain </w:t>
      </w:r>
      <w:r w:rsidR="00F6578E" w:rsidRPr="75B9AA42">
        <w:rPr>
          <w:rFonts w:ascii="Times New Roman" w:hAnsi="Times New Roman" w:cs="Times New Roman"/>
          <w:sz w:val="24"/>
          <w:szCs w:val="24"/>
        </w:rPr>
        <w:lastRenderedPageBreak/>
        <w:t xml:space="preserve">life risks (Ma et al., 2022; Pieta &amp; </w:t>
      </w:r>
      <w:proofErr w:type="spellStart"/>
      <w:r w:rsidR="00F6578E" w:rsidRPr="75B9AA42">
        <w:rPr>
          <w:rFonts w:ascii="Times New Roman" w:hAnsi="Times New Roman" w:cs="Times New Roman"/>
          <w:sz w:val="24"/>
          <w:szCs w:val="24"/>
        </w:rPr>
        <w:t>Rzeszutek</w:t>
      </w:r>
      <w:proofErr w:type="spellEnd"/>
      <w:r w:rsidR="00F6578E" w:rsidRPr="75B9AA42">
        <w:rPr>
          <w:rFonts w:ascii="Times New Roman" w:hAnsi="Times New Roman" w:cs="Times New Roman"/>
          <w:sz w:val="24"/>
          <w:szCs w:val="24"/>
        </w:rPr>
        <w:t xml:space="preserve">,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4B1B728C" w:rsidR="00377D38" w:rsidRPr="007B2628" w:rsidRDefault="0073716A" w:rsidP="00377D38">
      <w:pPr>
        <w:spacing w:after="0" w:line="480" w:lineRule="auto"/>
        <w:ind w:firstLine="720"/>
        <w:rPr>
          <w:rFonts w:ascii="Times New Roman" w:hAnsi="Times New Roman"/>
          <w:sz w:val="24"/>
          <w:szCs w:val="24"/>
        </w:rPr>
      </w:pPr>
      <w:r>
        <w:rPr>
          <w:rFonts w:ascii="Times New Roman" w:hAnsi="Times New Roman" w:cs="Times New Roman"/>
          <w:sz w:val="24"/>
          <w:szCs w:val="24"/>
          <w:highlight w:val="yellow"/>
        </w:rPr>
        <w:t>Further</w:t>
      </w:r>
      <w:r w:rsidR="00D8301B">
        <w:rPr>
          <w:rFonts w:ascii="Times New Roman" w:hAnsi="Times New Roman" w:cs="Times New Roman"/>
          <w:sz w:val="24"/>
          <w:szCs w:val="24"/>
          <w:highlight w:val="yellow"/>
        </w:rPr>
        <w:t>more</w:t>
      </w:r>
      <w:r>
        <w:rPr>
          <w:rFonts w:ascii="Times New Roman" w:hAnsi="Times New Roman" w:cs="Times New Roman"/>
          <w:sz w:val="24"/>
          <w:szCs w:val="24"/>
          <w:highlight w:val="yellow"/>
        </w:rPr>
        <w:t>, s</w:t>
      </w:r>
      <w:r w:rsidRPr="00FB095B">
        <w:rPr>
          <w:rFonts w:ascii="Times New Roman" w:hAnsi="Times New Roman" w:cs="Times New Roman"/>
          <w:sz w:val="24"/>
          <w:szCs w:val="24"/>
          <w:highlight w:val="yellow"/>
        </w:rPr>
        <w:t xml:space="preserve">elected study samples involve their different roles during Covid-19 (e.g., patients, health care providers, students, veterans, and general populations). </w:t>
      </w:r>
      <w:r w:rsidR="00FF277B">
        <w:rPr>
          <w:rFonts w:ascii="Times New Roman" w:hAnsi="Times New Roman" w:cs="Times New Roman"/>
          <w:sz w:val="24"/>
          <w:szCs w:val="24"/>
          <w:highlight w:val="yellow"/>
        </w:rPr>
        <w:t xml:space="preserve">This implies that the overall sample have both very sick and very healthy people but all faced the same crisis, Covid-19.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ity reflected 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r w:rsidR="00723C56" w:rsidRPr="007B2628">
        <w:rPr>
          <w:rFonts w:ascii="Times New Roman" w:hAnsi="Times New Roman"/>
          <w:sz w:val="24"/>
          <w:szCs w:val="24"/>
        </w:rPr>
        <w:t>Also,</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D8301B" w:rsidRPr="007B2628">
        <w:rPr>
          <w:rFonts w:ascii="Times New Roman" w:hAnsi="Times New Roman"/>
          <w:sz w:val="24"/>
          <w:szCs w:val="24"/>
        </w:rPr>
        <w:t xml:space="preserve">. </w:t>
      </w:r>
      <w:r w:rsidR="00A10FCE" w:rsidRPr="007B2628">
        <w:rPr>
          <w:rFonts w:ascii="Times New Roman" w:hAnsi="Times New Roman"/>
          <w:sz w:val="24"/>
          <w:szCs w:val="24"/>
          <w:highlight w:val="yellow"/>
        </w:rPr>
        <w:t xml:space="preserve">The high heterogeneity is likely to be caused by the extensive span of the number of articles we reviewed and the variety of corresponding sample sizes in each of the articles. </w:t>
      </w:r>
      <w:r w:rsidR="00BA0783" w:rsidRPr="007B2628">
        <w:rPr>
          <w:rFonts w:ascii="Times New Roman" w:hAnsi="Times New Roman"/>
          <w:sz w:val="24"/>
          <w:szCs w:val="24"/>
          <w:highlight w:val="yellow"/>
        </w:rPr>
        <w:t>However</w:t>
      </w:r>
      <w:r w:rsidR="00D8301B" w:rsidRPr="007B2628">
        <w:rPr>
          <w:rFonts w:ascii="Times New Roman" w:hAnsi="Times New Roman"/>
          <w:sz w:val="24"/>
          <w:szCs w:val="24"/>
          <w:highlight w:val="yellow"/>
        </w:rPr>
        <w:t xml:space="preserve">, </w:t>
      </w:r>
      <w:r w:rsidR="00BA0783" w:rsidRPr="007B2628">
        <w:rPr>
          <w:rFonts w:ascii="Times New Roman" w:hAnsi="Times New Roman"/>
          <w:sz w:val="24"/>
          <w:szCs w:val="24"/>
          <w:highlight w:val="yellow"/>
        </w:rPr>
        <w:t xml:space="preserve">based on the subgroup </w:t>
      </w:r>
      <w:proofErr w:type="gramStart"/>
      <w:r w:rsidR="00BA0783" w:rsidRPr="007B2628">
        <w:rPr>
          <w:rFonts w:ascii="Times New Roman" w:hAnsi="Times New Roman"/>
          <w:sz w:val="24"/>
          <w:szCs w:val="24"/>
          <w:highlight w:val="yellow"/>
        </w:rPr>
        <w:t xml:space="preserve">analysis, </w:t>
      </w:r>
      <w:r w:rsidR="00D8301B" w:rsidRPr="007B2628">
        <w:rPr>
          <w:rFonts w:ascii="Times New Roman" w:hAnsi="Times New Roman"/>
          <w:sz w:val="24"/>
          <w:szCs w:val="24"/>
          <w:highlight w:val="yellow"/>
        </w:rPr>
        <w:t xml:space="preserve"> </w:t>
      </w:r>
      <w:r w:rsidR="00BA0783" w:rsidRPr="007B2628">
        <w:rPr>
          <w:rFonts w:ascii="Times New Roman" w:hAnsi="Times New Roman"/>
          <w:sz w:val="24"/>
          <w:szCs w:val="24"/>
          <w:highlight w:val="yellow"/>
        </w:rPr>
        <w:t>it</w:t>
      </w:r>
      <w:proofErr w:type="gramEnd"/>
      <w:r w:rsidR="00BA0783" w:rsidRPr="007B2628">
        <w:rPr>
          <w:rFonts w:ascii="Times New Roman" w:hAnsi="Times New Roman"/>
          <w:sz w:val="24"/>
          <w:szCs w:val="24"/>
        </w:rPr>
        <w:t xml:space="preserve"> </w:t>
      </w:r>
      <w:r w:rsidR="00D8301B" w:rsidRPr="007B2628">
        <w:rPr>
          <w:rFonts w:ascii="Times New Roman" w:hAnsi="Times New Roman"/>
          <w:sz w:val="24"/>
          <w:szCs w:val="24"/>
        </w:rPr>
        <w:t>remains unclear if individual characteristics (e.g., gender, age) and risk or protective factors may take a part</w:t>
      </w:r>
      <w:r w:rsidR="00D8301B" w:rsidRPr="00C75879">
        <w:rPr>
          <w:rFonts w:ascii="Times New Roman" w:hAnsi="Times New Roman"/>
          <w:sz w:val="24"/>
          <w:szCs w:val="24"/>
        </w:rPr>
        <w:t>.</w:t>
      </w:r>
      <w:r w:rsidR="00377D38" w:rsidRPr="007B2628">
        <w:rPr>
          <w:rFonts w:ascii="Times New Roman" w:hAnsi="Times New Roman" w:cs="Times New Roman"/>
          <w:sz w:val="24"/>
          <w:szCs w:val="24"/>
        </w:rPr>
        <w:t xml:space="preserve"> </w:t>
      </w:r>
    </w:p>
    <w:p w14:paraId="6FE95955" w14:textId="44559992" w:rsidR="00F6578E" w:rsidRPr="00BF2773" w:rsidRDefault="00835B50" w:rsidP="00377D38">
      <w:pPr>
        <w:spacing w:after="0" w:line="480" w:lineRule="auto"/>
        <w:ind w:firstLine="720"/>
        <w:rPr>
          <w:rFonts w:ascii="Times New Roman" w:hAnsi="Times New Roman" w:cs="Times New Roman"/>
          <w:sz w:val="24"/>
          <w:szCs w:val="24"/>
        </w:rPr>
      </w:pPr>
      <w:r w:rsidRPr="007B2628">
        <w:rPr>
          <w:rFonts w:ascii="Times New Roman" w:hAnsi="Times New Roman" w:cs="Times New Roman"/>
          <w:sz w:val="24"/>
          <w:szCs w:val="24"/>
        </w:rPr>
        <w:t>As noted,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factors </w:t>
      </w:r>
      <w:r w:rsidR="00705FCA" w:rsidRPr="007B2628">
        <w:rPr>
          <w:rFonts w:ascii="Times New Roman" w:hAnsi="Times New Roman" w:cs="Times New Roman"/>
          <w:sz w:val="24"/>
          <w:szCs w:val="24"/>
          <w:highlight w:val="yellow"/>
        </w:rPr>
        <w:t xml:space="preserve">except coping. </w:t>
      </w:r>
      <w:r w:rsidR="00F6578E" w:rsidRPr="75B9AA42">
        <w:rPr>
          <w:rFonts w:ascii="Times New Roman" w:hAnsi="Times New Roman" w:cs="Times New Roman"/>
          <w:sz w:val="24"/>
          <w:szCs w:val="24"/>
        </w:rPr>
        <w:t>This surprise result suggests that more concise analysis should be done to identify these relationships across diverse populations or roles during the pandemic to facilitate better intervention and prevention in the future. Twenty-two of the selected studies demonstrated the mental health damage of Covid 19 in this analysis (</w:t>
      </w:r>
      <w:proofErr w:type="spellStart"/>
      <w:r w:rsidR="00F6578E" w:rsidRPr="75B9AA42">
        <w:rPr>
          <w:rFonts w:ascii="Times New Roman" w:hAnsi="Times New Roman" w:cs="Times New Roman"/>
          <w:sz w:val="24"/>
          <w:szCs w:val="24"/>
        </w:rPr>
        <w:t>Adjorlolo</w:t>
      </w:r>
      <w:proofErr w:type="spellEnd"/>
      <w:r w:rsidR="00F6578E" w:rsidRPr="75B9AA42">
        <w:rPr>
          <w:rFonts w:ascii="Times New Roman" w:hAnsi="Times New Roman" w:cs="Times New Roman"/>
          <w:sz w:val="24"/>
          <w:szCs w:val="24"/>
        </w:rPr>
        <w:t xml:space="preserve"> et al., 2022; </w:t>
      </w:r>
      <w:proofErr w:type="spellStart"/>
      <w:r w:rsidR="00F6578E" w:rsidRPr="75B9AA42">
        <w:rPr>
          <w:rFonts w:ascii="Times New Roman" w:hAnsi="Times New Roman" w:cs="Times New Roman"/>
          <w:sz w:val="24"/>
          <w:szCs w:val="24"/>
        </w:rPr>
        <w:t>Arnout</w:t>
      </w:r>
      <w:proofErr w:type="spellEnd"/>
      <w:r w:rsidR="00F6578E" w:rsidRPr="75B9AA42">
        <w:rPr>
          <w:rFonts w:ascii="Times New Roman" w:hAnsi="Times New Roman" w:cs="Times New Roman"/>
          <w:sz w:val="24"/>
          <w:szCs w:val="24"/>
        </w:rPr>
        <w:t xml:space="preserve"> &amp; Al‐</w:t>
      </w:r>
      <w:proofErr w:type="spellStart"/>
      <w:r w:rsidR="00F6578E" w:rsidRPr="75B9AA42">
        <w:rPr>
          <w:rFonts w:ascii="Times New Roman" w:hAnsi="Times New Roman" w:cs="Times New Roman"/>
          <w:sz w:val="24"/>
          <w:szCs w:val="24"/>
        </w:rPr>
        <w:t>Sufyani</w:t>
      </w:r>
      <w:proofErr w:type="spellEnd"/>
      <w:r w:rsidR="00F6578E" w:rsidRPr="75B9AA42">
        <w:rPr>
          <w:rFonts w:ascii="Times New Roman" w:hAnsi="Times New Roman" w:cs="Times New Roman"/>
          <w:sz w:val="24"/>
          <w:szCs w:val="24"/>
        </w:rPr>
        <w:t xml:space="preserve">, 2021; </w:t>
      </w:r>
      <w:proofErr w:type="spellStart"/>
      <w:r w:rsidR="00F6578E" w:rsidRPr="75B9AA42">
        <w:rPr>
          <w:rFonts w:ascii="Times New Roman" w:hAnsi="Times New Roman" w:cs="Times New Roman"/>
          <w:sz w:val="24"/>
          <w:szCs w:val="24"/>
        </w:rPr>
        <w:t>Barnicot</w:t>
      </w:r>
      <w:proofErr w:type="spellEnd"/>
      <w:r w:rsidR="00F6578E" w:rsidRPr="75B9AA42">
        <w:rPr>
          <w:rFonts w:ascii="Times New Roman" w:hAnsi="Times New Roman" w:cs="Times New Roman"/>
          <w:sz w:val="24"/>
          <w:szCs w:val="24"/>
        </w:rPr>
        <w:t xml:space="preserve"> et al, 2023; Castiglioni et. al, 2023; Chasson et al., 2022; Chen &amp; Tang, 2021; Chen et al., 2020; Das et al., 2023; El-Khoury </w:t>
      </w:r>
      <w:proofErr w:type="spellStart"/>
      <w:r w:rsidR="00F6578E" w:rsidRPr="75B9AA42">
        <w:rPr>
          <w:rFonts w:ascii="Times New Roman" w:hAnsi="Times New Roman" w:cs="Times New Roman"/>
          <w:sz w:val="24"/>
          <w:szCs w:val="24"/>
        </w:rPr>
        <w:t>Malhame</w:t>
      </w:r>
      <w:proofErr w:type="spellEnd"/>
      <w:r w:rsidR="00F6578E" w:rsidRPr="75B9AA42">
        <w:rPr>
          <w:rFonts w:ascii="Times New Roman" w:hAnsi="Times New Roman" w:cs="Times New Roman"/>
          <w:sz w:val="24"/>
          <w:szCs w:val="24"/>
        </w:rPr>
        <w:t xml:space="preserve"> et al., 2023; </w:t>
      </w:r>
      <w:proofErr w:type="spellStart"/>
      <w:r w:rsidR="00F6578E" w:rsidRPr="75B9AA42">
        <w:rPr>
          <w:rFonts w:ascii="Times New Roman" w:hAnsi="Times New Roman" w:cs="Times New Roman"/>
          <w:sz w:val="24"/>
          <w:szCs w:val="24"/>
        </w:rPr>
        <w:t>Kalaitzaki</w:t>
      </w:r>
      <w:proofErr w:type="spellEnd"/>
      <w:r w:rsidR="00F6578E" w:rsidRPr="75B9AA42">
        <w:rPr>
          <w:rFonts w:ascii="Times New Roman" w:hAnsi="Times New Roman" w:cs="Times New Roman"/>
          <w:sz w:val="24"/>
          <w:szCs w:val="24"/>
        </w:rPr>
        <w:t xml:space="preserve"> et al., 2022; Lan </w:t>
      </w:r>
      <w:r w:rsidR="00F6578E" w:rsidRPr="75B9AA42">
        <w:rPr>
          <w:rFonts w:ascii="Times New Roman" w:hAnsi="Times New Roman" w:cs="Times New Roman"/>
          <w:sz w:val="24"/>
          <w:szCs w:val="24"/>
        </w:rPr>
        <w:lastRenderedPageBreak/>
        <w:t xml:space="preserve">et al, 2023; Lau et al., 2021; Lewis et al. ,2022; Mo ,2022; Morales et al, 2023; Tu et al., 2023; </w:t>
      </w:r>
      <w:proofErr w:type="spellStart"/>
      <w:r w:rsidR="00F6578E" w:rsidRPr="75B9AA42">
        <w:rPr>
          <w:rFonts w:ascii="Times New Roman" w:hAnsi="Times New Roman" w:cs="Times New Roman"/>
          <w:sz w:val="24"/>
          <w:szCs w:val="24"/>
        </w:rPr>
        <w:t>Ulset</w:t>
      </w:r>
      <w:proofErr w:type="spellEnd"/>
      <w:r w:rsidR="00F6578E" w:rsidRPr="75B9AA42">
        <w:rPr>
          <w:rFonts w:ascii="Times New Roman" w:hAnsi="Times New Roman" w:cs="Times New Roman"/>
          <w:sz w:val="24"/>
          <w:szCs w:val="24"/>
        </w:rPr>
        <w:t xml:space="preserve"> &amp; </w:t>
      </w:r>
      <w:proofErr w:type="spellStart"/>
      <w:r w:rsidR="00F6578E" w:rsidRPr="75B9AA42">
        <w:rPr>
          <w:rFonts w:ascii="Times New Roman" w:hAnsi="Times New Roman" w:cs="Times New Roman"/>
          <w:sz w:val="24"/>
          <w:szCs w:val="24"/>
        </w:rPr>
        <w:t>Soest</w:t>
      </w:r>
      <w:proofErr w:type="spellEnd"/>
      <w:r w:rsidR="00F6578E" w:rsidRPr="75B9AA42">
        <w:rPr>
          <w:rFonts w:ascii="Times New Roman" w:hAnsi="Times New Roman" w:cs="Times New Roman"/>
          <w:sz w:val="24"/>
          <w:szCs w:val="24"/>
        </w:rPr>
        <w:t xml:space="preserve"> ,2022; Vazquez et al., 2021; Wang et. al, 2023; Willey et al., 2022; Zhang et al., 2021; Zhou et al., 2020).</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cs="Times New Roman"/>
          <w:sz w:val="24"/>
          <w:szCs w:val="24"/>
        </w:rPr>
        <w:t>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66150A70"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503E4E91" w14:textId="77777777"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p>
    <w:p w14:paraId="0158EF64"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this is the case for people affected by pandemics, the development of PTG-enhancing interventions may benefit patients and high-risk care providers. </w:t>
      </w:r>
    </w:p>
    <w:p w14:paraId="4BE47338"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lastRenderedPageBreak/>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w:t>
      </w:r>
      <w:proofErr w:type="spellStart"/>
      <w:r w:rsidRPr="75B9AA42">
        <w:rPr>
          <w:rFonts w:ascii="Times New Roman" w:hAnsi="Times New Roman" w:cs="Times New Roman"/>
          <w:sz w:val="24"/>
          <w:szCs w:val="24"/>
        </w:rPr>
        <w:t>Dell’Osso</w:t>
      </w:r>
      <w:proofErr w:type="spellEnd"/>
      <w:r w:rsidRPr="75B9AA42">
        <w:rPr>
          <w:rFonts w:ascii="Times New Roman" w:hAnsi="Times New Roman" w:cs="Times New Roman"/>
          <w:sz w:val="24"/>
          <w:szCs w:val="24"/>
        </w:rPr>
        <w:t xml:space="preserve"> et al., 2023). More interdisciplinary studies are warranted in this regard to better inform clinical medicine for both sides.</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proofErr w:type="gram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proofErr w:type="gram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lastRenderedPageBreak/>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lastRenderedPageBreak/>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24990D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PTG includes a posttraumatic outlook change in varied domains, or positive outlook, that could lead to optimal behavioral changes. The worldview-based gain is consistent with psychiatrist Frankl’s</w:t>
      </w:r>
      <w:r>
        <w:rPr>
          <w:rFonts w:ascii="Times New Roman" w:hAnsi="Times New Roman" w:cs="Times New Roman"/>
          <w:sz w:val="24"/>
          <w:szCs w:val="24"/>
        </w:rPr>
        <w:t xml:space="preserve"> (2004; p. XIII)</w:t>
      </w:r>
      <w:r>
        <w:rPr>
          <w:rFonts w:ascii="Times New Roman" w:hAnsi="Times New Roman" w:cs="Times New Roman"/>
          <w:sz w:val="24"/>
          <w:szCs w:val="24"/>
          <w:vertAlign w:val="superscript"/>
        </w:rPr>
        <w:t xml:space="preserve"> </w:t>
      </w:r>
      <w:r w:rsidRPr="00BF2773">
        <w:rPr>
          <w:rFonts w:ascii="Times New Roman" w:hAnsi="Times New Roman" w:cs="Times New Roman"/>
          <w:sz w:val="24"/>
          <w:szCs w:val="24"/>
        </w:rPr>
        <w:t xml:space="preserve">survival tenon: “when we are no longer able to change a situation, we are challenged to change ourselves.”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Finally, trauma psychologists may help distressed clients under the pandemic related existential threat to prioritize their goals and strategies with openness to positive changes and other potentials</w:t>
      </w:r>
      <w:r w:rsidR="00B97083" w:rsidRPr="005558B6">
        <w:rPr>
          <w:rFonts w:ascii="Times New Roman" w:hAnsi="Times New Roman" w:cs="Times New Roman"/>
          <w:sz w:val="24"/>
          <w:szCs w:val="24"/>
          <w:highlight w:val="yellow"/>
        </w:rPr>
        <w:t xml:space="preserve"> for optimal survival.</w:t>
      </w:r>
      <w:r w:rsidR="00B97083">
        <w:rPr>
          <w:rFonts w:ascii="Times New Roman" w:hAnsi="Times New Roman" w:cs="Times New Roman"/>
          <w:sz w:val="24"/>
          <w:szCs w:val="24"/>
        </w:rPr>
        <w:t xml:space="preserve"> </w:t>
      </w:r>
    </w:p>
    <w:p w14:paraId="26A8F9AA" w14:textId="77777777"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t>Reference</w:t>
      </w:r>
    </w:p>
    <w:p w14:paraId="4B0A5340" w14:textId="752AD8C7" w:rsidR="00F6578E" w:rsidRPr="001F46C0" w:rsidRDefault="00F6578E" w:rsidP="00C309B5">
      <w:pPr>
        <w:pStyle w:val="ListParagraph"/>
        <w:spacing w:after="0" w:line="480" w:lineRule="auto"/>
        <w:ind w:left="0" w:firstLine="360"/>
        <w:rPr>
          <w:rFonts w:ascii="Times New Roman" w:hAnsi="Times New Roman" w:cs="Times New Roman"/>
          <w:sz w:val="24"/>
          <w:szCs w:val="24"/>
        </w:rPr>
      </w:pPr>
      <w:r w:rsidRPr="17ABC1BC">
        <w:rPr>
          <w:rFonts w:ascii="Times New Roman" w:eastAsia="Times New Roman" w:hAnsi="Times New Roman" w:cs="Times New Roman"/>
          <w:sz w:val="24"/>
          <w:szCs w:val="24"/>
        </w:rPr>
        <w:lastRenderedPageBreak/>
        <w:fldChar w:fldCharType="begin"/>
      </w:r>
      <w:r w:rsidRPr="17ABC1BC">
        <w:rPr>
          <w:rFonts w:ascii="Times New Roman" w:eastAsia="Times New Roman" w:hAnsi="Times New Roman" w:cs="Times New Roman"/>
          <w:sz w:val="24"/>
          <w:szCs w:val="24"/>
        </w:rPr>
        <w:instrText xml:space="preserve">https://doi.org/10.1007/s10865-012-9412-6" </w:instrText>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Pr="17ABC1BC">
        <w:rPr>
          <w:rFonts w:ascii="Times New Roman" w:eastAsia="Times New Roman" w:hAnsi="Times New Roman" w:cs="Times New Roman"/>
          <w:sz w:val="24"/>
          <w:szCs w:val="24"/>
        </w:rPr>
        <w:fldChar w:fldCharType="end"/>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S., </w:t>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P., </w:t>
      </w:r>
      <w:proofErr w:type="spellStart"/>
      <w:r w:rsidR="2B0ACF5D" w:rsidRPr="001F46C0">
        <w:rPr>
          <w:rFonts w:ascii="Times New Roman" w:hAnsi="Times New Roman" w:cs="Times New Roman"/>
          <w:sz w:val="24"/>
          <w:szCs w:val="24"/>
        </w:rPr>
        <w:t>Andoh</w:t>
      </w:r>
      <w:proofErr w:type="spellEnd"/>
      <w:r w:rsidR="2B0ACF5D" w:rsidRPr="001F46C0">
        <w:rPr>
          <w:rFonts w:ascii="Times New Roman" w:hAnsi="Times New Roman" w:cs="Times New Roman"/>
          <w:sz w:val="24"/>
          <w:szCs w:val="24"/>
        </w:rPr>
        <w:t xml:space="preserve">-Arthur, J., </w:t>
      </w:r>
      <w:proofErr w:type="spellStart"/>
      <w:r w:rsidR="2B0ACF5D" w:rsidRPr="001F46C0">
        <w:rPr>
          <w:rFonts w:ascii="Times New Roman" w:hAnsi="Times New Roman" w:cs="Times New Roman"/>
          <w:sz w:val="24"/>
          <w:szCs w:val="24"/>
        </w:rPr>
        <w:t>Ahiable</w:t>
      </w:r>
      <w:proofErr w:type="spellEnd"/>
      <w:r w:rsidR="2B0ACF5D" w:rsidRPr="001F46C0">
        <w:rPr>
          <w:rFonts w:ascii="Times New Roman" w:hAnsi="Times New Roman" w:cs="Times New Roman"/>
          <w:sz w:val="24"/>
          <w:szCs w:val="24"/>
        </w:rPr>
        <w:t xml:space="preserve">, E. K., </w:t>
      </w:r>
      <w:proofErr w:type="spellStart"/>
      <w:r w:rsidR="2B0ACF5D" w:rsidRPr="001F46C0">
        <w:rPr>
          <w:rFonts w:ascii="Times New Roman" w:hAnsi="Times New Roman" w:cs="Times New Roman"/>
          <w:sz w:val="24"/>
          <w:szCs w:val="24"/>
        </w:rPr>
        <w:t>Kretchy</w:t>
      </w:r>
      <w:proofErr w:type="spellEnd"/>
      <w:r w:rsidR="2B0ACF5D" w:rsidRPr="001F46C0">
        <w:rPr>
          <w:rFonts w:ascii="Times New Roman" w:hAnsi="Times New Roman" w:cs="Times New Roman"/>
          <w:sz w:val="24"/>
          <w:szCs w:val="24"/>
        </w:rPr>
        <w:t xml:space="preserve">, I. A., &amp; </w:t>
      </w:r>
      <w:proofErr w:type="spellStart"/>
      <w:r w:rsidR="2B0ACF5D" w:rsidRPr="001F46C0">
        <w:rPr>
          <w:rFonts w:ascii="Times New Roman" w:hAnsi="Times New Roman" w:cs="Times New Roman"/>
          <w:sz w:val="24"/>
          <w:szCs w:val="24"/>
        </w:rPr>
        <w:t>Osafo</w:t>
      </w:r>
      <w:proofErr w:type="spellEnd"/>
      <w:r w:rsidR="2B0ACF5D" w:rsidRPr="001F46C0">
        <w:rPr>
          <w:rFonts w:ascii="Times New Roman" w:hAnsi="Times New Roman" w:cs="Times New Roman"/>
          <w:sz w:val="24"/>
          <w:szCs w:val="24"/>
        </w:rPr>
        <w:t xml:space="preserve">, J. (2022). Post-traumatic growth and resilience among hospitalized Covid-19 survivors: A gendered analysis. International Journal of Environmental Research and Public Health, 19(16), 10014. </w:t>
      </w:r>
      <w:hyperlink r:id="rId22"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Aggar</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Samios</w:t>
      </w:r>
      <w:proofErr w:type="spellEnd"/>
      <w:r w:rsidRPr="001F46C0">
        <w:rPr>
          <w:rFonts w:ascii="Times New Roman" w:hAnsi="Times New Roman" w:cs="Times New Roman"/>
          <w:sz w:val="24"/>
          <w:szCs w:val="24"/>
          <w:highlight w:val="yellow"/>
        </w:rPr>
        <w:t xml:space="preserve">, C., Penman, O., </w:t>
      </w:r>
      <w:proofErr w:type="spellStart"/>
      <w:r w:rsidRPr="001F46C0">
        <w:rPr>
          <w:rFonts w:ascii="Times New Roman" w:hAnsi="Times New Roman" w:cs="Times New Roman"/>
          <w:sz w:val="24"/>
          <w:szCs w:val="24"/>
          <w:highlight w:val="yellow"/>
        </w:rPr>
        <w:t>Whiteing</w:t>
      </w:r>
      <w:proofErr w:type="spellEnd"/>
      <w:r w:rsidRPr="001F46C0">
        <w:rPr>
          <w:rFonts w:ascii="Times New Roman" w:hAnsi="Times New Roman" w:cs="Times New Roman"/>
          <w:sz w:val="24"/>
          <w:szCs w:val="24"/>
          <w:highlight w:val="yellow"/>
        </w:rPr>
        <w:t xml:space="preserve">, N., Massey, D., Rafferty, R., Bowen, K., &amp; Stephens, A. (2022). The impact of COVID-19 pandemic-related stress experienced by Australian nurses. International journal of mental health nursing, 31(1), 91–103. </w:t>
      </w:r>
      <w:hyperlink r:id="rId23"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C309B5">
      <w:pPr>
        <w:pStyle w:val="ListParagraph"/>
        <w:spacing w:after="0" w:line="480" w:lineRule="auto"/>
        <w:ind w:left="0" w:firstLine="360"/>
        <w:rPr>
          <w:rFonts w:ascii="Times New Roman" w:hAnsi="Times New Roman" w:cs="Times New Roman"/>
          <w:b/>
          <w:bCs/>
          <w:sz w:val="24"/>
          <w:szCs w:val="24"/>
        </w:rPr>
      </w:pPr>
      <w:proofErr w:type="spellStart"/>
      <w:r w:rsidRPr="001F46C0">
        <w:rPr>
          <w:rFonts w:ascii="Times New Roman" w:hAnsi="Times New Roman" w:cs="Times New Roman"/>
          <w:sz w:val="24"/>
          <w:szCs w:val="24"/>
          <w:highlight w:val="yellow"/>
        </w:rPr>
        <w:t>Akdağ</w:t>
      </w:r>
      <w:proofErr w:type="spellEnd"/>
      <w:r w:rsidRPr="001F46C0">
        <w:rPr>
          <w:rFonts w:ascii="Times New Roman" w:hAnsi="Times New Roman" w:cs="Times New Roman"/>
          <w:sz w:val="24"/>
          <w:szCs w:val="24"/>
          <w:highlight w:val="yellow"/>
        </w:rPr>
        <w:t xml:space="preserve">, S., Korkmaz, B., </w:t>
      </w:r>
      <w:proofErr w:type="spellStart"/>
      <w:r w:rsidRPr="001F46C0">
        <w:rPr>
          <w:rFonts w:ascii="Times New Roman" w:hAnsi="Times New Roman" w:cs="Times New Roman"/>
          <w:sz w:val="24"/>
          <w:szCs w:val="24"/>
          <w:highlight w:val="yellow"/>
        </w:rPr>
        <w:t>Tiftik</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Uzer</w:t>
      </w:r>
      <w:proofErr w:type="spellEnd"/>
      <w:r w:rsidRPr="001F46C0">
        <w:rPr>
          <w:rFonts w:ascii="Times New Roman" w:hAnsi="Times New Roman" w:cs="Times New Roman"/>
          <w:sz w:val="24"/>
          <w:szCs w:val="24"/>
          <w:highlight w:val="yellow"/>
        </w:rPr>
        <w:t xml:space="preserve">, T. (2023). Ruminative reminiscence predicts COVID-related stress symptoms while reflective reminiscence and social reminiscence predict post-COVID growth. Current psychology (New Brunswick, N.J.), 1–15. Advance online publication. </w:t>
      </w:r>
      <w:hyperlink r:id="rId24"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Arnout</w:t>
      </w:r>
      <w:proofErr w:type="spellEnd"/>
      <w:r w:rsidRPr="001F46C0">
        <w:rPr>
          <w:rFonts w:ascii="Times New Roman" w:hAnsi="Times New Roman" w:cs="Times New Roman"/>
          <w:sz w:val="24"/>
          <w:szCs w:val="24"/>
        </w:rPr>
        <w:t xml:space="preserve">,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proofErr w:type="spellStart"/>
      <w:r w:rsidRPr="001F46C0">
        <w:rPr>
          <w:rFonts w:ascii="Times New Roman" w:hAnsi="Times New Roman" w:cs="Times New Roman"/>
          <w:sz w:val="24"/>
          <w:szCs w:val="24"/>
        </w:rPr>
        <w:t>Sufyani</w:t>
      </w:r>
      <w:proofErr w:type="spellEnd"/>
      <w:r w:rsidRPr="001F46C0">
        <w:rPr>
          <w:rFonts w:ascii="Times New Roman" w:hAnsi="Times New Roman" w:cs="Times New Roman"/>
          <w:sz w:val="24"/>
          <w:szCs w:val="24"/>
        </w:rPr>
        <w:t xml:space="preserve">,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Atay</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Sahin-Bayindir</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Buzlu</w:t>
      </w:r>
      <w:proofErr w:type="spellEnd"/>
      <w:r w:rsidRPr="001F46C0">
        <w:rPr>
          <w:rFonts w:ascii="Times New Roman" w:hAnsi="Times New Roman" w:cs="Times New Roman"/>
          <w:sz w:val="24"/>
          <w:szCs w:val="24"/>
          <w:highlight w:val="yellow"/>
        </w:rPr>
        <w:t xml:space="preserve">, S., </w:t>
      </w:r>
      <w:proofErr w:type="spellStart"/>
      <w:r w:rsidRPr="001F46C0">
        <w:rPr>
          <w:rFonts w:ascii="Times New Roman" w:hAnsi="Times New Roman" w:cs="Times New Roman"/>
          <w:sz w:val="24"/>
          <w:szCs w:val="24"/>
          <w:highlight w:val="yellow"/>
        </w:rPr>
        <w:t>Koç</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Kuyuldar</w:t>
      </w:r>
      <w:proofErr w:type="spellEnd"/>
      <w:r w:rsidRPr="001F46C0">
        <w:rPr>
          <w:rFonts w:ascii="Times New Roman" w:hAnsi="Times New Roman" w:cs="Times New Roman"/>
          <w:sz w:val="24"/>
          <w:szCs w:val="24"/>
          <w:highlight w:val="yellow"/>
        </w:rPr>
        <w:t xml:space="preserve">, Y. (2023). The relationship between posttraumatic growth and psychological resilience of nurses working at the pandemic </w:t>
      </w:r>
      <w:r w:rsidRPr="001F46C0">
        <w:rPr>
          <w:rFonts w:ascii="Times New Roman" w:hAnsi="Times New Roman" w:cs="Times New Roman"/>
          <w:sz w:val="24"/>
          <w:szCs w:val="24"/>
          <w:highlight w:val="yellow"/>
        </w:rPr>
        <w:lastRenderedPageBreak/>
        <w:t xml:space="preserve">clinics. International journal of nursing knowledge, 34(3), 226–235. </w:t>
      </w:r>
      <w:hyperlink r:id="rId25"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w:t>
      </w:r>
      <w:proofErr w:type="spellStart"/>
      <w:r w:rsidRPr="001F46C0">
        <w:rPr>
          <w:rFonts w:ascii="Times New Roman" w:hAnsi="Times New Roman" w:cs="Times New Roman"/>
          <w:sz w:val="24"/>
          <w:szCs w:val="24"/>
          <w:highlight w:val="yellow"/>
        </w:rPr>
        <w:t>Taib</w:t>
      </w:r>
      <w:proofErr w:type="spellEnd"/>
      <w:r w:rsidRPr="001F46C0">
        <w:rPr>
          <w:rFonts w:ascii="Times New Roman" w:hAnsi="Times New Roman" w:cs="Times New Roman"/>
          <w:sz w:val="24"/>
          <w:szCs w:val="24"/>
          <w:highlight w:val="yellow"/>
        </w:rPr>
        <w:t xml:space="preserve">, N. I., Mohamad Kamal, N. A., Abdullah, M. N., </w:t>
      </w:r>
      <w:proofErr w:type="spellStart"/>
      <w:r w:rsidRPr="001F46C0">
        <w:rPr>
          <w:rFonts w:ascii="Times New Roman" w:hAnsi="Times New Roman" w:cs="Times New Roman"/>
          <w:sz w:val="24"/>
          <w:szCs w:val="24"/>
          <w:highlight w:val="yellow"/>
        </w:rPr>
        <w:t>Dollah</w:t>
      </w:r>
      <w:proofErr w:type="spellEnd"/>
      <w:r w:rsidRPr="001F46C0">
        <w:rPr>
          <w:rFonts w:ascii="Times New Roman" w:hAnsi="Times New Roman" w:cs="Times New Roman"/>
          <w:sz w:val="24"/>
          <w:szCs w:val="24"/>
          <w:highlight w:val="yellow"/>
        </w:rPr>
        <w:t xml:space="preserve">, S. N., &amp; Mohamed Said, M. S. (2023). Stigma and posttraumatic growth among COVID-19 survivors during the first wave of the COVID-19 pandemic in Malaysia: a multicenter cross-sectional study. Frontiers in psychiatry, 14, 1152105. </w:t>
      </w:r>
      <w:hyperlink r:id="rId26"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7"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8"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Barnicot</w:t>
      </w:r>
      <w:proofErr w:type="spellEnd"/>
      <w:r w:rsidRPr="001F46C0">
        <w:rPr>
          <w:rFonts w:ascii="Times New Roman" w:hAnsi="Times New Roman" w:cs="Times New Roman"/>
          <w:sz w:val="24"/>
          <w:szCs w:val="24"/>
        </w:rPr>
        <w:t xml:space="preserve">, K., McCabe, R., Bogosian, A., Papadopoulos, R., Crawford, M., Aitken, P., Christensen, T., Wilson, J., Teague, B., Rana, R., Willis, D., Barclay, R., Chung, A., &amp; </w:t>
      </w:r>
      <w:proofErr w:type="spellStart"/>
      <w:r w:rsidRPr="001F46C0">
        <w:rPr>
          <w:rFonts w:ascii="Times New Roman" w:hAnsi="Times New Roman" w:cs="Times New Roman"/>
          <w:sz w:val="24"/>
          <w:szCs w:val="24"/>
        </w:rPr>
        <w:t>Rohricht</w:t>
      </w:r>
      <w:proofErr w:type="spellEnd"/>
      <w:r w:rsidRPr="001F46C0">
        <w:rPr>
          <w:rFonts w:ascii="Times New Roman" w:hAnsi="Times New Roman" w:cs="Times New Roman"/>
          <w:sz w:val="24"/>
          <w:szCs w:val="24"/>
        </w:rPr>
        <w:t xml:space="preserve">, F. (2023). Predictors of post-traumatic growth in a sample of United Kingdom mental and community healthcare workers during the COVID-19 pandemic. International journal of environmental research and public health, 20(4), 3539. </w:t>
      </w:r>
      <w:hyperlink r:id="rId29"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Bovero</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Balzani</w:t>
      </w:r>
      <w:proofErr w:type="spellEnd"/>
      <w:r w:rsidRPr="001F46C0">
        <w:rPr>
          <w:rFonts w:ascii="Times New Roman" w:hAnsi="Times New Roman" w:cs="Times New Roman"/>
          <w:sz w:val="24"/>
          <w:szCs w:val="24"/>
        </w:rPr>
        <w:t xml:space="preserve">, S., </w:t>
      </w:r>
      <w:proofErr w:type="spellStart"/>
      <w:r w:rsidRPr="001F46C0">
        <w:rPr>
          <w:rFonts w:ascii="Times New Roman" w:hAnsi="Times New Roman" w:cs="Times New Roman"/>
          <w:sz w:val="24"/>
          <w:szCs w:val="24"/>
        </w:rPr>
        <w:t>Tormen</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Malandrone</w:t>
      </w:r>
      <w:proofErr w:type="spellEnd"/>
      <w:r w:rsidRPr="001F46C0">
        <w:rPr>
          <w:rFonts w:ascii="Times New Roman" w:hAnsi="Times New Roman" w:cs="Times New Roman"/>
          <w:sz w:val="24"/>
          <w:szCs w:val="24"/>
        </w:rPr>
        <w:t xml:space="preserve">, F., &amp; </w:t>
      </w:r>
      <w:proofErr w:type="spellStart"/>
      <w:r w:rsidRPr="001F46C0">
        <w:rPr>
          <w:rFonts w:ascii="Times New Roman" w:hAnsi="Times New Roman" w:cs="Times New Roman"/>
          <w:sz w:val="24"/>
          <w:szCs w:val="24"/>
        </w:rPr>
        <w:t>Carletto</w:t>
      </w:r>
      <w:proofErr w:type="spellEnd"/>
      <w:r w:rsidRPr="001F46C0">
        <w:rPr>
          <w:rFonts w:ascii="Times New Roman" w:hAnsi="Times New Roman" w:cs="Times New Roman"/>
          <w:sz w:val="24"/>
          <w:szCs w:val="24"/>
        </w:rPr>
        <w:t xml:space="preserve">, S. (2023). Factors Associated with Post-Traumatic Growth during the COVID-19 Pandemic: A Systematic Review. Journal of clinical medicine, 13(1), 95. </w:t>
      </w:r>
      <w:hyperlink r:id="rId30" w:history="1">
        <w:r w:rsidRPr="17ABC1BC">
          <w:rPr>
            <w:rFonts w:ascii="Times New Roman" w:hAnsi="Times New Roman" w:cs="Times New Roman"/>
            <w:b/>
            <w:bCs/>
            <w:sz w:val="24"/>
            <w:szCs w:val="24"/>
          </w:rPr>
          <w:t>https://doi.org/10.3390/jcm13010095</w:t>
        </w:r>
      </w:hyperlink>
    </w:p>
    <w:p w14:paraId="319BAB15" w14:textId="46820924"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lastRenderedPageBreak/>
        <w:t>Calhoun, L. G., &amp; Tedeschi, R. G. (2006). The Foundations of Posttraumatic Growth: An Expanded Framework. In L. G. Calhoun &amp; R. G. Tedeschi (Eds.), Handbook of posttraumatic growth: Research &amp; practice, 3–23. Lawrence Erlbaum Associates Publishers.</w:t>
      </w:r>
    </w:p>
    <w:p w14:paraId="3E5EE19A" w14:textId="6ADBD8C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Cardinali</w:t>
      </w:r>
      <w:proofErr w:type="spellEnd"/>
      <w:r w:rsidRPr="001F46C0">
        <w:rPr>
          <w:rFonts w:ascii="Times New Roman" w:hAnsi="Times New Roman" w:cs="Times New Roman"/>
          <w:sz w:val="24"/>
          <w:szCs w:val="24"/>
          <w:highlight w:val="yellow"/>
        </w:rPr>
        <w:t xml:space="preserve">, P., </w:t>
      </w:r>
      <w:proofErr w:type="spellStart"/>
      <w:r w:rsidRPr="001F46C0">
        <w:rPr>
          <w:rFonts w:ascii="Times New Roman" w:hAnsi="Times New Roman" w:cs="Times New Roman"/>
          <w:sz w:val="24"/>
          <w:szCs w:val="24"/>
          <w:highlight w:val="yellow"/>
        </w:rPr>
        <w:t>Olcese</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Antichi</w:t>
      </w:r>
      <w:proofErr w:type="spellEnd"/>
      <w:r w:rsidRPr="001F46C0">
        <w:rPr>
          <w:rFonts w:ascii="Times New Roman" w:hAnsi="Times New Roman" w:cs="Times New Roman"/>
          <w:sz w:val="24"/>
          <w:szCs w:val="24"/>
          <w:highlight w:val="yellow"/>
        </w:rPr>
        <w:t xml:space="preserve">, L., &amp; Migliorini, L. (2024). Cumulative trauma and perceived community resilience: A serial mediation model. Journal of community psychology, 52(1), 276–288. </w:t>
      </w:r>
      <w:hyperlink r:id="rId31"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w:t>
      </w:r>
      <w:proofErr w:type="spellStart"/>
      <w:r w:rsidRPr="001F46C0">
        <w:rPr>
          <w:rFonts w:ascii="Times New Roman" w:hAnsi="Times New Roman" w:cs="Times New Roman"/>
          <w:sz w:val="24"/>
          <w:szCs w:val="24"/>
          <w:highlight w:val="yellow"/>
        </w:rPr>
        <w:t>Nicolais</w:t>
      </w:r>
      <w:proofErr w:type="spellEnd"/>
      <w:r w:rsidRPr="001F46C0">
        <w:rPr>
          <w:rFonts w:ascii="Times New Roman" w:hAnsi="Times New Roman" w:cs="Times New Roman"/>
          <w:sz w:val="24"/>
          <w:szCs w:val="24"/>
          <w:highlight w:val="yellow"/>
        </w:rPr>
        <w:t xml:space="preserve">, G. (2022). Psychological Health in Intensive Care Unit Health Care Workers after the COVID-19 Pandemic. Healthcare (Basel, Switzerland), 10(11), 2201. </w:t>
      </w:r>
      <w:hyperlink r:id="rId32"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Castiglioni, M., </w:t>
      </w:r>
      <w:proofErr w:type="spellStart"/>
      <w:r w:rsidRPr="001F46C0">
        <w:rPr>
          <w:rFonts w:ascii="Times New Roman" w:hAnsi="Times New Roman" w:cs="Times New Roman"/>
          <w:sz w:val="24"/>
          <w:szCs w:val="24"/>
        </w:rPr>
        <w:t>Caldiroli</w:t>
      </w:r>
      <w:proofErr w:type="spellEnd"/>
      <w:r w:rsidRPr="001F46C0">
        <w:rPr>
          <w:rFonts w:ascii="Times New Roman" w:hAnsi="Times New Roman" w:cs="Times New Roman"/>
          <w:sz w:val="24"/>
          <w:szCs w:val="24"/>
        </w:rPr>
        <w:t xml:space="preserve">, C. L., Procaccia, R., Conte, F., </w:t>
      </w:r>
      <w:proofErr w:type="spellStart"/>
      <w:r w:rsidRPr="001F46C0">
        <w:rPr>
          <w:rFonts w:ascii="Times New Roman" w:hAnsi="Times New Roman" w:cs="Times New Roman"/>
          <w:sz w:val="24"/>
          <w:szCs w:val="24"/>
        </w:rPr>
        <w:t>Neimeyer</w:t>
      </w:r>
      <w:proofErr w:type="spellEnd"/>
      <w:r w:rsidRPr="001F46C0">
        <w:rPr>
          <w:rFonts w:ascii="Times New Roman" w:hAnsi="Times New Roman" w:cs="Times New Roman"/>
          <w:sz w:val="24"/>
          <w:szCs w:val="24"/>
        </w:rPr>
        <w:t xml:space="preserve">, R. A., </w:t>
      </w:r>
      <w:proofErr w:type="spellStart"/>
      <w:r w:rsidRPr="001F46C0">
        <w:rPr>
          <w:rFonts w:ascii="Times New Roman" w:hAnsi="Times New Roman" w:cs="Times New Roman"/>
          <w:sz w:val="24"/>
          <w:szCs w:val="24"/>
        </w:rPr>
        <w:t>Zamin</w:t>
      </w:r>
      <w:proofErr w:type="spellEnd"/>
      <w:r w:rsidRPr="001F46C0">
        <w:rPr>
          <w:rFonts w:ascii="Times New Roman" w:hAnsi="Times New Roman" w:cs="Times New Roman"/>
          <w:sz w:val="24"/>
          <w:szCs w:val="24"/>
        </w:rPr>
        <w:t xml:space="preserve">, C., Paladino, A., &amp; Negri, A. (2023). The up-side of the COVID-19 pandemic: Are core belief violation and meaning making associated with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International journal of environmental research and public health, 20(11), 5991. </w:t>
      </w:r>
      <w:hyperlink r:id="rId33"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w:t>
      </w:r>
      <w:proofErr w:type="spellStart"/>
      <w:r w:rsidRPr="001F46C0">
        <w:rPr>
          <w:rFonts w:ascii="Times New Roman" w:hAnsi="Times New Roman" w:cs="Times New Roman"/>
          <w:sz w:val="24"/>
          <w:szCs w:val="24"/>
        </w:rPr>
        <w:t>growtma</w:t>
      </w:r>
      <w:proofErr w:type="spellEnd"/>
      <w:r w:rsidRPr="001F46C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12(1), 1947563. doi:10.1080/20008198.2021.1947563 </w:t>
      </w:r>
    </w:p>
    <w:p w14:paraId="1E09F965" w14:textId="27D543C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w:t>
      </w:r>
      <w:r w:rsidRPr="001F46C0">
        <w:rPr>
          <w:rFonts w:ascii="Times New Roman" w:hAnsi="Times New Roman" w:cs="Times New Roman"/>
          <w:sz w:val="24"/>
          <w:szCs w:val="24"/>
        </w:rPr>
        <w:lastRenderedPageBreak/>
        <w:t xml:space="preserve">COVID-19 pandemic. International journal of mental health nursing, 30(1), 102-116. doi:10.1111/inm.12796  </w:t>
      </w:r>
    </w:p>
    <w:p w14:paraId="33C2D4B4" w14:textId="3134077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5"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Dahan</w:t>
      </w:r>
      <w:proofErr w:type="spellEnd"/>
      <w:r w:rsidRPr="001F46C0">
        <w:rPr>
          <w:rFonts w:ascii="Times New Roman" w:hAnsi="Times New Roman" w:cs="Times New Roman"/>
          <w:sz w:val="24"/>
          <w:szCs w:val="24"/>
          <w:highlight w:val="yellow"/>
        </w:rPr>
        <w:t xml:space="preserve">, S., Levi, G., &amp; </w:t>
      </w:r>
      <w:proofErr w:type="spellStart"/>
      <w:r w:rsidRPr="001F46C0">
        <w:rPr>
          <w:rFonts w:ascii="Times New Roman" w:hAnsi="Times New Roman" w:cs="Times New Roman"/>
          <w:sz w:val="24"/>
          <w:szCs w:val="24"/>
          <w:highlight w:val="yellow"/>
        </w:rPr>
        <w:t>Segev</w:t>
      </w:r>
      <w:proofErr w:type="spellEnd"/>
      <w:r w:rsidRPr="001F46C0">
        <w:rPr>
          <w:rFonts w:ascii="Times New Roman" w:hAnsi="Times New Roman" w:cs="Times New Roman"/>
          <w:sz w:val="24"/>
          <w:szCs w:val="24"/>
          <w:highlight w:val="yellow"/>
        </w:rPr>
        <w:t xml:space="preserve">, R. (2022). Shared trauma during the COVID-19 pandemic: Psychological effects on Israeli mental health nurses. International journal of mental health nursing, 31(3), 722–730. </w:t>
      </w:r>
      <w:hyperlink r:id="rId36"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w:t>
      </w:r>
      <w:proofErr w:type="spellStart"/>
      <w:r w:rsidRPr="001F46C0">
        <w:rPr>
          <w:rFonts w:ascii="Times New Roman" w:hAnsi="Times New Roman" w:cs="Times New Roman"/>
          <w:sz w:val="24"/>
          <w:szCs w:val="24"/>
        </w:rPr>
        <w:t>Bhatija</w:t>
      </w:r>
      <w:proofErr w:type="spellEnd"/>
      <w:r w:rsidRPr="001F46C0">
        <w:rPr>
          <w:rFonts w:ascii="Times New Roman" w:hAnsi="Times New Roman" w:cs="Times New Roman"/>
          <w:sz w:val="24"/>
          <w:szCs w:val="24"/>
        </w:rPr>
        <w:t xml:space="preserve">, R. R. (2023). Post-traumatic growth among frontline doctors fighting against COVID-19 at a tertiary care public hospital in Karachi, Pakistan. The Journal of the Pakistan Medical Association, 73(8), 1653–1657. </w:t>
      </w:r>
      <w:hyperlink r:id="rId37"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Deitz</w:t>
      </w:r>
      <w:proofErr w:type="spellEnd"/>
      <w:r w:rsidRPr="001F46C0">
        <w:rPr>
          <w:rFonts w:ascii="Times New Roman" w:hAnsi="Times New Roman" w:cs="Times New Roman"/>
          <w:sz w:val="24"/>
          <w:szCs w:val="24"/>
          <w:highlight w:val="yellow"/>
        </w:rPr>
        <w:t xml:space="preserve">, A. H. H. (2024). Self-compassion, childhood emotional neglect, and posttraumatic growth: Parental well-being during COVID-19. Journal of Affective Disorders, 350, 504–512. </w:t>
      </w:r>
      <w:hyperlink r:id="rId38"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Dell'Osso</w:t>
      </w:r>
      <w:proofErr w:type="spellEnd"/>
      <w:r w:rsidRPr="001F46C0">
        <w:rPr>
          <w:rFonts w:ascii="Times New Roman" w:hAnsi="Times New Roman" w:cs="Times New Roman"/>
          <w:sz w:val="24"/>
          <w:szCs w:val="24"/>
        </w:rPr>
        <w:t xml:space="preserve">, L., </w:t>
      </w:r>
      <w:proofErr w:type="spellStart"/>
      <w:r w:rsidRPr="001F46C0">
        <w:rPr>
          <w:rFonts w:ascii="Times New Roman" w:hAnsi="Times New Roman" w:cs="Times New Roman"/>
          <w:sz w:val="24"/>
          <w:szCs w:val="24"/>
        </w:rPr>
        <w:t>Carpita</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Nardi</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Bonelli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Calvaruso</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Cremone</w:t>
      </w:r>
      <w:proofErr w:type="spellEnd"/>
      <w:r w:rsidRPr="001F46C0">
        <w:rPr>
          <w:rFonts w:ascii="Times New Roman" w:hAnsi="Times New Roman" w:cs="Times New Roman"/>
          <w:sz w:val="24"/>
          <w:szCs w:val="24"/>
        </w:rPr>
        <w:t xml:space="preserve">, I. M. (2023). Biological correlates of post-traumatic growth (PTG): A literature review. Brain Sciences, 13(2), 305. </w:t>
      </w:r>
      <w:hyperlink r:id="rId39"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1F46C0">
        <w:rPr>
          <w:rFonts w:ascii="Times New Roman" w:hAnsi="Times New Roman" w:cs="Times New Roman"/>
          <w:sz w:val="24"/>
          <w:szCs w:val="24"/>
        </w:rPr>
        <w:t>Psychoneuroendocrinology</w:t>
      </w:r>
      <w:proofErr w:type="spellEnd"/>
      <w:r w:rsidRPr="001F46C0">
        <w:rPr>
          <w:rFonts w:ascii="Times New Roman" w:hAnsi="Times New Roman" w:cs="Times New Roman"/>
          <w:sz w:val="24"/>
          <w:szCs w:val="24"/>
        </w:rPr>
        <w:t xml:space="preserve">, 44, 83-87. </w:t>
      </w:r>
      <w:hyperlink r:id="rId40"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Dunn, E. C., </w:t>
      </w:r>
      <w:proofErr w:type="spellStart"/>
      <w:r w:rsidRPr="001F46C0">
        <w:rPr>
          <w:rFonts w:ascii="Times New Roman" w:hAnsi="Times New Roman" w:cs="Times New Roman"/>
          <w:sz w:val="24"/>
          <w:szCs w:val="24"/>
        </w:rPr>
        <w:t>Solovieff</w:t>
      </w:r>
      <w:proofErr w:type="spellEnd"/>
      <w:r w:rsidRPr="001F46C0">
        <w:rPr>
          <w:rFonts w:ascii="Times New Roman" w:hAnsi="Times New Roman" w:cs="Times New Roman"/>
          <w:sz w:val="24"/>
          <w:szCs w:val="24"/>
        </w:rPr>
        <w:t xml:space="preserve">, N., Lowe, S. R., Gallagher, P. J., </w:t>
      </w:r>
      <w:proofErr w:type="spellStart"/>
      <w:r w:rsidRPr="001F46C0">
        <w:rPr>
          <w:rFonts w:ascii="Times New Roman" w:hAnsi="Times New Roman" w:cs="Times New Roman"/>
          <w:sz w:val="24"/>
          <w:szCs w:val="24"/>
        </w:rPr>
        <w:t>Chaponis</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Rosand</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Waters, M. C., Rhodes, J. E., &amp; Smoller, J. W. (2014). Interaction between genetic variants and exposure to Hurricane Katrina on post-traumatic stress and post-traumatic growth: a prospective analysis of </w:t>
      </w:r>
      <w:proofErr w:type="gramStart"/>
      <w:r w:rsidRPr="001F46C0">
        <w:rPr>
          <w:rFonts w:ascii="Times New Roman" w:hAnsi="Times New Roman" w:cs="Times New Roman"/>
          <w:sz w:val="24"/>
          <w:szCs w:val="24"/>
        </w:rPr>
        <w:t>low income</w:t>
      </w:r>
      <w:proofErr w:type="gramEnd"/>
      <w:r w:rsidRPr="001F46C0">
        <w:rPr>
          <w:rFonts w:ascii="Times New Roman" w:hAnsi="Times New Roman" w:cs="Times New Roman"/>
          <w:sz w:val="24"/>
          <w:szCs w:val="24"/>
        </w:rPr>
        <w:t xml:space="preserve"> adults. Journal of affective disorders, 152-154, 243–249. </w:t>
      </w:r>
      <w:hyperlink r:id="rId41"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El Khoury-</w:t>
      </w:r>
      <w:proofErr w:type="spellStart"/>
      <w:r w:rsidRPr="001F46C0">
        <w:rPr>
          <w:rFonts w:ascii="Times New Roman" w:hAnsi="Times New Roman" w:cs="Times New Roman"/>
          <w:sz w:val="24"/>
          <w:szCs w:val="24"/>
        </w:rPr>
        <w:t>Malhame</w:t>
      </w:r>
      <w:proofErr w:type="spellEnd"/>
      <w:r w:rsidRPr="001F46C0">
        <w:rPr>
          <w:rFonts w:ascii="Times New Roman" w:hAnsi="Times New Roman" w:cs="Times New Roman"/>
          <w:sz w:val="24"/>
          <w:szCs w:val="24"/>
        </w:rPr>
        <w:t xml:space="preserve">, M., Sfeir, M., </w:t>
      </w:r>
      <w:proofErr w:type="spellStart"/>
      <w:r w:rsidRPr="001F46C0">
        <w:rPr>
          <w:rFonts w:ascii="Times New Roman" w:hAnsi="Times New Roman" w:cs="Times New Roman"/>
          <w:sz w:val="24"/>
          <w:szCs w:val="24"/>
        </w:rPr>
        <w:t>Hallit</w:t>
      </w:r>
      <w:proofErr w:type="spellEnd"/>
      <w:r w:rsidRPr="001F46C0">
        <w:rPr>
          <w:rFonts w:ascii="Times New Roman" w:hAnsi="Times New Roman" w:cs="Times New Roman"/>
          <w:sz w:val="24"/>
          <w:szCs w:val="24"/>
        </w:rPr>
        <w:t xml:space="preserve">, S., &amp; </w:t>
      </w:r>
      <w:proofErr w:type="spellStart"/>
      <w:r w:rsidRPr="001F46C0">
        <w:rPr>
          <w:rFonts w:ascii="Times New Roman" w:hAnsi="Times New Roman" w:cs="Times New Roman"/>
          <w:sz w:val="24"/>
          <w:szCs w:val="24"/>
        </w:rPr>
        <w:t>Sawma</w:t>
      </w:r>
      <w:proofErr w:type="spellEnd"/>
      <w:r w:rsidRPr="001F46C0">
        <w:rPr>
          <w:rFonts w:ascii="Times New Roman" w:hAnsi="Times New Roman" w:cs="Times New Roman"/>
          <w:sz w:val="24"/>
          <w:szCs w:val="24"/>
        </w:rPr>
        <w:t xml:space="preserve">, T. (2023). Factors associated with posttraumatic growth: Gratitude, PTSD and distress; one year into the COVID-19 pandemic in Lebanon. Current psychology (New Brunswick, N.J.), 1–10. </w:t>
      </w:r>
      <w:hyperlink r:id="rId42"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Fino, E., </w:t>
      </w:r>
      <w:proofErr w:type="spellStart"/>
      <w:r w:rsidRPr="001F46C0">
        <w:rPr>
          <w:rFonts w:ascii="Times New Roman" w:hAnsi="Times New Roman" w:cs="Times New Roman"/>
          <w:sz w:val="24"/>
          <w:szCs w:val="24"/>
          <w:highlight w:val="yellow"/>
        </w:rPr>
        <w:t>Bonfrate</w:t>
      </w:r>
      <w:proofErr w:type="spellEnd"/>
      <w:r w:rsidRPr="001F46C0">
        <w:rPr>
          <w:rFonts w:ascii="Times New Roman" w:hAnsi="Times New Roman" w:cs="Times New Roman"/>
          <w:sz w:val="24"/>
          <w:szCs w:val="24"/>
          <w:highlight w:val="yellow"/>
        </w:rPr>
        <w:t xml:space="preserve">, I., Fino, V., </w:t>
      </w:r>
      <w:proofErr w:type="spellStart"/>
      <w:r w:rsidRPr="001F46C0">
        <w:rPr>
          <w:rFonts w:ascii="Times New Roman" w:hAnsi="Times New Roman" w:cs="Times New Roman"/>
          <w:sz w:val="24"/>
          <w:szCs w:val="24"/>
          <w:highlight w:val="yellow"/>
        </w:rPr>
        <w:t>Bocus</w:t>
      </w:r>
      <w:proofErr w:type="spellEnd"/>
      <w:r w:rsidRPr="001F46C0">
        <w:rPr>
          <w:rFonts w:ascii="Times New Roman" w:hAnsi="Times New Roman" w:cs="Times New Roman"/>
          <w:sz w:val="24"/>
          <w:szCs w:val="24"/>
          <w:highlight w:val="yellow"/>
        </w:rPr>
        <w:t xml:space="preserve">, P., Russo, P. M., &amp; </w:t>
      </w:r>
      <w:proofErr w:type="spellStart"/>
      <w:r w:rsidRPr="001F46C0">
        <w:rPr>
          <w:rFonts w:ascii="Times New Roman" w:hAnsi="Times New Roman" w:cs="Times New Roman"/>
          <w:sz w:val="24"/>
          <w:szCs w:val="24"/>
          <w:highlight w:val="yellow"/>
        </w:rPr>
        <w:t>Mazzetti</w:t>
      </w:r>
      <w:proofErr w:type="spellEnd"/>
      <w:r w:rsidRPr="001F46C0">
        <w:rPr>
          <w:rFonts w:ascii="Times New Roman" w:hAnsi="Times New Roman" w:cs="Times New Roman"/>
          <w:sz w:val="24"/>
          <w:szCs w:val="24"/>
          <w:highlight w:val="yellow"/>
        </w:rPr>
        <w:t xml:space="preserve">, M. (2023). Harnessing distress to boost growth in frontline healthcare workers during COVID-19 pandemic: the protective role of resilience, emotion regulation and social support. Psychological medicine, 53(2), 600–602. </w:t>
      </w:r>
      <w:hyperlink r:id="rId43"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w:t>
      </w:r>
      <w:proofErr w:type="spellStart"/>
      <w:r w:rsidRPr="001F46C0">
        <w:rPr>
          <w:rFonts w:ascii="Times New Roman" w:hAnsi="Times New Roman" w:cs="Times New Roman"/>
          <w:sz w:val="24"/>
          <w:szCs w:val="24"/>
          <w:highlight w:val="yellow"/>
        </w:rPr>
        <w:t>Maybery</w:t>
      </w:r>
      <w:proofErr w:type="spellEnd"/>
      <w:r w:rsidRPr="001F46C0">
        <w:rPr>
          <w:rFonts w:ascii="Times New Roman" w:hAnsi="Times New Roman" w:cs="Times New Roman"/>
          <w:sz w:val="24"/>
          <w:szCs w:val="24"/>
          <w:highlight w:val="yellow"/>
        </w:rPr>
        <w:t xml:space="preserve">, D., Bui, M. V., Steele, M., &amp; Roche, M. (2024). Psychological distress, well-being, resilience, posttraumatic growth, and turnover intention of mental health nurses during COVID-19: A cross-sectional study. International journal of mental health nursing, 10.1111/inm.13354. Advance online publication. </w:t>
      </w:r>
      <w:hyperlink r:id="rId44" w:history="1">
        <w:r w:rsidRPr="17ABC1BC">
          <w:rPr>
            <w:rFonts w:ascii="Times New Roman" w:hAnsi="Times New Roman" w:cs="Times New Roman"/>
            <w:b/>
            <w:bCs/>
            <w:sz w:val="24"/>
            <w:szCs w:val="24"/>
          </w:rPr>
          <w:t>https://doi.org/10.1111/inm.13354</w:t>
        </w:r>
      </w:hyperlink>
    </w:p>
    <w:p w14:paraId="1E135E62" w14:textId="60D91D3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Frankl, V. (1946). Man’s search for meaning. Beacon Press.</w:t>
      </w:r>
    </w:p>
    <w:p w14:paraId="232CED97" w14:textId="7EBCDA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Gaboardi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Naddeo</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Meneghini</w:t>
      </w:r>
      <w:proofErr w:type="spellEnd"/>
      <w:r w:rsidRPr="001F46C0">
        <w:rPr>
          <w:rFonts w:ascii="Times New Roman" w:hAnsi="Times New Roman" w:cs="Times New Roman"/>
          <w:sz w:val="24"/>
          <w:szCs w:val="24"/>
          <w:highlight w:val="yellow"/>
        </w:rPr>
        <w:t xml:space="preserve">, A. M., </w:t>
      </w:r>
      <w:proofErr w:type="spellStart"/>
      <w:r w:rsidRPr="001F46C0">
        <w:rPr>
          <w:rFonts w:ascii="Times New Roman" w:hAnsi="Times New Roman" w:cs="Times New Roman"/>
          <w:sz w:val="24"/>
          <w:szCs w:val="24"/>
          <w:highlight w:val="yellow"/>
        </w:rPr>
        <w:t>Lenzi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Canale</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Stanzani</w:t>
      </w:r>
      <w:proofErr w:type="spellEnd"/>
      <w:r w:rsidRPr="001F46C0">
        <w:rPr>
          <w:rFonts w:ascii="Times New Roman" w:hAnsi="Times New Roman" w:cs="Times New Roman"/>
          <w:sz w:val="24"/>
          <w:szCs w:val="24"/>
          <w:highlight w:val="yellow"/>
        </w:rPr>
        <w:t xml:space="preserve">, S., &amp; </w:t>
      </w:r>
      <w:proofErr w:type="spellStart"/>
      <w:r w:rsidRPr="001F46C0">
        <w:rPr>
          <w:rFonts w:ascii="Times New Roman" w:hAnsi="Times New Roman" w:cs="Times New Roman"/>
          <w:sz w:val="24"/>
          <w:szCs w:val="24"/>
          <w:highlight w:val="yellow"/>
        </w:rPr>
        <w:t>Santinello</w:t>
      </w:r>
      <w:proofErr w:type="spellEnd"/>
      <w:r w:rsidRPr="001F46C0">
        <w:rPr>
          <w:rFonts w:ascii="Times New Roman" w:hAnsi="Times New Roman" w:cs="Times New Roman"/>
          <w:sz w:val="24"/>
          <w:szCs w:val="24"/>
          <w:highlight w:val="yellow"/>
        </w:rPr>
        <w:t xml:space="preserve">, M. (2024). Yes, I will do it! Factors promoting the </w:t>
      </w:r>
      <w:proofErr w:type="spellStart"/>
      <w:r w:rsidRPr="001F46C0">
        <w:rPr>
          <w:rFonts w:ascii="Times New Roman" w:hAnsi="Times New Roman" w:cs="Times New Roman"/>
          <w:sz w:val="24"/>
          <w:szCs w:val="24"/>
          <w:highlight w:val="yellow"/>
        </w:rPr>
        <w:t>inten</w:t>
      </w:r>
      <w:proofErr w:type="spellEnd"/>
      <w:r w:rsidR="00F6578E">
        <w:tab/>
      </w:r>
      <w:proofErr w:type="spellStart"/>
      <w:r w:rsidRPr="001F46C0">
        <w:rPr>
          <w:rFonts w:ascii="Times New Roman" w:hAnsi="Times New Roman" w:cs="Times New Roman"/>
          <w:sz w:val="24"/>
          <w:szCs w:val="24"/>
          <w:highlight w:val="yellow"/>
        </w:rPr>
        <w:t>tion</w:t>
      </w:r>
      <w:proofErr w:type="spellEnd"/>
      <w:r w:rsidRPr="001F46C0">
        <w:rPr>
          <w:rFonts w:ascii="Times New Roman" w:hAnsi="Times New Roman" w:cs="Times New Roman"/>
          <w:sz w:val="24"/>
          <w:szCs w:val="24"/>
          <w:highlight w:val="yellow"/>
        </w:rPr>
        <w:t xml:space="preserve"> to volunteer after COVID-19 pandemic in Italy. International journal of psychology: Journal international de </w:t>
      </w:r>
      <w:proofErr w:type="spellStart"/>
      <w:r w:rsidRPr="001F46C0">
        <w:rPr>
          <w:rFonts w:ascii="Times New Roman" w:hAnsi="Times New Roman" w:cs="Times New Roman"/>
          <w:sz w:val="24"/>
          <w:szCs w:val="24"/>
          <w:highlight w:val="yellow"/>
        </w:rPr>
        <w:t>psychologie</w:t>
      </w:r>
      <w:proofErr w:type="spellEnd"/>
      <w:r w:rsidRPr="001F46C0">
        <w:rPr>
          <w:rFonts w:ascii="Times New Roman" w:hAnsi="Times New Roman" w:cs="Times New Roman"/>
          <w:sz w:val="24"/>
          <w:szCs w:val="24"/>
          <w:highlight w:val="yellow"/>
        </w:rPr>
        <w:t xml:space="preserve">, 59(3), 471–475. </w:t>
      </w:r>
      <w:hyperlink r:id="rId45" w:history="1">
        <w:r w:rsidRPr="17ABC1BC">
          <w:rPr>
            <w:rFonts w:ascii="Times New Roman" w:hAnsi="Times New Roman" w:cs="Times New Roman"/>
            <w:b/>
            <w:bCs/>
            <w:sz w:val="24"/>
            <w:szCs w:val="24"/>
          </w:rPr>
          <w:t>https://doi.org/10.1002/ijop.13110</w:t>
        </w:r>
      </w:hyperlink>
    </w:p>
    <w:p w14:paraId="4F0282ED" w14:textId="2E50C2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lastRenderedPageBreak/>
        <w:t>Gesi</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Cafaro</w:t>
      </w:r>
      <w:proofErr w:type="spellEnd"/>
      <w:r w:rsidRPr="001F46C0">
        <w:rPr>
          <w:rFonts w:ascii="Times New Roman" w:hAnsi="Times New Roman" w:cs="Times New Roman"/>
          <w:sz w:val="24"/>
          <w:szCs w:val="24"/>
          <w:highlight w:val="yellow"/>
        </w:rPr>
        <w:t xml:space="preserve">, R., Achilli, F., </w:t>
      </w:r>
      <w:proofErr w:type="spellStart"/>
      <w:r w:rsidRPr="001F46C0">
        <w:rPr>
          <w:rFonts w:ascii="Times New Roman" w:hAnsi="Times New Roman" w:cs="Times New Roman"/>
          <w:sz w:val="24"/>
          <w:szCs w:val="24"/>
          <w:highlight w:val="yellow"/>
        </w:rPr>
        <w:t>Boscacci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Cerioli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Cirnigliaro</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Loupakis</w:t>
      </w:r>
      <w:proofErr w:type="spellEnd"/>
      <w:r w:rsidRPr="001F46C0">
        <w:rPr>
          <w:rFonts w:ascii="Times New Roman" w:hAnsi="Times New Roman" w:cs="Times New Roman"/>
          <w:sz w:val="24"/>
          <w:szCs w:val="24"/>
          <w:highlight w:val="yellow"/>
        </w:rPr>
        <w:t xml:space="preserve">, F., Di Maio, M., &amp; </w:t>
      </w:r>
      <w:proofErr w:type="spellStart"/>
      <w:r w:rsidRPr="001F46C0">
        <w:rPr>
          <w:rFonts w:ascii="Times New Roman" w:hAnsi="Times New Roman" w:cs="Times New Roman"/>
          <w:sz w:val="24"/>
          <w:szCs w:val="24"/>
          <w:highlight w:val="yellow"/>
        </w:rPr>
        <w:t>Dell'Osso</w:t>
      </w:r>
      <w:proofErr w:type="spellEnd"/>
      <w:r w:rsidRPr="001F46C0">
        <w:rPr>
          <w:rFonts w:ascii="Times New Roman" w:hAnsi="Times New Roman" w:cs="Times New Roman"/>
          <w:sz w:val="24"/>
          <w:szCs w:val="24"/>
          <w:highlight w:val="yellow"/>
        </w:rPr>
        <w:t>, B. (2024). The relationship among posttraumatic stress disorder, 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6"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7"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8"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Huang, L., Qin, J., Zhou, Y., Zhu, F., Liu, L., &amp; Shao, L. (2023). Normalization techniques in training </w:t>
      </w:r>
      <w:proofErr w:type="spellStart"/>
      <w:r w:rsidRPr="001F46C0">
        <w:rPr>
          <w:rFonts w:ascii="Times New Roman" w:hAnsi="Times New Roman" w:cs="Times New Roman"/>
          <w:sz w:val="24"/>
          <w:szCs w:val="24"/>
        </w:rPr>
        <w:t>dnns</w:t>
      </w:r>
      <w:proofErr w:type="spellEnd"/>
      <w:r w:rsidRPr="001F46C0">
        <w:rPr>
          <w:rFonts w:ascii="Times New Roman" w:hAnsi="Times New Roman" w:cs="Times New Roman"/>
          <w:sz w:val="24"/>
          <w:szCs w:val="24"/>
        </w:rPr>
        <w:t>: Methodology, analysis and application. IEEE transactions on pattern analysis and machine intelligence, 45(8), 10173-10196.</w:t>
      </w:r>
    </w:p>
    <w:p w14:paraId="759F05DD" w14:textId="39B2EC4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Hyun, S., Wong, G. T. F., Levy-Carrick, N. C., </w:t>
      </w:r>
      <w:proofErr w:type="spellStart"/>
      <w:r w:rsidRPr="001F46C0">
        <w:rPr>
          <w:rFonts w:ascii="Times New Roman" w:hAnsi="Times New Roman" w:cs="Times New Roman"/>
          <w:sz w:val="24"/>
          <w:szCs w:val="24"/>
        </w:rPr>
        <w:t>Charmaraman</w:t>
      </w:r>
      <w:proofErr w:type="spellEnd"/>
      <w:r w:rsidRPr="001F46C0">
        <w:rPr>
          <w:rFonts w:ascii="Times New Roman" w:hAnsi="Times New Roman" w:cs="Times New Roman"/>
          <w:sz w:val="24"/>
          <w:szCs w:val="24"/>
        </w:rPr>
        <w:t xml:space="preserve">, L., Cozier, Y., Yip, T., </w:t>
      </w:r>
      <w:proofErr w:type="spellStart"/>
      <w:r w:rsidRPr="001F46C0">
        <w:rPr>
          <w:rFonts w:ascii="Times New Roman" w:hAnsi="Times New Roman" w:cs="Times New Roman"/>
          <w:sz w:val="24"/>
          <w:szCs w:val="24"/>
        </w:rPr>
        <w:t>Hahm</w:t>
      </w:r>
      <w:proofErr w:type="spellEnd"/>
      <w:r w:rsidRPr="001F46C0">
        <w:rPr>
          <w:rFonts w:ascii="Times New Roman" w:hAnsi="Times New Roman" w:cs="Times New Roman"/>
          <w:sz w:val="24"/>
          <w:szCs w:val="24"/>
        </w:rPr>
        <w:t xml:space="preserve">, H. C., &amp; Liu, C. H. (2021). Psychosocial correlates of posttraumatic growth among U.S. young adults during the COVID-19 pandemic. Psychiatry research, 302, 114035. </w:t>
      </w:r>
      <w:hyperlink r:id="rId49"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t>
      </w:r>
      <w:proofErr w:type="gramStart"/>
      <w:r w:rsidRPr="001F46C0">
        <w:rPr>
          <w:rFonts w:ascii="Times New Roman" w:hAnsi="Times New Roman" w:cs="Times New Roman"/>
          <w:sz w:val="24"/>
          <w:szCs w:val="24"/>
          <w:highlight w:val="yellow"/>
        </w:rPr>
        <w:t>With</w:t>
      </w:r>
      <w:proofErr w:type="gramEnd"/>
      <w:r w:rsidRPr="001F46C0">
        <w:rPr>
          <w:rFonts w:ascii="Times New Roman" w:hAnsi="Times New Roman" w:cs="Times New Roman"/>
          <w:sz w:val="24"/>
          <w:szCs w:val="24"/>
          <w:highlight w:val="yellow"/>
        </w:rPr>
        <w:t xml:space="preserve"> Post-traumatic Stress Disorder Among Nurses During COVID-19. Frontiers in psychology, 13, 745158. </w:t>
      </w:r>
      <w:hyperlink r:id="rId50" w:history="1">
        <w:r w:rsidRPr="17ABC1BC">
          <w:rPr>
            <w:rFonts w:ascii="Times New Roman" w:hAnsi="Times New Roman" w:cs="Times New Roman"/>
            <w:b/>
            <w:bCs/>
            <w:sz w:val="24"/>
            <w:szCs w:val="24"/>
          </w:rPr>
          <w:t>https://doi.org/10.3389/fpsyg.2022.745158</w:t>
        </w:r>
      </w:hyperlink>
    </w:p>
    <w:p w14:paraId="3B2A1BDF" w14:textId="57FB873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lastRenderedPageBreak/>
        <w:t>Kalaitzaki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Rovithis</w:t>
      </w:r>
      <w:proofErr w:type="spellEnd"/>
      <w:r w:rsidRPr="001F46C0">
        <w:rPr>
          <w:rFonts w:ascii="Times New Roman" w:hAnsi="Times New Roman" w:cs="Times New Roman"/>
          <w:sz w:val="24"/>
          <w:szCs w:val="24"/>
          <w:highlight w:val="yellow"/>
        </w:rPr>
        <w:t xml:space="preserve">, M. (2021). Secondary traumatic stress and vicarious posttraumatic growth in healthcare workers during the first COVID-19 lockdown in Greece: The role of resilience and coping strategies. </w:t>
      </w:r>
      <w:proofErr w:type="spellStart"/>
      <w:r w:rsidRPr="001F46C0">
        <w:rPr>
          <w:rFonts w:ascii="Times New Roman" w:hAnsi="Times New Roman" w:cs="Times New Roman"/>
          <w:sz w:val="24"/>
          <w:szCs w:val="24"/>
          <w:highlight w:val="yellow"/>
        </w:rPr>
        <w:t>Psychiatrike</w:t>
      </w:r>
      <w:proofErr w:type="spellEnd"/>
      <w:r w:rsidRPr="001F46C0">
        <w:rPr>
          <w:rFonts w:ascii="Times New Roman" w:hAnsi="Times New Roman" w:cs="Times New Roman"/>
          <w:sz w:val="24"/>
          <w:szCs w:val="24"/>
          <w:highlight w:val="yellow"/>
        </w:rPr>
        <w:t xml:space="preserve"> = </w:t>
      </w:r>
      <w:proofErr w:type="spellStart"/>
      <w:r w:rsidRPr="001F46C0">
        <w:rPr>
          <w:rFonts w:ascii="Times New Roman" w:hAnsi="Times New Roman" w:cs="Times New Roman"/>
          <w:sz w:val="24"/>
          <w:szCs w:val="24"/>
          <w:highlight w:val="yellow"/>
        </w:rPr>
        <w:t>Psychiatriki</w:t>
      </w:r>
      <w:proofErr w:type="spellEnd"/>
      <w:r w:rsidRPr="001F46C0">
        <w:rPr>
          <w:rFonts w:ascii="Times New Roman" w:hAnsi="Times New Roman" w:cs="Times New Roman"/>
          <w:sz w:val="24"/>
          <w:szCs w:val="24"/>
          <w:highlight w:val="yellow"/>
        </w:rPr>
        <w:t xml:space="preserve">, 32(1), 19–25. </w:t>
      </w:r>
      <w:hyperlink r:id="rId51" w:history="1">
        <w:r w:rsidRPr="17ABC1BC">
          <w:rPr>
            <w:rFonts w:ascii="Times New Roman" w:hAnsi="Times New Roman" w:cs="Times New Roman"/>
            <w:b/>
            <w:bCs/>
            <w:sz w:val="24"/>
            <w:szCs w:val="24"/>
          </w:rPr>
          <w:t>https://doi.org/10.22365/jpsych.2021.001</w:t>
        </w:r>
      </w:hyperlink>
    </w:p>
    <w:p w14:paraId="3D187B39" w14:textId="35BA37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&amp;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(2022). Perceived posttraumatic growth and its psychosocial predictors during two consecutive Covid-19 lockdowns. International Journal of Stress Management. </w:t>
      </w:r>
      <w:hyperlink r:id="rId52"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E.,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Theodoratou</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Konstantakopoulos</w:t>
      </w:r>
      <w:proofErr w:type="spellEnd"/>
      <w:r w:rsidRPr="001F46C0">
        <w:rPr>
          <w:rFonts w:ascii="Times New Roman" w:hAnsi="Times New Roman" w:cs="Times New Roman"/>
          <w:sz w:val="24"/>
          <w:szCs w:val="24"/>
        </w:rPr>
        <w:t xml:space="preserve">, G. (2023). Gain from pain: Exploring vicarious posttraumatic growth and its facilitators among health care workers across two consecutive lockdowns during the COVID-19 pandemic. International Journal of Stress Management. </w:t>
      </w:r>
      <w:hyperlink r:id="rId53"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Theodoratou</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Tsouvelas</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Tamiolaki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Konstantakopoulos</w:t>
      </w:r>
      <w:proofErr w:type="spellEnd"/>
      <w:r w:rsidRPr="001F46C0">
        <w:rPr>
          <w:rFonts w:ascii="Times New Roman" w:hAnsi="Times New Roman" w:cs="Times New Roman"/>
          <w:sz w:val="24"/>
          <w:szCs w:val="24"/>
          <w:highlight w:val="yellow"/>
        </w:rPr>
        <w:t xml:space="preserve">, G. (2024). Coping profiles and their association with vicarious post-traumatic growth among nurses during the three waves of the COVID-19 pandemic. Journal of clinical nursing, 10.1111/jocn.16988. Advance online publication. </w:t>
      </w:r>
      <w:hyperlink r:id="rId54"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Kelly, G., Morris, R., &amp; Shetty, H. (2018). Predictors of post-traumatic growth in stroke survivors. Disability and rehabilitation, 40(24), 2916–2924. </w:t>
      </w:r>
      <w:hyperlink r:id="rId55" w:history="1">
        <w:r w:rsidRPr="17ABC1BC">
          <w:rPr>
            <w:rFonts w:ascii="Times New Roman" w:hAnsi="Times New Roman" w:cs="Times New Roman"/>
            <w:b/>
            <w:bCs/>
            <w:sz w:val="24"/>
            <w:szCs w:val="24"/>
          </w:rPr>
          <w:t>https://doi.org/10.1080/09638288.2017.1363300</w:t>
        </w:r>
      </w:hyperlink>
    </w:p>
    <w:p w14:paraId="0DB80300" w14:textId="77DF68B5"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Khattab, M. F., Kannan, T. M. A., Morsi, A., Al-Sabbagh, Q., </w:t>
      </w:r>
      <w:proofErr w:type="spellStart"/>
      <w:r w:rsidRPr="001F46C0">
        <w:rPr>
          <w:rFonts w:ascii="Times New Roman" w:hAnsi="Times New Roman" w:cs="Times New Roman"/>
          <w:sz w:val="24"/>
          <w:szCs w:val="24"/>
        </w:rPr>
        <w:t>Hadidi</w:t>
      </w:r>
      <w:proofErr w:type="spellEnd"/>
      <w:r w:rsidRPr="001F46C0">
        <w:rPr>
          <w:rFonts w:ascii="Times New Roman" w:hAnsi="Times New Roman" w:cs="Times New Roman"/>
          <w:sz w:val="24"/>
          <w:szCs w:val="24"/>
        </w:rPr>
        <w:t xml:space="preserve">, F., Al-Sabbagh, M. Q., M Taha, M., </w:t>
      </w:r>
      <w:proofErr w:type="spellStart"/>
      <w:r w:rsidRPr="001F46C0">
        <w:rPr>
          <w:rFonts w:ascii="Times New Roman" w:hAnsi="Times New Roman" w:cs="Times New Roman"/>
          <w:sz w:val="24"/>
          <w:szCs w:val="24"/>
        </w:rPr>
        <w:t>Bourghli</w:t>
      </w:r>
      <w:proofErr w:type="spellEnd"/>
      <w:r w:rsidRPr="001F46C0">
        <w:rPr>
          <w:rFonts w:ascii="Times New Roman" w:hAnsi="Times New Roman" w:cs="Times New Roman"/>
          <w:sz w:val="24"/>
          <w:szCs w:val="24"/>
        </w:rPr>
        <w:t xml:space="preserve">, A., &amp; Obeid, I. (2020) The short-term impact of COVID-19 pandemic on spine surgeons: A cross-sectional global study. European Spine Journal, 29(8), 1806–1812. </w:t>
      </w:r>
      <w:hyperlink r:id="rId56" w:history="1">
        <w:r w:rsidRPr="17ABC1BC">
          <w:rPr>
            <w:rFonts w:ascii="Times New Roman" w:hAnsi="Times New Roman" w:cs="Times New Roman"/>
            <w:b/>
            <w:bCs/>
            <w:sz w:val="24"/>
            <w:szCs w:val="24"/>
          </w:rPr>
          <w:t>https://doi.org/10.1007/s00586-020-06517-1</w:t>
        </w:r>
      </w:hyperlink>
      <w:r w:rsidRPr="001F46C0">
        <w:rPr>
          <w:rFonts w:ascii="Times New Roman" w:hAnsi="Times New Roman" w:cs="Times New Roman"/>
          <w:sz w:val="24"/>
          <w:szCs w:val="24"/>
        </w:rPr>
        <w:t>.</w:t>
      </w:r>
    </w:p>
    <w:p w14:paraId="5A7BCAD4" w14:textId="3B481FD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Krishnamoorthy, Y., Nagarajan, R., Saya, G. K., &amp; Menon, V. (2020). Prevalence of psychological morbidities among general population, healthcare workers and COVID-19 patients amidst the COVID-19 pandemic: A systematic review and meta-analysis. Psychiatry research, 293, 113382. </w:t>
      </w:r>
      <w:hyperlink r:id="rId57"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Kocatürk</w:t>
      </w:r>
      <w:proofErr w:type="spellEnd"/>
      <w:r w:rsidRPr="001F46C0">
        <w:rPr>
          <w:rFonts w:ascii="Times New Roman" w:hAnsi="Times New Roman" w:cs="Times New Roman"/>
          <w:sz w:val="24"/>
          <w:szCs w:val="24"/>
        </w:rPr>
        <w:t xml:space="preserve">, E., Salman, A., </w:t>
      </w:r>
      <w:proofErr w:type="spellStart"/>
      <w:r w:rsidRPr="001F46C0">
        <w:rPr>
          <w:rFonts w:ascii="Times New Roman" w:hAnsi="Times New Roman" w:cs="Times New Roman"/>
          <w:sz w:val="24"/>
          <w:szCs w:val="24"/>
        </w:rPr>
        <w:t>Cherrez</w:t>
      </w:r>
      <w:proofErr w:type="spellEnd"/>
      <w:r w:rsidRPr="001F46C0">
        <w:rPr>
          <w:rFonts w:ascii="Times New Roman" w:hAnsi="Times New Roman" w:cs="Times New Roman"/>
          <w:sz w:val="24"/>
          <w:szCs w:val="24"/>
        </w:rPr>
        <w:t xml:space="preserve">-Ojeda, I., </w:t>
      </w:r>
      <w:proofErr w:type="spellStart"/>
      <w:r w:rsidRPr="001F46C0">
        <w:rPr>
          <w:rFonts w:ascii="Times New Roman" w:hAnsi="Times New Roman" w:cs="Times New Roman"/>
          <w:sz w:val="24"/>
          <w:szCs w:val="24"/>
        </w:rPr>
        <w:t>Criado</w:t>
      </w:r>
      <w:proofErr w:type="spellEnd"/>
      <w:r w:rsidRPr="001F46C0">
        <w:rPr>
          <w:rFonts w:ascii="Times New Roman" w:hAnsi="Times New Roman" w:cs="Times New Roman"/>
          <w:sz w:val="24"/>
          <w:szCs w:val="24"/>
        </w:rPr>
        <w:t xml:space="preserve">, P. R., Peter, J., </w:t>
      </w:r>
      <w:proofErr w:type="spellStart"/>
      <w:r w:rsidRPr="001F46C0">
        <w:rPr>
          <w:rFonts w:ascii="Times New Roman" w:hAnsi="Times New Roman" w:cs="Times New Roman"/>
          <w:sz w:val="24"/>
          <w:szCs w:val="24"/>
        </w:rPr>
        <w:t>Comert</w:t>
      </w:r>
      <w:proofErr w:type="spellEnd"/>
      <w:r w:rsidRPr="001F46C0">
        <w:rPr>
          <w:rFonts w:ascii="Times New Roman" w:hAnsi="Times New Roman" w:cs="Times New Roman"/>
          <w:sz w:val="24"/>
          <w:szCs w:val="24"/>
        </w:rPr>
        <w:t xml:space="preserve">-Ozer, E., </w:t>
      </w:r>
      <w:proofErr w:type="spellStart"/>
      <w:r w:rsidRPr="001F46C0">
        <w:rPr>
          <w:rFonts w:ascii="Times New Roman" w:hAnsi="Times New Roman" w:cs="Times New Roman"/>
          <w:sz w:val="24"/>
          <w:szCs w:val="24"/>
        </w:rPr>
        <w:t>Abuzakouk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Agondi</w:t>
      </w:r>
      <w:proofErr w:type="spellEnd"/>
      <w:r w:rsidRPr="001F46C0">
        <w:rPr>
          <w:rFonts w:ascii="Times New Roman" w:hAnsi="Times New Roman" w:cs="Times New Roman"/>
          <w:sz w:val="24"/>
          <w:szCs w:val="24"/>
        </w:rPr>
        <w:t xml:space="preserve">, R. C., Al-Ahmad, M., </w:t>
      </w:r>
      <w:proofErr w:type="spellStart"/>
      <w:r w:rsidRPr="001F46C0">
        <w:rPr>
          <w:rFonts w:ascii="Times New Roman" w:hAnsi="Times New Roman" w:cs="Times New Roman"/>
          <w:sz w:val="24"/>
          <w:szCs w:val="24"/>
        </w:rPr>
        <w:t>Altrichter</w:t>
      </w:r>
      <w:proofErr w:type="spellEnd"/>
      <w:r w:rsidRPr="001F46C0">
        <w:rPr>
          <w:rFonts w:ascii="Times New Roman" w:hAnsi="Times New Roman" w:cs="Times New Roman"/>
          <w:sz w:val="24"/>
          <w:szCs w:val="24"/>
        </w:rPr>
        <w:t xml:space="preserve">, S., Arnaout, R., Arruda, L. K., </w:t>
      </w:r>
      <w:proofErr w:type="spellStart"/>
      <w:r w:rsidRPr="001F46C0">
        <w:rPr>
          <w:rFonts w:ascii="Times New Roman" w:hAnsi="Times New Roman" w:cs="Times New Roman"/>
          <w:sz w:val="24"/>
          <w:szCs w:val="24"/>
        </w:rPr>
        <w:t>Asero</w:t>
      </w:r>
      <w:proofErr w:type="spellEnd"/>
      <w:r w:rsidRPr="001F46C0">
        <w:rPr>
          <w:rFonts w:ascii="Times New Roman" w:hAnsi="Times New Roman" w:cs="Times New Roman"/>
          <w:sz w:val="24"/>
          <w:szCs w:val="24"/>
        </w:rPr>
        <w:t>, R., Bauer, A., Ben-</w:t>
      </w:r>
      <w:proofErr w:type="spellStart"/>
      <w:r w:rsidRPr="001F46C0">
        <w:rPr>
          <w:rFonts w:ascii="Times New Roman" w:hAnsi="Times New Roman" w:cs="Times New Roman"/>
          <w:sz w:val="24"/>
          <w:szCs w:val="24"/>
        </w:rPr>
        <w:t>Shoshan</w:t>
      </w:r>
      <w:proofErr w:type="spellEnd"/>
      <w:r w:rsidRPr="001F46C0">
        <w:rPr>
          <w:rFonts w:ascii="Times New Roman" w:hAnsi="Times New Roman" w:cs="Times New Roman"/>
          <w:sz w:val="24"/>
          <w:szCs w:val="24"/>
        </w:rPr>
        <w:t xml:space="preserve">, M., Bernstein, J. A., </w:t>
      </w:r>
      <w:proofErr w:type="spellStart"/>
      <w:r w:rsidRPr="001F46C0">
        <w:rPr>
          <w:rFonts w:ascii="Times New Roman" w:hAnsi="Times New Roman" w:cs="Times New Roman"/>
          <w:sz w:val="24"/>
          <w:szCs w:val="24"/>
        </w:rPr>
        <w:t>Bizjak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Boccon-Gibod</w:t>
      </w:r>
      <w:proofErr w:type="spellEnd"/>
      <w:r w:rsidRPr="001F46C0">
        <w:rPr>
          <w:rFonts w:ascii="Times New Roman" w:hAnsi="Times New Roman" w:cs="Times New Roman"/>
          <w:sz w:val="24"/>
          <w:szCs w:val="24"/>
        </w:rPr>
        <w:t xml:space="preserve">, I., </w:t>
      </w:r>
      <w:proofErr w:type="spellStart"/>
      <w:r w:rsidRPr="001F46C0">
        <w:rPr>
          <w:rFonts w:ascii="Times New Roman" w:hAnsi="Times New Roman" w:cs="Times New Roman"/>
          <w:sz w:val="24"/>
          <w:szCs w:val="24"/>
        </w:rPr>
        <w:t>Bonnekoh</w:t>
      </w:r>
      <w:proofErr w:type="spellEnd"/>
      <w:r w:rsidRPr="001F46C0">
        <w:rPr>
          <w:rFonts w:ascii="Times New Roman" w:hAnsi="Times New Roman" w:cs="Times New Roman"/>
          <w:sz w:val="24"/>
          <w:szCs w:val="24"/>
        </w:rPr>
        <w:t xml:space="preserve">, H., </w:t>
      </w:r>
      <w:proofErr w:type="spellStart"/>
      <w:r w:rsidRPr="001F46C0">
        <w:rPr>
          <w:rFonts w:ascii="Times New Roman" w:hAnsi="Times New Roman" w:cs="Times New Roman"/>
          <w:sz w:val="24"/>
          <w:szCs w:val="24"/>
        </w:rPr>
        <w:t>Bouillet</w:t>
      </w:r>
      <w:proofErr w:type="spellEnd"/>
      <w:r w:rsidRPr="001F46C0">
        <w:rPr>
          <w:rFonts w:ascii="Times New Roman" w:hAnsi="Times New Roman" w:cs="Times New Roman"/>
          <w:sz w:val="24"/>
          <w:szCs w:val="24"/>
        </w:rPr>
        <w:t xml:space="preserve">, L., Maurer, M. (2021). The global impact of the COVID-19 pandemic on the management and course of chronic Urticaria. Allergy, 76(3), 816–830, </w:t>
      </w:r>
      <w:hyperlink r:id="rId58"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9"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Lafuenti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Dinapoli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Mastrilli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Savoia</w:t>
      </w:r>
      <w:proofErr w:type="spellEnd"/>
      <w:r w:rsidRPr="001F46C0">
        <w:rPr>
          <w:rFonts w:ascii="Times New Roman" w:hAnsi="Times New Roman" w:cs="Times New Roman"/>
          <w:sz w:val="24"/>
          <w:szCs w:val="24"/>
          <w:highlight w:val="yellow"/>
        </w:rPr>
        <w:t xml:space="preserve">, V., Linardos, M., </w:t>
      </w:r>
      <w:proofErr w:type="spellStart"/>
      <w:r w:rsidRPr="001F46C0">
        <w:rPr>
          <w:rFonts w:ascii="Times New Roman" w:hAnsi="Times New Roman" w:cs="Times New Roman"/>
          <w:sz w:val="24"/>
          <w:szCs w:val="24"/>
          <w:highlight w:val="yellow"/>
        </w:rPr>
        <w:t>Masetti</w:t>
      </w:r>
      <w:proofErr w:type="spellEnd"/>
      <w:r w:rsidRPr="001F46C0">
        <w:rPr>
          <w:rFonts w:ascii="Times New Roman" w:hAnsi="Times New Roman" w:cs="Times New Roman"/>
          <w:sz w:val="24"/>
          <w:szCs w:val="24"/>
          <w:highlight w:val="yellow"/>
        </w:rPr>
        <w:t xml:space="preserve">, R., Tortora, G., </w:t>
      </w:r>
      <w:proofErr w:type="spellStart"/>
      <w:r w:rsidRPr="001F46C0">
        <w:rPr>
          <w:rFonts w:ascii="Times New Roman" w:hAnsi="Times New Roman" w:cs="Times New Roman"/>
          <w:sz w:val="24"/>
          <w:szCs w:val="24"/>
          <w:highlight w:val="yellow"/>
        </w:rPr>
        <w:t>Valentini</w:t>
      </w:r>
      <w:proofErr w:type="spellEnd"/>
      <w:r w:rsidRPr="001F46C0">
        <w:rPr>
          <w:rFonts w:ascii="Times New Roman" w:hAnsi="Times New Roman" w:cs="Times New Roman"/>
          <w:sz w:val="24"/>
          <w:szCs w:val="24"/>
          <w:highlight w:val="yellow"/>
        </w:rPr>
        <w:t xml:space="preserve">, V., </w:t>
      </w:r>
      <w:proofErr w:type="spellStart"/>
      <w:r w:rsidRPr="001F46C0">
        <w:rPr>
          <w:rFonts w:ascii="Times New Roman" w:hAnsi="Times New Roman" w:cs="Times New Roman"/>
          <w:sz w:val="24"/>
          <w:szCs w:val="24"/>
          <w:highlight w:val="yellow"/>
        </w:rPr>
        <w:t>Scambia</w:t>
      </w:r>
      <w:proofErr w:type="spellEnd"/>
      <w:r w:rsidRPr="001F46C0">
        <w:rPr>
          <w:rFonts w:ascii="Times New Roman" w:hAnsi="Times New Roman" w:cs="Times New Roman"/>
          <w:sz w:val="24"/>
          <w:szCs w:val="24"/>
          <w:highlight w:val="yellow"/>
        </w:rPr>
        <w:t xml:space="preserve">, G., &amp; </w:t>
      </w:r>
      <w:proofErr w:type="spellStart"/>
      <w:r w:rsidRPr="001F46C0">
        <w:rPr>
          <w:rFonts w:ascii="Times New Roman" w:hAnsi="Times New Roman" w:cs="Times New Roman"/>
          <w:sz w:val="24"/>
          <w:szCs w:val="24"/>
          <w:highlight w:val="yellow"/>
        </w:rPr>
        <w:t>Chieffo</w:t>
      </w:r>
      <w:proofErr w:type="spellEnd"/>
      <w:r w:rsidRPr="001F46C0">
        <w:rPr>
          <w:rFonts w:ascii="Times New Roman" w:hAnsi="Times New Roman" w:cs="Times New Roman"/>
          <w:sz w:val="24"/>
          <w:szCs w:val="24"/>
          <w:highlight w:val="yellow"/>
        </w:rPr>
        <w:t xml:space="preserve">, D. P. R. (2023). Post-traumatic growth in oncological patients during the COVID-19 pandemic. Health psychology report, 12(2), 142–153. </w:t>
      </w:r>
      <w:hyperlink r:id="rId60"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Lan, H., Suo, X., </w:t>
      </w:r>
      <w:proofErr w:type="spellStart"/>
      <w:r w:rsidRPr="001F46C0">
        <w:rPr>
          <w:rFonts w:ascii="Times New Roman" w:hAnsi="Times New Roman" w:cs="Times New Roman"/>
          <w:sz w:val="24"/>
          <w:szCs w:val="24"/>
        </w:rPr>
        <w:t>Zuo</w:t>
      </w:r>
      <w:proofErr w:type="spellEnd"/>
      <w:r w:rsidRPr="001F46C0">
        <w:rPr>
          <w:rFonts w:ascii="Times New Roman" w:hAnsi="Times New Roman" w:cs="Times New Roman"/>
          <w:sz w:val="24"/>
          <w:szCs w:val="24"/>
        </w:rPr>
        <w:t xml:space="preserve">, C., Pan, N., Zhang, X., Kemp, G. J., Gong, Q., &amp; Wang, S. (2023). Distinct pre-COVID brain structural signatures in COVID-19-related post-traumatic stress symptoms and post-traumatic growth. Cerebral cortex (New York, </w:t>
      </w:r>
      <w:proofErr w:type="gramStart"/>
      <w:r w:rsidRPr="001F46C0">
        <w:rPr>
          <w:rFonts w:ascii="Times New Roman" w:hAnsi="Times New Roman" w:cs="Times New Roman"/>
          <w:sz w:val="24"/>
          <w:szCs w:val="24"/>
        </w:rPr>
        <w:t>N.Y. :</w:t>
      </w:r>
      <w:proofErr w:type="gramEnd"/>
      <w:r w:rsidRPr="001F46C0">
        <w:rPr>
          <w:rFonts w:ascii="Times New Roman" w:hAnsi="Times New Roman" w:cs="Times New Roman"/>
          <w:sz w:val="24"/>
          <w:szCs w:val="24"/>
        </w:rPr>
        <w:t xml:space="preserve"> 1991), 33(23), 11373–11383. </w:t>
      </w:r>
      <w:hyperlink r:id="rId61"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Lau, B. H. P., Chan, C. L. W., &amp; Ng, S. M. (2021). Post-traumatic growth in the first Covid outbreak in Hong Kong. Frontiers in psychology, 12, 675132. </w:t>
      </w:r>
      <w:hyperlink r:id="rId62"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Levinsky</w:t>
      </w:r>
      <w:proofErr w:type="spellEnd"/>
      <w:r w:rsidRPr="001F46C0">
        <w:rPr>
          <w:rFonts w:ascii="Times New Roman" w:hAnsi="Times New Roman" w:cs="Times New Roman"/>
          <w:sz w:val="24"/>
          <w:szCs w:val="24"/>
          <w:highlight w:val="yellow"/>
        </w:rPr>
        <w:t>, M., Schiff, M., Pat-</w:t>
      </w:r>
      <w:proofErr w:type="spellStart"/>
      <w:r w:rsidRPr="001F46C0">
        <w:rPr>
          <w:rFonts w:ascii="Times New Roman" w:hAnsi="Times New Roman" w:cs="Times New Roman"/>
          <w:sz w:val="24"/>
          <w:szCs w:val="24"/>
          <w:highlight w:val="yellow"/>
        </w:rPr>
        <w:t>Horenczyk</w:t>
      </w:r>
      <w:proofErr w:type="spellEnd"/>
      <w:r w:rsidRPr="001F46C0">
        <w:rPr>
          <w:rFonts w:ascii="Times New Roman" w:hAnsi="Times New Roman" w:cs="Times New Roman"/>
          <w:sz w:val="24"/>
          <w:szCs w:val="24"/>
          <w:highlight w:val="yellow"/>
        </w:rPr>
        <w:t xml:space="preserve">, R., &amp; </w:t>
      </w:r>
      <w:proofErr w:type="spellStart"/>
      <w:r w:rsidRPr="001F46C0">
        <w:rPr>
          <w:rFonts w:ascii="Times New Roman" w:hAnsi="Times New Roman" w:cs="Times New Roman"/>
          <w:sz w:val="24"/>
          <w:szCs w:val="24"/>
          <w:highlight w:val="yellow"/>
        </w:rPr>
        <w:t>Benbenishty</w:t>
      </w:r>
      <w:proofErr w:type="spellEnd"/>
      <w:r w:rsidRPr="001F46C0">
        <w:rPr>
          <w:rFonts w:ascii="Times New Roman" w:hAnsi="Times New Roman" w:cs="Times New Roman"/>
          <w:sz w:val="24"/>
          <w:szCs w:val="24"/>
          <w:highlight w:val="yellow"/>
        </w:rPr>
        <w:t xml:space="preserve">, R. (2024). Emotional distress and posttraumatic growth during the COVID-19 pandemic: The case of the ultra-Orthodox Jewish society in Israel.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16(1), 57–67. </w:t>
      </w:r>
      <w:hyperlink r:id="rId63"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64"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general public during the COVID-19 outbreak. Psychology, health &amp; medicine, 27(2), 301–311. </w:t>
      </w:r>
      <w:hyperlink r:id="rId65"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COVID-19 pandemic: A cross-sectional study. Psychology, health &amp; medicine, 29(1), 100–107. </w:t>
      </w:r>
      <w:hyperlink r:id="rId66"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7" w:history="1">
        <w:r w:rsidRPr="17ABC1BC">
          <w:rPr>
            <w:rFonts w:ascii="Times New Roman" w:hAnsi="Times New Roman" w:cs="Times New Roman"/>
            <w:b/>
            <w:bCs/>
            <w:sz w:val="24"/>
            <w:szCs w:val="24"/>
          </w:rPr>
          <w:t>https://doi.org/10.3389/fpsyg.2023.1270514</w:t>
        </w:r>
      </w:hyperlink>
    </w:p>
    <w:p w14:paraId="20A3E8A7" w14:textId="1492925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Liu, X.; Ju, X.; Liu, X. The Relationship between Resilience and Intent to Stay among Chinese Nurses to Support Wuhan in Managing COVID-19: The Serial Mediation Effect of Post-traumatic Growth and Perceived Professional Benefits. </w:t>
      </w:r>
      <w:proofErr w:type="spellStart"/>
      <w:r w:rsidRPr="001F46C0">
        <w:rPr>
          <w:rFonts w:ascii="Times New Roman" w:hAnsi="Times New Roman" w:cs="Times New Roman"/>
          <w:sz w:val="24"/>
          <w:szCs w:val="24"/>
          <w:highlight w:val="yellow"/>
        </w:rPr>
        <w:t>Nurs</w:t>
      </w:r>
      <w:proofErr w:type="spellEnd"/>
      <w:r w:rsidRPr="001F46C0">
        <w:rPr>
          <w:rFonts w:ascii="Times New Roman" w:hAnsi="Times New Roman" w:cs="Times New Roman"/>
          <w:sz w:val="24"/>
          <w:szCs w:val="24"/>
          <w:highlight w:val="yellow"/>
        </w:rPr>
        <w:t>. Open. 2021, 8, 2866–2876.</w:t>
      </w:r>
    </w:p>
    <w:p w14:paraId="37254215" w14:textId="3B2EAEC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hint="eastAsia"/>
          <w:sz w:val="24"/>
          <w:szCs w:val="24"/>
        </w:rPr>
        <w:t>Lyu, Y., Yu, Y., Chen, S., Lu, S., &amp; Ni, S. (2021). 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8"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Mazor</w:t>
      </w:r>
      <w:proofErr w:type="spellEnd"/>
      <w:r w:rsidRPr="001F46C0">
        <w:rPr>
          <w:rFonts w:ascii="Times New Roman" w:hAnsi="Times New Roman" w:cs="Times New Roman"/>
          <w:sz w:val="24"/>
          <w:szCs w:val="24"/>
        </w:rPr>
        <w:t xml:space="preserve">, Y., </w:t>
      </w:r>
      <w:proofErr w:type="spellStart"/>
      <w:r w:rsidRPr="001F46C0">
        <w:rPr>
          <w:rFonts w:ascii="Times New Roman" w:hAnsi="Times New Roman" w:cs="Times New Roman"/>
          <w:sz w:val="24"/>
          <w:szCs w:val="24"/>
        </w:rPr>
        <w:t>Gelkopf</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Mueser</w:t>
      </w:r>
      <w:proofErr w:type="spellEnd"/>
      <w:r w:rsidRPr="001F46C0">
        <w:rPr>
          <w:rFonts w:ascii="Times New Roman" w:hAnsi="Times New Roman" w:cs="Times New Roman"/>
          <w:sz w:val="24"/>
          <w:szCs w:val="24"/>
        </w:rPr>
        <w:t xml:space="preserve">, K. T., &amp; Roe, D. (2016). Posttraumatic Growth in Psychosis. Frontiers in psychiatry, 7, 202. </w:t>
      </w:r>
      <w:hyperlink r:id="rId69"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70"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 </w:t>
      </w:r>
      <w:proofErr w:type="spellStart"/>
      <w:proofErr w:type="gramStart"/>
      <w:r w:rsidRPr="001F46C0">
        <w:rPr>
          <w:rFonts w:ascii="Times New Roman" w:hAnsi="Times New Roman" w:cs="Times New Roman"/>
          <w:sz w:val="24"/>
          <w:szCs w:val="24"/>
        </w:rPr>
        <w:t>Y.,Tao</w:t>
      </w:r>
      <w:proofErr w:type="spellEnd"/>
      <w:proofErr w:type="gramEnd"/>
      <w:r w:rsidRPr="001F46C0">
        <w:rPr>
          <w:rFonts w:ascii="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Frontiers in psychiatry, 12, 562938. </w:t>
      </w:r>
      <w:hyperlink r:id="rId71"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w:t>
      </w:r>
      <w:proofErr w:type="spellStart"/>
      <w:r w:rsidRPr="001F46C0">
        <w:rPr>
          <w:rFonts w:ascii="Times New Roman" w:hAnsi="Times New Roman" w:cs="Times New Roman"/>
          <w:sz w:val="24"/>
          <w:szCs w:val="24"/>
        </w:rPr>
        <w:t>Boudewyn</w:t>
      </w:r>
      <w:proofErr w:type="spellEnd"/>
      <w:r w:rsidRPr="001F46C0">
        <w:rPr>
          <w:rFonts w:ascii="Times New Roman" w:hAnsi="Times New Roman" w:cs="Times New Roman"/>
          <w:sz w:val="24"/>
          <w:szCs w:val="24"/>
        </w:rPr>
        <w:t xml:space="preserve"> A. C., </w:t>
      </w:r>
      <w:proofErr w:type="spellStart"/>
      <w:r w:rsidRPr="001F46C0">
        <w:rPr>
          <w:rFonts w:ascii="Times New Roman" w:hAnsi="Times New Roman" w:cs="Times New Roman"/>
          <w:sz w:val="24"/>
          <w:szCs w:val="24"/>
        </w:rPr>
        <w:t>Likosky</w:t>
      </w:r>
      <w:proofErr w:type="spellEnd"/>
      <w:r w:rsidRPr="001F46C0">
        <w:rPr>
          <w:rFonts w:ascii="Times New Roman" w:hAnsi="Times New Roman" w:cs="Times New Roman"/>
          <w:sz w:val="24"/>
          <w:szCs w:val="24"/>
        </w:rPr>
        <w:t xml:space="preserve"> W., </w:t>
      </w:r>
      <w:proofErr w:type="spellStart"/>
      <w:r w:rsidRPr="001F46C0">
        <w:rPr>
          <w:rFonts w:ascii="Times New Roman" w:hAnsi="Times New Roman" w:cs="Times New Roman"/>
          <w:sz w:val="24"/>
          <w:szCs w:val="24"/>
        </w:rPr>
        <w:t>Goodkin</w:t>
      </w:r>
      <w:proofErr w:type="spellEnd"/>
      <w:r w:rsidRPr="001F46C0">
        <w:rPr>
          <w:rFonts w:ascii="Times New Roman" w:hAnsi="Times New Roman" w:cs="Times New Roman"/>
          <w:sz w:val="24"/>
          <w:szCs w:val="24"/>
        </w:rPr>
        <w:t xml:space="preserve"> D. E. (1999). The psychosocial impact of multiple sclerosis: Exploring the patient’s perspective. Health Psychology, 18(4), 376–382. </w:t>
      </w:r>
    </w:p>
    <w:p w14:paraId="1CEEA74E" w14:textId="264F16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Morales, D. X., </w:t>
      </w:r>
      <w:proofErr w:type="spellStart"/>
      <w:r w:rsidRPr="001F46C0">
        <w:rPr>
          <w:rFonts w:ascii="Times New Roman" w:hAnsi="Times New Roman" w:cs="Times New Roman"/>
          <w:sz w:val="24"/>
          <w:szCs w:val="24"/>
        </w:rPr>
        <w:t>Grineski</w:t>
      </w:r>
      <w:proofErr w:type="spellEnd"/>
      <w:r w:rsidRPr="001F46C0">
        <w:rPr>
          <w:rFonts w:ascii="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72"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Moreland, M. L., Rickman, S. R. M., &amp; </w:t>
      </w:r>
      <w:proofErr w:type="spellStart"/>
      <w:r w:rsidRPr="001F46C0">
        <w:rPr>
          <w:rFonts w:ascii="Times New Roman" w:hAnsi="Times New Roman" w:cs="Times New Roman"/>
          <w:sz w:val="24"/>
          <w:szCs w:val="24"/>
        </w:rPr>
        <w:t>Yalch</w:t>
      </w:r>
      <w:proofErr w:type="spellEnd"/>
      <w:r w:rsidRPr="001F46C0">
        <w:rPr>
          <w:rFonts w:ascii="Times New Roman" w:hAnsi="Times New Roman" w:cs="Times New Roman"/>
          <w:sz w:val="24"/>
          <w:szCs w:val="24"/>
        </w:rPr>
        <w:t xml:space="preserve">, M. M. (2023). Influence of trauma and personality on posttraumatic cognitions in military veterans. Traumatology. </w:t>
      </w:r>
      <w:hyperlink r:id="rId73"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Moreno-Jiménez, J. E., Blanco-</w:t>
      </w:r>
      <w:proofErr w:type="spellStart"/>
      <w:r w:rsidRPr="001F46C0">
        <w:rPr>
          <w:rFonts w:ascii="Times New Roman" w:hAnsi="Times New Roman" w:cs="Times New Roman"/>
          <w:sz w:val="24"/>
          <w:szCs w:val="24"/>
          <w:highlight w:val="yellow"/>
        </w:rPr>
        <w:t>Donoso</w:t>
      </w:r>
      <w:proofErr w:type="spellEnd"/>
      <w:r w:rsidRPr="001F46C0">
        <w:rPr>
          <w:rFonts w:ascii="Times New Roman" w:hAnsi="Times New Roman" w:cs="Times New Roman"/>
          <w:sz w:val="24"/>
          <w:szCs w:val="24"/>
          <w:highlight w:val="yellow"/>
        </w:rPr>
        <w:t xml:space="preserve">, L. M., Demerouti, E., </w:t>
      </w:r>
      <w:proofErr w:type="spellStart"/>
      <w:r w:rsidRPr="001F46C0">
        <w:rPr>
          <w:rFonts w:ascii="Times New Roman" w:hAnsi="Times New Roman" w:cs="Times New Roman"/>
          <w:sz w:val="24"/>
          <w:szCs w:val="24"/>
          <w:highlight w:val="yellow"/>
        </w:rPr>
        <w:t>Belda</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Hofheinz</w:t>
      </w:r>
      <w:proofErr w:type="spellEnd"/>
      <w:r w:rsidRPr="001F46C0">
        <w:rPr>
          <w:rFonts w:ascii="Times New Roman" w:hAnsi="Times New Roman" w:cs="Times New Roman"/>
          <w:sz w:val="24"/>
          <w:szCs w:val="24"/>
          <w:highlight w:val="yellow"/>
        </w:rPr>
        <w:t xml:space="preserve">, S., Chico-Fernández, M., Moreno-Jiménez, B., &amp; </w:t>
      </w:r>
      <w:proofErr w:type="spellStart"/>
      <w:r w:rsidRPr="001F46C0">
        <w:rPr>
          <w:rFonts w:ascii="Times New Roman" w:hAnsi="Times New Roman" w:cs="Times New Roman"/>
          <w:sz w:val="24"/>
          <w:szCs w:val="24"/>
          <w:highlight w:val="yellow"/>
        </w:rPr>
        <w:t>Garrosa</w:t>
      </w:r>
      <w:proofErr w:type="spellEnd"/>
      <w:r w:rsidRPr="001F46C0">
        <w:rPr>
          <w:rFonts w:ascii="Times New Roman" w:hAnsi="Times New Roman" w:cs="Times New Roman"/>
          <w:sz w:val="24"/>
          <w:szCs w:val="24"/>
          <w:highlight w:val="yellow"/>
        </w:rPr>
        <w:t xml:space="preserve">, E. (2021). The Role of Healthcare Professionals' Passion in Predicting Secondary Traumatic Stress and Posttraumatic Growth in the Face of COVID-19: A Longitudinal Approach. International journal of environmental research and public health, 18(9), 4453. </w:t>
      </w:r>
      <w:hyperlink r:id="rId74"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Naghavi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Teismann</w:t>
      </w:r>
      <w:proofErr w:type="spellEnd"/>
      <w:r w:rsidRPr="001F46C0">
        <w:rPr>
          <w:rFonts w:ascii="Times New Roman" w:hAnsi="Times New Roman" w:cs="Times New Roman"/>
          <w:sz w:val="24"/>
          <w:szCs w:val="24"/>
        </w:rPr>
        <w:t xml:space="preserve">, T., Asgari, Z., </w:t>
      </w:r>
      <w:proofErr w:type="spellStart"/>
      <w:r w:rsidRPr="001F46C0">
        <w:rPr>
          <w:rFonts w:ascii="Times New Roman" w:hAnsi="Times New Roman" w:cs="Times New Roman"/>
          <w:sz w:val="24"/>
          <w:szCs w:val="24"/>
        </w:rPr>
        <w:t>Mohebbian</w:t>
      </w:r>
      <w:proofErr w:type="spellEnd"/>
      <w:r w:rsidRPr="001F46C0">
        <w:rPr>
          <w:rFonts w:ascii="Times New Roman" w:hAnsi="Times New Roman" w:cs="Times New Roman"/>
          <w:sz w:val="24"/>
          <w:szCs w:val="24"/>
        </w:rPr>
        <w:t xml:space="preserve">, M. R., </w:t>
      </w:r>
      <w:proofErr w:type="spellStart"/>
      <w:r w:rsidRPr="001F46C0">
        <w:rPr>
          <w:rFonts w:ascii="Times New Roman" w:hAnsi="Times New Roman" w:cs="Times New Roman"/>
          <w:sz w:val="24"/>
          <w:szCs w:val="24"/>
        </w:rPr>
        <w:t>Mansourian</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Mañanas</w:t>
      </w:r>
      <w:proofErr w:type="spellEnd"/>
      <w:r w:rsidRPr="001F46C0">
        <w:rPr>
          <w:rFonts w:ascii="Times New Roman" w:hAnsi="Times New Roman" w:cs="Times New Roman"/>
          <w:sz w:val="24"/>
          <w:szCs w:val="24"/>
        </w:rPr>
        <w:t xml:space="preserve">, M. Á. (2020). Accurate Diagnosis of Suicide Ideation/Behavior Using Robust Ensemble Machine Learning: A University Student Population in the Middle East and North Africa (MENA) Region. Diagnostics (Basel, Switzerland), 10(11), 956. </w:t>
      </w:r>
      <w:hyperlink r:id="rId75"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Nie</w:t>
      </w:r>
      <w:proofErr w:type="spellEnd"/>
      <w:r w:rsidRPr="001F46C0">
        <w:rPr>
          <w:rFonts w:ascii="Times New Roman" w:hAnsi="Times New Roman" w:cs="Times New Roman"/>
          <w:sz w:val="24"/>
          <w:szCs w:val="24"/>
          <w:highlight w:val="yellow"/>
        </w:rPr>
        <w:t xml:space="preserve">, T., Tian, M., &amp; Liang, H. (2021). Relational Capital and Post-Traumatic Growth: The Role of Work Meaning. International journal of environmental research and public health, 18(14), 7362. </w:t>
      </w:r>
      <w:hyperlink r:id="rId76"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Nowicki, G. J., Schneider-</w:t>
      </w:r>
      <w:proofErr w:type="spellStart"/>
      <w:r w:rsidRPr="001F46C0">
        <w:rPr>
          <w:rFonts w:ascii="Times New Roman" w:hAnsi="Times New Roman" w:cs="Times New Roman"/>
          <w:sz w:val="24"/>
          <w:szCs w:val="24"/>
          <w:highlight w:val="yellow"/>
        </w:rPr>
        <w:t>Matyka</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Godlewska</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Tytuła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Kotus</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Walec</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Grochans</w:t>
      </w:r>
      <w:proofErr w:type="spellEnd"/>
      <w:r w:rsidRPr="001F46C0">
        <w:rPr>
          <w:rFonts w:ascii="Times New Roman" w:hAnsi="Times New Roman" w:cs="Times New Roman"/>
          <w:sz w:val="24"/>
          <w:szCs w:val="24"/>
          <w:highlight w:val="yellow"/>
        </w:rPr>
        <w:t xml:space="preserve">, E., &amp; </w:t>
      </w:r>
      <w:proofErr w:type="spellStart"/>
      <w:r w:rsidRPr="001F46C0">
        <w:rPr>
          <w:rFonts w:ascii="Times New Roman" w:hAnsi="Times New Roman" w:cs="Times New Roman"/>
          <w:sz w:val="24"/>
          <w:szCs w:val="24"/>
          <w:highlight w:val="yellow"/>
        </w:rPr>
        <w:t>Ślusarska</w:t>
      </w:r>
      <w:proofErr w:type="spellEnd"/>
      <w:r w:rsidRPr="001F46C0">
        <w:rPr>
          <w:rFonts w:ascii="Times New Roman" w:hAnsi="Times New Roman" w:cs="Times New Roman"/>
          <w:sz w:val="24"/>
          <w:szCs w:val="24"/>
          <w:highlight w:val="yellow"/>
        </w:rPr>
        <w:t xml:space="preserve">, B. (2024). The relationship between the strength of religious faith </w:t>
      </w:r>
      <w:r w:rsidRPr="001F46C0">
        <w:rPr>
          <w:rFonts w:ascii="Times New Roman" w:hAnsi="Times New Roman" w:cs="Times New Roman"/>
          <w:sz w:val="24"/>
          <w:szCs w:val="24"/>
          <w:highlight w:val="yellow"/>
        </w:rPr>
        <w:lastRenderedPageBreak/>
        <w:t xml:space="preserve">and spirituality in relation to post-traumatic growth among nurses caring for COVID-19 patients in eastern Poland: a cross-sectional study. Frontiers in psychiatry, 14, 1331033. </w:t>
      </w:r>
      <w:hyperlink r:id="rId77" w:history="1">
        <w:r w:rsidRPr="17ABC1BC">
          <w:rPr>
            <w:rFonts w:ascii="Times New Roman" w:hAnsi="Times New Roman" w:cs="Times New Roman"/>
            <w:b/>
            <w:bCs/>
            <w:sz w:val="24"/>
            <w:szCs w:val="24"/>
          </w:rPr>
          <w:t>https://doi.org/10.3389/fpsyt.2023.1331033</w:t>
        </w:r>
      </w:hyperlink>
    </w:p>
    <w:p w14:paraId="33FA460E" w14:textId="5B6F3E0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O'Connor, R. C., Wetherall, K., </w:t>
      </w:r>
      <w:proofErr w:type="spellStart"/>
      <w:r w:rsidRPr="001F46C0">
        <w:rPr>
          <w:rFonts w:ascii="Times New Roman" w:hAnsi="Times New Roman" w:cs="Times New Roman"/>
          <w:sz w:val="24"/>
          <w:szCs w:val="24"/>
        </w:rPr>
        <w:t>Cleare</w:t>
      </w:r>
      <w:proofErr w:type="spellEnd"/>
      <w:r w:rsidRPr="001F46C0">
        <w:rPr>
          <w:rFonts w:ascii="Times New Roman" w:hAnsi="Times New Roman" w:cs="Times New Roman"/>
          <w:sz w:val="24"/>
          <w:szCs w:val="24"/>
        </w:rPr>
        <w:t xml:space="preserve">, S., McClelland, H., </w:t>
      </w:r>
      <w:proofErr w:type="spellStart"/>
      <w:r w:rsidRPr="001F46C0">
        <w:rPr>
          <w:rFonts w:ascii="Times New Roman" w:hAnsi="Times New Roman" w:cs="Times New Roman"/>
          <w:sz w:val="24"/>
          <w:szCs w:val="24"/>
        </w:rPr>
        <w:t>Melson</w:t>
      </w:r>
      <w:proofErr w:type="spellEnd"/>
      <w:r w:rsidRPr="001F46C0">
        <w:rPr>
          <w:rFonts w:ascii="Times New Roman" w:hAnsi="Times New Roman" w:cs="Times New Roman"/>
          <w:sz w:val="24"/>
          <w:szCs w:val="24"/>
        </w:rPr>
        <w:t xml:space="preserve">, A. J., </w:t>
      </w:r>
      <w:proofErr w:type="spellStart"/>
      <w:r w:rsidRPr="001F46C0">
        <w:rPr>
          <w:rFonts w:ascii="Times New Roman" w:hAnsi="Times New Roman" w:cs="Times New Roman"/>
          <w:sz w:val="24"/>
          <w:szCs w:val="24"/>
        </w:rPr>
        <w:t>Niedzwiedz</w:t>
      </w:r>
      <w:proofErr w:type="spellEnd"/>
      <w:r w:rsidRPr="001F46C0">
        <w:rPr>
          <w:rFonts w:ascii="Times New Roman" w:hAnsi="Times New Roman" w:cs="Times New Roman"/>
          <w:sz w:val="24"/>
          <w:szCs w:val="24"/>
        </w:rPr>
        <w:t xml:space="preserve">, C. L., O'Carroll, R. E., O'Connor, D. B., Platt, S., Scowcroft, E., Watson, B., </w:t>
      </w:r>
      <w:proofErr w:type="spellStart"/>
      <w:r w:rsidRPr="001F46C0">
        <w:rPr>
          <w:rFonts w:ascii="Times New Roman" w:hAnsi="Times New Roman" w:cs="Times New Roman"/>
          <w:sz w:val="24"/>
          <w:szCs w:val="24"/>
        </w:rPr>
        <w:t>Zortea</w:t>
      </w:r>
      <w:proofErr w:type="spellEnd"/>
      <w:r w:rsidRPr="001F46C0">
        <w:rPr>
          <w:rFonts w:ascii="Times New Roman" w:hAnsi="Times New Roman" w:cs="Times New Roman"/>
          <w:sz w:val="24"/>
          <w:szCs w:val="24"/>
        </w:rPr>
        <w:t xml:space="preserve">, T., Ferguson, E., &amp; Robb, K. A. (2021). Mental health and well-being during the COVID-19 pandemic: longitudinal analyses of adults in the UK COVID-19 mental health &amp; wellbeing study. The British journal of psychiatry: the journal of mental science, 218(6), 326–333. </w:t>
      </w:r>
      <w:hyperlink r:id="rId78" w:history="1">
        <w:r w:rsidRPr="17ABC1BC">
          <w:rPr>
            <w:rFonts w:ascii="Times New Roman" w:hAnsi="Times New Roman" w:cs="Times New Roman"/>
            <w:b/>
            <w:bCs/>
            <w:sz w:val="24"/>
            <w:szCs w:val="24"/>
          </w:rPr>
          <w:t>https://doi.org/10.1192/bjp.2020.212</w:t>
        </w:r>
      </w:hyperlink>
    </w:p>
    <w:p w14:paraId="0A5C7B59" w14:textId="591031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Ottaviani, G., Canfora, F., </w:t>
      </w:r>
      <w:proofErr w:type="spellStart"/>
      <w:r w:rsidRPr="001F46C0">
        <w:rPr>
          <w:rFonts w:ascii="Times New Roman" w:hAnsi="Times New Roman" w:cs="Times New Roman"/>
          <w:sz w:val="24"/>
          <w:szCs w:val="24"/>
          <w:highlight w:val="yellow"/>
        </w:rPr>
        <w:t>Leuci</w:t>
      </w:r>
      <w:proofErr w:type="spellEnd"/>
      <w:r w:rsidRPr="001F46C0">
        <w:rPr>
          <w:rFonts w:ascii="Times New Roman" w:hAnsi="Times New Roman" w:cs="Times New Roman"/>
          <w:sz w:val="24"/>
          <w:szCs w:val="24"/>
          <w:highlight w:val="yellow"/>
        </w:rPr>
        <w:t xml:space="preserve">, S., Coppola, N., Pecoraro, G., Rupel, K., Bogdan </w:t>
      </w:r>
      <w:proofErr w:type="spellStart"/>
      <w:r w:rsidRPr="001F46C0">
        <w:rPr>
          <w:rFonts w:ascii="Times New Roman" w:hAnsi="Times New Roman" w:cs="Times New Roman"/>
          <w:sz w:val="24"/>
          <w:szCs w:val="24"/>
          <w:highlight w:val="yellow"/>
        </w:rPr>
        <w:t>Preda</w:t>
      </w:r>
      <w:proofErr w:type="spellEnd"/>
      <w:r w:rsidRPr="001F46C0">
        <w:rPr>
          <w:rFonts w:ascii="Times New Roman" w:hAnsi="Times New Roman" w:cs="Times New Roman"/>
          <w:sz w:val="24"/>
          <w:szCs w:val="24"/>
          <w:highlight w:val="yellow"/>
        </w:rPr>
        <w:t xml:space="preserve">, M. T., </w:t>
      </w:r>
      <w:proofErr w:type="spellStart"/>
      <w:r w:rsidRPr="001F46C0">
        <w:rPr>
          <w:rFonts w:ascii="Times New Roman" w:hAnsi="Times New Roman" w:cs="Times New Roman"/>
          <w:sz w:val="24"/>
          <w:szCs w:val="24"/>
          <w:highlight w:val="yellow"/>
        </w:rPr>
        <w:t>Vello</w:t>
      </w:r>
      <w:proofErr w:type="spellEnd"/>
      <w:r w:rsidRPr="001F46C0">
        <w:rPr>
          <w:rFonts w:ascii="Times New Roman" w:hAnsi="Times New Roman" w:cs="Times New Roman"/>
          <w:sz w:val="24"/>
          <w:szCs w:val="24"/>
          <w:highlight w:val="yellow"/>
        </w:rPr>
        <w:t xml:space="preserve">, V., Umberto, A., Gasparro, R., Gobbo, M., </w:t>
      </w:r>
      <w:proofErr w:type="spellStart"/>
      <w:r w:rsidRPr="001F46C0">
        <w:rPr>
          <w:rFonts w:ascii="Times New Roman" w:hAnsi="Times New Roman" w:cs="Times New Roman"/>
          <w:sz w:val="24"/>
          <w:szCs w:val="24"/>
          <w:highlight w:val="yellow"/>
        </w:rPr>
        <w:t>Guarda-Nardini</w:t>
      </w:r>
      <w:proofErr w:type="spellEnd"/>
      <w:r w:rsidRPr="001F46C0">
        <w:rPr>
          <w:rFonts w:ascii="Times New Roman" w:hAnsi="Times New Roman" w:cs="Times New Roman"/>
          <w:sz w:val="24"/>
          <w:szCs w:val="24"/>
          <w:highlight w:val="yellow"/>
        </w:rPr>
        <w:t xml:space="preserve">, L., Giudice, A., Calabria, E., Aria, M., </w:t>
      </w:r>
      <w:proofErr w:type="spellStart"/>
      <w:r w:rsidRPr="001F46C0">
        <w:rPr>
          <w:rFonts w:ascii="Times New Roman" w:hAnsi="Times New Roman" w:cs="Times New Roman"/>
          <w:sz w:val="24"/>
          <w:szCs w:val="24"/>
          <w:highlight w:val="yellow"/>
        </w:rPr>
        <w:t>D'Aniello</w:t>
      </w:r>
      <w:proofErr w:type="spellEnd"/>
      <w:r w:rsidRPr="001F46C0">
        <w:rPr>
          <w:rFonts w:ascii="Times New Roman" w:hAnsi="Times New Roman" w:cs="Times New Roman"/>
          <w:sz w:val="24"/>
          <w:szCs w:val="24"/>
          <w:highlight w:val="yellow"/>
        </w:rPr>
        <w:t xml:space="preserve">, L., Fortuna, G., </w:t>
      </w:r>
      <w:proofErr w:type="spellStart"/>
      <w:r w:rsidRPr="001F46C0">
        <w:rPr>
          <w:rFonts w:ascii="Times New Roman" w:hAnsi="Times New Roman" w:cs="Times New Roman"/>
          <w:sz w:val="24"/>
          <w:szCs w:val="24"/>
          <w:highlight w:val="yellow"/>
        </w:rPr>
        <w:t>Biasotto</w:t>
      </w:r>
      <w:proofErr w:type="spellEnd"/>
      <w:r w:rsidRPr="001F46C0">
        <w:rPr>
          <w:rFonts w:ascii="Times New Roman" w:hAnsi="Times New Roman" w:cs="Times New Roman"/>
          <w:sz w:val="24"/>
          <w:szCs w:val="24"/>
          <w:highlight w:val="yellow"/>
        </w:rPr>
        <w:t xml:space="preserve">, M., Di </w:t>
      </w:r>
      <w:proofErr w:type="spellStart"/>
      <w:r w:rsidRPr="001F46C0">
        <w:rPr>
          <w:rFonts w:ascii="Times New Roman" w:hAnsi="Times New Roman" w:cs="Times New Roman"/>
          <w:sz w:val="24"/>
          <w:szCs w:val="24"/>
          <w:highlight w:val="yellow"/>
        </w:rPr>
        <w:t>Lenarda</w:t>
      </w:r>
      <w:proofErr w:type="spellEnd"/>
      <w:r w:rsidRPr="001F46C0">
        <w:rPr>
          <w:rFonts w:ascii="Times New Roman" w:hAnsi="Times New Roman" w:cs="Times New Roman"/>
          <w:sz w:val="24"/>
          <w:szCs w:val="24"/>
          <w:highlight w:val="yellow"/>
        </w:rPr>
        <w:t xml:space="preserve">, R., </w:t>
      </w:r>
      <w:proofErr w:type="spellStart"/>
      <w:r w:rsidRPr="001F46C0">
        <w:rPr>
          <w:rFonts w:ascii="Times New Roman" w:hAnsi="Times New Roman" w:cs="Times New Roman"/>
          <w:sz w:val="24"/>
          <w:szCs w:val="24"/>
          <w:highlight w:val="yellow"/>
        </w:rPr>
        <w:t>Mignogna</w:t>
      </w:r>
      <w:proofErr w:type="spellEnd"/>
      <w:r w:rsidRPr="001F46C0">
        <w:rPr>
          <w:rFonts w:ascii="Times New Roman" w:hAnsi="Times New Roman" w:cs="Times New Roman"/>
          <w:sz w:val="24"/>
          <w:szCs w:val="24"/>
          <w:highlight w:val="yellow"/>
        </w:rPr>
        <w:t xml:space="preserve">, M. D., … Adamo, D. (2024). COVID-19 impact on post-traumatic stress symptoms in burning mouth syndrome: A multicentric study. Oral diseases, 10.1111/odi.14915. Advance online publication. </w:t>
      </w:r>
      <w:hyperlink r:id="rId79"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Özönder</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Duymaz</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Ordu</w:t>
      </w:r>
      <w:proofErr w:type="spellEnd"/>
      <w:r w:rsidRPr="001F46C0">
        <w:rPr>
          <w:rFonts w:ascii="Times New Roman" w:hAnsi="Times New Roman" w:cs="Times New Roman"/>
          <w:sz w:val="24"/>
          <w:szCs w:val="24"/>
          <w:highlight w:val="yellow"/>
        </w:rPr>
        <w:t xml:space="preserve">, C. (2023). The relationship between psychological flexibility, self-compassion, and posttraumatic growth in cancer patients in the COVID-19 pandemic. Supportive care in </w:t>
      </w:r>
      <w:proofErr w:type="gramStart"/>
      <w:r w:rsidRPr="001F46C0">
        <w:rPr>
          <w:rFonts w:ascii="Times New Roman" w:hAnsi="Times New Roman" w:cs="Times New Roman"/>
          <w:sz w:val="24"/>
          <w:szCs w:val="24"/>
          <w:highlight w:val="yellow"/>
        </w:rPr>
        <w:t>cancer :</w:t>
      </w:r>
      <w:proofErr w:type="gramEnd"/>
      <w:r w:rsidRPr="001F46C0">
        <w:rPr>
          <w:rFonts w:ascii="Times New Roman" w:hAnsi="Times New Roman" w:cs="Times New Roman"/>
          <w:sz w:val="24"/>
          <w:szCs w:val="24"/>
          <w:highlight w:val="yellow"/>
        </w:rPr>
        <w:t xml:space="preserve"> official journal of the Multinational Association of Supportive Care in Cancer, 31(7), 428. </w:t>
      </w:r>
      <w:hyperlink r:id="rId80"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Paeizi</w:t>
      </w:r>
      <w:proofErr w:type="spellEnd"/>
      <w:r w:rsidRPr="001F46C0">
        <w:rPr>
          <w:rFonts w:ascii="Times New Roman" w:hAnsi="Times New Roman" w:cs="Times New Roman"/>
          <w:sz w:val="24"/>
          <w:szCs w:val="24"/>
          <w:highlight w:val="yellow"/>
        </w:rPr>
        <w:t xml:space="preserve">, Z., Akbari, M., </w:t>
      </w:r>
      <w:proofErr w:type="spellStart"/>
      <w:r w:rsidRPr="001F46C0">
        <w:rPr>
          <w:rFonts w:ascii="Times New Roman" w:hAnsi="Times New Roman" w:cs="Times New Roman"/>
          <w:sz w:val="24"/>
          <w:szCs w:val="24"/>
          <w:highlight w:val="yellow"/>
        </w:rPr>
        <w:t>Mohammadkhani</w:t>
      </w:r>
      <w:proofErr w:type="spellEnd"/>
      <w:r w:rsidRPr="001F46C0">
        <w:rPr>
          <w:rFonts w:ascii="Times New Roman" w:hAnsi="Times New Roman" w:cs="Times New Roman"/>
          <w:sz w:val="24"/>
          <w:szCs w:val="24"/>
          <w:highlight w:val="yellow"/>
        </w:rPr>
        <w:t xml:space="preserve">, S., Faiz, S.H.R. and Griffiths, </w:t>
      </w:r>
      <w:proofErr w:type="gramStart"/>
      <w:r w:rsidRPr="001F46C0">
        <w:rPr>
          <w:rFonts w:ascii="Times New Roman" w:hAnsi="Times New Roman" w:cs="Times New Roman"/>
          <w:sz w:val="24"/>
          <w:szCs w:val="24"/>
          <w:highlight w:val="yellow"/>
        </w:rPr>
        <w:t>M.D. ,</w:t>
      </w:r>
      <w:proofErr w:type="gramEnd"/>
      <w:r w:rsidRPr="001F46C0">
        <w:rPr>
          <w:rFonts w:ascii="Times New Roman" w:hAnsi="Times New Roman" w:cs="Times New Roman"/>
          <w:sz w:val="24"/>
          <w:szCs w:val="24"/>
          <w:highlight w:val="yellow"/>
        </w:rPr>
        <w:t xml:space="preserve"> 2024. A cross-sectional survey on the relationship between spirituality and posttraumatic growth during </w:t>
      </w:r>
      <w:r w:rsidRPr="001F46C0">
        <w:rPr>
          <w:rFonts w:ascii="Times New Roman" w:hAnsi="Times New Roman" w:cs="Times New Roman"/>
          <w:sz w:val="24"/>
          <w:szCs w:val="24"/>
          <w:highlight w:val="yellow"/>
        </w:rPr>
        <w:lastRenderedPageBreak/>
        <w:t>the COVID-19 pandemic: the mediating role of emotion regulation and self-compassion. International Journal of Cognitive Therapy. ISSN 1937-1209</w:t>
      </w:r>
    </w:p>
    <w:p w14:paraId="1D1975CB" w14:textId="0141D37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w:t>
      </w:r>
      <w:proofErr w:type="spellStart"/>
      <w:r w:rsidRPr="001F46C0">
        <w:rPr>
          <w:rFonts w:ascii="Times New Roman" w:hAnsi="Times New Roman" w:cs="Times New Roman"/>
          <w:sz w:val="24"/>
          <w:szCs w:val="24"/>
        </w:rPr>
        <w:t>PsycTests</w:t>
      </w:r>
      <w:proofErr w:type="spellEnd"/>
      <w:r w:rsidRPr="001F46C0">
        <w:rPr>
          <w:rFonts w:ascii="Times New Roman" w:hAnsi="Times New Roman" w:cs="Times New Roman"/>
          <w:sz w:val="24"/>
          <w:szCs w:val="24"/>
        </w:rPr>
        <w:t xml:space="preserve">. </w:t>
      </w:r>
      <w:hyperlink r:id="rId81" w:history="1">
        <w:r w:rsidRPr="17ABC1BC">
          <w:rPr>
            <w:rFonts w:ascii="Times New Roman" w:hAnsi="Times New Roman" w:cs="Times New Roman"/>
            <w:b/>
            <w:bCs/>
            <w:sz w:val="24"/>
            <w:szCs w:val="24"/>
          </w:rPr>
          <w:t>https://doi.org/10.1037/t17236-000</w:t>
        </w:r>
      </w:hyperlink>
    </w:p>
    <w:p w14:paraId="63203A53" w14:textId="77777777" w:rsidR="00C91842" w:rsidRDefault="2B0ACF5D" w:rsidP="00C91842">
      <w:pPr>
        <w:pStyle w:val="ListParagraph"/>
        <w:spacing w:after="0" w:line="480" w:lineRule="auto"/>
        <w:ind w:left="0" w:firstLine="360"/>
      </w:pPr>
      <w:proofErr w:type="spellStart"/>
      <w:r w:rsidRPr="001F46C0">
        <w:rPr>
          <w:rFonts w:ascii="Times New Roman" w:hAnsi="Times New Roman" w:cs="Times New Roman"/>
          <w:sz w:val="24"/>
          <w:szCs w:val="24"/>
        </w:rPr>
        <w:t>Paums</w:t>
      </w:r>
      <w:proofErr w:type="spellEnd"/>
      <w:r w:rsidRPr="001F46C0">
        <w:rPr>
          <w:rFonts w:ascii="Times New Roman" w:hAnsi="Times New Roman" w:cs="Times New Roman"/>
          <w:sz w:val="24"/>
          <w:szCs w:val="24"/>
        </w:rPr>
        <w:t xml:space="preserve">, Dinah V. (2021). Editorial: Long COVID, or Post-COVID syndrome, and the global impact on health care. Medical Science Monitor, 27. </w:t>
      </w:r>
      <w:hyperlink r:id="rId82"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w:t>
      </w:r>
    </w:p>
    <w:p w14:paraId="4B477107" w14:textId="4C0A7E7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Frontiers in psychiatry, 12, 632360. </w:t>
      </w:r>
      <w:hyperlink r:id="rId83" w:history="1">
        <w:r w:rsidRPr="17ABC1BC">
          <w:rPr>
            <w:rFonts w:ascii="Times New Roman" w:hAnsi="Times New Roman" w:cs="Times New Roman"/>
            <w:b/>
            <w:bCs/>
            <w:sz w:val="24"/>
            <w:szCs w:val="24"/>
          </w:rPr>
          <w:t>https://doi.org/10.3389/fpsyt.2021.632360</w:t>
        </w:r>
      </w:hyperlink>
    </w:p>
    <w:p w14:paraId="52CE8A9F" w14:textId="7D67F61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Petrocchi</w:t>
      </w:r>
      <w:proofErr w:type="spellEnd"/>
      <w:r w:rsidRPr="001F46C0">
        <w:rPr>
          <w:rFonts w:ascii="Times New Roman" w:hAnsi="Times New Roman" w:cs="Times New Roman"/>
          <w:sz w:val="24"/>
          <w:szCs w:val="24"/>
          <w:highlight w:val="yellow"/>
        </w:rPr>
        <w:t xml:space="preserve">, S., Pellegrino, S. A., </w:t>
      </w:r>
      <w:proofErr w:type="spellStart"/>
      <w:r w:rsidRPr="001F46C0">
        <w:rPr>
          <w:rFonts w:ascii="Times New Roman" w:hAnsi="Times New Roman" w:cs="Times New Roman"/>
          <w:sz w:val="24"/>
          <w:szCs w:val="24"/>
          <w:highlight w:val="yellow"/>
        </w:rPr>
        <w:t>Manoni</w:t>
      </w:r>
      <w:proofErr w:type="spellEnd"/>
      <w:r w:rsidRPr="001F46C0">
        <w:rPr>
          <w:rFonts w:ascii="Times New Roman" w:hAnsi="Times New Roman" w:cs="Times New Roman"/>
          <w:sz w:val="24"/>
          <w:szCs w:val="24"/>
          <w:highlight w:val="yellow"/>
        </w:rPr>
        <w:t xml:space="preserve">, G., Petrovic, G., &amp; Schulz, P. J. (2023). "What does not kill you… mutates and tries again." A study on personality determinants of post-traumatic growth during the COVID-19 pandemic. Current psychology (New Brunswick, N.J.), 1–15. Advance online publication. </w:t>
      </w:r>
      <w:hyperlink r:id="rId84"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85"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Pięta</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Rzeszutek</w:t>
      </w:r>
      <w:proofErr w:type="spellEnd"/>
      <w:r w:rsidRPr="001F46C0">
        <w:rPr>
          <w:rFonts w:ascii="Times New Roman" w:hAnsi="Times New Roman" w:cs="Times New Roman"/>
          <w:sz w:val="24"/>
          <w:szCs w:val="24"/>
        </w:rPr>
        <w:t xml:space="preserve">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Pietrzak</w:t>
      </w:r>
      <w:proofErr w:type="spellEnd"/>
      <w:r w:rsidRPr="001F46C0">
        <w:rPr>
          <w:rFonts w:ascii="Times New Roman" w:hAnsi="Times New Roman" w:cs="Times New Roman"/>
          <w:sz w:val="24"/>
          <w:szCs w:val="24"/>
        </w:rPr>
        <w:t xml:space="preserve">, R. H., Tsai, J., &amp; Southwick, S. M. (2021). Association of symptoms of posttraumatic stress disorder with posttraumatic psychological growth among US veterans during </w:t>
      </w:r>
      <w:r w:rsidRPr="001F46C0">
        <w:rPr>
          <w:rFonts w:ascii="Times New Roman" w:hAnsi="Times New Roman" w:cs="Times New Roman"/>
          <w:sz w:val="24"/>
          <w:szCs w:val="24"/>
        </w:rPr>
        <w:lastRenderedPageBreak/>
        <w:t xml:space="preserve">the COVID-19 pandemic. JAMA network open, 4(4), e214972. </w:t>
      </w:r>
      <w:hyperlink r:id="rId86"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Rabe, S., Zoellner, T., </w:t>
      </w:r>
      <w:proofErr w:type="spellStart"/>
      <w:r w:rsidRPr="001F46C0">
        <w:rPr>
          <w:rFonts w:ascii="Times New Roman" w:hAnsi="Times New Roman" w:cs="Times New Roman"/>
          <w:sz w:val="24"/>
          <w:szCs w:val="24"/>
        </w:rPr>
        <w:t>Maercker</w:t>
      </w:r>
      <w:proofErr w:type="spellEnd"/>
      <w:r w:rsidRPr="001F46C0">
        <w:rPr>
          <w:rFonts w:ascii="Times New Roman" w:hAnsi="Times New Roman" w:cs="Times New Roman"/>
          <w:sz w:val="24"/>
          <w:szCs w:val="24"/>
        </w:rPr>
        <w:t xml:space="preserve">, A., &amp; Karl, A. (2006). Neural correlates of posttraumatic growth after severe motor vehicle accidents. Journal of Consulting and Clinical Psychology, 74(5), 880–886. </w:t>
      </w:r>
      <w:hyperlink r:id="rId87"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Read, R. K., Mason, O. J., &amp; Jones, C. J. (2023). A </w:t>
      </w:r>
      <w:proofErr w:type="spellStart"/>
      <w:r w:rsidRPr="001F46C0">
        <w:rPr>
          <w:rFonts w:ascii="Times New Roman" w:hAnsi="Times New Roman" w:cs="Times New Roman"/>
          <w:sz w:val="24"/>
          <w:szCs w:val="24"/>
          <w:highlight w:val="yellow"/>
        </w:rPr>
        <w:t>randomised</w:t>
      </w:r>
      <w:proofErr w:type="spellEnd"/>
      <w:r w:rsidRPr="001F46C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Arts &amp; health, 15(3), 275–291. </w:t>
      </w:r>
      <w:hyperlink r:id="rId88"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Sarıalioğlu</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Çiftçi</w:t>
      </w:r>
      <w:proofErr w:type="spellEnd"/>
      <w:r w:rsidRPr="001F46C0">
        <w:rPr>
          <w:rFonts w:ascii="Times New Roman" w:hAnsi="Times New Roman" w:cs="Times New Roman"/>
          <w:sz w:val="24"/>
          <w:szCs w:val="24"/>
          <w:highlight w:val="yellow"/>
        </w:rPr>
        <w:t xml:space="preserve">, B., &amp; </w:t>
      </w:r>
      <w:proofErr w:type="spellStart"/>
      <w:r w:rsidRPr="001F46C0">
        <w:rPr>
          <w:rFonts w:ascii="Times New Roman" w:hAnsi="Times New Roman" w:cs="Times New Roman"/>
          <w:sz w:val="24"/>
          <w:szCs w:val="24"/>
          <w:highlight w:val="yellow"/>
        </w:rPr>
        <w:t>Yıldırım</w:t>
      </w:r>
      <w:proofErr w:type="spellEnd"/>
      <w:r w:rsidRPr="001F46C0">
        <w:rPr>
          <w:rFonts w:ascii="Times New Roman" w:hAnsi="Times New Roman" w:cs="Times New Roman"/>
          <w:sz w:val="24"/>
          <w:szCs w:val="24"/>
          <w:highlight w:val="yellow"/>
        </w:rPr>
        <w:t xml:space="preserve">, N. (2022). The transformative power of pain and posttraumatic growth in nurses with Covid-19 PCR positive. Perspectives in psychiatric care, 58(4), 2622–2630. </w:t>
      </w:r>
      <w:hyperlink r:id="rId89"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Sawyer A, Ayers S, Field AP. (2010). Posttraumatic growth and adjustment among individuals with cancer or HIV/AIDS: a meta-analysis. Clin Psychol Rev, 30(4), 436-447. </w:t>
      </w:r>
      <w:proofErr w:type="gramStart"/>
      <w:r w:rsidRPr="001F46C0">
        <w:rPr>
          <w:rFonts w:ascii="Times New Roman" w:hAnsi="Times New Roman" w:cs="Times New Roman"/>
          <w:sz w:val="24"/>
          <w:szCs w:val="24"/>
        </w:rPr>
        <w:t>doi:10.1016/j.cpr</w:t>
      </w:r>
      <w:proofErr w:type="gramEnd"/>
      <w:r w:rsidRPr="001F46C0">
        <w:rPr>
          <w:rFonts w:ascii="Times New Roman" w:hAnsi="Times New Roman" w:cs="Times New Roman"/>
          <w:sz w:val="24"/>
          <w:szCs w:val="24"/>
        </w:rPr>
        <w:t xml:space="preserve">.2010.02.004 </w:t>
      </w:r>
    </w:p>
    <w:p w14:paraId="75F67939" w14:textId="43BDB20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Shand LK, </w:t>
      </w:r>
      <w:proofErr w:type="spellStart"/>
      <w:r w:rsidRPr="001F46C0">
        <w:rPr>
          <w:rFonts w:ascii="Times New Roman" w:hAnsi="Times New Roman" w:cs="Times New Roman"/>
          <w:sz w:val="24"/>
          <w:szCs w:val="24"/>
        </w:rPr>
        <w:t>Cowlishaw</w:t>
      </w:r>
      <w:proofErr w:type="spellEnd"/>
      <w:r w:rsidRPr="001F46C0">
        <w:rPr>
          <w:rFonts w:ascii="Times New Roman" w:hAnsi="Times New Roman" w:cs="Times New Roman"/>
          <w:sz w:val="24"/>
          <w:szCs w:val="24"/>
        </w:rPr>
        <w:t xml:space="preserve"> S, Brooker JE, Burney S, </w:t>
      </w:r>
      <w:proofErr w:type="spellStart"/>
      <w:r w:rsidRPr="001F46C0">
        <w:rPr>
          <w:rFonts w:ascii="Times New Roman" w:hAnsi="Times New Roman" w:cs="Times New Roman"/>
          <w:sz w:val="24"/>
          <w:szCs w:val="24"/>
        </w:rPr>
        <w:t>Ricciardelli</w:t>
      </w:r>
      <w:proofErr w:type="spellEnd"/>
      <w:r w:rsidRPr="001F46C0">
        <w:rPr>
          <w:rFonts w:ascii="Times New Roman" w:hAnsi="Times New Roman" w:cs="Times New Roman"/>
          <w:sz w:val="24"/>
          <w:szCs w:val="24"/>
        </w:rPr>
        <w:t xml:space="preserve"> LA. (2015). Correlates of post-traumatic stress symptoms and growth in cancer patients: a systematic review and meta-analysis. </w:t>
      </w:r>
      <w:proofErr w:type="spellStart"/>
      <w:r w:rsidRPr="001F46C0">
        <w:rPr>
          <w:rFonts w:ascii="Times New Roman" w:hAnsi="Times New Roman" w:cs="Times New Roman"/>
          <w:sz w:val="24"/>
          <w:szCs w:val="24"/>
        </w:rPr>
        <w:t>Psychooncology</w:t>
      </w:r>
      <w:proofErr w:type="spellEnd"/>
      <w:r w:rsidRPr="001F46C0">
        <w:rPr>
          <w:rFonts w:ascii="Times New Roman" w:hAnsi="Times New Roman" w:cs="Times New Roman"/>
          <w:sz w:val="24"/>
          <w:szCs w:val="24"/>
        </w:rPr>
        <w:t xml:space="preserve">, 24(6), 624-634. doi:10.1002/pon.3719  </w:t>
      </w:r>
    </w:p>
    <w:p w14:paraId="70F05651" w14:textId="298B2A3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Smyth, J. M., </w:t>
      </w:r>
      <w:proofErr w:type="spellStart"/>
      <w:r w:rsidRPr="001F46C0">
        <w:rPr>
          <w:rFonts w:ascii="Times New Roman" w:hAnsi="Times New Roman" w:cs="Times New Roman"/>
          <w:sz w:val="24"/>
          <w:szCs w:val="24"/>
        </w:rPr>
        <w:t>Hockemeyer</w:t>
      </w:r>
      <w:proofErr w:type="spellEnd"/>
      <w:r w:rsidRPr="001F46C0">
        <w:rPr>
          <w:rFonts w:ascii="Times New Roman" w:hAnsi="Times New Roman" w:cs="Times New Roman"/>
          <w:sz w:val="24"/>
          <w:szCs w:val="24"/>
        </w:rPr>
        <w:t xml:space="preserve">, J. R., &amp; Tulloch, H. (2008). Expressive writing and post-traumatic stress disorder: Effects on trauma symptoms, mood states, and cortisol reactivity. British Journal of Health Psychology, 13(1), 85–93. </w:t>
      </w:r>
      <w:hyperlink r:id="rId90"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lastRenderedPageBreak/>
        <w:t>Sohrabi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Alsafi</w:t>
      </w:r>
      <w:proofErr w:type="spellEnd"/>
      <w:r w:rsidRPr="001F46C0">
        <w:rPr>
          <w:rFonts w:ascii="Times New Roman" w:hAnsi="Times New Roman" w:cs="Times New Roman"/>
          <w:sz w:val="24"/>
          <w:szCs w:val="24"/>
        </w:rPr>
        <w:t xml:space="preserve">, Z., </w:t>
      </w:r>
      <w:proofErr w:type="spellStart"/>
      <w:r w:rsidRPr="001F46C0">
        <w:rPr>
          <w:rFonts w:ascii="Times New Roman" w:hAnsi="Times New Roman" w:cs="Times New Roman"/>
          <w:sz w:val="24"/>
          <w:szCs w:val="24"/>
        </w:rPr>
        <w:t>O'neill</w:t>
      </w:r>
      <w:proofErr w:type="spellEnd"/>
      <w:r w:rsidRPr="001F46C0">
        <w:rPr>
          <w:rFonts w:ascii="Times New Roman" w:hAnsi="Times New Roman" w:cs="Times New Roman"/>
          <w:sz w:val="24"/>
          <w:szCs w:val="24"/>
        </w:rPr>
        <w:t xml:space="preserve">, N., Khan, M., </w:t>
      </w:r>
      <w:proofErr w:type="spellStart"/>
      <w:r w:rsidRPr="001F46C0">
        <w:rPr>
          <w:rFonts w:ascii="Times New Roman" w:hAnsi="Times New Roman" w:cs="Times New Roman"/>
          <w:sz w:val="24"/>
          <w:szCs w:val="24"/>
        </w:rPr>
        <w:t>Kerwan</w:t>
      </w:r>
      <w:proofErr w:type="spellEnd"/>
      <w:r w:rsidRPr="001F46C0">
        <w:rPr>
          <w:rFonts w:ascii="Times New Roman" w:hAnsi="Times New Roman" w:cs="Times New Roman"/>
          <w:sz w:val="24"/>
          <w:szCs w:val="24"/>
        </w:rPr>
        <w:t xml:space="preserve">, A., Al-Jabir, A., </w:t>
      </w:r>
      <w:proofErr w:type="spellStart"/>
      <w:r w:rsidRPr="001F46C0">
        <w:rPr>
          <w:rFonts w:ascii="Times New Roman" w:hAnsi="Times New Roman" w:cs="Times New Roman"/>
          <w:sz w:val="24"/>
          <w:szCs w:val="24"/>
        </w:rPr>
        <w:t>Iosifidis</w:t>
      </w:r>
      <w:proofErr w:type="spellEnd"/>
      <w:r w:rsidRPr="001F46C0">
        <w:rPr>
          <w:rFonts w:ascii="Times New Roman" w:hAnsi="Times New Roman" w:cs="Times New Roman"/>
          <w:sz w:val="24"/>
          <w:szCs w:val="24"/>
        </w:rPr>
        <w:t xml:space="preserve">, C., &amp; Agha, R. (2020). World Health Organization declares global emergency: A review of the 2019 novel coronavirus (COVID-19). International Journal of Surgery, 76, 71-76. </w:t>
      </w:r>
      <w:hyperlink r:id="rId91"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Community. Psychology research and behavior management, 17, 641–652. </w:t>
      </w:r>
      <w:hyperlink r:id="rId92"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w:t>
      </w:r>
      <w:proofErr w:type="spellStart"/>
      <w:r w:rsidRPr="001F46C0">
        <w:rPr>
          <w:rFonts w:ascii="Times New Roman" w:hAnsi="Times New Roman" w:cs="Times New Roman"/>
          <w:sz w:val="24"/>
          <w:szCs w:val="24"/>
          <w:highlight w:val="yellow"/>
        </w:rPr>
        <w:t>Ungvari</w:t>
      </w:r>
      <w:proofErr w:type="spellEnd"/>
      <w:r w:rsidRPr="001F46C0">
        <w:rPr>
          <w:rFonts w:ascii="Times New Roman" w:hAnsi="Times New Roman" w:cs="Times New Roman"/>
          <w:sz w:val="24"/>
          <w:szCs w:val="24"/>
          <w:highlight w:val="yellow"/>
        </w:rPr>
        <w:t xml:space="preserve">, G. S., Cui, X. L., Ng, C. H., An, F. R., &amp; Xiang, Y. T. (2024). Prevalence and network structure of depression, insomnia and suicidality among mental health professionals who recovered from COVID-19: a national survey in China. Translational psychiatry, 14(1), 227. </w:t>
      </w:r>
      <w:hyperlink r:id="rId93"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94"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95"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Taylor, J. M., &amp; </w:t>
      </w:r>
      <w:proofErr w:type="spellStart"/>
      <w:r w:rsidRPr="001F46C0">
        <w:rPr>
          <w:rFonts w:ascii="Times New Roman" w:hAnsi="Times New Roman" w:cs="Times New Roman"/>
          <w:sz w:val="24"/>
          <w:szCs w:val="24"/>
        </w:rPr>
        <w:t>Alanazi</w:t>
      </w:r>
      <w:proofErr w:type="spellEnd"/>
      <w:r w:rsidRPr="001F46C0">
        <w:rPr>
          <w:rFonts w:ascii="Times New Roman" w:hAnsi="Times New Roman" w:cs="Times New Roman"/>
          <w:sz w:val="24"/>
          <w:szCs w:val="24"/>
        </w:rPr>
        <w:t xml:space="preserve">, S. (2023). Cohen's and Hedges' g. The Journal of nursing education, 62(5), 316–317. </w:t>
      </w:r>
      <w:hyperlink r:id="rId96"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Tedeschi RG, Calhoun LG. The Posttraumatic Growth Inventory: Measuring the positive legacy of trauma. Journal of Traumatic Stress. 1996;9(3):455-472. </w:t>
      </w:r>
    </w:p>
    <w:p w14:paraId="1E4640BF" w14:textId="6D3A81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w:t>
      </w:r>
      <w:proofErr w:type="spellStart"/>
      <w:r w:rsidRPr="001F46C0">
        <w:rPr>
          <w:rFonts w:ascii="Times New Roman" w:hAnsi="Times New Roman" w:cs="Times New Roman"/>
          <w:sz w:val="24"/>
          <w:szCs w:val="24"/>
        </w:rPr>
        <w:t>Barreira</w:t>
      </w:r>
      <w:proofErr w:type="spellEnd"/>
      <w:r w:rsidRPr="001F46C0">
        <w:rPr>
          <w:rFonts w:ascii="Times New Roman" w:hAnsi="Times New Roman" w:cs="Times New Roman"/>
          <w:sz w:val="24"/>
          <w:szCs w:val="24"/>
        </w:rPr>
        <w:t xml:space="preserve">, P. J., Liu, C. H., &amp; </w:t>
      </w:r>
      <w:proofErr w:type="spellStart"/>
      <w:r w:rsidRPr="001F46C0">
        <w:rPr>
          <w:rFonts w:ascii="Times New Roman" w:hAnsi="Times New Roman" w:cs="Times New Roman"/>
          <w:sz w:val="24"/>
          <w:szCs w:val="24"/>
        </w:rPr>
        <w:t>Naslund</w:t>
      </w:r>
      <w:proofErr w:type="spellEnd"/>
      <w:r w:rsidRPr="001F46C0">
        <w:rPr>
          <w:rFonts w:ascii="Times New Roman" w:hAnsi="Times New Roman" w:cs="Times New Roman"/>
          <w:sz w:val="24"/>
          <w:szCs w:val="24"/>
        </w:rPr>
        <w:t xml:space="preserve">, J. A. (2023). Post-traumatic growth in PhD students during the COVID-19 pandemic. Psychiatry research communications, 3(1), 100104. </w:t>
      </w:r>
      <w:hyperlink r:id="rId97"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Ulset</w:t>
      </w:r>
      <w:proofErr w:type="spellEnd"/>
      <w:r w:rsidRPr="001F46C0">
        <w:rPr>
          <w:rFonts w:ascii="Times New Roman" w:hAnsi="Times New Roman" w:cs="Times New Roman"/>
          <w:sz w:val="24"/>
          <w:szCs w:val="24"/>
        </w:rPr>
        <w:t xml:space="preserve">, V. S., &amp; von </w:t>
      </w:r>
      <w:proofErr w:type="spellStart"/>
      <w:r w:rsidRPr="001F46C0">
        <w:rPr>
          <w:rFonts w:ascii="Times New Roman" w:hAnsi="Times New Roman" w:cs="Times New Roman"/>
          <w:sz w:val="24"/>
          <w:szCs w:val="24"/>
        </w:rPr>
        <w:t>Soest</w:t>
      </w:r>
      <w:proofErr w:type="spellEnd"/>
      <w:r w:rsidRPr="001F46C0">
        <w:rPr>
          <w:rFonts w:ascii="Times New Roman" w:hAnsi="Times New Roman" w:cs="Times New Roman"/>
          <w:sz w:val="24"/>
          <w:szCs w:val="24"/>
        </w:rPr>
        <w:t xml:space="preserve">,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Uziel</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Gilon</w:t>
      </w:r>
      <w:proofErr w:type="spellEnd"/>
      <w:r w:rsidRPr="001F46C0">
        <w:rPr>
          <w:rFonts w:ascii="Times New Roman" w:hAnsi="Times New Roman" w:cs="Times New Roman"/>
          <w:sz w:val="24"/>
          <w:szCs w:val="24"/>
          <w:highlight w:val="yellow"/>
        </w:rPr>
        <w:t xml:space="preserve">, E., Meyerson, J., Levin, L., </w:t>
      </w:r>
      <w:proofErr w:type="spellStart"/>
      <w:r w:rsidRPr="001F46C0">
        <w:rPr>
          <w:rFonts w:ascii="Times New Roman" w:hAnsi="Times New Roman" w:cs="Times New Roman"/>
          <w:sz w:val="24"/>
          <w:szCs w:val="24"/>
          <w:highlight w:val="yellow"/>
        </w:rPr>
        <w:t>Khehra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Emodi</w:t>
      </w:r>
      <w:proofErr w:type="spellEnd"/>
      <w:r w:rsidRPr="001F46C0">
        <w:rPr>
          <w:rFonts w:ascii="Times New Roman" w:hAnsi="Times New Roman" w:cs="Times New Roman"/>
          <w:sz w:val="24"/>
          <w:szCs w:val="24"/>
          <w:highlight w:val="yellow"/>
        </w:rPr>
        <w:t xml:space="preserve">-Perlman, A., &amp; Eli, I. (2021). Dental personnel in Israel, Canada, and France during the COVID-19 pandemic: attitudes, worries, emotional responses, and posttraumatic growth. Quintessence international (Berlin, </w:t>
      </w:r>
      <w:proofErr w:type="gramStart"/>
      <w:r w:rsidRPr="001F46C0">
        <w:rPr>
          <w:rFonts w:ascii="Times New Roman" w:hAnsi="Times New Roman" w:cs="Times New Roman"/>
          <w:sz w:val="24"/>
          <w:szCs w:val="24"/>
          <w:highlight w:val="yellow"/>
        </w:rPr>
        <w:t>Germany :</w:t>
      </w:r>
      <w:proofErr w:type="gramEnd"/>
      <w:r w:rsidRPr="001F46C0">
        <w:rPr>
          <w:rFonts w:ascii="Times New Roman" w:hAnsi="Times New Roman" w:cs="Times New Roman"/>
          <w:sz w:val="24"/>
          <w:szCs w:val="24"/>
          <w:highlight w:val="yellow"/>
        </w:rPr>
        <w:t xml:space="preserve"> 1985), 52(5), 444–453. </w:t>
      </w:r>
      <w:hyperlink r:id="rId98"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der </w:t>
      </w:r>
      <w:proofErr w:type="spellStart"/>
      <w:r w:rsidRPr="001F46C0">
        <w:rPr>
          <w:rFonts w:ascii="Times New Roman" w:hAnsi="Times New Roman" w:cs="Times New Roman"/>
          <w:sz w:val="24"/>
          <w:szCs w:val="24"/>
        </w:rPr>
        <w:t>Hallen</w:t>
      </w:r>
      <w:proofErr w:type="spellEnd"/>
      <w:r w:rsidRPr="001F46C0">
        <w:rPr>
          <w:rFonts w:ascii="Times New Roman" w:hAnsi="Times New Roman" w:cs="Times New Roman"/>
          <w:sz w:val="24"/>
          <w:szCs w:val="24"/>
        </w:rPr>
        <w:t xml:space="preserve">, R., &amp; </w:t>
      </w:r>
      <w:proofErr w:type="spellStart"/>
      <w:r w:rsidRPr="001F46C0">
        <w:rPr>
          <w:rFonts w:ascii="Times New Roman" w:hAnsi="Times New Roman" w:cs="Times New Roman"/>
          <w:sz w:val="24"/>
          <w:szCs w:val="24"/>
        </w:rPr>
        <w:t>Godor</w:t>
      </w:r>
      <w:proofErr w:type="spellEnd"/>
      <w:r w:rsidRPr="001F46C0">
        <w:rPr>
          <w:rFonts w:ascii="Times New Roman" w:hAnsi="Times New Roman" w:cs="Times New Roman"/>
          <w:sz w:val="24"/>
          <w:szCs w:val="24"/>
        </w:rPr>
        <w:t>,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w:t>
      </w:r>
      <w:proofErr w:type="spellStart"/>
      <w:r w:rsidRPr="001F46C0">
        <w:rPr>
          <w:rFonts w:ascii="Times New Roman" w:hAnsi="Times New Roman" w:cs="Times New Roman"/>
          <w:sz w:val="24"/>
          <w:szCs w:val="24"/>
        </w:rPr>
        <w:t>Zuuren</w:t>
      </w:r>
      <w:proofErr w:type="spellEnd"/>
      <w:r w:rsidRPr="001F46C0">
        <w:rPr>
          <w:rFonts w:ascii="Times New Roman" w:hAnsi="Times New Roman" w:cs="Times New Roman" w:hint="eastAsia"/>
          <w:sz w:val="24"/>
          <w:szCs w:val="24"/>
        </w:rPr>
        <w:t xml:space="preserve">, E. J., and Z. </w:t>
      </w:r>
      <w:proofErr w:type="spellStart"/>
      <w:r w:rsidRPr="001F46C0">
        <w:rPr>
          <w:rFonts w:ascii="Times New Roman" w:hAnsi="Times New Roman" w:cs="Times New Roman" w:hint="eastAsia"/>
          <w:sz w:val="24"/>
          <w:szCs w:val="24"/>
        </w:rPr>
        <w:t>Fedorowicz</w:t>
      </w:r>
      <w:proofErr w:type="spellEnd"/>
      <w:r w:rsidRPr="001F46C0">
        <w:rPr>
          <w:rFonts w:ascii="Times New Roman" w:hAnsi="Times New Roman" w:cs="Times New Roman" w:hint="eastAsia"/>
          <w:sz w:val="24"/>
          <w:szCs w:val="24"/>
        </w:rPr>
        <w:t>.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Vazquez, C., </w:t>
      </w:r>
      <w:proofErr w:type="spellStart"/>
      <w:r w:rsidRPr="001F46C0">
        <w:rPr>
          <w:rFonts w:ascii="Times New Roman" w:hAnsi="Times New Roman" w:cs="Times New Roman"/>
          <w:sz w:val="24"/>
          <w:szCs w:val="24"/>
        </w:rPr>
        <w:t>Valiente</w:t>
      </w:r>
      <w:proofErr w:type="spellEnd"/>
      <w:r w:rsidRPr="001F46C0">
        <w:rPr>
          <w:rFonts w:ascii="Times New Roman" w:hAnsi="Times New Roman" w:cs="Times New Roman"/>
          <w:sz w:val="24"/>
          <w:szCs w:val="24"/>
        </w:rPr>
        <w:t xml:space="preserve">, C., García, F. E., Contreras, A., </w:t>
      </w:r>
      <w:proofErr w:type="spellStart"/>
      <w:r w:rsidRPr="001F46C0">
        <w:rPr>
          <w:rFonts w:ascii="Times New Roman" w:hAnsi="Times New Roman" w:cs="Times New Roman"/>
          <w:sz w:val="24"/>
          <w:szCs w:val="24"/>
        </w:rPr>
        <w:t>Peinado</w:t>
      </w:r>
      <w:proofErr w:type="spellEnd"/>
      <w:r w:rsidRPr="001F46C0">
        <w:rPr>
          <w:rFonts w:ascii="Times New Roman" w:hAnsi="Times New Roman" w:cs="Times New Roman"/>
          <w:sz w:val="24"/>
          <w:szCs w:val="24"/>
        </w:rPr>
        <w:t xml:space="preserve">, V., </w:t>
      </w:r>
      <w:proofErr w:type="spellStart"/>
      <w:r w:rsidRPr="001F46C0">
        <w:rPr>
          <w:rFonts w:ascii="Times New Roman" w:hAnsi="Times New Roman" w:cs="Times New Roman"/>
          <w:sz w:val="24"/>
          <w:szCs w:val="24"/>
        </w:rPr>
        <w:t>Trucharte</w:t>
      </w:r>
      <w:proofErr w:type="spellEnd"/>
      <w:r w:rsidRPr="001F46C0">
        <w:rPr>
          <w:rFonts w:ascii="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Journal of Happiness Studies. </w:t>
      </w:r>
      <w:hyperlink r:id="rId99"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lastRenderedPageBreak/>
        <w:t xml:space="preserve">Veronese, G., </w:t>
      </w:r>
      <w:proofErr w:type="spellStart"/>
      <w:r w:rsidRPr="001F46C0">
        <w:rPr>
          <w:rFonts w:ascii="Times New Roman" w:hAnsi="Times New Roman" w:cs="Times New Roman"/>
          <w:sz w:val="24"/>
          <w:szCs w:val="24"/>
          <w:highlight w:val="yellow"/>
        </w:rPr>
        <w:t>Mahamid</w:t>
      </w:r>
      <w:proofErr w:type="spellEnd"/>
      <w:r w:rsidRPr="001F46C0">
        <w:rPr>
          <w:rFonts w:ascii="Times New Roman" w:hAnsi="Times New Roman" w:cs="Times New Roman"/>
          <w:sz w:val="24"/>
          <w:szCs w:val="24"/>
          <w:highlight w:val="yellow"/>
        </w:rPr>
        <w:t xml:space="preserve">, F. A., &amp; </w:t>
      </w:r>
      <w:proofErr w:type="spellStart"/>
      <w:r w:rsidRPr="001F46C0">
        <w:rPr>
          <w:rFonts w:ascii="Times New Roman" w:hAnsi="Times New Roman" w:cs="Times New Roman"/>
          <w:sz w:val="24"/>
          <w:szCs w:val="24"/>
          <w:highlight w:val="yellow"/>
        </w:rPr>
        <w:t>Bdier</w:t>
      </w:r>
      <w:proofErr w:type="spellEnd"/>
      <w:r w:rsidRPr="001F46C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The American journal of orthopsychiatry, 92(3), 291–301. </w:t>
      </w:r>
      <w:hyperlink r:id="rId100"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 xml:space="preserve">Wall, C. L., Carson, J., Brown, G. (2023). COVID-19 Relates to Both PTSD and PTG in a Non-clinical Population, </w:t>
      </w:r>
      <w:proofErr w:type="gramStart"/>
      <w:r w:rsidRPr="001F46C0">
        <w:rPr>
          <w:rFonts w:ascii="Times New Roman" w:hAnsi="Times New Roman" w:cs="Times New Roman"/>
          <w:sz w:val="24"/>
          <w:szCs w:val="24"/>
        </w:rPr>
        <w:t>Why</w:t>
      </w:r>
      <w:proofErr w:type="gramEnd"/>
      <w:r w:rsidRPr="001F46C0">
        <w:rPr>
          <w:rFonts w:ascii="Times New Roman" w:hAnsi="Times New Roman" w:cs="Times New Roman"/>
          <w:sz w:val="24"/>
          <w:szCs w:val="24"/>
        </w:rPr>
        <w:t>? Journal of Loss and Trauma, 28:1, 61-73, DOI: 10.1080/15325024.2022.2068264</w:t>
      </w:r>
    </w:p>
    <w:p w14:paraId="557AA0E3" w14:textId="731A806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 X., Huang, H., Peng, Q., Yu, N. X., Zhang, Y., Ding, Y., Wu, H., Hao, J., Lu, G., &amp; Chen, C. (2023). A meta-analysis on the relationship between posttraumatic growth and resilience in people with breast cancer. </w:t>
      </w:r>
      <w:proofErr w:type="spellStart"/>
      <w:r w:rsidRPr="001F46C0">
        <w:rPr>
          <w:rFonts w:ascii="Times New Roman" w:hAnsi="Times New Roman" w:cs="Times New Roman"/>
          <w:sz w:val="24"/>
          <w:szCs w:val="24"/>
        </w:rPr>
        <w:t>Nurs</w:t>
      </w:r>
      <w:proofErr w:type="spellEnd"/>
      <w:r w:rsidRPr="001F46C0">
        <w:rPr>
          <w:rFonts w:ascii="Times New Roman" w:hAnsi="Times New Roman" w:cs="Times New Roman"/>
          <w:sz w:val="24"/>
          <w:szCs w:val="24"/>
        </w:rPr>
        <w:t xml:space="preserve"> Open, 10(5),734-2745. doi:10.1002/nop2.1540 </w:t>
      </w:r>
    </w:p>
    <w:p w14:paraId="1051FE53" w14:textId="37A892E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Quan, L., </w:t>
      </w:r>
      <w:proofErr w:type="spellStart"/>
      <w:r w:rsidRPr="001F46C0">
        <w:rPr>
          <w:rFonts w:ascii="Times New Roman" w:hAnsi="Times New Roman" w:cs="Times New Roman"/>
          <w:sz w:val="24"/>
          <w:szCs w:val="24"/>
        </w:rPr>
        <w:t>Chavarro</w:t>
      </w:r>
      <w:proofErr w:type="spellEnd"/>
      <w:r w:rsidRPr="001F46C0">
        <w:rPr>
          <w:rFonts w:ascii="Times New Roman" w:hAnsi="Times New Roman" w:cs="Times New Roman"/>
          <w:sz w:val="24"/>
          <w:szCs w:val="24"/>
        </w:rPr>
        <w:t xml:space="preserve">, J. E., </w:t>
      </w:r>
      <w:proofErr w:type="spellStart"/>
      <w:r w:rsidRPr="001F46C0">
        <w:rPr>
          <w:rFonts w:ascii="Times New Roman" w:hAnsi="Times New Roman" w:cs="Times New Roman"/>
          <w:sz w:val="24"/>
          <w:szCs w:val="24"/>
        </w:rPr>
        <w:t>Slopen</w:t>
      </w:r>
      <w:proofErr w:type="spellEnd"/>
      <w:r w:rsidRPr="001F46C0">
        <w:rPr>
          <w:rFonts w:ascii="Times New Roman" w:hAnsi="Times New Roman" w:cs="Times New Roman"/>
          <w:sz w:val="24"/>
          <w:szCs w:val="24"/>
        </w:rPr>
        <w:t xml:space="preserve">, N., </w:t>
      </w:r>
      <w:proofErr w:type="spellStart"/>
      <w:r w:rsidRPr="001F46C0">
        <w:rPr>
          <w:rFonts w:ascii="Times New Roman" w:hAnsi="Times New Roman" w:cs="Times New Roman"/>
          <w:sz w:val="24"/>
          <w:szCs w:val="24"/>
        </w:rPr>
        <w:t>Kubzansky</w:t>
      </w:r>
      <w:proofErr w:type="spellEnd"/>
      <w:r w:rsidRPr="001F46C0">
        <w:rPr>
          <w:rFonts w:ascii="Times New Roman" w:hAnsi="Times New Roman" w:cs="Times New Roman"/>
          <w:sz w:val="24"/>
          <w:szCs w:val="24"/>
        </w:rPr>
        <w:t xml:space="preserve">, L. D.,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Kang, J. H., Weisskopf, M. G., Branch-Elliman, W., &amp; Roberts, A. L. (2022). Associations of depression, anxiety, worry, perceived stress, and loneliness prior to infection with risk of post-COVID-19 conditions. JAMA psychiatry, 79(11), 1081–1091. </w:t>
      </w:r>
      <w:hyperlink r:id="rId101" w:history="1">
        <w:r w:rsidRPr="17ABC1BC">
          <w:rPr>
            <w:rFonts w:ascii="Times New Roman" w:hAnsi="Times New Roman" w:cs="Times New Roman"/>
            <w:b/>
            <w:bCs/>
            <w:sz w:val="24"/>
            <w:szCs w:val="24"/>
          </w:rPr>
          <w:t>https://doi.org/10.1001/jamapsychiatry.2022.2640</w:t>
        </w:r>
      </w:hyperlink>
      <w:r w:rsidRPr="001F46C0">
        <w:rPr>
          <w:rFonts w:ascii="Times New Roman" w:hAnsi="Times New Roman" w:cs="Times New Roman"/>
          <w:sz w:val="24"/>
          <w:szCs w:val="24"/>
        </w:rPr>
        <w:t xml:space="preserve"> </w:t>
      </w:r>
    </w:p>
    <w:p w14:paraId="10E36D5E" w14:textId="409C3AE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Zhao, Y., &amp; Li, J. (2023). True grit and brain: Trait grit mediates the connection of DLPFC functional connectivity density to posttraumatic growth following COVID-19. Journal of affective disorders, 325, 313–320. </w:t>
      </w:r>
      <w:hyperlink r:id="rId102"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Willey, B., </w:t>
      </w:r>
      <w:proofErr w:type="spellStart"/>
      <w:r w:rsidRPr="001F46C0">
        <w:rPr>
          <w:rFonts w:ascii="Times New Roman" w:hAnsi="Times New Roman" w:cs="Times New Roman"/>
          <w:sz w:val="24"/>
          <w:szCs w:val="24"/>
        </w:rPr>
        <w:t>Mimmack</w:t>
      </w:r>
      <w:proofErr w:type="spellEnd"/>
      <w:r w:rsidRPr="001F46C0">
        <w:rPr>
          <w:rFonts w:ascii="Times New Roman" w:hAnsi="Times New Roman" w:cs="Times New Roman"/>
          <w:sz w:val="24"/>
          <w:szCs w:val="24"/>
        </w:rPr>
        <w:t xml:space="preserve">, K., Gagliardi, G., Dossett, M. L., Wang, S., </w:t>
      </w:r>
      <w:proofErr w:type="spellStart"/>
      <w:r w:rsidRPr="001F46C0">
        <w:rPr>
          <w:rFonts w:ascii="Times New Roman" w:hAnsi="Times New Roman" w:cs="Times New Roman"/>
          <w:sz w:val="24"/>
          <w:szCs w:val="24"/>
        </w:rPr>
        <w:t>Udeogu</w:t>
      </w:r>
      <w:proofErr w:type="spellEnd"/>
      <w:r w:rsidRPr="001F46C0">
        <w:rPr>
          <w:rFonts w:ascii="Times New Roman" w:hAnsi="Times New Roman" w:cs="Times New Roman"/>
          <w:sz w:val="24"/>
          <w:szCs w:val="24"/>
        </w:rPr>
        <w:t xml:space="preserve">, O. J., Donovan, N. J., </w:t>
      </w:r>
      <w:proofErr w:type="spellStart"/>
      <w:r w:rsidRPr="001F46C0">
        <w:rPr>
          <w:rFonts w:ascii="Times New Roman" w:hAnsi="Times New Roman" w:cs="Times New Roman"/>
          <w:sz w:val="24"/>
          <w:szCs w:val="24"/>
        </w:rPr>
        <w:t>Gatchel</w:t>
      </w:r>
      <w:proofErr w:type="spellEnd"/>
      <w:r w:rsidRPr="001F46C0">
        <w:rPr>
          <w:rFonts w:ascii="Times New Roman" w:hAnsi="Times New Roman" w:cs="Times New Roman"/>
          <w:sz w:val="24"/>
          <w:szCs w:val="24"/>
        </w:rPr>
        <w:t xml:space="preserve">, J. R., Quiroz, Y. T., </w:t>
      </w:r>
      <w:proofErr w:type="spellStart"/>
      <w:r w:rsidRPr="001F46C0">
        <w:rPr>
          <w:rFonts w:ascii="Times New Roman" w:hAnsi="Times New Roman" w:cs="Times New Roman"/>
          <w:sz w:val="24"/>
          <w:szCs w:val="24"/>
        </w:rPr>
        <w:t>Amariglio</w:t>
      </w:r>
      <w:proofErr w:type="spellEnd"/>
      <w:r w:rsidRPr="001F46C0">
        <w:rPr>
          <w:rFonts w:ascii="Times New Roman" w:hAnsi="Times New Roman" w:cs="Times New Roman"/>
          <w:sz w:val="24"/>
          <w:szCs w:val="24"/>
        </w:rPr>
        <w:t xml:space="preserve">, R., Liu, C. H., Hyun, S., </w:t>
      </w:r>
      <w:proofErr w:type="spellStart"/>
      <w:r w:rsidRPr="001F46C0">
        <w:rPr>
          <w:rFonts w:ascii="Times New Roman" w:hAnsi="Times New Roman" w:cs="Times New Roman"/>
          <w:sz w:val="24"/>
          <w:szCs w:val="24"/>
        </w:rPr>
        <w:t>ElTohamy</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Rentz</w:t>
      </w:r>
      <w:proofErr w:type="spellEnd"/>
      <w:r w:rsidRPr="001F46C0">
        <w:rPr>
          <w:rFonts w:ascii="Times New Roman" w:hAnsi="Times New Roman" w:cs="Times New Roman"/>
          <w:sz w:val="24"/>
          <w:szCs w:val="24"/>
        </w:rPr>
        <w:t xml:space="preserve">, D., Sperling, R. A., Marshall, G. A., &amp; </w:t>
      </w:r>
      <w:proofErr w:type="spellStart"/>
      <w:r w:rsidRPr="001F46C0">
        <w:rPr>
          <w:rFonts w:ascii="Times New Roman" w:hAnsi="Times New Roman" w:cs="Times New Roman"/>
          <w:sz w:val="24"/>
          <w:szCs w:val="24"/>
        </w:rPr>
        <w:t>Vannini</w:t>
      </w:r>
      <w:proofErr w:type="spellEnd"/>
      <w:r w:rsidRPr="001F46C0">
        <w:rPr>
          <w:rFonts w:ascii="Times New Roman" w:hAnsi="Times New Roman" w:cs="Times New Roman"/>
          <w:sz w:val="24"/>
          <w:szCs w:val="24"/>
        </w:rPr>
        <w:t xml:space="preserve">, P. (2022). Racial and socioeconomic status differences in stress, posttraumatic growth, and mental health in an older adult cohort during the </w:t>
      </w:r>
      <w:r w:rsidRPr="001F46C0">
        <w:rPr>
          <w:rFonts w:ascii="Times New Roman" w:hAnsi="Times New Roman" w:cs="Times New Roman"/>
          <w:sz w:val="24"/>
          <w:szCs w:val="24"/>
        </w:rPr>
        <w:lastRenderedPageBreak/>
        <w:t xml:space="preserve">Covid-19 pandemic. </w:t>
      </w:r>
      <w:proofErr w:type="spellStart"/>
      <w:r w:rsidRPr="001F46C0">
        <w:rPr>
          <w:rFonts w:ascii="Times New Roman" w:hAnsi="Times New Roman" w:cs="Times New Roman"/>
          <w:sz w:val="24"/>
          <w:szCs w:val="24"/>
        </w:rPr>
        <w:t>EclinicalMedicine</w:t>
      </w:r>
      <w:proofErr w:type="spellEnd"/>
      <w:r w:rsidRPr="001F46C0">
        <w:rPr>
          <w:rFonts w:ascii="Times New Roman" w:hAnsi="Times New Roman" w:cs="Times New Roman"/>
          <w:sz w:val="24"/>
          <w:szCs w:val="24"/>
        </w:rPr>
        <w:t xml:space="preserve">, (45), 101343. </w:t>
      </w:r>
      <w:hyperlink r:id="rId103"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104"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Yao, X., Wang, J., Yang, Y., &amp; Zhang, H. (2023). Factors influencing nurses' post-traumatic growth during the COVID-19 pandemic: Bayesian network analysis. Frontiers in psychiatry, 14, 1163956. </w:t>
      </w:r>
      <w:hyperlink r:id="rId105"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13(1). </w:t>
      </w:r>
      <w:hyperlink r:id="rId106"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Yıldız</w:t>
      </w:r>
      <w:proofErr w:type="spellEnd"/>
      <w:r w:rsidRPr="001F46C0">
        <w:rPr>
          <w:rFonts w:ascii="Times New Roman" w:hAnsi="Times New Roman" w:cs="Times New Roman"/>
          <w:sz w:val="24"/>
          <w:szCs w:val="24"/>
        </w:rPr>
        <w:t>,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107"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Yılmaz-Karaman</w:t>
      </w:r>
      <w:proofErr w:type="spellEnd"/>
      <w:r w:rsidRPr="001F46C0">
        <w:rPr>
          <w:rFonts w:ascii="Times New Roman" w:hAnsi="Times New Roman" w:cs="Times New Roman"/>
          <w:sz w:val="24"/>
          <w:szCs w:val="24"/>
          <w:highlight w:val="yellow"/>
        </w:rPr>
        <w:t xml:space="preserve">, İ. G., </w:t>
      </w:r>
      <w:proofErr w:type="spellStart"/>
      <w:r w:rsidRPr="001F46C0">
        <w:rPr>
          <w:rFonts w:ascii="Times New Roman" w:hAnsi="Times New Roman" w:cs="Times New Roman"/>
          <w:sz w:val="24"/>
          <w:szCs w:val="24"/>
          <w:highlight w:val="yellow"/>
        </w:rPr>
        <w:t>Yastıbaş-Kaçar</w:t>
      </w:r>
      <w:proofErr w:type="spellEnd"/>
      <w:r w:rsidRPr="001F46C0">
        <w:rPr>
          <w:rFonts w:ascii="Times New Roman" w:hAnsi="Times New Roman" w:cs="Times New Roman"/>
          <w:sz w:val="24"/>
          <w:szCs w:val="24"/>
          <w:highlight w:val="yellow"/>
        </w:rPr>
        <w:t xml:space="preserve">, C., &amp; </w:t>
      </w:r>
      <w:proofErr w:type="spellStart"/>
      <w:r w:rsidRPr="001F46C0">
        <w:rPr>
          <w:rFonts w:ascii="Times New Roman" w:hAnsi="Times New Roman" w:cs="Times New Roman"/>
          <w:sz w:val="24"/>
          <w:szCs w:val="24"/>
          <w:highlight w:val="yellow"/>
        </w:rPr>
        <w:t>Ece</w:t>
      </w:r>
      <w:proofErr w:type="spellEnd"/>
      <w:r w:rsidRPr="001F46C0">
        <w:rPr>
          <w:rFonts w:ascii="Times New Roman" w:hAnsi="Times New Roman" w:cs="Times New Roman"/>
          <w:sz w:val="24"/>
          <w:szCs w:val="24"/>
          <w:highlight w:val="yellow"/>
        </w:rPr>
        <w:t xml:space="preserve"> İnce, F. (2023). Posttraumatic growth levels of healthcare workers in two periods with different intensities of COVID-19 pandemic. </w:t>
      </w:r>
      <w:proofErr w:type="spellStart"/>
      <w:r w:rsidRPr="001F46C0">
        <w:rPr>
          <w:rFonts w:ascii="Times New Roman" w:hAnsi="Times New Roman" w:cs="Times New Roman"/>
          <w:sz w:val="24"/>
          <w:szCs w:val="24"/>
          <w:highlight w:val="yellow"/>
        </w:rPr>
        <w:t>PsyCh</w:t>
      </w:r>
      <w:proofErr w:type="spellEnd"/>
      <w:r w:rsidRPr="001F46C0">
        <w:rPr>
          <w:rFonts w:ascii="Times New Roman" w:hAnsi="Times New Roman" w:cs="Times New Roman"/>
          <w:sz w:val="24"/>
          <w:szCs w:val="24"/>
          <w:highlight w:val="yellow"/>
        </w:rPr>
        <w:t xml:space="preserve"> journal, 12(2), 297–306. </w:t>
      </w:r>
      <w:hyperlink r:id="rId108"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9" w:history="1">
        <w:r w:rsidRPr="17ABC1BC">
          <w:rPr>
            <w:rFonts w:ascii="Times New Roman" w:hAnsi="Times New Roman" w:cs="Times New Roman"/>
            <w:b/>
            <w:bCs/>
            <w:sz w:val="24"/>
            <w:szCs w:val="24"/>
          </w:rPr>
          <w:t>https://doi.org/10.1111/jonm.13660</w:t>
        </w:r>
      </w:hyperlink>
    </w:p>
    <w:p w14:paraId="26272476" w14:textId="2A8CA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Zeng, Z., Wang, H., Zhou, Y., Lu, Z., Ci, R., Lin, Y., Zeng, X., &amp; Huang, L. (2023). The prevalence and factors associated with posttraumatic growth after 3-years outbreak of COVID-19 among resident physicians in China: a cross-sectional study. Frontiers in psychiatry, 14, 1228259. </w:t>
      </w:r>
      <w:hyperlink r:id="rId110" w:history="1">
        <w:r w:rsidRPr="17ABC1BC">
          <w:rPr>
            <w:rFonts w:ascii="Times New Roman" w:hAnsi="Times New Roman" w:cs="Times New Roman"/>
            <w:b/>
            <w:bCs/>
            <w:sz w:val="24"/>
            <w:szCs w:val="24"/>
          </w:rPr>
          <w:t>https://doi.org/10.3389/fpsyt.2023.1228259</w:t>
        </w:r>
      </w:hyperlink>
    </w:p>
    <w:p w14:paraId="5C118C1E" w14:textId="760AF6B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Zhai, H. K., Li, Q., Hu, Y. X., Cui, Y. X., Wei, X. W., &amp; Zhou, X. (2021). Emotional creativity improves posttraumatic growth and mental health during the COVID-19 pandemic. Frontiers in psychology, 12, 600798. </w:t>
      </w:r>
      <w:hyperlink r:id="rId111"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Zhang, X. T., Shi, S. S., Qin Ren, Y., &amp; Wang, L. (2021). The Traumatic Experience of Clinical Nurses During the COVID-19 Pandemic: Which Factors are Related to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Risk management and healthcare policy,14,2145–2151. </w:t>
      </w:r>
      <w:hyperlink r:id="rId112"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Zhang, N., Bai, B., &amp; Zhu, J. (2023). Stress mindset, proactive coping behavior, and posttraumatic growth among health care professionals during the COVID-19 pandemic.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15(3), 515–523. </w:t>
      </w:r>
      <w:hyperlink r:id="rId113"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Zhou, Y., </w:t>
      </w:r>
      <w:proofErr w:type="spellStart"/>
      <w:r w:rsidRPr="001F46C0">
        <w:rPr>
          <w:rFonts w:ascii="Times New Roman" w:hAnsi="Times New Roman" w:cs="Times New Roman"/>
          <w:sz w:val="24"/>
          <w:szCs w:val="24"/>
        </w:rPr>
        <w:t>MacGeorge</w:t>
      </w:r>
      <w:proofErr w:type="spellEnd"/>
      <w:r w:rsidRPr="001F46C0">
        <w:rPr>
          <w:rFonts w:ascii="Times New Roman" w:hAnsi="Times New Roman" w:cs="Times New Roman"/>
          <w:sz w:val="24"/>
          <w:szCs w:val="24"/>
        </w:rPr>
        <w:t xml:space="preserve">, E. L., &amp; Myrick, J. G. (2020). Mental health and its predictors during the early months of the Covid-19 pandemic experience in the United States. International Journal of Environmental Research and Public Health, 17(17), 6315. </w:t>
      </w:r>
      <w:hyperlink r:id="rId114"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Żurko</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Słowińska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Senejko</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Madeja-Bień</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Łoś</w:t>
      </w:r>
      <w:proofErr w:type="spellEnd"/>
      <w:r w:rsidRPr="001F46C0">
        <w:rPr>
          <w:rFonts w:ascii="Times New Roman" w:hAnsi="Times New Roman" w:cs="Times New Roman"/>
          <w:sz w:val="24"/>
          <w:szCs w:val="24"/>
          <w:highlight w:val="yellow"/>
        </w:rPr>
        <w:t xml:space="preserve">, Z. (2022). Pandemic-activated psychological growth: significance of extraversion, self-consciousness and COVID-19 related anxiety. Current issues in personality psychology, 11(3), 182–192. </w:t>
      </w:r>
      <w:hyperlink r:id="rId115" w:history="1">
        <w:r w:rsidRPr="17ABC1BC">
          <w:rPr>
            <w:rFonts w:ascii="Times New Roman" w:hAnsi="Times New Roman" w:cs="Times New Roman"/>
            <w:b/>
            <w:bCs/>
            <w:sz w:val="24"/>
            <w:szCs w:val="24"/>
          </w:rPr>
          <w:t>https://doi.org/10.5114/cipp.2022.112945</w:t>
        </w:r>
      </w:hyperlink>
    </w:p>
    <w:p w14:paraId="184E3011" w14:textId="35DDF7AE" w:rsidR="00F6578E" w:rsidRPr="00BF2773" w:rsidRDefault="00F6578E" w:rsidP="00F6578E">
      <w:pPr>
        <w:spacing w:after="0" w:line="480" w:lineRule="auto"/>
        <w:jc w:val="center"/>
        <w:rPr>
          <w:rFonts w:ascii="Arial" w:hAnsi="Arial" w:cs="Arial"/>
          <w:sz w:val="20"/>
          <w:szCs w:val="20"/>
          <w:shd w:val="clear" w:color="auto" w:fill="FFFFFF"/>
        </w:rPr>
      </w:pPr>
    </w:p>
    <w:p w14:paraId="164404BE" w14:textId="10BD298B" w:rsidR="00F6578E" w:rsidRPr="00BF2773" w:rsidRDefault="00F6578E" w:rsidP="00C309B5">
      <w:pPr>
        <w:spacing w:after="0" w:line="480" w:lineRule="auto"/>
        <w:jc w:val="center"/>
        <w:rPr>
          <w:lang w:val="en-AU"/>
        </w:rPr>
      </w:pPr>
      <w:r w:rsidRPr="00BF2773">
        <w:rPr>
          <w:rFonts w:ascii="Times New Roman" w:hAnsi="Times New Roman" w:cs="Times New Roman"/>
          <w:b/>
          <w:bCs/>
          <w:sz w:val="24"/>
          <w:szCs w:val="24"/>
        </w:rPr>
        <w:lastRenderedPageBreak/>
        <w:t xml:space="preserve">Figure 1: Flowchart of Study Selection </w:t>
      </w: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FB0954" id="Rectangle 3" o:spid="_x0000_s1026"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" filled="f" strokecolor="black [3213]" strokeweight="1pt">
                <v:textbo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7"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&#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" fillcolor="white [3212]" strokecolor="black [3213]" strokeweight="1pt">
                <v:textbo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36D6F" id="Straight Arrow Connector 1" o:spid="_x0000_s1026" type="#_x0000_t32"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strokecolor="black [3213]" strokeweight=".5pt">
                <v:stroke endarrow="block" joinstyle="miter"/>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A521E" id="Straight Arrow Connector 22" o:spid="_x0000_s1026" type="#_x0000_t3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strokecolor="black [3213]" strokeweight=".5pt">
                <v:stroke endarrow="block" joinstyle="miter"/>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02770"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FF1709" id="Rectangle 24" o:spid="_x0000_s1029"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" filled="f" strokecolor="black [3213]" strokeweight="1pt">
                <v:textbo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30"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" filled="f" strokecolor="black [3213]" strokeweight="1pt">
                <v:textbo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" filled="f" strokecolor="black [3213]" strokeweight="1pt">
                <v:textbo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EF6E47" id="Rectangle 29" o:spid="_x0000_s1032"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&#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B1DD6"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strokecolor="black [3213]" strokeweight=".5pt">
                <v:stroke endarrow="block" joinstyle="miter"/>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4CD1EF" id="Flowchart: Alternate Process 34" o:spid="_x0000_s1033" type="#_x0000_t176"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&#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40AE6" id="Straight Arrow Connector 37" o:spid="_x0000_s1026" type="#_x0000_t32"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strokecolor="black [3213]" strokeweight=".5pt">
                <v:stroke endarrow="block" joinstyle="miter"/>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466EB7" id="Rectangle 38" o:spid="_x0000_s1034"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&#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E578A"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&#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A0C7C" id="Straight Arrow Connector 41" o:spid="_x0000_s1026" type="#_x0000_t32"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strokecolor="black [3213]" strokeweight=".5pt">
                <v:stroke endarrow="block" joinstyle="miter"/>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83A5BC" id="Rectangle 42" o:spid="_x0000_s1036"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&#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7" type="#_x0000_t176"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&#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598547D0" w14:textId="77777777" w:rsidR="00332C64" w:rsidRDefault="00332C64" w:rsidP="00C309B5">
      <w:pPr>
        <w:jc w:val="center"/>
        <w:rPr>
          <w:ins w:id="12" w:author="Qizhou Duan" w:date="2024-08-25T15:11:00Z" w16du:dateUtc="2024-08-25T19:11:00Z"/>
          <w:rFonts w:ascii="Times New Roman" w:eastAsiaTheme="minorEastAsia" w:hAnsi="Times New Roman" w:cs="Times New Roman"/>
          <w:b/>
          <w:bCs/>
          <w:sz w:val="24"/>
          <w:szCs w:val="24"/>
          <w:lang w:eastAsia="zh-CN"/>
        </w:rPr>
      </w:pPr>
    </w:p>
    <w:p w14:paraId="45FDAF23" w14:textId="77777777" w:rsidR="00332C64" w:rsidRDefault="00332C64" w:rsidP="00C309B5">
      <w:pPr>
        <w:jc w:val="center"/>
        <w:rPr>
          <w:ins w:id="13" w:author="Qizhou Duan" w:date="2024-08-25T15:11:00Z" w16du:dateUtc="2024-08-25T19:11:00Z"/>
          <w:rFonts w:ascii="Times New Roman" w:eastAsiaTheme="minorEastAsia" w:hAnsi="Times New Roman" w:cs="Times New Roman"/>
          <w:b/>
          <w:bCs/>
          <w:sz w:val="24"/>
          <w:szCs w:val="24"/>
          <w:lang w:eastAsia="zh-CN"/>
        </w:rPr>
      </w:pPr>
    </w:p>
    <w:p w14:paraId="28836063" w14:textId="77777777" w:rsidR="00332C64" w:rsidRDefault="00332C64" w:rsidP="00C309B5">
      <w:pPr>
        <w:jc w:val="center"/>
        <w:rPr>
          <w:ins w:id="14" w:author="Qizhou Duan" w:date="2024-08-25T15:11:00Z" w16du:dateUtc="2024-08-25T19:11:00Z"/>
          <w:rFonts w:ascii="Times New Roman" w:eastAsiaTheme="minorEastAsia" w:hAnsi="Times New Roman" w:cs="Times New Roman"/>
          <w:b/>
          <w:bCs/>
          <w:sz w:val="24"/>
          <w:szCs w:val="24"/>
          <w:lang w:eastAsia="zh-CN"/>
        </w:rPr>
      </w:pPr>
    </w:p>
    <w:p w14:paraId="4845EF03" w14:textId="77777777" w:rsidR="00332C64" w:rsidRDefault="00332C64" w:rsidP="00C309B5">
      <w:pPr>
        <w:jc w:val="center"/>
        <w:rPr>
          <w:ins w:id="15" w:author="Qizhou Duan" w:date="2024-08-25T15:11:00Z" w16du:dateUtc="2024-08-25T19:11:00Z"/>
          <w:rFonts w:ascii="Times New Roman" w:eastAsiaTheme="minorEastAsia" w:hAnsi="Times New Roman" w:cs="Times New Roman"/>
          <w:b/>
          <w:bCs/>
          <w:sz w:val="24"/>
          <w:szCs w:val="24"/>
          <w:lang w:eastAsia="zh-CN"/>
        </w:rPr>
      </w:pPr>
    </w:p>
    <w:p w14:paraId="188CE3E3" w14:textId="77777777" w:rsidR="00332C64" w:rsidRDefault="00332C64" w:rsidP="00C309B5">
      <w:pPr>
        <w:jc w:val="center"/>
        <w:rPr>
          <w:ins w:id="16" w:author="Qizhou Duan" w:date="2024-08-25T15:11:00Z" w16du:dateUtc="2024-08-25T19:11:00Z"/>
          <w:rFonts w:ascii="Times New Roman" w:eastAsiaTheme="minorEastAsia" w:hAnsi="Times New Roman" w:cs="Times New Roman"/>
          <w:b/>
          <w:bCs/>
          <w:sz w:val="24"/>
          <w:szCs w:val="24"/>
          <w:lang w:eastAsia="zh-CN"/>
        </w:rPr>
      </w:pPr>
    </w:p>
    <w:p w14:paraId="76371529" w14:textId="77777777" w:rsidR="00332C64" w:rsidRDefault="00332C64" w:rsidP="00C309B5">
      <w:pPr>
        <w:jc w:val="center"/>
        <w:rPr>
          <w:ins w:id="17" w:author="Qizhou Duan" w:date="2024-08-25T15:11:00Z" w16du:dateUtc="2024-08-25T19:11:00Z"/>
          <w:rFonts w:ascii="Times New Roman" w:eastAsiaTheme="minorEastAsia" w:hAnsi="Times New Roman" w:cs="Times New Roman"/>
          <w:b/>
          <w:bCs/>
          <w:sz w:val="24"/>
          <w:szCs w:val="24"/>
          <w:lang w:eastAsia="zh-CN"/>
        </w:rPr>
      </w:pPr>
    </w:p>
    <w:p w14:paraId="4AD049DF" w14:textId="77777777" w:rsidR="00332C64" w:rsidRDefault="00332C64" w:rsidP="00C309B5">
      <w:pPr>
        <w:jc w:val="center"/>
        <w:rPr>
          <w:ins w:id="18" w:author="Qizhou Duan" w:date="2024-08-25T15:11:00Z" w16du:dateUtc="2024-08-25T19:11:00Z"/>
          <w:rFonts w:ascii="Times New Roman" w:eastAsiaTheme="minorEastAsia" w:hAnsi="Times New Roman" w:cs="Times New Roman"/>
          <w:b/>
          <w:bCs/>
          <w:sz w:val="24"/>
          <w:szCs w:val="24"/>
          <w:lang w:eastAsia="zh-CN"/>
        </w:rPr>
      </w:pPr>
    </w:p>
    <w:p w14:paraId="2D1F81A5" w14:textId="77777777" w:rsidR="00332C64" w:rsidRDefault="00332C64" w:rsidP="00C309B5">
      <w:pPr>
        <w:jc w:val="center"/>
        <w:rPr>
          <w:ins w:id="19" w:author="Qizhou Duan" w:date="2024-08-25T15:11:00Z" w16du:dateUtc="2024-08-25T19:11:00Z"/>
          <w:rFonts w:ascii="Times New Roman" w:eastAsiaTheme="minorEastAsia" w:hAnsi="Times New Roman" w:cs="Times New Roman"/>
          <w:b/>
          <w:bCs/>
          <w:sz w:val="24"/>
          <w:szCs w:val="24"/>
          <w:lang w:eastAsia="zh-CN"/>
        </w:rPr>
      </w:pPr>
    </w:p>
    <w:p w14:paraId="66901FD3" w14:textId="396D31E2" w:rsidR="00F6578E" w:rsidRPr="00DA1A11" w:rsidRDefault="00F6578E" w:rsidP="00C309B5">
      <w:pPr>
        <w:jc w:val="center"/>
        <w:rPr>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lastRenderedPageBreak/>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5E901860" w:rsidR="00F6578E" w:rsidRPr="00DA1A11" w:rsidRDefault="001F46C0" w:rsidP="00F6578E">
      <w:pPr>
        <w:suppressAutoHyphens w:val="0"/>
        <w:rPr>
          <w:rFonts w:ascii="Times New Roman" w:hAnsi="Times New Roman" w:cs="Times New Roman"/>
          <w:sz w:val="16"/>
          <w:szCs w:val="16"/>
          <w:highlight w:val="cyan"/>
        </w:rPr>
      </w:pPr>
      <w:r>
        <w:rPr>
          <w:rFonts w:ascii="Times New Roman" w:hAnsi="Times New Roman" w:cs="Times New Roman"/>
          <w:noProof/>
          <w:sz w:val="16"/>
          <w:szCs w:val="16"/>
          <w:lang w:eastAsia="zh-CN"/>
        </w:rPr>
        <w:drawing>
          <wp:inline distT="0" distB="0" distL="0" distR="0" wp14:anchorId="0E7522B7" wp14:editId="12AE3415">
            <wp:extent cx="5943600" cy="7222490"/>
            <wp:effectExtent l="0" t="0" r="0" b="3810"/>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7222490"/>
                    </a:xfrm>
                    <a:prstGeom prst="rect">
                      <a:avLst/>
                    </a:prstGeom>
                  </pic:spPr>
                </pic:pic>
              </a:graphicData>
            </a:graphic>
          </wp:inline>
        </w:drawing>
      </w:r>
    </w:p>
    <w:p w14:paraId="41473A9B" w14:textId="77777777" w:rsidR="001F46C0" w:rsidRDefault="001F46C0" w:rsidP="00F6578E">
      <w:pPr>
        <w:spacing w:after="0" w:line="480" w:lineRule="auto"/>
        <w:jc w:val="center"/>
        <w:rPr>
          <w:rFonts w:ascii="Times New Roman" w:hAnsi="Times New Roman" w:cs="Times New Roman"/>
          <w:b/>
          <w:bCs/>
          <w:sz w:val="24"/>
          <w:szCs w:val="24"/>
          <w:highlight w:val="cyan"/>
        </w:rPr>
      </w:pPr>
    </w:p>
    <w:p w14:paraId="3560C1EB" w14:textId="53199383"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sz w:val="24"/>
          <w:szCs w:val="24"/>
          <w:highlight w:val="cyan"/>
        </w:rPr>
        <w:br w:type="page"/>
      </w:r>
    </w:p>
    <w:p w14:paraId="7BCB18D8" w14:textId="34508CAC"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noProof/>
          <w:sz w:val="24"/>
          <w:szCs w:val="24"/>
          <w:lang w:eastAsia="zh-CN"/>
        </w:rPr>
        <w:lastRenderedPageBreak/>
        <w:drawing>
          <wp:inline distT="0" distB="0" distL="0" distR="0" wp14:anchorId="1131797B" wp14:editId="4CAC8D1B">
            <wp:extent cx="5943600" cy="6556375"/>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r>
        <w:rPr>
          <w:rFonts w:ascii="Times New Roman" w:hAnsi="Times New Roman" w:cs="Times New Roman"/>
          <w:b/>
          <w:bCs/>
          <w:sz w:val="24"/>
          <w:szCs w:val="24"/>
          <w:highlight w:val="cyan"/>
        </w:rPr>
        <w:br w:type="page"/>
      </w:r>
    </w:p>
    <w:p w14:paraId="25D48369" w14:textId="5510AD09" w:rsidR="00F6578E" w:rsidRPr="00C309B5" w:rsidRDefault="00F6578E" w:rsidP="00F6578E">
      <w:pPr>
        <w:spacing w:after="0" w:line="480" w:lineRule="auto"/>
        <w:jc w:val="center"/>
        <w:rPr>
          <w:rFonts w:ascii="Times New Roman" w:hAnsi="Times New Roman" w:cs="Times New Roman"/>
          <w:b/>
          <w:bCs/>
          <w:sz w:val="24"/>
          <w:szCs w:val="24"/>
        </w:rPr>
      </w:pPr>
      <w:r w:rsidRPr="00C309B5">
        <w:rPr>
          <w:rFonts w:ascii="Times New Roman" w:hAnsi="Times New Roman" w:cs="Times New Roman"/>
          <w:b/>
          <w:bCs/>
          <w:sz w:val="24"/>
          <w:szCs w:val="24"/>
        </w:rPr>
        <w:lastRenderedPageBreak/>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52A969CA">
            <wp:extent cx="5943600" cy="1502410"/>
            <wp:effectExtent l="0" t="0" r="0" b="0"/>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47D7E018" w14:textId="6E36B559" w:rsidR="00740307" w:rsidRPr="00BF2773" w:rsidRDefault="00740307" w:rsidP="000610CF">
      <w:pPr>
        <w:tabs>
          <w:tab w:val="left" w:pos="5235"/>
        </w:tabs>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Table 4: Results Summary of subgroup analysis</w:t>
      </w:r>
    </w:p>
    <w:p w14:paraId="0DCA36E3" w14:textId="332288EC" w:rsidR="00F6578E" w:rsidRPr="00BF2773" w:rsidRDefault="009C0F26" w:rsidP="00F6578E">
      <w:pPr>
        <w:spacing w:after="0" w:line="480" w:lineRule="auto"/>
        <w:jc w:val="center"/>
        <w:rPr>
          <w:rFonts w:ascii="Times New Roman" w:hAnsi="Times New Roman" w:cs="Times New Roman"/>
          <w:b/>
          <w:bCs/>
          <w:sz w:val="24"/>
          <w:szCs w:val="24"/>
        </w:rPr>
      </w:pPr>
      <w:r>
        <w:rPr>
          <w:noProof/>
          <w:lang w:eastAsia="zh-CN"/>
        </w:rPr>
        <w:drawing>
          <wp:inline distT="0" distB="0" distL="0" distR="0" wp14:anchorId="4EEBA172" wp14:editId="379E9F88">
            <wp:extent cx="4365812" cy="2032361"/>
            <wp:effectExtent l="0" t="0" r="3175" b="0"/>
            <wp:docPr id="436091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91181" name="Picture 436091181"/>
                    <pic:cNvPicPr/>
                  </pic:nvPicPr>
                  <pic:blipFill>
                    <a:blip r:embed="rId119">
                      <a:extLst>
                        <a:ext uri="{28A0092B-C50C-407E-A947-70E740481C1C}">
                          <a14:useLocalDpi xmlns:a14="http://schemas.microsoft.com/office/drawing/2010/main" val="0"/>
                        </a:ext>
                      </a:extLst>
                    </a:blip>
                    <a:stretch>
                      <a:fillRect/>
                    </a:stretch>
                  </pic:blipFill>
                  <pic:spPr>
                    <a:xfrm>
                      <a:off x="0" y="0"/>
                      <a:ext cx="4418941" cy="2057093"/>
                    </a:xfrm>
                    <a:prstGeom prst="rect">
                      <a:avLst/>
                    </a:prstGeom>
                  </pic:spPr>
                </pic:pic>
              </a:graphicData>
            </a:graphic>
          </wp:inline>
        </w:drawing>
      </w:r>
    </w:p>
    <w:p w14:paraId="21A858F1" w14:textId="77777777" w:rsidR="00F6578E" w:rsidRPr="00BF2773" w:rsidRDefault="00F6578E" w:rsidP="00F6578E">
      <w:pPr>
        <w:suppressAutoHyphens w:val="0"/>
        <w:rPr>
          <w:rFonts w:ascii="Times New Roman" w:hAnsi="Times New Roman" w:cs="Times New Roman"/>
          <w:b/>
          <w:bCs/>
          <w:sz w:val="24"/>
          <w:szCs w:val="24"/>
        </w:rPr>
      </w:pPr>
      <w:r w:rsidRPr="00BF2773">
        <w:rPr>
          <w:rFonts w:ascii="Times New Roman" w:hAnsi="Times New Roman" w:cs="Times New Roman"/>
          <w:b/>
          <w:bCs/>
          <w:sz w:val="24"/>
          <w:szCs w:val="24"/>
        </w:rPr>
        <w:br w:type="page"/>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Figure 2: Forest Plot of Main Analysis</w:t>
      </w:r>
    </w:p>
    <w:p w14:paraId="272AB96B" w14:textId="7AED525B" w:rsidR="00F6578E" w:rsidRPr="00BF2773" w:rsidRDefault="00525392" w:rsidP="00F6578E">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288A42F6" w14:textId="06100163" w:rsidR="00F6578E" w:rsidRPr="00DA1A11" w:rsidDel="003E5F1A" w:rsidRDefault="00240710" w:rsidP="007B2628">
      <w:pPr>
        <w:suppressAutoHyphens w:val="0"/>
        <w:jc w:val="center"/>
        <w:rPr>
          <w:del w:id="20" w:author="Qizhou Duan" w:date="2024-08-03T15:43:00Z"/>
          <w:rFonts w:ascii="Times New Roman" w:hAnsi="Times New Roman" w:cs="Times New Roman"/>
          <w:b/>
          <w:bCs/>
          <w:sz w:val="16"/>
          <w:szCs w:val="16"/>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del w:id="21" w:author="Qizhou Duan" w:date="2024-08-03T15:43:00Z">
        <w:r w:rsidR="00F6578E" w:rsidRPr="00DA1A11" w:rsidDel="003E5F1A">
          <w:rPr>
            <w:rFonts w:ascii="Times New Roman" w:hAnsi="Times New Roman" w:cs="Times New Roman"/>
            <w:b/>
            <w:bCs/>
            <w:sz w:val="16"/>
            <w:szCs w:val="16"/>
          </w:rPr>
          <w:br w:type="page"/>
        </w:r>
      </w:del>
    </w:p>
    <w:p w14:paraId="30AE499A" w14:textId="7F176E2A" w:rsidR="00045E7F" w:rsidRPr="00BF2773" w:rsidRDefault="00045E7F">
      <w:pPr>
        <w:suppressAutoHyphens w:val="0"/>
        <w:jc w:val="center"/>
        <w:rPr>
          <w:rFonts w:ascii="Times New Roman" w:hAnsi="Times New Roman" w:cs="Times New Roman"/>
          <w:sz w:val="24"/>
          <w:szCs w:val="24"/>
        </w:rPr>
        <w:pPrChange w:id="22" w:author="Qizhou Duan" w:date="2024-08-03T15:43:00Z">
          <w:pPr>
            <w:tabs>
              <w:tab w:val="left" w:pos="3038"/>
            </w:tabs>
          </w:pPr>
        </w:pPrChange>
      </w:pPr>
      <w:bookmarkStart w:id="23" w:name="_Hlk1407385151"/>
      <w:bookmarkStart w:id="24" w:name="_Hlk133239253"/>
      <w:bookmarkStart w:id="25" w:name="_Hlk1332392531"/>
      <w:bookmarkEnd w:id="23"/>
      <w:bookmarkEnd w:id="24"/>
      <w:bookmarkEnd w:id="25"/>
    </w:p>
    <w:sectPr w:rsidR="00045E7F"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D027A" w14:textId="77777777" w:rsidR="005D217F" w:rsidRDefault="005D217F">
      <w:pPr>
        <w:spacing w:after="0" w:line="240" w:lineRule="auto"/>
      </w:pPr>
      <w:r>
        <w:separator/>
      </w:r>
    </w:p>
  </w:endnote>
  <w:endnote w:type="continuationSeparator" w:id="0">
    <w:p w14:paraId="3799C050" w14:textId="77777777" w:rsidR="005D217F" w:rsidRDefault="005D2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A9574" w14:textId="77777777" w:rsidR="005D217F" w:rsidRDefault="005D217F">
      <w:pPr>
        <w:spacing w:after="0" w:line="240" w:lineRule="auto"/>
      </w:pPr>
      <w:r>
        <w:separator/>
      </w:r>
    </w:p>
  </w:footnote>
  <w:footnote w:type="continuationSeparator" w:id="0">
    <w:p w14:paraId="29A31C26" w14:textId="77777777" w:rsidR="005D217F" w:rsidRDefault="005D2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76"/>
    <w:rsid w:val="000610CF"/>
    <w:rsid w:val="0006148D"/>
    <w:rsid w:val="0006160B"/>
    <w:rsid w:val="000660F7"/>
    <w:rsid w:val="000661D7"/>
    <w:rsid w:val="00066920"/>
    <w:rsid w:val="000709F0"/>
    <w:rsid w:val="0007202F"/>
    <w:rsid w:val="00072BAC"/>
    <w:rsid w:val="00072CB4"/>
    <w:rsid w:val="00074FA1"/>
    <w:rsid w:val="00076145"/>
    <w:rsid w:val="0007676D"/>
    <w:rsid w:val="0008235B"/>
    <w:rsid w:val="0008287A"/>
    <w:rsid w:val="0008385C"/>
    <w:rsid w:val="00083A66"/>
    <w:rsid w:val="00083F8E"/>
    <w:rsid w:val="00087E1E"/>
    <w:rsid w:val="00097356"/>
    <w:rsid w:val="0009DE49"/>
    <w:rsid w:val="000A20A5"/>
    <w:rsid w:val="000B0156"/>
    <w:rsid w:val="000B175C"/>
    <w:rsid w:val="000B4B24"/>
    <w:rsid w:val="000B4EF5"/>
    <w:rsid w:val="000B6A95"/>
    <w:rsid w:val="000C066B"/>
    <w:rsid w:val="000C3E07"/>
    <w:rsid w:val="000C702E"/>
    <w:rsid w:val="000D125A"/>
    <w:rsid w:val="000D25C3"/>
    <w:rsid w:val="000D41BA"/>
    <w:rsid w:val="000D6398"/>
    <w:rsid w:val="000D6F51"/>
    <w:rsid w:val="000D77BF"/>
    <w:rsid w:val="000E188E"/>
    <w:rsid w:val="000E5893"/>
    <w:rsid w:val="000E7A30"/>
    <w:rsid w:val="000F01D6"/>
    <w:rsid w:val="000F7A3A"/>
    <w:rsid w:val="000F7BF9"/>
    <w:rsid w:val="0010499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A63"/>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7EA0"/>
    <w:rsid w:val="0016056F"/>
    <w:rsid w:val="00162AC0"/>
    <w:rsid w:val="00163343"/>
    <w:rsid w:val="00163809"/>
    <w:rsid w:val="00170379"/>
    <w:rsid w:val="00170C8F"/>
    <w:rsid w:val="001748DE"/>
    <w:rsid w:val="00174955"/>
    <w:rsid w:val="00175D1F"/>
    <w:rsid w:val="00175E01"/>
    <w:rsid w:val="001766AB"/>
    <w:rsid w:val="001801DF"/>
    <w:rsid w:val="001803F4"/>
    <w:rsid w:val="00180DD9"/>
    <w:rsid w:val="00183565"/>
    <w:rsid w:val="00185165"/>
    <w:rsid w:val="00186B79"/>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1340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5967"/>
    <w:rsid w:val="002B6957"/>
    <w:rsid w:val="002B7ACF"/>
    <w:rsid w:val="002C06A1"/>
    <w:rsid w:val="002C1AFB"/>
    <w:rsid w:val="002C1F47"/>
    <w:rsid w:val="002C20F3"/>
    <w:rsid w:val="002C2624"/>
    <w:rsid w:val="002C2D6A"/>
    <w:rsid w:val="002C3B14"/>
    <w:rsid w:val="002C4016"/>
    <w:rsid w:val="002C6C39"/>
    <w:rsid w:val="002C79E8"/>
    <w:rsid w:val="002D26B9"/>
    <w:rsid w:val="002E00E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2C64"/>
    <w:rsid w:val="00333599"/>
    <w:rsid w:val="00333BE6"/>
    <w:rsid w:val="0033489D"/>
    <w:rsid w:val="00337ABD"/>
    <w:rsid w:val="0034114B"/>
    <w:rsid w:val="0034378C"/>
    <w:rsid w:val="003437D6"/>
    <w:rsid w:val="00346393"/>
    <w:rsid w:val="00346F78"/>
    <w:rsid w:val="003500AA"/>
    <w:rsid w:val="00352E59"/>
    <w:rsid w:val="00353292"/>
    <w:rsid w:val="00354937"/>
    <w:rsid w:val="003559FE"/>
    <w:rsid w:val="00360CB4"/>
    <w:rsid w:val="003613A9"/>
    <w:rsid w:val="003638E3"/>
    <w:rsid w:val="00363EB9"/>
    <w:rsid w:val="003667F8"/>
    <w:rsid w:val="0036770E"/>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B3F"/>
    <w:rsid w:val="003D3FE1"/>
    <w:rsid w:val="003D4B8D"/>
    <w:rsid w:val="003D5AF9"/>
    <w:rsid w:val="003E078D"/>
    <w:rsid w:val="003E2061"/>
    <w:rsid w:val="003E296B"/>
    <w:rsid w:val="003E31E0"/>
    <w:rsid w:val="003E4588"/>
    <w:rsid w:val="003E5F1A"/>
    <w:rsid w:val="003F229D"/>
    <w:rsid w:val="003F2EAB"/>
    <w:rsid w:val="003F4344"/>
    <w:rsid w:val="003F5456"/>
    <w:rsid w:val="003F67F9"/>
    <w:rsid w:val="004001BA"/>
    <w:rsid w:val="00402E5C"/>
    <w:rsid w:val="00403803"/>
    <w:rsid w:val="00403D12"/>
    <w:rsid w:val="0040633C"/>
    <w:rsid w:val="00406778"/>
    <w:rsid w:val="00411B37"/>
    <w:rsid w:val="00412DCD"/>
    <w:rsid w:val="00414655"/>
    <w:rsid w:val="0041576B"/>
    <w:rsid w:val="00416243"/>
    <w:rsid w:val="0042089C"/>
    <w:rsid w:val="00423F5B"/>
    <w:rsid w:val="0042489F"/>
    <w:rsid w:val="004248F7"/>
    <w:rsid w:val="00425EEF"/>
    <w:rsid w:val="0042602A"/>
    <w:rsid w:val="0042F47B"/>
    <w:rsid w:val="00431084"/>
    <w:rsid w:val="00431B76"/>
    <w:rsid w:val="004352F1"/>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8E0"/>
    <w:rsid w:val="0050083C"/>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17F"/>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36B3"/>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3DB3"/>
    <w:rsid w:val="006C68DA"/>
    <w:rsid w:val="006D146B"/>
    <w:rsid w:val="006D2CBC"/>
    <w:rsid w:val="006D3440"/>
    <w:rsid w:val="006D72EE"/>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642B"/>
    <w:rsid w:val="00776AA1"/>
    <w:rsid w:val="00781EA8"/>
    <w:rsid w:val="00782DBB"/>
    <w:rsid w:val="007867F9"/>
    <w:rsid w:val="00786D16"/>
    <w:rsid w:val="00790AD5"/>
    <w:rsid w:val="00791233"/>
    <w:rsid w:val="00793B9B"/>
    <w:rsid w:val="00793DD4"/>
    <w:rsid w:val="007966B4"/>
    <w:rsid w:val="007A0F9C"/>
    <w:rsid w:val="007A4211"/>
    <w:rsid w:val="007A6221"/>
    <w:rsid w:val="007A63C4"/>
    <w:rsid w:val="007A72A9"/>
    <w:rsid w:val="007B0D9C"/>
    <w:rsid w:val="007B2628"/>
    <w:rsid w:val="007B2979"/>
    <w:rsid w:val="007B3185"/>
    <w:rsid w:val="007B57C7"/>
    <w:rsid w:val="007B7E8C"/>
    <w:rsid w:val="007C1E01"/>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76F4"/>
    <w:rsid w:val="008A403A"/>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2D08"/>
    <w:rsid w:val="00923E7F"/>
    <w:rsid w:val="009245A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C0F26"/>
    <w:rsid w:val="009C30B3"/>
    <w:rsid w:val="009C58F9"/>
    <w:rsid w:val="009C6A16"/>
    <w:rsid w:val="009C6DFB"/>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D98"/>
    <w:rsid w:val="009F677E"/>
    <w:rsid w:val="00A00DB9"/>
    <w:rsid w:val="00A0186B"/>
    <w:rsid w:val="00A02E93"/>
    <w:rsid w:val="00A03854"/>
    <w:rsid w:val="00A0407E"/>
    <w:rsid w:val="00A05D6C"/>
    <w:rsid w:val="00A06983"/>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B027D"/>
    <w:rsid w:val="00AB1F90"/>
    <w:rsid w:val="00AB4979"/>
    <w:rsid w:val="00AB5512"/>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6F49"/>
    <w:rsid w:val="00B70EEB"/>
    <w:rsid w:val="00B710E7"/>
    <w:rsid w:val="00B72870"/>
    <w:rsid w:val="00B75C05"/>
    <w:rsid w:val="00B80078"/>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B0BB2"/>
    <w:rsid w:val="00BB3210"/>
    <w:rsid w:val="00BB392C"/>
    <w:rsid w:val="00BB6B27"/>
    <w:rsid w:val="00BB74BA"/>
    <w:rsid w:val="00BB7862"/>
    <w:rsid w:val="00BC0B91"/>
    <w:rsid w:val="00BC2625"/>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8B7"/>
    <w:rsid w:val="00C05EC1"/>
    <w:rsid w:val="00C1318A"/>
    <w:rsid w:val="00C1465E"/>
    <w:rsid w:val="00C16937"/>
    <w:rsid w:val="00C17504"/>
    <w:rsid w:val="00C20784"/>
    <w:rsid w:val="00C2119C"/>
    <w:rsid w:val="00C214AD"/>
    <w:rsid w:val="00C21C06"/>
    <w:rsid w:val="00C22075"/>
    <w:rsid w:val="00C23631"/>
    <w:rsid w:val="00C24F67"/>
    <w:rsid w:val="00C3018D"/>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38B5"/>
    <w:rsid w:val="00C75879"/>
    <w:rsid w:val="00C76B48"/>
    <w:rsid w:val="00C77ED3"/>
    <w:rsid w:val="00C84424"/>
    <w:rsid w:val="00C874A9"/>
    <w:rsid w:val="00C90377"/>
    <w:rsid w:val="00C9059A"/>
    <w:rsid w:val="00C9154F"/>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C9A"/>
    <w:rsid w:val="00CC2E20"/>
    <w:rsid w:val="00CC31DF"/>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933"/>
    <w:rsid w:val="00CE497A"/>
    <w:rsid w:val="00CE56AB"/>
    <w:rsid w:val="00CE7B0B"/>
    <w:rsid w:val="00CE7F93"/>
    <w:rsid w:val="00CF176B"/>
    <w:rsid w:val="00CF19D7"/>
    <w:rsid w:val="00CF26A3"/>
    <w:rsid w:val="00CF2A96"/>
    <w:rsid w:val="00CF550B"/>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B35"/>
    <w:rsid w:val="00D55E8C"/>
    <w:rsid w:val="00D60624"/>
    <w:rsid w:val="00D611C6"/>
    <w:rsid w:val="00D64246"/>
    <w:rsid w:val="00D648B0"/>
    <w:rsid w:val="00D64C77"/>
    <w:rsid w:val="00D656A8"/>
    <w:rsid w:val="00D66EAA"/>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601C"/>
    <w:rsid w:val="00E86236"/>
    <w:rsid w:val="00E86804"/>
    <w:rsid w:val="00E903B3"/>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3061"/>
    <w:rsid w:val="00F53C9B"/>
    <w:rsid w:val="00F54C2C"/>
    <w:rsid w:val="00F57D6D"/>
    <w:rsid w:val="00F6061B"/>
    <w:rsid w:val="00F60714"/>
    <w:rsid w:val="00F60BF4"/>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277B"/>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image" Target="media/image4.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5.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3290/j.qi.b936999" TargetMode="External"/><Relationship Id="rId121"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080/20008198.2021.2005346" TargetMode="External"/><Relationship Id="rId127" Type="http://schemas.microsoft.com/office/2020/10/relationships/intelligence" Target="intelligence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01/jama.283.15.200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44</Pages>
  <Words>11544</Words>
  <Characters>60496</Characters>
  <Application>Microsoft Office Word</Application>
  <DocSecurity>0</DocSecurity>
  <Lines>945</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24</cp:revision>
  <cp:lastPrinted>2023-08-22T08:40:00Z</cp:lastPrinted>
  <dcterms:created xsi:type="dcterms:W3CDTF">2024-07-21T19:23:00Z</dcterms:created>
  <dcterms:modified xsi:type="dcterms:W3CDTF">2024-08-25T19:11:00Z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