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D52B" w14:textId="77777777" w:rsidR="00FF45A0" w:rsidRPr="001F214D" w:rsidRDefault="00FF45A0" w:rsidP="00FF45A0">
      <w:pPr>
        <w:pStyle w:val="Title"/>
        <w:tabs>
          <w:tab w:val="left" w:pos="3690"/>
        </w:tabs>
        <w:ind w:left="0" w:firstLine="0"/>
        <w:rPr>
          <w:rFonts w:ascii="Times New Roman" w:hAnsi="Times New Roman"/>
          <w:color w:val="auto"/>
          <w:szCs w:val="24"/>
        </w:rPr>
      </w:pPr>
      <w:bookmarkStart w:id="0" w:name="_Hlk140738515"/>
      <w:bookmarkEnd w:id="0"/>
      <w:r w:rsidRPr="00037CD0">
        <w:rPr>
          <w:rFonts w:ascii="Times New Roman" w:hAnsi="Times New Roman"/>
          <w:color w:val="auto"/>
          <w:szCs w:val="24"/>
        </w:rPr>
        <w:t>Amy L. Ai, PhD</w:t>
      </w:r>
    </w:p>
    <w:p w14:paraId="3CC7B3BB"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Florida State University</w:t>
      </w:r>
    </w:p>
    <w:p w14:paraId="5446CFFE"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2570 University Center Building-C</w:t>
      </w:r>
    </w:p>
    <w:p w14:paraId="3BA632EB"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Tallahassee, FL  32306</w:t>
      </w:r>
    </w:p>
    <w:p w14:paraId="71FC2D92"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(850) 644-3577</w:t>
      </w:r>
    </w:p>
    <w:p w14:paraId="726D2FD3"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amyai8@gmail.com</w:t>
      </w:r>
    </w:p>
    <w:p w14:paraId="61D0A02B" w14:textId="77777777" w:rsidR="00FF45A0" w:rsidRDefault="00FF45A0" w:rsidP="00FF45A0">
      <w:pPr>
        <w:spacing w:after="0" w:line="240" w:lineRule="auto"/>
        <w:rPr>
          <w:rFonts w:ascii="Times New Roman" w:hAnsi="Times New Roman" w:cs="Times New Roman"/>
          <w:sz w:val="24"/>
          <w:szCs w:val="24"/>
        </w:rPr>
      </w:pPr>
    </w:p>
    <w:p w14:paraId="3FEAEEE4" w14:textId="77777777" w:rsidR="004E59A1" w:rsidRDefault="004E59A1" w:rsidP="00FF45A0">
      <w:pPr>
        <w:spacing w:after="0" w:line="240" w:lineRule="auto"/>
        <w:rPr>
          <w:rFonts w:ascii="Times New Roman" w:hAnsi="Times New Roman" w:cs="Times New Roman"/>
          <w:sz w:val="24"/>
          <w:szCs w:val="24"/>
        </w:rPr>
      </w:pPr>
    </w:p>
    <w:p w14:paraId="1B9D8ED4" w14:textId="3855D1A9" w:rsidR="00FF45A0" w:rsidRDefault="00F504A2"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February </w:t>
      </w:r>
      <w:r w:rsidR="00602C18">
        <w:rPr>
          <w:rFonts w:ascii="Times New Roman" w:hAnsi="Times New Roman" w:cs="Times New Roman"/>
          <w:sz w:val="24"/>
          <w:szCs w:val="24"/>
        </w:rPr>
        <w:t xml:space="preserve">10 </w:t>
      </w:r>
      <w:r w:rsidR="002F2F0D">
        <w:rPr>
          <w:rFonts w:ascii="Times New Roman" w:hAnsi="Times New Roman" w:cs="Times New Roman"/>
          <w:sz w:val="24"/>
          <w:szCs w:val="24"/>
        </w:rPr>
        <w:t>2024</w:t>
      </w:r>
    </w:p>
    <w:p w14:paraId="067D2280" w14:textId="77777777" w:rsidR="00FF45A0" w:rsidRDefault="00FF45A0" w:rsidP="00FF45A0">
      <w:pPr>
        <w:spacing w:after="0" w:line="240" w:lineRule="auto"/>
        <w:rPr>
          <w:rFonts w:ascii="Times New Roman" w:hAnsi="Times New Roman" w:cs="Times New Roman"/>
          <w:sz w:val="24"/>
          <w:szCs w:val="24"/>
        </w:rPr>
      </w:pPr>
    </w:p>
    <w:p w14:paraId="7A5CA6BD" w14:textId="77777777" w:rsidR="004E59A1" w:rsidRDefault="004E59A1" w:rsidP="00A25160">
      <w:pPr>
        <w:spacing w:after="0" w:line="240" w:lineRule="auto"/>
        <w:outlineLvl w:val="2"/>
        <w:rPr>
          <w:rFonts w:ascii="Times New Roman" w:hAnsi="Times New Roman" w:cs="Times New Roman"/>
          <w:color w:val="000000"/>
          <w:sz w:val="24"/>
          <w:szCs w:val="24"/>
          <w:shd w:val="clear" w:color="auto" w:fill="FFFFFF"/>
        </w:rPr>
      </w:pPr>
    </w:p>
    <w:p w14:paraId="1F44DD18" w14:textId="144D73B5" w:rsidR="00A25160" w:rsidRDefault="00A25160" w:rsidP="00A25160">
      <w:pPr>
        <w:spacing w:after="0" w:line="240" w:lineRule="auto"/>
        <w:outlineLvl w:val="2"/>
        <w:rPr>
          <w:rFonts w:ascii="Times New Roman" w:hAnsi="Times New Roman" w:cs="Times New Roman"/>
          <w:sz w:val="24"/>
          <w:szCs w:val="24"/>
        </w:rPr>
      </w:pPr>
      <w:r>
        <w:rPr>
          <w:rFonts w:ascii="Times New Roman" w:hAnsi="Times New Roman" w:cs="Times New Roman"/>
          <w:color w:val="000000"/>
          <w:sz w:val="24"/>
          <w:szCs w:val="24"/>
          <w:shd w:val="clear" w:color="auto" w:fill="FFFFFF"/>
        </w:rPr>
        <w:t>Richard Norton</w:t>
      </w:r>
      <w:r>
        <w:rPr>
          <w:rFonts w:ascii="Times New Roman" w:hAnsi="Times New Roman" w:cs="Times New Roman"/>
          <w:sz w:val="24"/>
          <w:szCs w:val="24"/>
        </w:rPr>
        <w:t>, MD</w:t>
      </w:r>
    </w:p>
    <w:p w14:paraId="2FE2944C" w14:textId="77777777" w:rsidR="00A25160" w:rsidRDefault="00A25160" w:rsidP="00A25160">
      <w:pPr>
        <w:spacing w:after="0" w:line="240" w:lineRule="auto"/>
        <w:outlineLvl w:val="2"/>
        <w:rPr>
          <w:rFonts w:ascii="Times New Roman" w:hAnsi="Times New Roman" w:cs="Times New Roman"/>
          <w:sz w:val="24"/>
          <w:szCs w:val="24"/>
        </w:rPr>
      </w:pPr>
      <w:r>
        <w:rPr>
          <w:rFonts w:ascii="Times New Roman" w:hAnsi="Times New Roman" w:cs="Times New Roman"/>
          <w:sz w:val="24"/>
          <w:szCs w:val="24"/>
          <w:shd w:val="clear" w:color="auto" w:fill="FFFFFF"/>
        </w:rPr>
        <w:t xml:space="preserve">Editor-in-Chief, </w:t>
      </w:r>
      <w:r>
        <w:rPr>
          <w:rStyle w:val="Emphasis"/>
          <w:rFonts w:ascii="Times New Roman" w:hAnsi="Times New Roman" w:cs="Times New Roman"/>
          <w:sz w:val="24"/>
          <w:szCs w:val="24"/>
          <w:shd w:val="clear" w:color="auto" w:fill="FFFFFF"/>
        </w:rPr>
        <w:t>The Lancet</w:t>
      </w:r>
    </w:p>
    <w:p w14:paraId="225FF264" w14:textId="77777777" w:rsidR="00A25160" w:rsidRDefault="00E450C1" w:rsidP="00A25160">
      <w:pPr>
        <w:tabs>
          <w:tab w:val="left" w:pos="2415"/>
        </w:tabs>
        <w:spacing w:after="0" w:line="240" w:lineRule="auto"/>
        <w:outlineLvl w:val="2"/>
        <w:rPr>
          <w:rFonts w:ascii="Times New Roman" w:hAnsi="Times New Roman" w:cs="Times New Roman"/>
          <w:sz w:val="24"/>
          <w:szCs w:val="24"/>
        </w:rPr>
      </w:pPr>
      <w:hyperlink r:id="rId9" w:tgtFrame="_blank" w:history="1">
        <w:r w:rsidR="00A25160">
          <w:rPr>
            <w:rStyle w:val="Hyperlink"/>
            <w:rFonts w:ascii="Times New Roman" w:hAnsi="Times New Roman" w:cs="Times New Roman"/>
            <w:color w:val="3C4043"/>
            <w:sz w:val="24"/>
            <w:szCs w:val="24"/>
            <w:shd w:val="clear" w:color="auto" w:fill="FFFFFF"/>
          </w:rPr>
          <w:t>richard.horton@lancet.com</w:t>
        </w:r>
      </w:hyperlink>
      <w:r w:rsidR="00A25160">
        <w:rPr>
          <w:rFonts w:ascii="Times New Roman" w:hAnsi="Times New Roman" w:cs="Times New Roman"/>
          <w:sz w:val="24"/>
          <w:szCs w:val="24"/>
        </w:rPr>
        <w:br/>
      </w:r>
    </w:p>
    <w:p w14:paraId="55E2A471" w14:textId="77777777" w:rsidR="00A25160" w:rsidRDefault="00A25160" w:rsidP="00A25160">
      <w:pPr>
        <w:spacing w:after="0" w:line="240" w:lineRule="auto"/>
        <w:rPr>
          <w:rFonts w:ascii="Times New Roman" w:eastAsia="Malgun Gothic" w:hAnsi="Times New Roman" w:cs="Times New Roman"/>
          <w:sz w:val="24"/>
          <w:szCs w:val="24"/>
        </w:rPr>
      </w:pPr>
    </w:p>
    <w:p w14:paraId="72CB7324" w14:textId="77777777" w:rsidR="00A25160" w:rsidRDefault="00A25160" w:rsidP="00A25160">
      <w:pPr>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Dear Dr.</w:t>
      </w:r>
      <w:r>
        <w:rPr>
          <w:rFonts w:ascii="Times New Roman" w:hAnsi="Times New Roman" w:cs="Times New Roman"/>
          <w:sz w:val="24"/>
          <w:szCs w:val="24"/>
          <w:shd w:val="clear" w:color="auto" w:fill="FAFAFA"/>
        </w:rPr>
        <w:t xml:space="preserve"> </w:t>
      </w:r>
      <w:r>
        <w:rPr>
          <w:rFonts w:ascii="Times New Roman" w:hAnsi="Times New Roman" w:cs="Times New Roman"/>
          <w:color w:val="000000"/>
          <w:sz w:val="24"/>
          <w:szCs w:val="24"/>
          <w:shd w:val="clear" w:color="auto" w:fill="FFFFFF"/>
        </w:rPr>
        <w:t>Norton</w:t>
      </w:r>
      <w:r>
        <w:rPr>
          <w:rFonts w:ascii="Times New Roman" w:eastAsia="Malgun Gothic" w:hAnsi="Times New Roman" w:cs="Times New Roman"/>
          <w:sz w:val="24"/>
          <w:szCs w:val="24"/>
        </w:rPr>
        <w:t>,</w:t>
      </w:r>
    </w:p>
    <w:p w14:paraId="193329E0" w14:textId="77777777" w:rsidR="00FF45A0" w:rsidRDefault="00FF45A0" w:rsidP="00FF45A0">
      <w:pPr>
        <w:spacing w:after="0" w:line="240" w:lineRule="auto"/>
        <w:rPr>
          <w:rFonts w:ascii="Times New Roman" w:eastAsia="Malgun Gothic" w:hAnsi="Times New Roman" w:cs="Times New Roman"/>
          <w:sz w:val="24"/>
          <w:szCs w:val="24"/>
        </w:rPr>
      </w:pPr>
    </w:p>
    <w:p w14:paraId="5ADA30F8" w14:textId="65F4C9F7" w:rsidR="00FF45A0" w:rsidRPr="004E59A1" w:rsidRDefault="00FF45A0" w:rsidP="00FF45A0">
      <w:pPr>
        <w:spacing w:after="0" w:line="240" w:lineRule="auto"/>
        <w:outlineLvl w:val="2"/>
        <w:rPr>
          <w:rFonts w:ascii="Times New Roman" w:hAnsi="Times New Roman" w:cs="Times New Roman"/>
          <w:sz w:val="24"/>
          <w:szCs w:val="24"/>
        </w:rPr>
      </w:pPr>
      <w:r>
        <w:rPr>
          <w:rFonts w:ascii="Times New Roman" w:eastAsia="Malgun Gothic" w:hAnsi="Times New Roman" w:cs="Times New Roman"/>
          <w:sz w:val="24"/>
          <w:szCs w:val="24"/>
        </w:rPr>
        <w:t xml:space="preserve">Please find the </w:t>
      </w:r>
      <w:r>
        <w:rPr>
          <w:rFonts w:ascii="Times New Roman" w:hAnsi="Times New Roman" w:cs="Times New Roman"/>
          <w:sz w:val="24"/>
          <w:szCs w:val="24"/>
        </w:rPr>
        <w:t>manuscript, titled “</w:t>
      </w:r>
      <w:r>
        <w:rPr>
          <w:rFonts w:ascii="Times New Roman" w:hAnsi="Times New Roman" w:cs="Times New Roman"/>
          <w:i/>
          <w:iCs/>
          <w:sz w:val="24"/>
          <w:szCs w:val="24"/>
        </w:rPr>
        <w:t>Association of Posttraumatic Growth with Covid-19 and Posttraumatic Stress: A Meta-analytic Review</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eastAsia="Malgun Gothic" w:hAnsi="Times New Roman" w:cs="Times New Roman"/>
          <w:sz w:val="24"/>
          <w:szCs w:val="24"/>
        </w:rPr>
        <w:t>uploaded</w:t>
      </w:r>
      <w:r>
        <w:rPr>
          <w:rFonts w:ascii="Times New Roman" w:hAnsi="Times New Roman" w:cs="Times New Roman"/>
          <w:sz w:val="24"/>
          <w:szCs w:val="24"/>
        </w:rPr>
        <w:t xml:space="preserve"> to</w:t>
      </w:r>
      <w:r>
        <w:rPr>
          <w:rFonts w:ascii="Times New Roman" w:eastAsia="Malgun Gothic" w:hAnsi="Times New Roman" w:cs="Times New Roman"/>
          <w:sz w:val="24"/>
          <w:szCs w:val="24"/>
        </w:rPr>
        <w:t xml:space="preserve"> </w:t>
      </w:r>
      <w:r w:rsidR="00A25160" w:rsidRPr="004E59A1">
        <w:rPr>
          <w:rStyle w:val="Emphasis"/>
          <w:rFonts w:ascii="Times New Roman" w:hAnsi="Times New Roman" w:cs="Times New Roman"/>
          <w:sz w:val="24"/>
          <w:szCs w:val="24"/>
          <w:shd w:val="clear" w:color="auto" w:fill="FFFFFF"/>
        </w:rPr>
        <w:t>The Lancet</w:t>
      </w:r>
      <w:r w:rsidR="00A25160">
        <w:rPr>
          <w:rFonts w:ascii="Times New Roman" w:hAnsi="Times New Roman" w:cs="Times New Roman"/>
          <w:sz w:val="24"/>
          <w:szCs w:val="24"/>
        </w:rPr>
        <w:t xml:space="preserve"> </w:t>
      </w:r>
      <w:r>
        <w:rPr>
          <w:rFonts w:ascii="Times New Roman" w:hAnsi="Times New Roman" w:cs="Times New Roman"/>
          <w:sz w:val="24"/>
          <w:szCs w:val="24"/>
        </w:rPr>
        <w:t>submission site. We hope that it</w:t>
      </w:r>
      <w:r>
        <w:rPr>
          <w:rFonts w:ascii="Times New Roman" w:hAnsi="Times New Roman" w:cs="Times New Roman"/>
          <w:i/>
          <w:sz w:val="24"/>
          <w:szCs w:val="24"/>
        </w:rPr>
        <w:t xml:space="preserve"> </w:t>
      </w:r>
      <w:r>
        <w:rPr>
          <w:rFonts w:ascii="Times New Roman" w:hAnsi="Times New Roman" w:cs="Times New Roman"/>
          <w:sz w:val="24"/>
          <w:szCs w:val="24"/>
        </w:rPr>
        <w:t>be considered for review</w:t>
      </w:r>
      <w:r>
        <w:rPr>
          <w:rFonts w:ascii="Times New Roman" w:eastAsia="Malgun Gothic" w:hAnsi="Times New Roman" w:cs="Times New Roman"/>
          <w:sz w:val="24"/>
          <w:szCs w:val="24"/>
        </w:rPr>
        <w:t xml:space="preserve"> by your editorial board. The manuscript</w:t>
      </w:r>
      <w:r>
        <w:rPr>
          <w:rFonts w:ascii="Times New Roman" w:hAnsi="Times New Roman" w:cs="Times New Roman"/>
          <w:sz w:val="24"/>
          <w:szCs w:val="24"/>
        </w:rPr>
        <w:t xml:space="preserve"> has not been </w:t>
      </w:r>
      <w:r>
        <w:rPr>
          <w:rFonts w:ascii="Times New Roman" w:eastAsia="Malgun Gothic" w:hAnsi="Times New Roman" w:cs="Times New Roman"/>
          <w:sz w:val="24"/>
          <w:szCs w:val="24"/>
        </w:rPr>
        <w:t xml:space="preserve">previously </w:t>
      </w:r>
      <w:r>
        <w:rPr>
          <w:rFonts w:ascii="Times New Roman" w:hAnsi="Times New Roman" w:cs="Times New Roman"/>
          <w:sz w:val="24"/>
          <w:szCs w:val="24"/>
        </w:rPr>
        <w:t xml:space="preserve">published nor </w:t>
      </w:r>
      <w:r>
        <w:rPr>
          <w:rFonts w:ascii="Times New Roman" w:eastAsia="Malgun Gothic" w:hAnsi="Times New Roman" w:cs="Times New Roman"/>
          <w:sz w:val="24"/>
          <w:szCs w:val="24"/>
        </w:rPr>
        <w:t xml:space="preserve">is it under consideration at another outlet; furthermore, </w:t>
      </w:r>
      <w:r>
        <w:rPr>
          <w:rFonts w:ascii="Times New Roman" w:hAnsi="Times New Roman" w:cs="Times New Roman"/>
          <w:sz w:val="24"/>
          <w:szCs w:val="24"/>
        </w:rPr>
        <w:t xml:space="preserve">the findings </w:t>
      </w:r>
      <w:r>
        <w:rPr>
          <w:rFonts w:ascii="Times New Roman" w:eastAsia="Malgun Gothic" w:hAnsi="Times New Roman" w:cs="Times New Roman"/>
          <w:sz w:val="24"/>
          <w:szCs w:val="24"/>
        </w:rPr>
        <w:t xml:space="preserve">have </w:t>
      </w:r>
      <w:r>
        <w:rPr>
          <w:rFonts w:ascii="Times New Roman" w:hAnsi="Times New Roman" w:cs="Times New Roman"/>
          <w:sz w:val="24"/>
          <w:szCs w:val="24"/>
        </w:rPr>
        <w:t xml:space="preserve">not been posted online. </w:t>
      </w:r>
    </w:p>
    <w:p w14:paraId="7F957594" w14:textId="77777777" w:rsidR="00FF45A0" w:rsidRDefault="00FF45A0" w:rsidP="00FF45A0">
      <w:pPr>
        <w:spacing w:after="0"/>
        <w:rPr>
          <w:rFonts w:ascii="Times New Roman" w:hAnsi="Times New Roman" w:cs="Times New Roman"/>
          <w:i/>
          <w:sz w:val="24"/>
          <w:szCs w:val="24"/>
        </w:rPr>
      </w:pPr>
    </w:p>
    <w:p w14:paraId="23CCA6A7" w14:textId="202EC681"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r>
        <w:rPr>
          <w:rFonts w:ascii="Times New Roman" w:eastAsia="Malgun Gothic" w:hAnsi="Times New Roman" w:cs="Times New Roman"/>
          <w:sz w:val="24"/>
          <w:szCs w:val="24"/>
        </w:rPr>
        <w:t xml:space="preserve">We assume that the finding will be of interest to the readers of </w:t>
      </w:r>
      <w:r w:rsidR="00FF641D" w:rsidRPr="00AF6BF3">
        <w:rPr>
          <w:rStyle w:val="Emphasis"/>
          <w:rFonts w:ascii="Times New Roman" w:hAnsi="Times New Roman" w:cs="Times New Roman"/>
          <w:sz w:val="24"/>
          <w:szCs w:val="24"/>
          <w:shd w:val="clear" w:color="auto" w:fill="FFFFFF"/>
        </w:rPr>
        <w:t>The Lancet</w:t>
      </w:r>
      <w:r w:rsidR="00FF641D">
        <w:rPr>
          <w:rFonts w:ascii="Times New Roman" w:hAnsi="Times New Roman" w:cs="Times New Roman"/>
          <w:sz w:val="24"/>
          <w:szCs w:val="24"/>
        </w:rPr>
        <w:t xml:space="preserve"> </w:t>
      </w:r>
      <w:r>
        <w:rPr>
          <w:rFonts w:ascii="Times New Roman" w:eastAsia="Malgun Gothic" w:hAnsi="Times New Roman" w:cs="Times New Roman"/>
          <w:sz w:val="24"/>
          <w:szCs w:val="24"/>
        </w:rPr>
        <w:t>because this interdisciplinary study p</w:t>
      </w:r>
      <w:r>
        <w:rPr>
          <w:rFonts w:ascii="Times New Roman" w:eastAsia="Calibri" w:hAnsi="Times New Roman" w:cs="Times New Roman"/>
          <w:sz w:val="24"/>
          <w:szCs w:val="24"/>
        </w:rPr>
        <w:t xml:space="preserve">rovides information on an aggregated outcome, PTG, in populations exposed to the Covid-19 Pandemic, the deadliest global disaster in the 21 </w:t>
      </w:r>
      <w:proofErr w:type="gramStart"/>
      <w:r>
        <w:rPr>
          <w:rFonts w:ascii="Times New Roman" w:eastAsia="Calibri" w:hAnsi="Times New Roman" w:cs="Times New Roman"/>
          <w:sz w:val="24"/>
          <w:szCs w:val="24"/>
        </w:rPr>
        <w:t>century</w:t>
      </w:r>
      <w:proofErr w:type="gramEnd"/>
      <w:r>
        <w:rPr>
          <w:rFonts w:ascii="Times New Roman" w:eastAsia="Malgun Gothic" w:hAnsi="Times New Roman" w:cs="Times New Roman"/>
          <w:sz w:val="24"/>
          <w:szCs w:val="24"/>
        </w:rPr>
        <w:t>.</w:t>
      </w:r>
      <w:r>
        <w:rPr>
          <w:rFonts w:ascii="Times New Roman" w:eastAsia="Calibri" w:hAnsi="Times New Roman" w:cs="Times New Roman"/>
          <w:sz w:val="24"/>
          <w:szCs w:val="24"/>
        </w:rPr>
        <w:t xml:space="preserve"> The under-investigated positive side of the major threat to humanity may have implications for patient-centered preventive and clinical care in coming decades. </w:t>
      </w:r>
    </w:p>
    <w:p w14:paraId="7D22201E"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p>
    <w:p w14:paraId="21371BBB" w14:textId="3D821669" w:rsidR="00FF45A0" w:rsidRDefault="00FF45A0" w:rsidP="00FF45A0">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All authors have contributed substantively to developing this manuscript and agreed to be a co-author. </w:t>
      </w:r>
      <w:r>
        <w:rPr>
          <w:rFonts w:ascii="Times New Roman" w:hAnsi="Times New Roman" w:cs="Times New Roman"/>
          <w:sz w:val="24"/>
          <w:szCs w:val="24"/>
        </w:rPr>
        <w:t xml:space="preserve">The authors declare that there are no conflicts of interest. Because this first meta-analysis on this topic in the context of Covid-19 use only published data, the human subject application is not relevant. We do not know which sub-journal under the system of </w:t>
      </w:r>
      <w:r w:rsidR="00FF641D" w:rsidRPr="00AF6BF3">
        <w:rPr>
          <w:rStyle w:val="Emphasis"/>
          <w:rFonts w:ascii="Times New Roman" w:hAnsi="Times New Roman" w:cs="Times New Roman"/>
          <w:sz w:val="24"/>
          <w:szCs w:val="24"/>
          <w:shd w:val="clear" w:color="auto" w:fill="FFFFFF"/>
        </w:rPr>
        <w:t>The Lancet</w:t>
      </w:r>
      <w:r w:rsidR="00FF641D">
        <w:rPr>
          <w:rFonts w:ascii="Times New Roman" w:hAnsi="Times New Roman" w:cs="Times New Roman"/>
          <w:sz w:val="24"/>
          <w:szCs w:val="24"/>
        </w:rPr>
        <w:t xml:space="preserve"> </w:t>
      </w:r>
      <w:r>
        <w:rPr>
          <w:rFonts w:ascii="Times New Roman" w:hAnsi="Times New Roman" w:cs="Times New Roman"/>
          <w:sz w:val="24"/>
          <w:szCs w:val="24"/>
        </w:rPr>
        <w:t>will be suitable for this topic. But we trust that you will direct it to the appropriate one.</w:t>
      </w:r>
      <w:r>
        <w:rPr>
          <w:rFonts w:ascii="Times New Roman" w:hAnsi="Times New Roman" w:cs="Times New Roman"/>
          <w:i/>
          <w:iCs/>
          <w:sz w:val="24"/>
          <w:szCs w:val="24"/>
        </w:rPr>
        <w:t xml:space="preserve"> </w:t>
      </w:r>
    </w:p>
    <w:p w14:paraId="5A2FA016" w14:textId="77777777" w:rsidR="00FF45A0" w:rsidRDefault="00FF45A0" w:rsidP="00FF45A0">
      <w:pPr>
        <w:spacing w:after="0" w:line="240" w:lineRule="auto"/>
        <w:rPr>
          <w:rFonts w:ascii="Times New Roman" w:hAnsi="Times New Roman" w:cs="Times New Roman"/>
          <w:sz w:val="24"/>
          <w:szCs w:val="24"/>
        </w:rPr>
      </w:pPr>
    </w:p>
    <w:p w14:paraId="701D4CF2" w14:textId="0826AF07" w:rsidR="00FF45A0" w:rsidRDefault="00FF45A0"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make the manuscript short, all subgroup figures are in the Appendix for provision upon request. If you consider that they are acceptable within the desirable length, we can put it back. </w:t>
      </w:r>
      <w:r w:rsidR="000D6F51">
        <w:rPr>
          <w:rFonts w:ascii="Times New Roman" w:hAnsi="Times New Roman" w:cs="Times New Roman"/>
          <w:sz w:val="24"/>
          <w:szCs w:val="24"/>
        </w:rPr>
        <w:t xml:space="preserve">One more issue, there are more citations than </w:t>
      </w:r>
      <w:r w:rsidR="001D08DD">
        <w:rPr>
          <w:rFonts w:ascii="Times New Roman" w:hAnsi="Times New Roman" w:cs="Times New Roman"/>
          <w:sz w:val="24"/>
          <w:szCs w:val="24"/>
        </w:rPr>
        <w:t xml:space="preserve">the # in </w:t>
      </w:r>
      <w:r w:rsidR="000D6F51">
        <w:rPr>
          <w:rFonts w:ascii="Times New Roman" w:hAnsi="Times New Roman" w:cs="Times New Roman"/>
          <w:sz w:val="24"/>
          <w:szCs w:val="24"/>
        </w:rPr>
        <w:t>one of the limit instructions.</w:t>
      </w:r>
      <w:r w:rsidR="001D08DD">
        <w:rPr>
          <w:rFonts w:ascii="Times New Roman" w:hAnsi="Times New Roman" w:cs="Times New Roman"/>
          <w:sz w:val="24"/>
          <w:szCs w:val="24"/>
        </w:rPr>
        <w:t xml:space="preserve"> </w:t>
      </w:r>
      <w:proofErr w:type="gramStart"/>
      <w:r w:rsidR="001D08DD">
        <w:rPr>
          <w:rFonts w:ascii="Times New Roman" w:hAnsi="Times New Roman" w:cs="Times New Roman"/>
          <w:sz w:val="24"/>
          <w:szCs w:val="24"/>
        </w:rPr>
        <w:t>But,</w:t>
      </w:r>
      <w:proofErr w:type="gramEnd"/>
      <w:r w:rsidR="001D08DD">
        <w:rPr>
          <w:rFonts w:ascii="Times New Roman" w:hAnsi="Times New Roman" w:cs="Times New Roman"/>
          <w:sz w:val="24"/>
          <w:szCs w:val="24"/>
        </w:rPr>
        <w:t xml:space="preserve"> our text is several hundred below the word limit. If RR is granted, we are willing to cut more</w:t>
      </w:r>
      <w:r w:rsidR="000B4B24">
        <w:rPr>
          <w:rFonts w:ascii="Times New Roman" w:hAnsi="Times New Roman" w:cs="Times New Roman"/>
          <w:sz w:val="24"/>
          <w:szCs w:val="24"/>
        </w:rPr>
        <w:t xml:space="preserve"> on requests.</w:t>
      </w:r>
    </w:p>
    <w:p w14:paraId="2F1DE1C4" w14:textId="57D0BBB3" w:rsidR="00FF45A0" w:rsidRDefault="000D6F51" w:rsidP="000B4B24">
      <w:pPr>
        <w:tabs>
          <w:tab w:val="left" w:pos="6263"/>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ab/>
      </w:r>
    </w:p>
    <w:p w14:paraId="286AEDCD" w14:textId="42A281ED" w:rsidR="00FF45A0" w:rsidRDefault="00FF45A0" w:rsidP="00FF45A0">
      <w:pPr>
        <w:tabs>
          <w:tab w:val="left" w:pos="10080"/>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Thank you for your attention! We look forward to hearing your editorial decision.</w:t>
      </w:r>
    </w:p>
    <w:p w14:paraId="2931A3E5" w14:textId="77777777" w:rsidR="00FF45A0" w:rsidRDefault="00FF45A0" w:rsidP="00FF45A0">
      <w:pPr>
        <w:spacing w:after="0"/>
        <w:rPr>
          <w:rFonts w:ascii="Times New Roman" w:hAnsi="Times New Roman" w:cs="Times New Roman"/>
          <w:sz w:val="24"/>
          <w:szCs w:val="24"/>
        </w:rPr>
      </w:pPr>
    </w:p>
    <w:p w14:paraId="202A1EFF" w14:textId="77777777" w:rsidR="004E59A1" w:rsidRDefault="004E59A1" w:rsidP="00FF45A0">
      <w:pPr>
        <w:spacing w:after="0"/>
        <w:rPr>
          <w:rFonts w:ascii="Times New Roman" w:hAnsi="Times New Roman" w:cs="Times New Roman"/>
          <w:sz w:val="24"/>
          <w:szCs w:val="24"/>
        </w:rPr>
      </w:pPr>
    </w:p>
    <w:p w14:paraId="70695A89" w14:textId="3374BAAC"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Amy L. Ai, PhD</w:t>
      </w:r>
    </w:p>
    <w:p w14:paraId="14C32B83"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FSU Distinguished Research Professor</w:t>
      </w:r>
    </w:p>
    <w:p w14:paraId="1E69103E" w14:textId="77777777" w:rsidR="00FF45A0" w:rsidRPr="006E290D" w:rsidRDefault="00FF45A0" w:rsidP="00FF45A0">
      <w:pPr>
        <w:pStyle w:val="BodyText"/>
        <w:spacing w:after="0" w:line="480" w:lineRule="auto"/>
        <w:jc w:val="center"/>
        <w:rPr>
          <w:lang w:val="en-US"/>
        </w:rPr>
      </w:pPr>
    </w:p>
    <w:p w14:paraId="3FA0D139" w14:textId="77777777" w:rsidR="00FF45A0" w:rsidRDefault="00FF45A0" w:rsidP="00FF45A0">
      <w:pPr>
        <w:spacing w:after="0" w:line="480" w:lineRule="auto"/>
        <w:jc w:val="center"/>
        <w:rPr>
          <w:rFonts w:ascii="Times New Roman" w:hAnsi="Times New Roman" w:cs="Times New Roman"/>
          <w:b/>
          <w:bCs/>
          <w:iCs/>
          <w:sz w:val="24"/>
          <w:szCs w:val="24"/>
        </w:rPr>
      </w:pPr>
    </w:p>
    <w:p w14:paraId="1787421D" w14:textId="77777777" w:rsidR="00FF45A0" w:rsidRPr="006E290D" w:rsidRDefault="00FF45A0" w:rsidP="00FF45A0">
      <w:pPr>
        <w:pStyle w:val="BodyText"/>
        <w:spacing w:after="0" w:line="480" w:lineRule="auto"/>
        <w:jc w:val="center"/>
        <w:rPr>
          <w:lang w:val="en-US"/>
        </w:rPr>
      </w:pPr>
    </w:p>
    <w:p w14:paraId="3B00142C"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Association of Posttraumatic Growth with Covid-19 and Posttraumatic Stress: </w:t>
      </w:r>
    </w:p>
    <w:p w14:paraId="0D12BA53"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2282A991" w14:textId="77777777" w:rsidR="00FF45A0" w:rsidRDefault="00FF45A0" w:rsidP="00FF45A0">
      <w:pPr>
        <w:spacing w:after="0" w:line="480" w:lineRule="auto"/>
        <w:jc w:val="center"/>
        <w:rPr>
          <w:rFonts w:ascii="Times New Roman" w:hAnsi="Times New Roman" w:cs="Times New Roman"/>
          <w:b/>
          <w:bCs/>
          <w:sz w:val="24"/>
          <w:szCs w:val="24"/>
        </w:rPr>
      </w:pPr>
    </w:p>
    <w:p w14:paraId="09AFE7FC" w14:textId="77777777" w:rsidR="00FF45A0" w:rsidRDefault="00FF45A0" w:rsidP="00FF45A0">
      <w:pPr>
        <w:spacing w:after="0" w:line="480" w:lineRule="auto"/>
        <w:jc w:val="center"/>
        <w:rPr>
          <w:rFonts w:ascii="Times New Roman" w:hAnsi="Times New Roman" w:cs="Times New Roman"/>
          <w:b/>
          <w:bCs/>
          <w:sz w:val="24"/>
          <w:szCs w:val="24"/>
        </w:rPr>
      </w:pPr>
    </w:p>
    <w:p w14:paraId="3C636CE3" w14:textId="77777777" w:rsidR="00FF45A0" w:rsidRDefault="00FF45A0" w:rsidP="00FF45A0">
      <w:pPr>
        <w:spacing w:after="0" w:line="480" w:lineRule="auto"/>
        <w:contextualSpacing/>
        <w:jc w:val="center"/>
        <w:rPr>
          <w:rFonts w:ascii="Times New Roman" w:hAnsi="Times New Roman" w:cs="Times New Roman"/>
          <w:sz w:val="24"/>
          <w:szCs w:val="24"/>
          <w:lang w:val="it-IT"/>
        </w:rPr>
      </w:pPr>
      <w:r>
        <w:rPr>
          <w:rFonts w:ascii="Times New Roman" w:eastAsia="Malgun Gothic" w:hAnsi="Times New Roman" w:cs="Times New Roman"/>
          <w:sz w:val="24"/>
          <w:szCs w:val="24"/>
          <w:lang w:val="it-IT"/>
        </w:rPr>
        <w:t>Amy L. Ai, PhD</w:t>
      </w:r>
      <w:r>
        <w:rPr>
          <w:rFonts w:ascii="Times New Roman" w:eastAsia="Malgun Gothic" w:hAnsi="Times New Roman" w:cs="Times New Roman"/>
          <w:sz w:val="24"/>
          <w:szCs w:val="24"/>
          <w:vertAlign w:val="superscript"/>
          <w:lang w:val="it-IT"/>
        </w:rPr>
        <w:t>1</w:t>
      </w:r>
    </w:p>
    <w:p w14:paraId="4D551F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lang w:val="it-IT"/>
        </w:rPr>
      </w:pPr>
      <w:r>
        <w:rPr>
          <w:rFonts w:ascii="Times New Roman" w:hAnsi="Times New Roman" w:cs="Times New Roman"/>
          <w:sz w:val="24"/>
          <w:szCs w:val="24"/>
          <w:lang w:val="it-IT"/>
        </w:rPr>
        <w:t>Qizhou Duan, MS</w:t>
      </w:r>
      <w:r>
        <w:rPr>
          <w:rFonts w:ascii="Times New Roman" w:eastAsia="Malgun Gothic" w:hAnsi="Times New Roman" w:cs="Times New Roman"/>
          <w:sz w:val="24"/>
          <w:szCs w:val="24"/>
          <w:vertAlign w:val="superscript"/>
          <w:lang w:val="it-IT"/>
        </w:rPr>
        <w:t>2</w:t>
      </w:r>
    </w:p>
    <w:p w14:paraId="5596EBBB"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 xml:space="preserve">Marguerite </w:t>
      </w:r>
      <w:proofErr w:type="spellStart"/>
      <w:r>
        <w:rPr>
          <w:rFonts w:ascii="Times New Roman" w:hAnsi="Times New Roman" w:cs="Times New Roman"/>
          <w:sz w:val="24"/>
          <w:szCs w:val="24"/>
        </w:rPr>
        <w:t>Rwil</w:t>
      </w:r>
      <w:proofErr w:type="spellEnd"/>
      <w:r>
        <w:rPr>
          <w:rFonts w:ascii="Times New Roman" w:hAnsi="Times New Roman" w:cs="Times New Roman"/>
          <w:sz w:val="24"/>
          <w:szCs w:val="24"/>
        </w:rPr>
        <w:t>, UROP RA</w:t>
      </w:r>
      <w:r>
        <w:rPr>
          <w:rFonts w:ascii="Times New Roman" w:eastAsia="Malgun Gothic" w:hAnsi="Times New Roman" w:cs="Times New Roman"/>
          <w:sz w:val="24"/>
          <w:szCs w:val="24"/>
          <w:vertAlign w:val="superscript"/>
        </w:rPr>
        <w:t>3</w:t>
      </w:r>
    </w:p>
    <w:p w14:paraId="19DE431F"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Henry Carrett, PhD, MPH</w:t>
      </w:r>
      <w:r>
        <w:rPr>
          <w:rFonts w:ascii="Times New Roman" w:eastAsia="Malgun Gothic" w:hAnsi="Times New Roman" w:cs="Times New Roman"/>
          <w:sz w:val="24"/>
          <w:szCs w:val="24"/>
          <w:vertAlign w:val="superscript"/>
        </w:rPr>
        <w:t>34</w:t>
      </w:r>
    </w:p>
    <w:p w14:paraId="7EC1BC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p>
    <w:p w14:paraId="695A01FE"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3D0B514E" w14:textId="77777777" w:rsidR="00FF45A0" w:rsidRDefault="00FF45A0" w:rsidP="00FF45A0">
      <w:pPr>
        <w:spacing w:after="0" w:line="480" w:lineRule="auto"/>
        <w:jc w:val="center"/>
        <w:rPr>
          <w:rFonts w:ascii="Times New Roman" w:hAnsi="Times New Roman" w:cs="Times New Roman"/>
          <w:b/>
          <w:bCs/>
          <w:sz w:val="24"/>
          <w:szCs w:val="24"/>
        </w:rPr>
      </w:pPr>
    </w:p>
    <w:p w14:paraId="763AE39E" w14:textId="77777777" w:rsidR="00FF45A0" w:rsidRDefault="00FF45A0" w:rsidP="00FF45A0">
      <w:pPr>
        <w:spacing w:after="0" w:line="480" w:lineRule="auto"/>
        <w:jc w:val="center"/>
        <w:rPr>
          <w:rFonts w:ascii="Times New Roman" w:hAnsi="Times New Roman" w:cs="Times New Roman"/>
          <w:sz w:val="24"/>
          <w:szCs w:val="24"/>
        </w:rPr>
      </w:pPr>
    </w:p>
    <w:p w14:paraId="4C3B0CC6" w14:textId="4F591823"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bookmarkStart w:id="1" w:name="_Hlk154998966"/>
      <w:r w:rsidR="002F2F0D">
        <w:rPr>
          <w:rFonts w:ascii="Times New Roman" w:hAnsi="Times New Roman" w:cs="Times New Roman"/>
          <w:sz w:val="24"/>
          <w:szCs w:val="24"/>
        </w:rPr>
        <w:t>0</w:t>
      </w:r>
      <w:r w:rsidR="00F504A2">
        <w:rPr>
          <w:rFonts w:ascii="Times New Roman" w:hAnsi="Times New Roman" w:cs="Times New Roman"/>
          <w:sz w:val="24"/>
          <w:szCs w:val="24"/>
        </w:rPr>
        <w:t>2</w:t>
      </w:r>
      <w:r>
        <w:rPr>
          <w:rFonts w:ascii="Times New Roman" w:hAnsi="Times New Roman" w:cs="Times New Roman"/>
          <w:sz w:val="24"/>
          <w:szCs w:val="24"/>
        </w:rPr>
        <w:t>/</w:t>
      </w:r>
      <w:r w:rsidR="00602C18">
        <w:rPr>
          <w:rFonts w:ascii="Times New Roman" w:hAnsi="Times New Roman" w:cs="Times New Roman"/>
          <w:sz w:val="24"/>
          <w:szCs w:val="24"/>
        </w:rPr>
        <w:t>1</w:t>
      </w:r>
      <w:r w:rsidR="00396DE2">
        <w:rPr>
          <w:rFonts w:ascii="Times New Roman" w:hAnsi="Times New Roman" w:cs="Times New Roman"/>
          <w:sz w:val="24"/>
          <w:szCs w:val="24"/>
        </w:rPr>
        <w:t>0</w:t>
      </w:r>
      <w:r>
        <w:rPr>
          <w:rFonts w:ascii="Times New Roman" w:hAnsi="Times New Roman" w:cs="Times New Roman"/>
          <w:sz w:val="24"/>
          <w:szCs w:val="24"/>
        </w:rPr>
        <w:t>/202</w:t>
      </w:r>
      <w:r w:rsidR="003500AA">
        <w:rPr>
          <w:rFonts w:ascii="Times New Roman" w:hAnsi="Times New Roman" w:cs="Times New Roman"/>
          <w:sz w:val="24"/>
          <w:szCs w:val="24"/>
        </w:rPr>
        <w:t>4</w:t>
      </w:r>
      <w:r>
        <w:rPr>
          <w:rFonts w:ascii="Times New Roman" w:hAnsi="Times New Roman" w:cs="Times New Roman"/>
          <w:sz w:val="24"/>
          <w:szCs w:val="24"/>
        </w:rPr>
        <w:t xml:space="preserve">, </w:t>
      </w:r>
      <w:bookmarkEnd w:id="1"/>
      <w:r w:rsidR="003500AA">
        <w:rPr>
          <w:rFonts w:ascii="Times New Roman" w:hAnsi="Times New Roman" w:cs="Times New Roman"/>
          <w:sz w:val="24"/>
          <w:szCs w:val="24"/>
        </w:rPr>
        <w:t>i</w:t>
      </w:r>
      <w:r>
        <w:rPr>
          <w:rFonts w:ascii="Times New Roman" w:hAnsi="Times New Roman" w:cs="Times New Roman"/>
          <w:sz w:val="24"/>
          <w:szCs w:val="24"/>
        </w:rPr>
        <w:t xml:space="preserve">n Submission to </w:t>
      </w:r>
      <w:r w:rsidR="004E59A1" w:rsidRPr="00AF6BF3">
        <w:rPr>
          <w:rStyle w:val="Emphasis"/>
          <w:rFonts w:ascii="Times New Roman" w:hAnsi="Times New Roman" w:cs="Times New Roman"/>
          <w:sz w:val="24"/>
          <w:szCs w:val="24"/>
          <w:shd w:val="clear" w:color="auto" w:fill="FFFFFF"/>
        </w:rPr>
        <w:t>The Lancet</w:t>
      </w:r>
      <w:r>
        <w:rPr>
          <w:rFonts w:ascii="Times New Roman" w:hAnsi="Times New Roman" w:cs="Times New Roman"/>
          <w:sz w:val="24"/>
          <w:szCs w:val="24"/>
        </w:rPr>
        <w:t>)</w:t>
      </w:r>
    </w:p>
    <w:p w14:paraId="1065E2D2" w14:textId="77777777" w:rsidR="00FF45A0" w:rsidRDefault="00FF45A0" w:rsidP="00FF45A0">
      <w:pPr>
        <w:spacing w:after="0" w:line="480" w:lineRule="auto"/>
        <w:rPr>
          <w:rFonts w:ascii="Times New Roman" w:eastAsia="Malgun Gothic" w:hAnsi="Times New Roman" w:cs="Times New Roman"/>
          <w:sz w:val="24"/>
          <w:szCs w:val="24"/>
        </w:rPr>
      </w:pPr>
    </w:p>
    <w:p w14:paraId="2FBB526E" w14:textId="77777777" w:rsidR="00FF45A0" w:rsidRDefault="00FF45A0" w:rsidP="00FF45A0">
      <w:pPr>
        <w:pStyle w:val="Heading3"/>
        <w:shd w:val="clear" w:color="auto" w:fill="FFFFFF" w:themeFill="background1"/>
        <w:spacing w:beforeAutospacing="0" w:after="0" w:afterAutospacing="0" w:line="300" w:lineRule="atLeast"/>
        <w:rPr>
          <w:b w:val="0"/>
          <w:bCs w:val="0"/>
          <w:sz w:val="24"/>
          <w:szCs w:val="24"/>
        </w:rPr>
      </w:pPr>
      <w:r>
        <w:rPr>
          <w:rFonts w:eastAsia="Malgun Gothic"/>
          <w:sz w:val="24"/>
          <w:szCs w:val="24"/>
        </w:rPr>
        <w:t xml:space="preserve">1. Corresponding author: Distinguished Research Professor, </w:t>
      </w:r>
      <w:r>
        <w:rPr>
          <w:sz w:val="24"/>
          <w:szCs w:val="24"/>
        </w:rPr>
        <w:t>Colleges of Social Work, Medicine (Social Medicine and Behavioral Science), and Nursing</w:t>
      </w:r>
      <w:r>
        <w:rPr>
          <w:rFonts w:eastAsia="Malgun Gothic"/>
          <w:sz w:val="24"/>
          <w:szCs w:val="24"/>
        </w:rPr>
        <w:t>, 2570 University Center Building C, Florida State University (FSU), Tallahassee, FL, 32306;  amyai8@gmail.com</w:t>
      </w:r>
      <w:r>
        <w:rPr>
          <w:rFonts w:eastAsia="Malgun Gothic"/>
          <w:b w:val="0"/>
          <w:bCs w:val="0"/>
          <w:sz w:val="24"/>
          <w:szCs w:val="24"/>
        </w:rPr>
        <w:t xml:space="preserve">2. </w:t>
      </w:r>
    </w:p>
    <w:p w14:paraId="40560C05" w14:textId="77777777" w:rsidR="00FF45A0" w:rsidRDefault="00FF45A0" w:rsidP="00FF45A0">
      <w:pPr>
        <w:spacing w:after="0"/>
        <w:contextualSpacing/>
        <w:rPr>
          <w:rFonts w:ascii="Times New Roman" w:hAnsi="Times New Roman" w:cs="Times New Roman"/>
          <w:iCs/>
          <w:sz w:val="24"/>
          <w:szCs w:val="24"/>
        </w:rPr>
      </w:pPr>
      <w:r>
        <w:rPr>
          <w:rFonts w:ascii="Times New Roman" w:hAnsi="Times New Roman" w:cs="Times New Roman"/>
          <w:iCs/>
          <w:sz w:val="24"/>
          <w:szCs w:val="24"/>
        </w:rPr>
        <w:t>2. Department of Psychology, University of Notre Dame</w:t>
      </w:r>
      <w:r w:rsidRPr="001F214D">
        <w:rPr>
          <w:rFonts w:ascii="Times New Roman" w:hAnsi="Times New Roman" w:cs="Times New Roman"/>
          <w:iCs/>
          <w:sz w:val="24"/>
          <w:szCs w:val="24"/>
        </w:rPr>
        <w:t>, qduan@nd.edu</w:t>
      </w:r>
    </w:p>
    <w:p w14:paraId="4017EF49" w14:textId="77777777" w:rsidR="00FF45A0" w:rsidRDefault="00FF45A0" w:rsidP="00FF45A0">
      <w:pPr>
        <w:spacing w:after="0"/>
        <w:contextualSpacing/>
        <w:rPr>
          <w:rFonts w:ascii="Times New Roman" w:hAnsi="Times New Roman" w:cs="Times New Roman"/>
          <w:sz w:val="24"/>
          <w:szCs w:val="24"/>
        </w:rPr>
      </w:pPr>
      <w:r w:rsidRPr="13A37748">
        <w:rPr>
          <w:rFonts w:ascii="Times New Roman" w:hAnsi="Times New Roman" w:cs="Times New Roman"/>
          <w:sz w:val="24"/>
          <w:szCs w:val="24"/>
        </w:rPr>
        <w:t>3. Undergraduate Research Assistant, msr21b@fsu.edu</w:t>
      </w:r>
    </w:p>
    <w:p w14:paraId="7143AAB1" w14:textId="77777777" w:rsidR="00FF45A0" w:rsidRPr="00ED7C48" w:rsidRDefault="00FF45A0" w:rsidP="00FF45A0">
      <w:pPr>
        <w:spacing w:after="0"/>
        <w:contextualSpacing/>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4. </w:t>
      </w:r>
      <w:r w:rsidRPr="00C33C0E">
        <w:rPr>
          <w:rFonts w:ascii="Times New Roman" w:hAnsi="Times New Roman" w:cs="Times New Roman"/>
          <w:sz w:val="24"/>
          <w:szCs w:val="24"/>
        </w:rPr>
        <w:t xml:space="preserve">Colleges of Social Work, Medicine (Social Medicine and Behavioral Science), FSU, </w:t>
      </w:r>
      <w:r w:rsidRPr="00ED7C48">
        <w:rPr>
          <w:rFonts w:ascii="Times New Roman" w:eastAsia="Malgun Gothic" w:hAnsi="Times New Roman" w:cs="Times New Roman"/>
          <w:sz w:val="24"/>
          <w:szCs w:val="24"/>
        </w:rPr>
        <w:t>hjcarret@gmail.com</w:t>
      </w:r>
    </w:p>
    <w:p w14:paraId="4BF84D13" w14:textId="77777777" w:rsidR="00FF45A0" w:rsidRPr="00ED7C48" w:rsidRDefault="00FF45A0" w:rsidP="00FF45A0">
      <w:pPr>
        <w:spacing w:after="0"/>
        <w:contextualSpacing/>
        <w:rPr>
          <w:rFonts w:ascii="Times New Roman" w:hAnsi="Times New Roman" w:cs="Times New Roman"/>
          <w:iCs/>
          <w:sz w:val="24"/>
          <w:szCs w:val="24"/>
        </w:rPr>
      </w:pPr>
    </w:p>
    <w:p w14:paraId="0FB1A6A6" w14:textId="77777777" w:rsidR="00FF45A0" w:rsidRPr="00ED7C48" w:rsidRDefault="00FF45A0" w:rsidP="00FF45A0">
      <w:pPr>
        <w:spacing w:after="0"/>
        <w:contextualSpacing/>
        <w:rPr>
          <w:rFonts w:ascii="Times New Roman" w:hAnsi="Times New Roman" w:cs="Times New Roman"/>
          <w:iCs/>
          <w:sz w:val="24"/>
          <w:szCs w:val="24"/>
        </w:rPr>
      </w:pPr>
    </w:p>
    <w:p w14:paraId="2D52F27E" w14:textId="77777777" w:rsidR="00FF45A0" w:rsidRDefault="00FF45A0" w:rsidP="00FF45A0">
      <w:pPr>
        <w:spacing w:after="0"/>
        <w:contextualSpacing/>
        <w:rPr>
          <w:rFonts w:ascii="Times New Roman" w:hAnsi="Times New Roman" w:cs="Times New Roman"/>
          <w:iCs/>
          <w:sz w:val="24"/>
          <w:szCs w:val="24"/>
        </w:rPr>
      </w:pPr>
    </w:p>
    <w:p w14:paraId="622D8A7D" w14:textId="77777777" w:rsidR="00FF45A0" w:rsidRDefault="00FF45A0" w:rsidP="00FF45A0">
      <w:pPr>
        <w:spacing w:after="0"/>
        <w:rPr>
          <w:rFonts w:ascii="Times New Roman" w:hAnsi="Times New Roman" w:cs="Times New Roman"/>
          <w:sz w:val="24"/>
          <w:szCs w:val="24"/>
        </w:rPr>
        <w:sectPr w:rsidR="00FF45A0" w:rsidSect="00723CDE">
          <w:footerReference w:type="default" r:id="rId10"/>
          <w:pgSz w:w="12240" w:h="15840"/>
          <w:pgMar w:top="1440" w:right="1440" w:bottom="1440" w:left="1440" w:header="0" w:footer="0" w:gutter="0"/>
          <w:pgNumType w:start="1"/>
          <w:cols w:space="720"/>
          <w:formProt w:val="0"/>
          <w:docGrid w:linePitch="100" w:charSpace="4096"/>
        </w:sectPr>
      </w:pPr>
      <w:r>
        <w:rPr>
          <w:rFonts w:ascii="Times New Roman" w:hAnsi="Times New Roman" w:cs="Times New Roman"/>
          <w:b/>
          <w:bCs/>
          <w:i/>
          <w:sz w:val="24"/>
          <w:szCs w:val="24"/>
        </w:rPr>
        <w:t xml:space="preserve">Authors’ note: </w:t>
      </w:r>
      <w:proofErr w:type="gramStart"/>
      <w:r>
        <w:rPr>
          <w:rFonts w:ascii="Times New Roman" w:hAnsi="Times New Roman" w:cs="Times New Roman"/>
          <w:sz w:val="24"/>
          <w:szCs w:val="24"/>
        </w:rPr>
        <w:t>…..</w:t>
      </w:r>
      <w:proofErr w:type="gramEnd"/>
    </w:p>
    <w:p w14:paraId="0826B887" w14:textId="77777777" w:rsidR="00FF45A0" w:rsidRDefault="00FF45A0" w:rsidP="00FF45A0">
      <w:pPr>
        <w:spacing w:after="0" w:line="480" w:lineRule="auto"/>
        <w:jc w:val="center"/>
        <w:rPr>
          <w:rFonts w:ascii="Times New Roman" w:hAnsi="Times New Roman" w:cs="Times New Roman"/>
          <w:b/>
          <w:bCs/>
          <w:sz w:val="24"/>
          <w:szCs w:val="24"/>
        </w:rPr>
      </w:pPr>
    </w:p>
    <w:p w14:paraId="5081C1B9" w14:textId="77777777" w:rsidR="00FF45A0" w:rsidRDefault="00FF45A0" w:rsidP="00FF45A0">
      <w:pPr>
        <w:spacing w:after="0" w:line="480" w:lineRule="auto"/>
        <w:jc w:val="center"/>
        <w:rPr>
          <w:rFonts w:ascii="Times New Roman" w:hAnsi="Times New Roman" w:cs="Times New Roman"/>
          <w:b/>
          <w:bCs/>
          <w:sz w:val="24"/>
          <w:szCs w:val="24"/>
        </w:rPr>
      </w:pPr>
    </w:p>
    <w:p w14:paraId="1CF1B644" w14:textId="77777777" w:rsidR="00FF45A0" w:rsidRDefault="00FF45A0" w:rsidP="00FF45A0">
      <w:pPr>
        <w:spacing w:after="0" w:line="480" w:lineRule="auto"/>
        <w:jc w:val="center"/>
        <w:rPr>
          <w:rFonts w:ascii="Times New Roman" w:hAnsi="Times New Roman" w:cs="Times New Roman"/>
          <w:b/>
          <w:bCs/>
          <w:sz w:val="24"/>
          <w:szCs w:val="24"/>
        </w:rPr>
      </w:pPr>
    </w:p>
    <w:p w14:paraId="7FEA234B"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Association of Posttraumatic Growth with Covid-19 and Posttraumatic Stress:</w:t>
      </w:r>
    </w:p>
    <w:p w14:paraId="5458F738"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74110CA9" w14:textId="77777777" w:rsidR="00FF45A0" w:rsidRDefault="00FF45A0" w:rsidP="00FF45A0">
      <w:pPr>
        <w:spacing w:after="0" w:line="480" w:lineRule="auto"/>
        <w:jc w:val="center"/>
        <w:rPr>
          <w:rFonts w:ascii="Times New Roman" w:hAnsi="Times New Roman" w:cs="Times New Roman"/>
          <w:b/>
          <w:bCs/>
          <w:sz w:val="24"/>
          <w:szCs w:val="24"/>
        </w:rPr>
      </w:pPr>
    </w:p>
    <w:p w14:paraId="4D1FB01F"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53B4717F" w14:textId="77777777" w:rsidR="00FF45A0" w:rsidRDefault="00FF45A0" w:rsidP="00FF45A0">
      <w:pPr>
        <w:spacing w:after="0" w:line="480" w:lineRule="auto"/>
        <w:jc w:val="center"/>
        <w:rPr>
          <w:rFonts w:ascii="Times New Roman" w:hAnsi="Times New Roman" w:cs="Times New Roman"/>
          <w:b/>
          <w:bCs/>
          <w:sz w:val="24"/>
          <w:szCs w:val="24"/>
        </w:rPr>
      </w:pPr>
    </w:p>
    <w:p w14:paraId="4C7305FA" w14:textId="77777777" w:rsidR="00FF45A0" w:rsidRDefault="00FF45A0" w:rsidP="00FF45A0">
      <w:pPr>
        <w:spacing w:after="0" w:line="480" w:lineRule="auto"/>
        <w:jc w:val="center"/>
        <w:rPr>
          <w:rFonts w:ascii="Times New Roman" w:hAnsi="Times New Roman" w:cs="Times New Roman"/>
          <w:sz w:val="24"/>
          <w:szCs w:val="24"/>
        </w:rPr>
      </w:pPr>
    </w:p>
    <w:p w14:paraId="73B936C9" w14:textId="5FA0EE7B"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r w:rsidR="00F504A2">
        <w:rPr>
          <w:rFonts w:ascii="Times New Roman" w:hAnsi="Times New Roman" w:cs="Times New Roman"/>
          <w:sz w:val="24"/>
          <w:szCs w:val="24"/>
        </w:rPr>
        <w:t>02/</w:t>
      </w:r>
      <w:r w:rsidR="00602C18">
        <w:rPr>
          <w:rFonts w:ascii="Times New Roman" w:hAnsi="Times New Roman" w:cs="Times New Roman"/>
          <w:sz w:val="24"/>
          <w:szCs w:val="24"/>
        </w:rPr>
        <w:t>100</w:t>
      </w:r>
      <w:r w:rsidR="003500AA">
        <w:rPr>
          <w:rFonts w:ascii="Times New Roman" w:hAnsi="Times New Roman" w:cs="Times New Roman"/>
          <w:sz w:val="24"/>
          <w:szCs w:val="24"/>
        </w:rPr>
        <w:t>/2024, i</w:t>
      </w:r>
      <w:r>
        <w:rPr>
          <w:rFonts w:ascii="Times New Roman" w:hAnsi="Times New Roman" w:cs="Times New Roman"/>
          <w:sz w:val="24"/>
          <w:szCs w:val="24"/>
        </w:rPr>
        <w:t xml:space="preserve">n Submission to </w:t>
      </w:r>
      <w:r w:rsidR="004E59A1" w:rsidRPr="00AF6BF3">
        <w:rPr>
          <w:rStyle w:val="Emphasis"/>
          <w:rFonts w:ascii="Times New Roman" w:hAnsi="Times New Roman" w:cs="Times New Roman"/>
          <w:sz w:val="24"/>
          <w:szCs w:val="24"/>
          <w:shd w:val="clear" w:color="auto" w:fill="FFFFFF"/>
        </w:rPr>
        <w:t>The Lancet</w:t>
      </w:r>
      <w:r>
        <w:rPr>
          <w:rFonts w:ascii="Times New Roman" w:hAnsi="Times New Roman" w:cs="Times New Roman"/>
          <w:sz w:val="24"/>
          <w:szCs w:val="24"/>
        </w:rPr>
        <w:t>)</w:t>
      </w:r>
    </w:p>
    <w:p w14:paraId="2377BD99" w14:textId="77777777" w:rsidR="00FF45A0" w:rsidRDefault="00FF45A0" w:rsidP="00FF45A0">
      <w:pPr>
        <w:spacing w:after="0" w:line="480" w:lineRule="auto"/>
        <w:jc w:val="center"/>
        <w:rPr>
          <w:rFonts w:ascii="Times New Roman" w:hAnsi="Times New Roman" w:cs="Times New Roman"/>
          <w:b/>
          <w:bCs/>
          <w:sz w:val="24"/>
          <w:szCs w:val="24"/>
        </w:rPr>
      </w:pPr>
    </w:p>
    <w:p w14:paraId="43B164BB" w14:textId="77777777" w:rsidR="00FF45A0" w:rsidRDefault="00FF45A0" w:rsidP="00FF45A0">
      <w:pPr>
        <w:spacing w:after="0" w:line="480" w:lineRule="auto"/>
        <w:jc w:val="center"/>
        <w:rPr>
          <w:rFonts w:ascii="Times New Roman" w:hAnsi="Times New Roman" w:cs="Times New Roman"/>
          <w:b/>
          <w:bCs/>
          <w:sz w:val="24"/>
          <w:szCs w:val="24"/>
        </w:rPr>
      </w:pPr>
    </w:p>
    <w:p w14:paraId="07724516" w14:textId="77777777" w:rsidR="00FF45A0" w:rsidRDefault="00FF45A0" w:rsidP="00FF45A0">
      <w:pPr>
        <w:spacing w:after="0" w:line="480" w:lineRule="auto"/>
        <w:rPr>
          <w:rFonts w:ascii="Times New Roman" w:hAnsi="Times New Roman" w:cs="Times New Roman"/>
          <w:iCs/>
          <w:sz w:val="24"/>
          <w:szCs w:val="24"/>
        </w:rPr>
      </w:pPr>
      <w:r>
        <w:rPr>
          <w:rFonts w:ascii="Times New Roman" w:hAnsi="Times New Roman" w:cs="Times New Roman"/>
          <w:b/>
          <w:bCs/>
          <w:i/>
          <w:sz w:val="24"/>
          <w:szCs w:val="24"/>
        </w:rPr>
        <w:t xml:space="preserve">Acknowledgement: </w:t>
      </w:r>
      <w:r>
        <w:rPr>
          <w:rFonts w:ascii="Times New Roman" w:hAnsi="Times New Roman" w:cs="Times New Roman"/>
          <w:iCs/>
          <w:sz w:val="24"/>
          <w:szCs w:val="24"/>
        </w:rPr>
        <w:t xml:space="preserve">All </w:t>
      </w:r>
      <w:r>
        <w:rPr>
          <w:rFonts w:ascii="Times New Roman" w:hAnsi="Times New Roman" w:cs="Times New Roman"/>
          <w:sz w:val="24"/>
          <w:szCs w:val="24"/>
        </w:rPr>
        <w:t>Authors have contributed to sustentive development of this research and writing and agreed to be a co-author of this manuscript.</w:t>
      </w:r>
    </w:p>
    <w:p w14:paraId="45D106BA"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sz w:val="24"/>
          <w:szCs w:val="24"/>
        </w:rPr>
        <w:t xml:space="preserve">Sources of Fundings: </w:t>
      </w:r>
      <w:r>
        <w:rPr>
          <w:rFonts w:ascii="Times New Roman" w:hAnsi="Times New Roman" w:cs="Times New Roman"/>
          <w:sz w:val="24"/>
          <w:szCs w:val="24"/>
        </w:rPr>
        <w:t>None.</w:t>
      </w:r>
      <w:r>
        <w:rPr>
          <w:rFonts w:ascii="Times New Roman" w:hAnsi="Times New Roman" w:cs="Times New Roman"/>
          <w:sz w:val="24"/>
          <w:szCs w:val="24"/>
          <w:shd w:val="clear" w:color="auto" w:fill="FFFFFF"/>
        </w:rPr>
        <w:t xml:space="preserve"> </w:t>
      </w:r>
    </w:p>
    <w:p w14:paraId="7EFBEE13"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Disclosures: </w:t>
      </w:r>
      <w:r>
        <w:rPr>
          <w:rFonts w:ascii="Times New Roman" w:hAnsi="Times New Roman" w:cs="Times New Roman"/>
          <w:sz w:val="24"/>
          <w:szCs w:val="24"/>
        </w:rPr>
        <w:t xml:space="preserve">None. </w:t>
      </w:r>
      <w:r>
        <w:rPr>
          <w:rFonts w:ascii="Times New Roman" w:hAnsi="Times New Roman" w:cs="Times New Roman"/>
          <w:b/>
          <w:bCs/>
          <w:i/>
          <w:iCs/>
          <w:sz w:val="24"/>
          <w:szCs w:val="24"/>
        </w:rPr>
        <w:t xml:space="preserve"> </w:t>
      </w:r>
    </w:p>
    <w:p w14:paraId="21E94D4F" w14:textId="77777777" w:rsidR="00FF45A0" w:rsidRDefault="00FF45A0" w:rsidP="00FF45A0">
      <w:pPr>
        <w:spacing w:after="0" w:line="480" w:lineRule="auto"/>
        <w:rPr>
          <w:rFonts w:ascii="Times New Roman" w:hAnsi="Times New Roman" w:cs="Times New Roman"/>
          <w:sz w:val="24"/>
          <w:szCs w:val="24"/>
        </w:rPr>
        <w:sectPr w:rsidR="00FF45A0" w:rsidSect="00723CDE">
          <w:headerReference w:type="default" r:id="rId11"/>
          <w:pgSz w:w="12240" w:h="15840"/>
          <w:pgMar w:top="1440" w:right="1440" w:bottom="1440" w:left="1440" w:header="720" w:footer="0" w:gutter="0"/>
          <w:pgNumType w:start="1"/>
          <w:cols w:space="720"/>
          <w:formProt w:val="0"/>
          <w:docGrid w:linePitch="360" w:charSpace="4096"/>
        </w:sectPr>
      </w:pPr>
      <w:r>
        <w:rPr>
          <w:rFonts w:ascii="Times New Roman" w:eastAsia="Times New Roman" w:hAnsi="Times New Roman" w:cs="Times New Roman"/>
          <w:b/>
          <w:bCs/>
          <w:i/>
          <w:iCs/>
          <w:sz w:val="24"/>
          <w:szCs w:val="24"/>
        </w:rPr>
        <w:t>The total word count of the manuscript</w:t>
      </w:r>
      <w:r>
        <w:rPr>
          <w:rFonts w:ascii="Times New Roman" w:eastAsia="Times New Roman" w:hAnsi="Times New Roman" w:cs="Times New Roman"/>
          <w:sz w:val="24"/>
          <w:szCs w:val="24"/>
        </w:rPr>
        <w:t xml:space="preserve">: </w:t>
      </w:r>
      <w:r w:rsidRPr="006E290D">
        <w:rPr>
          <w:rFonts w:ascii="Times New Roman" w:eastAsia="Times New Roman" w:hAnsi="Times New Roman" w:cs="Times New Roman"/>
          <w:sz w:val="24"/>
          <w:szCs w:val="24"/>
          <w:highlight w:val="yellow"/>
        </w:rPr>
        <w:t xml:space="preserve">Title Page: ?? Words, Abstract: ?? Words, Text: ?? Words, References: ?? Words, </w:t>
      </w:r>
      <w:proofErr w:type="gramStart"/>
      <w:r w:rsidRPr="006E290D">
        <w:rPr>
          <w:rStyle w:val="cf01"/>
          <w:rFonts w:ascii="Times New Roman" w:hAnsi="Times New Roman" w:cs="Times New Roman"/>
          <w:sz w:val="24"/>
          <w:szCs w:val="24"/>
          <w:highlight w:val="yellow"/>
        </w:rPr>
        <w:t>Cannot</w:t>
      </w:r>
      <w:proofErr w:type="gramEnd"/>
      <w:r w:rsidRPr="006E290D">
        <w:rPr>
          <w:rStyle w:val="cf01"/>
          <w:rFonts w:ascii="Times New Roman" w:hAnsi="Times New Roman" w:cs="Times New Roman"/>
          <w:sz w:val="24"/>
          <w:szCs w:val="24"/>
          <w:highlight w:val="yellow"/>
        </w:rPr>
        <w:t xml:space="preserve"> add figure/legend information as they are screengrabs</w:t>
      </w:r>
      <w:r w:rsidRPr="006E290D">
        <w:rPr>
          <w:rFonts w:ascii="Times New Roman" w:eastAsia="Times New Roman" w:hAnsi="Times New Roman" w:cs="Times New Roman"/>
          <w:sz w:val="24"/>
          <w:szCs w:val="24"/>
          <w:highlight w:val="yellow"/>
        </w:rPr>
        <w:t>)</w:t>
      </w:r>
    </w:p>
    <w:p w14:paraId="6AF88A91" w14:textId="564375EC" w:rsidR="00FF45A0" w:rsidRDefault="00630068" w:rsidP="00FF45A0">
      <w:pPr>
        <w:spacing w:after="0" w:line="480" w:lineRule="auto"/>
        <w:rPr>
          <w:rFonts w:ascii="Times New Roman" w:hAnsi="Times New Roman" w:cs="Times New Roman"/>
          <w:sz w:val="24"/>
          <w:szCs w:val="24"/>
        </w:rPr>
      </w:pPr>
      <w:r w:rsidRPr="13A37748">
        <w:rPr>
          <w:rFonts w:ascii="Times New Roman" w:eastAsia="Malgun Gothic" w:hAnsi="Times New Roman" w:cs="Times New Roman"/>
          <w:b/>
          <w:bCs/>
          <w:sz w:val="24"/>
          <w:szCs w:val="24"/>
        </w:rPr>
        <w:lastRenderedPageBreak/>
        <w:t>Abstract</w:t>
      </w:r>
      <w:r>
        <w:rPr>
          <w:rFonts w:ascii="Times New Roman" w:hAnsi="Times New Roman" w:cs="Times New Roman"/>
          <w:b/>
          <w:bCs/>
          <w:sz w:val="24"/>
          <w:szCs w:val="24"/>
        </w:rPr>
        <w:t xml:space="preserve">: </w:t>
      </w:r>
      <w:r w:rsidRPr="00A65CBA">
        <w:rPr>
          <w:rFonts w:ascii="Times New Roman" w:hAnsi="Times New Roman" w:cs="Times New Roman"/>
          <w:b/>
          <w:bCs/>
          <w:sz w:val="24"/>
          <w:szCs w:val="24"/>
        </w:rPr>
        <w:t>Background</w:t>
      </w:r>
      <w:r w:rsidRPr="00A65CBA">
        <w:rPr>
          <w:rFonts w:ascii="Times New Roman" w:hAnsi="Times New Roman" w:cs="Times New Roman"/>
          <w:sz w:val="24"/>
          <w:szCs w:val="24"/>
        </w:rPr>
        <w:t>. Posttraumatic growth (PTG)</w:t>
      </w:r>
      <w:r>
        <w:rPr>
          <w:rFonts w:ascii="Times New Roman" w:hAnsi="Times New Roman" w:cs="Times New Roman"/>
          <w:sz w:val="24"/>
          <w:szCs w:val="24"/>
        </w:rPr>
        <w:t xml:space="preserve">, positive </w:t>
      </w:r>
      <w:r>
        <w:rPr>
          <w:rFonts w:ascii="Times New Roman" w:hAnsi="Times New Roman" w:cs="Times New Roman"/>
          <w:sz w:val="24"/>
          <w:szCs w:val="24"/>
          <w:lang w:val="en-GB"/>
        </w:rPr>
        <w:t xml:space="preserve">gains </w:t>
      </w:r>
      <w:r>
        <w:rPr>
          <w:rFonts w:ascii="Times New Roman" w:hAnsi="Times New Roman" w:cs="Times New Roman"/>
          <w:sz w:val="24"/>
          <w:szCs w:val="24"/>
        </w:rPr>
        <w:t>arising from the struggle with trauma,</w:t>
      </w:r>
      <w:r w:rsidRPr="00A65CBA">
        <w:rPr>
          <w:rFonts w:ascii="Times New Roman" w:hAnsi="Times New Roman" w:cs="Times New Roman"/>
          <w:sz w:val="24"/>
          <w:szCs w:val="24"/>
        </w:rPr>
        <w:t xml:space="preserve"> can be easily assessed and </w:t>
      </w:r>
      <w:r>
        <w:rPr>
          <w:rFonts w:ascii="Times New Roman" w:hAnsi="Times New Roman" w:cs="Times New Roman"/>
          <w:sz w:val="24"/>
          <w:szCs w:val="24"/>
        </w:rPr>
        <w:t xml:space="preserve">may </w:t>
      </w:r>
      <w:r w:rsidRPr="00A65CBA">
        <w:rPr>
          <w:rFonts w:ascii="Times New Roman" w:hAnsi="Times New Roman" w:cs="Times New Roman"/>
          <w:sz w:val="24"/>
          <w:szCs w:val="24"/>
        </w:rPr>
        <w:t xml:space="preserve">lead to optimal outcomes of patients, health providers, and general populations affected by Covid-19. </w:t>
      </w:r>
      <w:r>
        <w:rPr>
          <w:rFonts w:ascii="Times New Roman" w:hAnsi="Times New Roman" w:cs="Times New Roman"/>
          <w:sz w:val="24"/>
          <w:szCs w:val="24"/>
        </w:rPr>
        <w:t xml:space="preserve">This is </w:t>
      </w:r>
      <w:r w:rsidRPr="00E54DFB">
        <w:rPr>
          <w:rFonts w:ascii="Times New Roman" w:hAnsi="Times New Roman" w:cs="Times New Roman"/>
          <w:sz w:val="24"/>
          <w:szCs w:val="24"/>
        </w:rPr>
        <w:t xml:space="preserve">the first </w:t>
      </w:r>
      <w:r w:rsidRPr="00A65CBA">
        <w:rPr>
          <w:rFonts w:ascii="Times New Roman" w:hAnsi="Times New Roman" w:cs="Times New Roman"/>
          <w:sz w:val="24"/>
          <w:szCs w:val="24"/>
        </w:rPr>
        <w:t>meta-analysis and systematic review of the association between PTG and Covid-19 and posttraumatic stress symptoms</w:t>
      </w:r>
      <w:r>
        <w:rPr>
          <w:rFonts w:ascii="Times New Roman" w:hAnsi="Times New Roman" w:cs="Times New Roman"/>
          <w:sz w:val="24"/>
          <w:szCs w:val="24"/>
        </w:rPr>
        <w:t xml:space="preserve"> </w:t>
      </w:r>
      <w:r w:rsidRPr="00A65CBA">
        <w:rPr>
          <w:rFonts w:ascii="Times New Roman" w:hAnsi="Times New Roman" w:cs="Times New Roman"/>
          <w:sz w:val="24"/>
          <w:szCs w:val="24"/>
        </w:rPr>
        <w:t xml:space="preserve">(PTSS). </w:t>
      </w:r>
      <w:r w:rsidRPr="00A65CBA">
        <w:rPr>
          <w:rFonts w:ascii="Times New Roman" w:hAnsi="Times New Roman" w:cs="Times New Roman"/>
          <w:b/>
          <w:bCs/>
          <w:sz w:val="24"/>
          <w:szCs w:val="24"/>
        </w:rPr>
        <w:t xml:space="preserve">Method. </w:t>
      </w:r>
      <w:r w:rsidRPr="00A65CBA">
        <w:rPr>
          <w:rFonts w:ascii="Times New Roman" w:hAnsi="Times New Roman" w:cs="Times New Roman"/>
          <w:sz w:val="24"/>
          <w:szCs w:val="24"/>
        </w:rPr>
        <w:t xml:space="preserve">PubMed (30), </w:t>
      </w:r>
      <w:proofErr w:type="spellStart"/>
      <w:r w:rsidRPr="00A65CBA">
        <w:rPr>
          <w:rFonts w:ascii="Times New Roman" w:hAnsi="Times New Roman" w:cs="Times New Roman"/>
          <w:sz w:val="24"/>
          <w:szCs w:val="24"/>
        </w:rPr>
        <w:t>PsychINFO</w:t>
      </w:r>
      <w:proofErr w:type="spellEnd"/>
      <w:r w:rsidRPr="00A65CBA">
        <w:rPr>
          <w:rFonts w:ascii="Times New Roman" w:hAnsi="Times New Roman" w:cs="Times New Roman"/>
          <w:sz w:val="24"/>
          <w:szCs w:val="24"/>
        </w:rPr>
        <w:t xml:space="preserve"> (6), </w:t>
      </w:r>
      <w:r w:rsidRPr="00A65CBA">
        <w:rPr>
          <w:rFonts w:ascii="Times New Roman" w:hAnsi="Times New Roman" w:cs="Times New Roman"/>
          <w:w w:val="90"/>
          <w:sz w:val="24"/>
          <w:szCs w:val="24"/>
        </w:rPr>
        <w:t xml:space="preserve">Academic Search Complete (4), Ovid MEDLINE (20), </w:t>
      </w:r>
      <w:r w:rsidRPr="00A65CBA">
        <w:rPr>
          <w:rFonts w:ascii="Times New Roman" w:hAnsi="Times New Roman" w:cs="Times New Roman"/>
          <w:sz w:val="24"/>
          <w:szCs w:val="24"/>
        </w:rPr>
        <w:t xml:space="preserve"> electronic databases were systematically searched from May 23, 2023 through </w:t>
      </w:r>
      <w:r>
        <w:rPr>
          <w:rFonts w:ascii="Times New Roman" w:hAnsi="Times New Roman" w:cs="Times New Roman"/>
          <w:sz w:val="24"/>
          <w:szCs w:val="24"/>
        </w:rPr>
        <w:t>January</w:t>
      </w:r>
      <w:r w:rsidRPr="00A65CBA">
        <w:rPr>
          <w:rFonts w:ascii="Times New Roman" w:hAnsi="Times New Roman" w:cs="Times New Roman"/>
          <w:sz w:val="24"/>
          <w:szCs w:val="24"/>
        </w:rPr>
        <w:t xml:space="preserve"> </w:t>
      </w:r>
      <w:r>
        <w:rPr>
          <w:rFonts w:ascii="Times New Roman" w:hAnsi="Times New Roman" w:cs="Times New Roman"/>
          <w:sz w:val="24"/>
          <w:szCs w:val="24"/>
        </w:rPr>
        <w:t>8</w:t>
      </w:r>
      <w:r w:rsidRPr="00A65CBA">
        <w:rPr>
          <w:rFonts w:ascii="Times New Roman" w:hAnsi="Times New Roman" w:cs="Times New Roman"/>
          <w:sz w:val="24"/>
          <w:szCs w:val="24"/>
        </w:rPr>
        <w:t>, to identify all eligible studies reporting the association between PTG and Covid-19 by suing the following Medical Subject Heading and psychological terms: Covid-19, posttraumatic growth, PTG, stress-related growth, adverse growth, positive outcomes, positive effects, self-growth. Data were screened and extracted independently by 2 investigators. Adjusted effect estimates were employed, and pooled analysis was conducted, using the Hartung-Knapp-</w:t>
      </w:r>
      <w:proofErr w:type="spellStart"/>
      <w:r w:rsidRPr="00A65CBA">
        <w:rPr>
          <w:rFonts w:ascii="Times New Roman" w:hAnsi="Times New Roman" w:cs="Times New Roman"/>
          <w:sz w:val="24"/>
          <w:szCs w:val="24"/>
        </w:rPr>
        <w:t>Sidik</w:t>
      </w:r>
      <w:proofErr w:type="spellEnd"/>
      <w:r w:rsidRPr="00A65CBA">
        <w:rPr>
          <w:rFonts w:ascii="Times New Roman" w:hAnsi="Times New Roman" w:cs="Times New Roman"/>
          <w:sz w:val="24"/>
          <w:szCs w:val="24"/>
        </w:rPr>
        <w:t>-</w:t>
      </w:r>
      <w:proofErr w:type="spellStart"/>
      <w:r w:rsidRPr="00A65CBA">
        <w:rPr>
          <w:rFonts w:ascii="Times New Roman" w:hAnsi="Times New Roman" w:cs="Times New Roman"/>
          <w:sz w:val="24"/>
          <w:szCs w:val="24"/>
        </w:rPr>
        <w:t>Jonkman</w:t>
      </w:r>
      <w:proofErr w:type="spellEnd"/>
      <w:r w:rsidRPr="00A65CBA">
        <w:rPr>
          <w:rFonts w:ascii="Times New Roman" w:hAnsi="Times New Roman" w:cs="Times New Roman"/>
          <w:sz w:val="24"/>
          <w:szCs w:val="24"/>
        </w:rPr>
        <w:t xml:space="preserve"> </w:t>
      </w:r>
      <w:proofErr w:type="spellStart"/>
      <w:r w:rsidRPr="00A65CBA">
        <w:rPr>
          <w:rFonts w:ascii="Times New Roman" w:hAnsi="Times New Roman" w:cs="Times New Roman"/>
          <w:sz w:val="24"/>
          <w:szCs w:val="24"/>
        </w:rPr>
        <w:t>rondom</w:t>
      </w:r>
      <w:proofErr w:type="spellEnd"/>
      <w:r w:rsidRPr="00A65CBA">
        <w:rPr>
          <w:rFonts w:ascii="Times New Roman" w:hAnsi="Times New Roman" w:cs="Times New Roman"/>
          <w:sz w:val="24"/>
          <w:szCs w:val="24"/>
        </w:rPr>
        <w:t>-effects model. Sensitivity and subgroup analyses were conducted to assess the robustness of the findings. The Meta-analysis of Observational Studies in Epidemiology</w:t>
      </w:r>
      <w:r>
        <w:rPr>
          <w:rFonts w:ascii="Times New Roman" w:hAnsi="Times New Roman" w:cs="Times New Roman"/>
          <w:sz w:val="24"/>
          <w:szCs w:val="24"/>
        </w:rPr>
        <w:t xml:space="preserve"> </w:t>
      </w:r>
      <w:r w:rsidRPr="00A65CBA">
        <w:rPr>
          <w:rFonts w:ascii="Times New Roman" w:hAnsi="Times New Roman" w:cs="Times New Roman"/>
          <w:sz w:val="24"/>
          <w:szCs w:val="24"/>
        </w:rPr>
        <w:t>(MOOSE) reporting guideline was followed.</w:t>
      </w:r>
      <w:r w:rsidRPr="00A65CBA">
        <w:rPr>
          <w:rFonts w:ascii="Times New Roman" w:hAnsi="Times New Roman" w:cs="Times New Roman"/>
          <w:b/>
          <w:bCs/>
          <w:sz w:val="24"/>
          <w:szCs w:val="24"/>
        </w:rPr>
        <w:t xml:space="preserve"> Results. </w:t>
      </w:r>
      <w:r w:rsidRPr="692ED770">
        <w:rPr>
          <w:rFonts w:ascii="Times New Roman" w:hAnsi="Times New Roman" w:cs="Times New Roman"/>
          <w:color w:val="000000" w:themeColor="text1"/>
          <w:sz w:val="24"/>
          <w:szCs w:val="24"/>
        </w:rPr>
        <w:t>The search yielded 60 unique publications</w:t>
      </w:r>
      <w:r w:rsidRPr="007867F9">
        <w:rPr>
          <w:rFonts w:ascii="Times New Roman" w:hAnsi="Times New Roman" w:cs="Times New Roman"/>
          <w:sz w:val="24"/>
          <w:szCs w:val="24"/>
        </w:rPr>
        <w:t xml:space="preserve"> </w:t>
      </w:r>
      <w:r>
        <w:rPr>
          <w:rFonts w:ascii="Times New Roman" w:hAnsi="Times New Roman" w:cs="Times New Roman"/>
          <w:sz w:val="24"/>
          <w:szCs w:val="24"/>
        </w:rPr>
        <w:t>around the globe</w:t>
      </w:r>
      <w:r w:rsidRPr="692ED770">
        <w:rPr>
          <w:rFonts w:ascii="Times New Roman" w:hAnsi="Times New Roman" w:cs="Times New Roman"/>
          <w:color w:val="000000" w:themeColor="text1"/>
          <w:sz w:val="24"/>
          <w:szCs w:val="24"/>
        </w:rPr>
        <w:t>, of which 42 qualified for full-text review</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sidRPr="00A65CBA">
        <w:rPr>
          <w:rFonts w:ascii="Times New Roman" w:hAnsi="Times New Roman" w:cs="Times New Roman"/>
          <w:b/>
          <w:bCs/>
          <w:sz w:val="24"/>
          <w:szCs w:val="24"/>
        </w:rPr>
        <w:t xml:space="preserve">Results. </w:t>
      </w:r>
      <w:r>
        <w:rPr>
          <w:rFonts w:ascii="Times New Roman" w:hAnsi="Times New Roman" w:cs="Times New Roman"/>
          <w:sz w:val="24"/>
          <w:szCs w:val="24"/>
        </w:rPr>
        <w:t xml:space="preserve">The final selection involved a composite of 30 </w:t>
      </w:r>
      <w:r w:rsidRPr="00A65CBA">
        <w:rPr>
          <w:rFonts w:ascii="Times New Roman" w:hAnsi="Times New Roman" w:cs="Times New Roman"/>
          <w:sz w:val="24"/>
          <w:szCs w:val="24"/>
        </w:rPr>
        <w:t xml:space="preserve">studies </w:t>
      </w:r>
      <w:r>
        <w:rPr>
          <w:rFonts w:ascii="Times New Roman" w:hAnsi="Times New Roman" w:cs="Times New Roman"/>
          <w:sz w:val="24"/>
          <w:szCs w:val="24"/>
        </w:rPr>
        <w:t xml:space="preserve">with </w:t>
      </w:r>
      <w:r w:rsidRPr="00A65CBA">
        <w:rPr>
          <w:rFonts w:ascii="Times New Roman" w:hAnsi="Times New Roman" w:cs="Times New Roman"/>
          <w:sz w:val="24"/>
          <w:szCs w:val="24"/>
        </w:rPr>
        <w:t>data on the COVID-19</w:t>
      </w:r>
      <w:r>
        <w:rPr>
          <w:rFonts w:ascii="Times New Roman" w:hAnsi="Times New Roman" w:cs="Times New Roman"/>
          <w:sz w:val="24"/>
          <w:szCs w:val="24"/>
        </w:rPr>
        <w:t>—</w:t>
      </w:r>
      <w:r w:rsidRPr="00A65CBA">
        <w:rPr>
          <w:rFonts w:ascii="Times New Roman" w:hAnsi="Times New Roman" w:cs="Times New Roman"/>
          <w:sz w:val="24"/>
          <w:szCs w:val="24"/>
        </w:rPr>
        <w:t>PTG association</w:t>
      </w:r>
      <w:r>
        <w:rPr>
          <w:rFonts w:ascii="Times New Roman" w:hAnsi="Times New Roman" w:cs="Times New Roman"/>
          <w:sz w:val="24"/>
          <w:szCs w:val="24"/>
        </w:rPr>
        <w:t>,</w:t>
      </w:r>
      <w:r w:rsidRPr="00595396">
        <w:rPr>
          <w:rFonts w:ascii="Times New Roman" w:hAnsi="Times New Roman" w:cs="Times New Roman"/>
          <w:sz w:val="24"/>
          <w:szCs w:val="24"/>
        </w:rPr>
        <w:t xml:space="preserve"> comprising 42, 386 participants</w:t>
      </w:r>
      <w:r w:rsidRPr="00A65CBA">
        <w:rPr>
          <w:rFonts w:ascii="Times New Roman" w:hAnsi="Times New Roman" w:cs="Times New Roman"/>
          <w:sz w:val="24"/>
          <w:szCs w:val="24"/>
        </w:rPr>
        <w:t xml:space="preserve">. On pooled analysis, COVID-19 </w:t>
      </w:r>
      <w:r>
        <w:rPr>
          <w:rFonts w:ascii="Times New Roman" w:hAnsi="Times New Roman" w:cs="Times New Roman"/>
          <w:sz w:val="24"/>
          <w:szCs w:val="24"/>
        </w:rPr>
        <w:t xml:space="preserve">was significantly associated with PTG as determined mostly by Posttraumatic Growth Inventory (PTGI) </w:t>
      </w:r>
      <w:r w:rsidRPr="00A65CBA">
        <w:rPr>
          <w:rFonts w:ascii="Times New Roman" w:hAnsi="Times New Roman" w:cs="Times New Roman"/>
          <w:sz w:val="24"/>
          <w:szCs w:val="24"/>
        </w:rPr>
        <w:t>(</w:t>
      </w:r>
      <w:r w:rsidRPr="000D6674">
        <w:rPr>
          <w:rFonts w:ascii="Times New Roman" w:hAnsi="Times New Roman" w:cs="Times New Roman"/>
          <w:i/>
          <w:iCs/>
          <w:sz w:val="24"/>
          <w:szCs w:val="24"/>
        </w:rPr>
        <w:t>g</w:t>
      </w:r>
      <w:r w:rsidRPr="00A65CBA">
        <w:rPr>
          <w:rFonts w:ascii="Times New Roman" w:hAnsi="Times New Roman" w:cs="Times New Roman"/>
          <w:sz w:val="24"/>
          <w:szCs w:val="24"/>
        </w:rPr>
        <w:t>=0.75</w:t>
      </w:r>
      <w:r>
        <w:rPr>
          <w:rFonts w:ascii="Times New Roman" w:hAnsi="Times New Roman" w:cs="Times New Roman"/>
          <w:sz w:val="24"/>
          <w:szCs w:val="24"/>
        </w:rPr>
        <w:t>;</w:t>
      </w:r>
      <w:r w:rsidRPr="00A65CBA">
        <w:rPr>
          <w:rFonts w:ascii="Times New Roman" w:hAnsi="Times New Roman" w:cs="Times New Roman"/>
          <w:sz w:val="24"/>
          <w:szCs w:val="24"/>
        </w:rPr>
        <w:t xml:space="preserve"> 95%CI</w:t>
      </w:r>
      <w:r>
        <w:rPr>
          <w:rFonts w:ascii="Times New Roman" w:hAnsi="Times New Roman" w:cs="Times New Roman"/>
          <w:sz w:val="24"/>
          <w:szCs w:val="24"/>
        </w:rPr>
        <w:t xml:space="preserve">, </w:t>
      </w:r>
      <w:r w:rsidRPr="00A65CBA">
        <w:rPr>
          <w:rFonts w:ascii="Times New Roman" w:hAnsi="Times New Roman" w:cs="Times New Roman"/>
          <w:sz w:val="24"/>
          <w:szCs w:val="24"/>
        </w:rPr>
        <w:t>0.45</w:t>
      </w:r>
      <w:r>
        <w:rPr>
          <w:rFonts w:ascii="Times New Roman" w:hAnsi="Times New Roman" w:cs="Times New Roman"/>
          <w:sz w:val="24"/>
          <w:szCs w:val="24"/>
        </w:rPr>
        <w:t>-</w:t>
      </w:r>
      <w:r w:rsidRPr="00A65CBA">
        <w:rPr>
          <w:rFonts w:ascii="Times New Roman" w:hAnsi="Times New Roman" w:cs="Times New Roman"/>
          <w:sz w:val="24"/>
          <w:szCs w:val="24"/>
        </w:rPr>
        <w:t>1.05</w:t>
      </w:r>
      <w:r>
        <w:rPr>
          <w:rFonts w:ascii="Times New Roman" w:hAnsi="Times New Roman" w:cs="Times New Roman"/>
          <w:sz w:val="24"/>
          <w:szCs w:val="24"/>
        </w:rPr>
        <w:t xml:space="preserve">; </w:t>
      </w:r>
      <w:r w:rsidR="00E701D8">
        <w:rPr>
          <w:rFonts w:ascii="Times New Roman" w:hAnsi="Times New Roman" w:cs="Times New Roman"/>
          <w:i/>
          <w:iCs/>
          <w:sz w:val="24"/>
          <w:szCs w:val="24"/>
        </w:rPr>
        <w:t>p</w:t>
      </w:r>
      <w:r>
        <w:rPr>
          <w:rFonts w:ascii="Times New Roman" w:hAnsi="Times New Roman" w:cs="Times New Roman"/>
          <w:sz w:val="24"/>
          <w:szCs w:val="24"/>
        </w:rPr>
        <w:t>&lt;.0001</w:t>
      </w:r>
      <w:r w:rsidRPr="00A65CBA">
        <w:rPr>
          <w:rFonts w:ascii="Times New Roman" w:hAnsi="Times New Roman" w:cs="Times New Roman"/>
          <w:sz w:val="24"/>
          <w:szCs w:val="24"/>
        </w:rPr>
        <w:t>), with a high heterogeneity in the analysis</w:t>
      </w:r>
      <w:r>
        <w:rPr>
          <w:rFonts w:ascii="Times New Roman" w:hAnsi="Times New Roman" w:cs="Times New Roman"/>
          <w:sz w:val="24"/>
          <w:szCs w:val="24"/>
        </w:rPr>
        <w:t xml:space="preserve"> </w:t>
      </w:r>
      <w:r w:rsidRPr="00A65CBA">
        <w:rPr>
          <w:rFonts w:ascii="Times New Roman" w:hAnsi="Times New Roman" w:cs="Times New Roman"/>
          <w:sz w:val="24"/>
          <w:szCs w:val="24"/>
        </w:rPr>
        <w:t>(</w:t>
      </w:r>
      <w:r w:rsidRPr="00A65CBA">
        <w:rPr>
          <w:rFonts w:ascii="Times New Roman" w:hAnsi="Times New Roman" w:cs="Times New Roman"/>
          <w:i/>
          <w:iCs/>
          <w:sz w:val="24"/>
          <w:szCs w:val="24"/>
        </w:rPr>
        <w:t>I</w:t>
      </w:r>
      <w:r w:rsidRPr="00A65CBA">
        <w:rPr>
          <w:rFonts w:ascii="Times New Roman" w:hAnsi="Times New Roman" w:cs="Times New Roman"/>
          <w:sz w:val="24"/>
          <w:szCs w:val="24"/>
          <w:vertAlign w:val="superscript"/>
        </w:rPr>
        <w:t>2</w:t>
      </w:r>
      <w:r w:rsidRPr="00A65CBA">
        <w:rPr>
          <w:rFonts w:ascii="Times New Roman" w:hAnsi="Times New Roman" w:cs="Times New Roman"/>
          <w:sz w:val="24"/>
          <w:szCs w:val="24"/>
        </w:rPr>
        <w:t xml:space="preserve">=99.72%). Subgroup analyses indicated </w:t>
      </w:r>
      <w:r>
        <w:rPr>
          <w:rFonts w:ascii="Times New Roman" w:hAnsi="Times New Roman" w:cs="Times New Roman"/>
          <w:sz w:val="24"/>
          <w:szCs w:val="24"/>
        </w:rPr>
        <w:t>no significant</w:t>
      </w:r>
      <w:r w:rsidRPr="00A65CBA">
        <w:rPr>
          <w:rFonts w:ascii="Times New Roman" w:hAnsi="Times New Roman" w:cs="Times New Roman"/>
          <w:sz w:val="24"/>
          <w:szCs w:val="24"/>
        </w:rPr>
        <w:t xml:space="preserve"> association</w:t>
      </w:r>
      <w:r>
        <w:rPr>
          <w:rFonts w:ascii="Times New Roman" w:hAnsi="Times New Roman" w:cs="Times New Roman"/>
          <w:sz w:val="24"/>
          <w:szCs w:val="24"/>
        </w:rPr>
        <w:t>s</w:t>
      </w:r>
      <w:r w:rsidRPr="00A65CBA">
        <w:rPr>
          <w:rFonts w:ascii="Times New Roman" w:hAnsi="Times New Roman" w:cs="Times New Roman"/>
          <w:sz w:val="24"/>
          <w:szCs w:val="24"/>
        </w:rPr>
        <w:t xml:space="preserve"> between Covid-19 related PTG and </w:t>
      </w:r>
      <w:r>
        <w:rPr>
          <w:rFonts w:ascii="Times New Roman" w:hAnsi="Times New Roman" w:cs="Times New Roman"/>
          <w:sz w:val="24"/>
          <w:szCs w:val="24"/>
        </w:rPr>
        <w:t>risk and protective factors (</w:t>
      </w:r>
      <w:r w:rsidRPr="00A65CBA">
        <w:rPr>
          <w:rFonts w:ascii="Times New Roman" w:hAnsi="Times New Roman" w:cs="Times New Roman"/>
          <w:sz w:val="24"/>
          <w:szCs w:val="24"/>
        </w:rPr>
        <w:t>PTSD</w:t>
      </w:r>
      <w:r>
        <w:rPr>
          <w:rFonts w:ascii="Times New Roman" w:hAnsi="Times New Roman" w:cs="Times New Roman"/>
          <w:sz w:val="24"/>
          <w:szCs w:val="24"/>
        </w:rPr>
        <w:t>, depression, social support, coping, and spirituality)</w:t>
      </w:r>
      <w:r w:rsidRPr="00A65CBA">
        <w:rPr>
          <w:rFonts w:ascii="Times New Roman" w:hAnsi="Times New Roman" w:cs="Times New Roman"/>
          <w:sz w:val="24"/>
          <w:szCs w:val="24"/>
        </w:rPr>
        <w:t>.</w:t>
      </w:r>
      <w:r>
        <w:rPr>
          <w:rFonts w:ascii="Times New Roman" w:hAnsi="Times New Roman" w:cs="Times New Roman"/>
          <w:b/>
          <w:bCs/>
          <w:sz w:val="24"/>
          <w:szCs w:val="24"/>
        </w:rPr>
        <w:t xml:space="preserve"> </w:t>
      </w:r>
      <w:r w:rsidRPr="00710F38">
        <w:rPr>
          <w:rFonts w:ascii="Times New Roman" w:hAnsi="Times New Roman" w:cs="Times New Roman"/>
          <w:b/>
          <w:bCs/>
          <w:sz w:val="24"/>
          <w:szCs w:val="24"/>
        </w:rPr>
        <w:t>Conclusion</w:t>
      </w:r>
      <w:r w:rsidRPr="00710F38">
        <w:rPr>
          <w:rFonts w:ascii="Times New Roman" w:hAnsi="Times New Roman" w:cs="Times New Roman"/>
          <w:b/>
          <w:bCs/>
          <w:caps/>
          <w:sz w:val="24"/>
          <w:szCs w:val="24"/>
        </w:rPr>
        <w:t xml:space="preserve">. </w:t>
      </w:r>
      <w:r w:rsidRPr="00742C5E">
        <w:rPr>
          <w:rFonts w:ascii="Times New Roman" w:hAnsi="Times New Roman" w:cs="Times New Roman"/>
          <w:sz w:val="24"/>
          <w:szCs w:val="24"/>
        </w:rPr>
        <w:t>The</w:t>
      </w:r>
      <w:r w:rsidRPr="00710F38">
        <w:rPr>
          <w:rFonts w:ascii="Times New Roman" w:hAnsi="Times New Roman" w:cs="Times New Roman"/>
          <w:sz w:val="24"/>
          <w:szCs w:val="24"/>
        </w:rPr>
        <w:t xml:space="preserve"> findings indicate that COVID-19 events could be a</w:t>
      </w:r>
      <w:r w:rsidRPr="00EA0A9F">
        <w:rPr>
          <w:rFonts w:ascii="Times New Roman" w:hAnsi="Times New Roman" w:cs="Times New Roman"/>
          <w:sz w:val="24"/>
          <w:szCs w:val="24"/>
        </w:rPr>
        <w:t xml:space="preserve">ssociated with PTG as a potential positive outcome. </w:t>
      </w:r>
      <w:r w:rsidR="00742C5E" w:rsidRPr="001B47F0">
        <w:rPr>
          <w:rFonts w:ascii="Times New Roman" w:hAnsi="Times New Roman" w:cs="Times New Roman"/>
          <w:sz w:val="24"/>
          <w:szCs w:val="24"/>
        </w:rPr>
        <w:t>N</w:t>
      </w:r>
      <w:r w:rsidR="00742C5E">
        <w:rPr>
          <w:rFonts w:ascii="Times New Roman" w:hAnsi="Times New Roman" w:cs="Times New Roman"/>
          <w:sz w:val="24"/>
          <w:szCs w:val="24"/>
        </w:rPr>
        <w:t xml:space="preserve">o test risk and protective factors </w:t>
      </w:r>
      <w:r w:rsidR="00A95C71">
        <w:rPr>
          <w:rFonts w:ascii="Times New Roman" w:hAnsi="Times New Roman" w:cs="Times New Roman"/>
          <w:sz w:val="24"/>
          <w:szCs w:val="24"/>
        </w:rPr>
        <w:t>might moderate this relationship.</w:t>
      </w:r>
      <w:r w:rsidR="00742C5E">
        <w:rPr>
          <w:rFonts w:ascii="Times New Roman" w:hAnsi="Times New Roman" w:cs="Times New Roman"/>
          <w:sz w:val="24"/>
          <w:szCs w:val="24"/>
        </w:rPr>
        <w:t xml:space="preserve"> </w:t>
      </w:r>
      <w:r w:rsidRPr="00EA0A9F">
        <w:rPr>
          <w:rFonts w:ascii="Times New Roman" w:hAnsi="Times New Roman" w:cs="Times New Roman"/>
          <w:sz w:val="24"/>
          <w:szCs w:val="24"/>
        </w:rPr>
        <w:t>Future investigation</w:t>
      </w:r>
      <w:r w:rsidRPr="007867F9">
        <w:rPr>
          <w:rFonts w:ascii="Times New Roman" w:hAnsi="Times New Roman" w:cs="Times New Roman"/>
          <w:sz w:val="24"/>
          <w:szCs w:val="24"/>
        </w:rPr>
        <w:t xml:space="preserve"> </w:t>
      </w:r>
      <w:r w:rsidRPr="00E93E1E">
        <w:rPr>
          <w:rFonts w:ascii="Times New Roman" w:hAnsi="Times New Roman" w:cs="Times New Roman"/>
          <w:sz w:val="24"/>
          <w:szCs w:val="24"/>
        </w:rPr>
        <w:t>should pursue</w:t>
      </w:r>
      <w:r w:rsidRPr="007867F9">
        <w:rPr>
          <w:rFonts w:ascii="Times New Roman" w:hAnsi="Times New Roman" w:cs="Times New Roman"/>
          <w:sz w:val="24"/>
          <w:szCs w:val="24"/>
        </w:rPr>
        <w:t xml:space="preserve"> </w:t>
      </w:r>
      <w:r w:rsidRPr="008A277F">
        <w:rPr>
          <w:rFonts w:ascii="Times New Roman" w:hAnsi="Times New Roman" w:cs="Times New Roman"/>
          <w:sz w:val="24"/>
          <w:szCs w:val="24"/>
        </w:rPr>
        <w:t>more</w:t>
      </w:r>
      <w:r>
        <w:rPr>
          <w:rFonts w:ascii="Times New Roman" w:hAnsi="Times New Roman" w:cs="Times New Roman"/>
          <w:sz w:val="24"/>
          <w:szCs w:val="24"/>
        </w:rPr>
        <w:t xml:space="preserve"> </w:t>
      </w:r>
      <w:r w:rsidRPr="00A65CBA">
        <w:rPr>
          <w:rFonts w:ascii="Times New Roman" w:hAnsi="Times New Roman" w:cs="Times New Roman"/>
          <w:sz w:val="24"/>
          <w:szCs w:val="24"/>
        </w:rPr>
        <w:lastRenderedPageBreak/>
        <w:t>prospective design and explore the biobehavioral mechanisms underlying this relationship to promote PTG-related better outcomes in patient-centered care</w:t>
      </w:r>
      <w:r w:rsidR="00FF45A0" w:rsidRPr="001501B7">
        <w:rPr>
          <w:rFonts w:ascii="Times New Roman" w:hAnsi="Times New Roman" w:cs="Times New Roman"/>
          <w:sz w:val="24"/>
          <w:szCs w:val="24"/>
        </w:rPr>
        <w:t>.</w:t>
      </w:r>
      <w:r w:rsidR="00FF45A0">
        <w:rPr>
          <w:rFonts w:ascii="Times New Roman" w:hAnsi="Times New Roman" w:cs="Times New Roman"/>
          <w:sz w:val="24"/>
          <w:szCs w:val="24"/>
        </w:rPr>
        <w:t xml:space="preserve"> (</w:t>
      </w:r>
      <w:r w:rsidR="00A95C71">
        <w:rPr>
          <w:rFonts w:ascii="Times New Roman" w:hAnsi="Times New Roman" w:cs="Times New Roman"/>
          <w:sz w:val="24"/>
          <w:szCs w:val="24"/>
        </w:rPr>
        <w:t xml:space="preserve">300 </w:t>
      </w:r>
      <w:r w:rsidR="00FF45A0">
        <w:rPr>
          <w:rFonts w:ascii="Times New Roman" w:hAnsi="Times New Roman" w:cs="Times New Roman"/>
          <w:sz w:val="24"/>
          <w:szCs w:val="24"/>
        </w:rPr>
        <w:t xml:space="preserve">words + four subtitles). </w:t>
      </w:r>
    </w:p>
    <w:p w14:paraId="5BE8C426" w14:textId="77777777" w:rsidR="00FF45A0" w:rsidRDefault="00FF45A0" w:rsidP="00FF45A0">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sz w:val="24"/>
          <w:szCs w:val="24"/>
        </w:rPr>
        <w:t xml:space="preserve">Keywords: </w:t>
      </w:r>
      <w:r>
        <w:rPr>
          <w:rFonts w:ascii="Times New Roman" w:hAnsi="Times New Roman" w:cs="Times New Roman"/>
          <w:sz w:val="24"/>
          <w:szCs w:val="24"/>
        </w:rPr>
        <w:t xml:space="preserve">Meta-analysis and systematic review, </w:t>
      </w:r>
      <w:r>
        <w:rPr>
          <w:rFonts w:ascii="Times New Roman" w:eastAsia="Times New Roman" w:hAnsi="Times New Roman" w:cs="Times New Roman"/>
          <w:sz w:val="24"/>
          <w:szCs w:val="24"/>
        </w:rPr>
        <w:t>cardiovascular disease (COVID-19), post-traumatic growth (PTG), myocardial infarction, stroke, cardiac procedures</w:t>
      </w:r>
    </w:p>
    <w:p w14:paraId="0BB9E02B" w14:textId="77777777" w:rsidR="00FF45A0" w:rsidRDefault="00FF45A0" w:rsidP="00FF45A0">
      <w:pPr>
        <w:spacing w:after="0" w:line="480" w:lineRule="auto"/>
        <w:rPr>
          <w:rFonts w:ascii="Times New Roman" w:eastAsia="Times New Roman" w:hAnsi="Times New Roman" w:cs="Times New Roman"/>
          <w:sz w:val="24"/>
          <w:szCs w:val="24"/>
        </w:rPr>
      </w:pPr>
    </w:p>
    <w:p w14:paraId="74D9767C" w14:textId="77777777" w:rsidR="00FF45A0" w:rsidRDefault="00FF45A0" w:rsidP="00FF45A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Key Points</w:t>
      </w:r>
    </w:p>
    <w:p w14:paraId="55A35AF9" w14:textId="77777777" w:rsidR="00FF45A0" w:rsidRPr="000B175C"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Question</w:t>
      </w:r>
      <w:r>
        <w:rPr>
          <w:rFonts w:ascii="Times New Roman" w:hAnsi="Times New Roman" w:cs="Times New Roman"/>
          <w:sz w:val="24"/>
          <w:szCs w:val="24"/>
        </w:rPr>
        <w:t xml:space="preserve"> Is Covid-19 potentially associated with posttraumatic growth among patients, health care providers, and general </w:t>
      </w:r>
      <w:r w:rsidRPr="000B175C">
        <w:rPr>
          <w:rFonts w:ascii="Times New Roman" w:hAnsi="Times New Roman" w:cs="Times New Roman"/>
          <w:sz w:val="24"/>
          <w:szCs w:val="24"/>
        </w:rPr>
        <w:t>population globally exposed to the deadly pandemic?</w:t>
      </w:r>
    </w:p>
    <w:p w14:paraId="76E5D9E5" w14:textId="77777777" w:rsidR="00FF45A0" w:rsidRDefault="00FF45A0" w:rsidP="00FF45A0">
      <w:pPr>
        <w:spacing w:after="0" w:line="480" w:lineRule="auto"/>
        <w:rPr>
          <w:rFonts w:ascii="Times New Roman" w:hAnsi="Times New Roman" w:cs="Times New Roman"/>
          <w:sz w:val="24"/>
          <w:szCs w:val="24"/>
        </w:rPr>
      </w:pPr>
      <w:r w:rsidRPr="000B175C">
        <w:rPr>
          <w:rFonts w:ascii="Times New Roman" w:hAnsi="Times New Roman" w:cs="Times New Roman"/>
          <w:b/>
          <w:bCs/>
          <w:sz w:val="24"/>
          <w:szCs w:val="24"/>
        </w:rPr>
        <w:t xml:space="preserve">Findings </w:t>
      </w:r>
      <w:r w:rsidRPr="000B175C">
        <w:rPr>
          <w:rFonts w:ascii="Times New Roman" w:hAnsi="Times New Roman" w:cs="Times New Roman"/>
          <w:sz w:val="24"/>
          <w:szCs w:val="24"/>
        </w:rPr>
        <w:t xml:space="preserve">In this meta-analysis </w:t>
      </w:r>
      <w:r w:rsidRPr="00DE6BFD">
        <w:rPr>
          <w:rFonts w:ascii="Times New Roman" w:hAnsi="Times New Roman" w:cs="Times New Roman"/>
          <w:sz w:val="24"/>
          <w:szCs w:val="24"/>
        </w:rPr>
        <w:t>30 studies including 42, 386.</w:t>
      </w:r>
      <w:r w:rsidRPr="13A37748">
        <w:rPr>
          <w:rFonts w:ascii="Times New Roman" w:hAnsi="Times New Roman" w:cs="Times New Roman"/>
          <w:sz w:val="24"/>
          <w:szCs w:val="24"/>
        </w:rPr>
        <w:t xml:space="preserve"> individuals, PTG was associated with individuals exposed to Covid-19 in both medical settings and beyond; the pooled association was consistent with that of findings from studies with diverse populations.</w:t>
      </w:r>
    </w:p>
    <w:p w14:paraId="6AE5256B"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Meaning </w:t>
      </w:r>
      <w:r>
        <w:rPr>
          <w:rFonts w:ascii="Times New Roman" w:hAnsi="Times New Roman" w:cs="Times New Roman"/>
          <w:sz w:val="24"/>
          <w:szCs w:val="24"/>
        </w:rPr>
        <w:t>The findings suggest that an optimal outcome, posttraumatic growth, could occur among various populations affected by Covid-19 and that attention to this positive side of this global existential threat may be important for mental and public health during the pandemic.</w:t>
      </w:r>
    </w:p>
    <w:p w14:paraId="73D96431" w14:textId="77777777" w:rsidR="00FF45A0" w:rsidRDefault="00FF45A0" w:rsidP="00FF45A0">
      <w:pPr>
        <w:spacing w:after="0" w:line="480" w:lineRule="auto"/>
        <w:rPr>
          <w:rFonts w:ascii="Times New Roman" w:eastAsia="Times New Roman" w:hAnsi="Times New Roman" w:cs="Times New Roman"/>
          <w:sz w:val="24"/>
          <w:szCs w:val="24"/>
        </w:rPr>
        <w:sectPr w:rsidR="00FF45A0" w:rsidSect="00723CDE">
          <w:headerReference w:type="default" r:id="rId12"/>
          <w:pgSz w:w="12240" w:h="15840"/>
          <w:pgMar w:top="1440" w:right="1440" w:bottom="1440" w:left="1440" w:header="720" w:footer="0" w:gutter="0"/>
          <w:pgNumType w:start="1"/>
          <w:cols w:space="720"/>
          <w:formProt w:val="0"/>
          <w:docGrid w:linePitch="360" w:charSpace="4096"/>
        </w:sectPr>
      </w:pPr>
    </w:p>
    <w:p w14:paraId="059484AB" w14:textId="77777777" w:rsidR="00FF45A0" w:rsidRDefault="00FF45A0" w:rsidP="00FF45A0">
      <w:pPr>
        <w:tabs>
          <w:tab w:val="left" w:pos="4950"/>
        </w:tabs>
        <w:spacing w:after="0" w:line="480" w:lineRule="auto"/>
        <w:jc w:val="center"/>
      </w:pPr>
      <w:r>
        <w:rPr>
          <w:rFonts w:ascii="Times New Roman" w:hAnsi="Times New Roman" w:cs="Times New Roman"/>
          <w:b/>
          <w:bCs/>
          <w:color w:val="333333"/>
          <w:sz w:val="24"/>
          <w:szCs w:val="24"/>
          <w:shd w:val="clear" w:color="auto" w:fill="FFFFFF"/>
        </w:rPr>
        <w:lastRenderedPageBreak/>
        <w:t>Introduction</w:t>
      </w:r>
    </w:p>
    <w:p w14:paraId="2DB2449A" w14:textId="04E397D2" w:rsidR="00FF45A0" w:rsidRPr="00ED4E31"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sidRPr="00ED4E31">
        <w:rPr>
          <w:rFonts w:ascii="Times New Roman" w:hAnsi="Times New Roman" w:cs="Times New Roman"/>
          <w:color w:val="333333"/>
          <w:sz w:val="24"/>
          <w:szCs w:val="24"/>
          <w:shd w:val="clear" w:color="auto" w:fill="FFFFFF"/>
        </w:rPr>
        <w:t>Since the World Health Organization declared the 2019 novel coronavirus (Covid-19) as a global emergency(Sohrabi</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 xml:space="preserve">2020), the pandemic has created a sweeping impact on mortality and detrimental </w:t>
      </w:r>
      <w:r w:rsidR="00ED34D8" w:rsidRPr="00ED4E31">
        <w:rPr>
          <w:rFonts w:ascii="Times New Roman" w:hAnsi="Times New Roman" w:cs="Times New Roman"/>
          <w:color w:val="333333"/>
          <w:sz w:val="24"/>
          <w:szCs w:val="24"/>
          <w:shd w:val="clear" w:color="auto" w:fill="FFFFFF"/>
        </w:rPr>
        <w:t>psychiatric consequences</w:t>
      </w:r>
      <w:r w:rsidRPr="00ED4E31">
        <w:rPr>
          <w:rFonts w:ascii="Times New Roman" w:hAnsi="Times New Roman" w:cs="Times New Roman"/>
          <w:color w:val="333333"/>
          <w:sz w:val="24"/>
          <w:szCs w:val="24"/>
          <w:shd w:val="clear" w:color="auto" w:fill="FFFFFF"/>
        </w:rPr>
        <w:t>(O’Connor</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2020;</w:t>
      </w:r>
      <w:r w:rsidRPr="00ED4E31">
        <w:rPr>
          <w:rFonts w:ascii="Times New Roman" w:hAnsi="Times New Roman" w:cs="Times New Roman"/>
          <w:sz w:val="24"/>
          <w:szCs w:val="24"/>
          <w:shd w:val="clear" w:color="auto" w:fill="FFFFFF"/>
        </w:rPr>
        <w:t>Wang</w:t>
      </w:r>
      <w:r w:rsidR="005E42CC" w:rsidRPr="00ED4E31">
        <w:rPr>
          <w:rFonts w:ascii="Times New Roman" w:hAnsi="Times New Roman" w:cs="Times New Roman"/>
          <w:sz w:val="24"/>
          <w:szCs w:val="24"/>
          <w:shd w:val="clear" w:color="auto" w:fill="FFFFFF"/>
        </w:rPr>
        <w:t>_et_al.,</w:t>
      </w:r>
      <w:r w:rsidRPr="00ED4E31">
        <w:rPr>
          <w:rFonts w:ascii="Times New Roman" w:hAnsi="Times New Roman" w:cs="Times New Roman"/>
          <w:sz w:val="24"/>
          <w:szCs w:val="24"/>
          <w:shd w:val="clear" w:color="auto" w:fill="FFFFFF"/>
        </w:rPr>
        <w:t>2022</w:t>
      </w:r>
      <w:r w:rsidRPr="00ED4E31">
        <w:rPr>
          <w:rFonts w:ascii="Times New Roman" w:hAnsi="Times New Roman" w:cs="Times New Roman"/>
          <w:color w:val="333333"/>
          <w:sz w:val="24"/>
          <w:szCs w:val="24"/>
          <w:shd w:val="clear" w:color="auto" w:fill="FFFFFF"/>
        </w:rPr>
        <w:t>). Unlike other severe diseases (e.g., cardiovascular diseases, cancer), Covid-19’s effect is pervasive and traumatic, influencing many sectors of populations(Krishnamoorthy</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 xml:space="preserve">2020) and at all levels (individual, family, community, nation, and the word). In medical settings, its highly contiguous nature also </w:t>
      </w:r>
      <w:proofErr w:type="spellStart"/>
      <w:r w:rsidRPr="00ED4E31">
        <w:rPr>
          <w:rFonts w:ascii="Times New Roman" w:hAnsi="Times New Roman" w:cs="Times New Roman"/>
          <w:color w:val="333333"/>
          <w:sz w:val="24"/>
          <w:szCs w:val="24"/>
          <w:shd w:val="clear" w:color="auto" w:fill="FFFFFF"/>
        </w:rPr>
        <w:t>generatYed</w:t>
      </w:r>
      <w:proofErr w:type="spellEnd"/>
      <w:r w:rsidRPr="00ED4E31">
        <w:rPr>
          <w:rFonts w:ascii="Times New Roman" w:hAnsi="Times New Roman" w:cs="Times New Roman"/>
          <w:color w:val="333333"/>
          <w:sz w:val="24"/>
          <w:szCs w:val="24"/>
          <w:shd w:val="clear" w:color="auto" w:fill="FFFFFF"/>
        </w:rPr>
        <w:t xml:space="preserve"> health and existential threats to both patients and health-care providers(Adjorlolo</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2022;Castiglioni</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2023;Chen</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2021;</w:t>
      </w:r>
      <w:r w:rsidRPr="00ED4E31">
        <w:rPr>
          <w:rFonts w:ascii="Times New Roman" w:hAnsi="Times New Roman" w:cs="Times New Roman"/>
        </w:rPr>
        <w:t>Khattab</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2020;Lewis</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2022;</w:t>
      </w:r>
      <w:r w:rsidRPr="00ED4E31">
        <w:rPr>
          <w:rFonts w:ascii="Times New Roman" w:hAnsi="Times New Roman" w:cs="Times New Roman"/>
          <w:color w:val="333333"/>
          <w:sz w:val="24"/>
          <w:szCs w:val="24"/>
          <w:shd w:val="clear" w:color="auto" w:fill="FFFFFF"/>
        </w:rPr>
        <w:t>Yeung</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2022;Zhang</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 xml:space="preserve">2021). </w:t>
      </w:r>
    </w:p>
    <w:p w14:paraId="2AFE8F6E" w14:textId="106A590F" w:rsidR="00FF45A0" w:rsidRPr="00ED4E31"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sidRPr="00ED4E31">
        <w:rPr>
          <w:rFonts w:ascii="Times New Roman" w:hAnsi="Times New Roman" w:cs="Times New Roman"/>
          <w:color w:val="333333"/>
          <w:sz w:val="24"/>
          <w:szCs w:val="24"/>
          <w:shd w:val="clear" w:color="auto" w:fill="FFFFFF"/>
        </w:rPr>
        <w:t>Because of exposure to COVID-19, psychiatric stress and alter human cognition (e.g., negative thoughts or views of the world) could rise as do following other traumas(Moreland</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2023).</w:t>
      </w:r>
      <w:r w:rsidRPr="00ED4E31">
        <w:rPr>
          <w:rFonts w:ascii="Arial" w:hAnsi="Arial" w:cs="Arial"/>
          <w:color w:val="333333"/>
          <w:sz w:val="21"/>
          <w:szCs w:val="21"/>
          <w:shd w:val="clear" w:color="auto" w:fill="FFFFFF"/>
        </w:rPr>
        <w:t xml:space="preserve"> </w:t>
      </w:r>
      <w:r w:rsidRPr="00ED4E31">
        <w:rPr>
          <w:rFonts w:ascii="Times New Roman" w:hAnsi="Times New Roman" w:cs="Times New Roman"/>
          <w:color w:val="333333"/>
          <w:sz w:val="24"/>
          <w:szCs w:val="24"/>
          <w:shd w:val="clear" w:color="auto" w:fill="FFFFFF"/>
        </w:rPr>
        <w:t>However, positive cognition, such as posttraumatic growth (PTG), can also emerge with struggles as trauma-related psychological gains (e.g., positive mindset changes in cognition and worldview)(</w:t>
      </w:r>
      <w:r w:rsidR="00363EB9" w:rsidRPr="00ED4E31">
        <w:rPr>
          <w:rFonts w:ascii="Times New Roman" w:hAnsi="Times New Roman" w:cs="Times New Roman"/>
          <w:sz w:val="24"/>
          <w:szCs w:val="24"/>
        </w:rPr>
        <w:t>Calhoun</w:t>
      </w:r>
      <w:r w:rsidR="0056404C" w:rsidRPr="00ED4E31">
        <w:rPr>
          <w:rFonts w:ascii="Times New Roman" w:hAnsi="Times New Roman" w:cs="Times New Roman"/>
          <w:sz w:val="24"/>
          <w:szCs w:val="24"/>
        </w:rPr>
        <w:t>_&amp;_</w:t>
      </w:r>
      <w:r w:rsidR="00363EB9" w:rsidRPr="00ED4E31">
        <w:rPr>
          <w:rFonts w:ascii="Times New Roman" w:hAnsi="Times New Roman" w:cs="Times New Roman"/>
          <w:sz w:val="24"/>
          <w:szCs w:val="24"/>
        </w:rPr>
        <w:t>Tedeschi</w:t>
      </w:r>
      <w:r w:rsidRPr="00ED4E31">
        <w:rPr>
          <w:rFonts w:ascii="Times New Roman" w:hAnsi="Times New Roman" w:cs="Times New Roman"/>
          <w:sz w:val="24"/>
          <w:szCs w:val="24"/>
        </w:rPr>
        <w:t>,200</w:t>
      </w:r>
      <w:r w:rsidR="00363EB9" w:rsidRPr="00ED4E31">
        <w:rPr>
          <w:rFonts w:ascii="Times New Roman" w:hAnsi="Times New Roman" w:cs="Times New Roman"/>
          <w:sz w:val="24"/>
          <w:szCs w:val="24"/>
        </w:rPr>
        <w:t>6</w:t>
      </w:r>
      <w:r w:rsidRPr="00ED4E31">
        <w:rPr>
          <w:rFonts w:ascii="Times New Roman" w:hAnsi="Times New Roman" w:cs="Times New Roman"/>
          <w:color w:val="333333"/>
          <w:sz w:val="24"/>
          <w:szCs w:val="24"/>
          <w:shd w:val="clear" w:color="auto" w:fill="FFFFFF"/>
        </w:rPr>
        <w:t>). Most observed domains of PTG involved greater positive changes in personal strength, appreciation of life, and social relationships. PTG is also a kind of better outcomes in patients with life-altering diseases(</w:t>
      </w:r>
      <w:r w:rsidRPr="00ED4E31">
        <w:rPr>
          <w:rFonts w:ascii="Times New Roman" w:hAnsi="Times New Roman" w:cs="Times New Roman"/>
          <w:sz w:val="24"/>
          <w:szCs w:val="24"/>
          <w:shd w:val="clear" w:color="auto" w:fill="FFFFFF"/>
        </w:rPr>
        <w:t>Ma</w:t>
      </w:r>
      <w:r w:rsidR="005E42CC" w:rsidRPr="00ED4E31">
        <w:rPr>
          <w:rFonts w:ascii="Times New Roman" w:hAnsi="Times New Roman" w:cs="Times New Roman"/>
          <w:sz w:val="24"/>
          <w:szCs w:val="24"/>
          <w:shd w:val="clear" w:color="auto" w:fill="FFFFFF"/>
        </w:rPr>
        <w:t>_et_al.,</w:t>
      </w:r>
      <w:r w:rsidRPr="00ED4E31">
        <w:rPr>
          <w:rFonts w:ascii="Times New Roman" w:hAnsi="Times New Roman" w:cs="Times New Roman"/>
          <w:sz w:val="24"/>
          <w:szCs w:val="24"/>
          <w:shd w:val="clear" w:color="auto" w:fill="FFFFFF"/>
        </w:rPr>
        <w:t>2022;Pięta</w:t>
      </w:r>
      <w:r w:rsidR="00CA6E73" w:rsidRPr="00ED4E31">
        <w:rPr>
          <w:rFonts w:ascii="Times New Roman" w:hAnsi="Times New Roman" w:cs="Times New Roman"/>
          <w:sz w:val="24"/>
          <w:szCs w:val="24"/>
          <w:shd w:val="clear" w:color="auto" w:fill="FFFFFF"/>
        </w:rPr>
        <w:t>_&amp;_</w:t>
      </w:r>
      <w:r w:rsidRPr="00ED4E31">
        <w:rPr>
          <w:rFonts w:ascii="Times New Roman" w:hAnsi="Times New Roman" w:cs="Times New Roman"/>
          <w:sz w:val="24"/>
          <w:szCs w:val="24"/>
          <w:shd w:val="clear" w:color="auto" w:fill="FFFFFF"/>
        </w:rPr>
        <w:t>Rzeszutek,2022</w:t>
      </w:r>
      <w:r w:rsidRPr="00ED4E31">
        <w:rPr>
          <w:rFonts w:ascii="Times New Roman" w:eastAsia="Times New Roman" w:hAnsi="Times New Roman" w:cs="Times New Roman"/>
          <w:sz w:val="24"/>
          <w:szCs w:val="24"/>
        </w:rPr>
        <w:t>;Sawyer</w:t>
      </w:r>
      <w:r w:rsidR="005E42CC" w:rsidRPr="00ED4E31">
        <w:rPr>
          <w:rFonts w:ascii="Times New Roman" w:eastAsia="Times New Roman" w:hAnsi="Times New Roman" w:cs="Times New Roman"/>
          <w:sz w:val="24"/>
          <w:szCs w:val="24"/>
        </w:rPr>
        <w:t>_et_al.,</w:t>
      </w:r>
      <w:r w:rsidRPr="00ED4E31">
        <w:rPr>
          <w:rFonts w:ascii="Times New Roman" w:eastAsia="Times New Roman" w:hAnsi="Times New Roman" w:cs="Times New Roman"/>
          <w:sz w:val="24"/>
          <w:szCs w:val="24"/>
        </w:rPr>
        <w:t>2010;Shand</w:t>
      </w:r>
      <w:r w:rsidR="005E42CC" w:rsidRPr="00ED4E31">
        <w:rPr>
          <w:rFonts w:ascii="Times New Roman" w:eastAsia="Times New Roman" w:hAnsi="Times New Roman" w:cs="Times New Roman"/>
          <w:sz w:val="24"/>
          <w:szCs w:val="24"/>
        </w:rPr>
        <w:t>_et_al.,</w:t>
      </w:r>
      <w:r w:rsidRPr="00ED4E31">
        <w:rPr>
          <w:rFonts w:ascii="Times New Roman" w:eastAsia="Times New Roman" w:hAnsi="Times New Roman" w:cs="Times New Roman"/>
          <w:sz w:val="24"/>
          <w:szCs w:val="24"/>
        </w:rPr>
        <w:t>2015;Wang</w:t>
      </w:r>
      <w:r w:rsidR="005E42CC" w:rsidRPr="00ED4E31">
        <w:rPr>
          <w:rFonts w:ascii="Times New Roman" w:eastAsia="Times New Roman" w:hAnsi="Times New Roman" w:cs="Times New Roman"/>
          <w:sz w:val="24"/>
          <w:szCs w:val="24"/>
        </w:rPr>
        <w:t>_et_al.,</w:t>
      </w:r>
      <w:r w:rsidRPr="00ED4E31">
        <w:rPr>
          <w:rFonts w:ascii="Times New Roman" w:eastAsia="Times New Roman" w:hAnsi="Times New Roman" w:cs="Times New Roman"/>
          <w:sz w:val="24"/>
          <w:szCs w:val="24"/>
        </w:rPr>
        <w:t>2022</w:t>
      </w:r>
      <w:r w:rsidRPr="00ED4E31">
        <w:rPr>
          <w:rFonts w:ascii="Times New Roman" w:hAnsi="Times New Roman" w:cs="Times New Roman"/>
          <w:color w:val="333333"/>
          <w:sz w:val="24"/>
          <w:szCs w:val="24"/>
          <w:shd w:val="clear" w:color="auto" w:fill="FFFFFF"/>
        </w:rPr>
        <w:t xml:space="preserve">). </w:t>
      </w:r>
      <w:r w:rsidRPr="00ED4E31">
        <w:rPr>
          <w:rFonts w:ascii="Times New Roman" w:hAnsi="Times New Roman" w:cs="Times New Roman"/>
          <w:sz w:val="24"/>
          <w:szCs w:val="24"/>
        </w:rPr>
        <w:t>A few meta-analyses have associated this phenomenon with low mortality in non-pandemic patients(Ma</w:t>
      </w:r>
      <w:r w:rsidR="005E42CC" w:rsidRPr="00ED4E31">
        <w:rPr>
          <w:rFonts w:ascii="Times New Roman" w:hAnsi="Times New Roman" w:cs="Times New Roman"/>
          <w:sz w:val="24"/>
          <w:szCs w:val="24"/>
        </w:rPr>
        <w:t>_et_al.,</w:t>
      </w:r>
      <w:r w:rsidR="6C8985BF" w:rsidRPr="00ED4E31">
        <w:rPr>
          <w:rFonts w:ascii="Times New Roman" w:hAnsi="Times New Roman" w:cs="Times New Roman"/>
          <w:sz w:val="24"/>
          <w:szCs w:val="24"/>
        </w:rPr>
        <w:t>2022;</w:t>
      </w:r>
      <w:r w:rsidRPr="00ED4E31">
        <w:rPr>
          <w:rFonts w:ascii="Times New Roman" w:hAnsi="Times New Roman" w:cs="Times New Roman"/>
          <w:sz w:val="24"/>
          <w:szCs w:val="24"/>
        </w:rPr>
        <w:t>Wan</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2023).</w:t>
      </w:r>
    </w:p>
    <w:p w14:paraId="02D12D61" w14:textId="250BA955" w:rsidR="00FF45A0" w:rsidRPr="00ED4E31" w:rsidRDefault="00FF45A0" w:rsidP="00FF45A0">
      <w:pPr>
        <w:tabs>
          <w:tab w:val="left" w:pos="4950"/>
        </w:tabs>
        <w:spacing w:after="0" w:line="480" w:lineRule="auto"/>
        <w:ind w:firstLine="720"/>
        <w:rPr>
          <w:rFonts w:ascii="Times New Roman" w:hAnsi="Times New Roman" w:cs="Times New Roman"/>
          <w:sz w:val="24"/>
          <w:szCs w:val="24"/>
        </w:rPr>
      </w:pPr>
      <w:r w:rsidRPr="00ED4E31">
        <w:rPr>
          <w:rFonts w:ascii="Times New Roman" w:hAnsi="Times New Roman" w:cs="Times New Roman"/>
          <w:color w:val="333333"/>
          <w:sz w:val="24"/>
          <w:szCs w:val="24"/>
          <w:shd w:val="clear" w:color="auto" w:fill="FFFFFF"/>
        </w:rPr>
        <w:t>Given the long-term and vast impact of Covid-19</w:t>
      </w:r>
      <w:r w:rsidRPr="00ED4E31">
        <w:rPr>
          <w:rFonts w:ascii="Times New Roman" w:hAnsi="Times New Roman" w:cs="Times New Roman"/>
          <w:color w:val="333333"/>
          <w:sz w:val="28"/>
          <w:szCs w:val="28"/>
          <w:shd w:val="clear" w:color="auto" w:fill="FFFFFF"/>
        </w:rPr>
        <w:t>(</w:t>
      </w:r>
      <w:r w:rsidRPr="00ED4E31">
        <w:rPr>
          <w:rFonts w:ascii="Times New Roman" w:hAnsi="Times New Roman" w:cs="Times New Roman"/>
          <w:sz w:val="24"/>
          <w:szCs w:val="24"/>
        </w:rPr>
        <w:t>Emek</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2021;Parums</w:t>
      </w:r>
      <w:r w:rsidR="149CC42C" w:rsidRPr="00ED4E31">
        <w:rPr>
          <w:rFonts w:ascii="Times New Roman" w:hAnsi="Times New Roman" w:cs="Times New Roman"/>
          <w:sz w:val="24"/>
          <w:szCs w:val="24"/>
        </w:rPr>
        <w:t>,</w:t>
      </w:r>
      <w:r w:rsidRPr="00ED4E31">
        <w:rPr>
          <w:rFonts w:ascii="Times New Roman" w:hAnsi="Times New Roman" w:cs="Times New Roman"/>
          <w:sz w:val="24"/>
          <w:szCs w:val="24"/>
        </w:rPr>
        <w:t>2021</w:t>
      </w:r>
      <w:r w:rsidRPr="00ED4E31">
        <w:rPr>
          <w:rFonts w:ascii="Times New Roman" w:hAnsi="Times New Roman" w:cs="Times New Roman"/>
          <w:color w:val="333333"/>
          <w:sz w:val="24"/>
          <w:szCs w:val="24"/>
          <w:shd w:val="clear" w:color="auto" w:fill="FFFFFF"/>
        </w:rPr>
        <w:t xml:space="preserve">), it is necessary to examine if PTG cooccur with this pandemic as a modifiable dimension of outcomes </w:t>
      </w:r>
      <w:r w:rsidRPr="00ED4E31">
        <w:rPr>
          <w:rFonts w:ascii="Times New Roman" w:hAnsi="Times New Roman" w:cs="Times New Roman"/>
          <w:color w:val="333333"/>
          <w:sz w:val="24"/>
          <w:szCs w:val="24"/>
          <w:shd w:val="clear" w:color="auto" w:fill="FFFFFF"/>
        </w:rPr>
        <w:lastRenderedPageBreak/>
        <w:t>in the United States and globally. In 2021, a national representative study of US veterans reported moderate to greater levels of PTG resulting from the COVID-19 experience, especially among those suffering from posttraumatic stress symptoms (PTSD) linked with positive Covid-19 results(Pietrzak</w:t>
      </w:r>
      <w:r w:rsidR="005E42CC" w:rsidRPr="00ED4E31">
        <w:rPr>
          <w:rFonts w:ascii="Times New Roman" w:hAnsi="Times New Roman" w:cs="Times New Roman"/>
          <w:color w:val="333333"/>
          <w:sz w:val="24"/>
          <w:szCs w:val="24"/>
          <w:shd w:val="clear" w:color="auto" w:fill="FFFFFF"/>
        </w:rPr>
        <w:t>_et_al.,</w:t>
      </w:r>
      <w:r w:rsidRPr="00ED4E31">
        <w:rPr>
          <w:rFonts w:ascii="Times New Roman" w:hAnsi="Times New Roman" w:cs="Times New Roman"/>
          <w:color w:val="333333"/>
          <w:sz w:val="24"/>
          <w:szCs w:val="24"/>
          <w:shd w:val="clear" w:color="auto" w:fill="FFFFFF"/>
        </w:rPr>
        <w:t>2021). Other studies have also shown the emergence of Covid-19-related PTG i</w:t>
      </w:r>
      <w:r w:rsidR="007F508E" w:rsidRPr="00ED4E31">
        <w:rPr>
          <w:rFonts w:ascii="Times New Roman" w:hAnsi="Times New Roman" w:cs="Times New Roman"/>
          <w:color w:val="333333"/>
          <w:sz w:val="24"/>
          <w:szCs w:val="24"/>
          <w:shd w:val="clear" w:color="auto" w:fill="FFFFFF"/>
        </w:rPr>
        <w:t>n</w:t>
      </w:r>
      <w:r w:rsidRPr="00ED4E31">
        <w:rPr>
          <w:rFonts w:ascii="Times New Roman" w:hAnsi="Times New Roman" w:cs="Times New Roman"/>
          <w:color w:val="333333"/>
          <w:sz w:val="24"/>
          <w:szCs w:val="24"/>
          <w:shd w:val="clear" w:color="auto" w:fill="FFFFFF"/>
        </w:rPr>
        <w:t xml:space="preserve"> </w:t>
      </w:r>
      <w:r w:rsidR="007F508E" w:rsidRPr="00ED4E31">
        <w:rPr>
          <w:rFonts w:ascii="Times New Roman" w:hAnsi="Times New Roman" w:cs="Times New Roman"/>
          <w:color w:val="333333"/>
          <w:sz w:val="24"/>
          <w:szCs w:val="24"/>
          <w:shd w:val="clear" w:color="auto" w:fill="FFFFFF"/>
        </w:rPr>
        <w:t xml:space="preserve">different </w:t>
      </w:r>
      <w:r w:rsidRPr="00ED4E31">
        <w:rPr>
          <w:rFonts w:ascii="Times New Roman" w:hAnsi="Times New Roman" w:cs="Times New Roman"/>
          <w:color w:val="333333"/>
          <w:sz w:val="24"/>
          <w:szCs w:val="24"/>
          <w:shd w:val="clear" w:color="auto" w:fill="FFFFFF"/>
        </w:rPr>
        <w:t xml:space="preserve">countries. To </w:t>
      </w:r>
      <w:r w:rsidRPr="00ED4E31">
        <w:rPr>
          <w:rFonts w:ascii="Times New Roman" w:hAnsi="Times New Roman" w:cs="Times New Roman"/>
          <w:sz w:val="24"/>
          <w:szCs w:val="24"/>
        </w:rPr>
        <w:t>provide more reliable and robust conclusion on this positive worldview-based mindset change across different sectors of populations (</w:t>
      </w:r>
      <w:r w:rsidRPr="00ED4E31">
        <w:rPr>
          <w:rFonts w:ascii="Times New Roman" w:hAnsi="Times New Roman" w:cs="Times New Roman"/>
          <w:color w:val="333333"/>
          <w:sz w:val="24"/>
          <w:szCs w:val="24"/>
          <w:shd w:val="clear" w:color="auto" w:fill="FFFFFF"/>
        </w:rPr>
        <w:t>general populations, health-care providers, and infected patients), w</w:t>
      </w:r>
      <w:r w:rsidRPr="00ED4E31">
        <w:rPr>
          <w:rFonts w:ascii="Times New Roman" w:hAnsi="Times New Roman" w:cs="Times New Roman"/>
          <w:sz w:val="24"/>
          <w:szCs w:val="24"/>
        </w:rPr>
        <w:t xml:space="preserve">e conducted this first meta-analytic review to examining PTG during and post COVID-19. </w:t>
      </w:r>
    </w:p>
    <w:p w14:paraId="2DC6A17B" w14:textId="4B6BE3E4" w:rsidR="00FF45A0" w:rsidRPr="00D806CF" w:rsidRDefault="00FF45A0" w:rsidP="00FF45A0">
      <w:pPr>
        <w:spacing w:after="0" w:line="480" w:lineRule="auto"/>
        <w:ind w:firstLine="720"/>
        <w:rPr>
          <w:rFonts w:ascii="Times New Roman" w:hAnsi="Times New Roman" w:cs="Times New Roman"/>
          <w:color w:val="333333"/>
          <w:sz w:val="24"/>
          <w:szCs w:val="24"/>
          <w:shd w:val="clear" w:color="auto" w:fill="FFFFFF"/>
        </w:rPr>
      </w:pPr>
      <w:r w:rsidRPr="00ED4E31">
        <w:rPr>
          <w:rFonts w:ascii="Times New Roman" w:hAnsi="Times New Roman" w:cs="Times New Roman"/>
          <w:sz w:val="24"/>
          <w:szCs w:val="24"/>
        </w:rPr>
        <w:t>A</w:t>
      </w:r>
      <w:r w:rsidRPr="00ED4E31">
        <w:rPr>
          <w:rFonts w:ascii="Times New Roman" w:eastAsia="Times New Roman" w:hAnsi="Times New Roman" w:cs="Times New Roman"/>
          <w:sz w:val="24"/>
          <w:szCs w:val="24"/>
        </w:rPr>
        <w:t xml:space="preserve"> meta-analys</w:t>
      </w:r>
      <w:r w:rsidR="00941282" w:rsidRPr="00ED4E31">
        <w:rPr>
          <w:rFonts w:ascii="Times New Roman" w:eastAsia="Times New Roman" w:hAnsi="Times New Roman" w:cs="Times New Roman"/>
          <w:sz w:val="24"/>
          <w:szCs w:val="24"/>
        </w:rPr>
        <w:t>i</w:t>
      </w:r>
      <w:r w:rsidRPr="00ED4E31">
        <w:rPr>
          <w:rFonts w:ascii="Times New Roman" w:eastAsia="Times New Roman" w:hAnsi="Times New Roman" w:cs="Times New Roman"/>
          <w:sz w:val="24"/>
          <w:szCs w:val="24"/>
        </w:rPr>
        <w:t>s on another pandemic has demonstrated the relationship between PTG and adjustment among individuals living with HIV/AIDS(</w:t>
      </w:r>
      <w:r w:rsidRPr="00ED4E31">
        <w:rPr>
          <w:rFonts w:ascii="Times New Roman" w:hAnsi="Times New Roman" w:cs="Times New Roman"/>
          <w:sz w:val="24"/>
          <w:szCs w:val="24"/>
          <w:shd w:val="clear" w:color="auto" w:fill="FFFFFF"/>
        </w:rPr>
        <w:t>Pięta</w:t>
      </w:r>
      <w:r w:rsidR="00CA6E73" w:rsidRPr="00ED4E31">
        <w:rPr>
          <w:rFonts w:ascii="Times New Roman" w:hAnsi="Times New Roman" w:cs="Times New Roman"/>
          <w:sz w:val="24"/>
          <w:szCs w:val="24"/>
          <w:shd w:val="clear" w:color="auto" w:fill="FFFFFF"/>
        </w:rPr>
        <w:t>_&amp;_</w:t>
      </w:r>
      <w:r w:rsidRPr="00ED4E31">
        <w:rPr>
          <w:rFonts w:ascii="Times New Roman" w:hAnsi="Times New Roman" w:cs="Times New Roman"/>
          <w:sz w:val="24"/>
          <w:szCs w:val="24"/>
          <w:shd w:val="clear" w:color="auto" w:fill="FFFFFF"/>
        </w:rPr>
        <w:t>Rzeszutek,2022)</w:t>
      </w:r>
      <w:r w:rsidRPr="00ED4E31">
        <w:rPr>
          <w:rFonts w:ascii="Times New Roman" w:hAnsi="Times New Roman" w:cs="Times New Roman"/>
          <w:sz w:val="24"/>
          <w:szCs w:val="24"/>
        </w:rPr>
        <w:t xml:space="preserve">. Yet, there is a lack of similar pooled analysis on the observed PTG in recent major pandemics. The paucity implies that more meta-analyses will be desirable for this optimal outcome in future medical research. </w:t>
      </w:r>
      <w:r w:rsidRPr="00ED4E31">
        <w:rPr>
          <w:rFonts w:ascii="Times New Roman" w:eastAsia="Times New Roman" w:hAnsi="Times New Roman" w:cs="Times New Roman"/>
          <w:sz w:val="24"/>
          <w:szCs w:val="24"/>
        </w:rPr>
        <w:t>Accordingly, this</w:t>
      </w:r>
      <w:r w:rsidRPr="00ED4E31">
        <w:rPr>
          <w:rFonts w:ascii="Times New Roman" w:hAnsi="Times New Roman" w:cs="Times New Roman"/>
          <w:sz w:val="24"/>
          <w:szCs w:val="24"/>
        </w:rPr>
        <w:t xml:space="preserve"> study employed a systematic approach to synthesize empirical studies in the United States and around the world. We aimed to reach a more creditable conclusion for an urgent question: Whether PTG could be observed globally under the threat of COVID-19 to mankind. </w:t>
      </w:r>
      <w:r w:rsidRPr="00ED4E31">
        <w:rPr>
          <w:rFonts w:ascii="Times New Roman" w:eastAsia="Times New Roman" w:hAnsi="Times New Roman" w:cs="Times New Roman"/>
          <w:sz w:val="24"/>
          <w:szCs w:val="24"/>
        </w:rPr>
        <w:t xml:space="preserve">More specifically, we evaluated the magnitude and consistency of the pandemic related PTG, as a change in posttraumatic positive cognition. We also conducted subgroup analyses linking PTG with certain risk and protective factors. </w:t>
      </w:r>
    </w:p>
    <w:p w14:paraId="382DAADA" w14:textId="77777777" w:rsidR="00FF45A0" w:rsidRPr="00ED4E31" w:rsidRDefault="00FF45A0" w:rsidP="00FF45A0">
      <w:pPr>
        <w:pStyle w:val="Heading1"/>
        <w:spacing w:before="0" w:line="480" w:lineRule="auto"/>
        <w:jc w:val="center"/>
        <w:rPr>
          <w:rFonts w:ascii="Times New Roman" w:hAnsi="Times New Roman" w:cs="Times New Roman"/>
          <w:b/>
          <w:bCs/>
          <w:color w:val="auto"/>
          <w:spacing w:val="-2"/>
          <w:sz w:val="24"/>
          <w:szCs w:val="24"/>
        </w:rPr>
      </w:pPr>
      <w:r w:rsidRPr="00ED4E31">
        <w:rPr>
          <w:rFonts w:ascii="Times New Roman" w:hAnsi="Times New Roman" w:cs="Times New Roman"/>
          <w:b/>
          <w:bCs/>
          <w:color w:val="auto"/>
          <w:spacing w:val="-2"/>
          <w:sz w:val="24"/>
          <w:szCs w:val="24"/>
        </w:rPr>
        <w:t>Methods</w:t>
      </w:r>
    </w:p>
    <w:p w14:paraId="4B003C65" w14:textId="77777777" w:rsidR="00FF45A0" w:rsidRPr="00ED4E31" w:rsidRDefault="00FF45A0" w:rsidP="00FF45A0">
      <w:pPr>
        <w:pStyle w:val="Heading1"/>
        <w:spacing w:before="0" w:line="480" w:lineRule="auto"/>
        <w:rPr>
          <w:rFonts w:ascii="Times New Roman" w:hAnsi="Times New Roman" w:cs="Times New Roman"/>
          <w:b/>
          <w:bCs/>
          <w:color w:val="auto"/>
          <w:sz w:val="24"/>
          <w:szCs w:val="24"/>
          <w:lang w:eastAsia="zh-CN"/>
        </w:rPr>
      </w:pPr>
      <w:r w:rsidRPr="00ED4E31">
        <w:rPr>
          <w:rFonts w:ascii="Times New Roman" w:hAnsi="Times New Roman" w:cs="Times New Roman"/>
          <w:b/>
          <w:bCs/>
          <w:color w:val="auto"/>
          <w:spacing w:val="-2"/>
          <w:sz w:val="24"/>
          <w:szCs w:val="24"/>
        </w:rPr>
        <w:t>Data Sources and Searches</w:t>
      </w:r>
    </w:p>
    <w:p w14:paraId="6319C84E" w14:textId="05127CA5" w:rsidR="00FF45A0" w:rsidRPr="00ED4E31" w:rsidRDefault="00FF45A0" w:rsidP="00FF45A0">
      <w:pPr>
        <w:spacing w:after="0" w:line="480" w:lineRule="auto"/>
        <w:ind w:firstLine="720"/>
        <w:rPr>
          <w:rFonts w:ascii="Times New Roman" w:hAnsi="Times New Roman" w:cs="Times New Roman"/>
          <w:spacing w:val="-6"/>
          <w:sz w:val="24"/>
          <w:szCs w:val="24"/>
        </w:rPr>
      </w:pPr>
      <w:r w:rsidRPr="00ED4E31">
        <w:rPr>
          <w:rFonts w:ascii="Times New Roman" w:hAnsi="Times New Roman" w:cs="Times New Roman"/>
          <w:spacing w:val="-6"/>
          <w:sz w:val="24"/>
          <w:szCs w:val="24"/>
        </w:rPr>
        <w:t>This systematic meta-analytic review was conducted and presented following the recommendations of the Meta-analysis of Observational Studies in Epidemiology (MOOSE) reporting guideline(Stroup</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 xml:space="preserve">2000). A systematic literature search of Ovid MEDLINE, PsycINFO, </w:t>
      </w:r>
      <w:r w:rsidRPr="00ED4E31">
        <w:rPr>
          <w:rFonts w:ascii="Times New Roman" w:hAnsi="Times New Roman" w:cs="Times New Roman"/>
          <w:spacing w:val="-6"/>
          <w:sz w:val="24"/>
          <w:szCs w:val="24"/>
        </w:rPr>
        <w:lastRenderedPageBreak/>
        <w:t xml:space="preserve">Academic Search Complete, and PubMed was performed for research articles published from 2000 since the first year of Covid-19, to </w:t>
      </w:r>
      <w:r w:rsidR="007F0DB6" w:rsidRPr="00ED4E31">
        <w:rPr>
          <w:rFonts w:ascii="Times New Roman" w:hAnsi="Times New Roman" w:cs="Times New Roman"/>
          <w:spacing w:val="-6"/>
          <w:sz w:val="24"/>
          <w:szCs w:val="24"/>
        </w:rPr>
        <w:t xml:space="preserve">January, </w:t>
      </w:r>
      <w:r w:rsidRPr="00ED4E31">
        <w:rPr>
          <w:rFonts w:ascii="Times New Roman" w:hAnsi="Times New Roman" w:cs="Times New Roman"/>
          <w:spacing w:val="-6"/>
          <w:sz w:val="24"/>
          <w:szCs w:val="24"/>
        </w:rPr>
        <w:t>202</w:t>
      </w:r>
      <w:r w:rsidR="007F0DB6" w:rsidRPr="00ED4E31">
        <w:rPr>
          <w:rFonts w:ascii="Times New Roman" w:hAnsi="Times New Roman" w:cs="Times New Roman"/>
          <w:spacing w:val="-6"/>
          <w:sz w:val="24"/>
          <w:szCs w:val="24"/>
        </w:rPr>
        <w:t>4</w:t>
      </w:r>
      <w:r w:rsidRPr="00ED4E31">
        <w:rPr>
          <w:rFonts w:ascii="Times New Roman" w:hAnsi="Times New Roman" w:cs="Times New Roman"/>
          <w:spacing w:val="-6"/>
          <w:sz w:val="24"/>
          <w:szCs w:val="24"/>
        </w:rPr>
        <w:t>. The following Medical and Psychological Subject Heading terms were used to identify studies that assessed PTG in patients with COVID-19: posttraumatic growth, stress-related growth, adverse growth, COVID-19 MI, positive effects, positive outcome and self-growth. Furthermore, references from selected studies and relevant review articles were reviewed to identify additional publications(Cui</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2021;Feingold</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2022;Finstad</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2021</w:t>
      </w:r>
      <w:r w:rsidR="6E0CD282" w:rsidRPr="00ED4E31">
        <w:rPr>
          <w:rFonts w:ascii="Times New Roman" w:hAnsi="Times New Roman" w:cs="Times New Roman"/>
          <w:spacing w:val="-6"/>
          <w:sz w:val="24"/>
          <w:szCs w:val="24"/>
        </w:rPr>
        <w:t>;</w:t>
      </w:r>
      <w:r w:rsidRPr="00ED4E31">
        <w:rPr>
          <w:rFonts w:ascii="Times New Roman" w:hAnsi="Times New Roman" w:cs="Times New Roman"/>
          <w:spacing w:val="-6"/>
          <w:sz w:val="24"/>
          <w:szCs w:val="24"/>
        </w:rPr>
        <w:t>Hyun</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2021;Kowalski</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2021;Li</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2022;Van der Hallen</w:t>
      </w:r>
      <w:r w:rsidR="00CA6E73" w:rsidRPr="00ED4E31">
        <w:rPr>
          <w:rFonts w:ascii="Times New Roman" w:hAnsi="Times New Roman" w:cs="Times New Roman"/>
          <w:spacing w:val="-6"/>
          <w:sz w:val="24"/>
          <w:szCs w:val="24"/>
        </w:rPr>
        <w:t>_&amp;_</w:t>
      </w:r>
      <w:r w:rsidRPr="00ED4E31">
        <w:rPr>
          <w:rFonts w:ascii="Times New Roman" w:hAnsi="Times New Roman" w:cs="Times New Roman"/>
          <w:spacing w:val="-6"/>
          <w:sz w:val="24"/>
          <w:szCs w:val="24"/>
        </w:rPr>
        <w:t>Godor</w:t>
      </w:r>
      <w:r w:rsidR="005E42CC" w:rsidRPr="00ED4E31">
        <w:rPr>
          <w:rFonts w:ascii="Times New Roman" w:hAnsi="Times New Roman" w:cs="Times New Roman"/>
          <w:spacing w:val="-6"/>
          <w:sz w:val="24"/>
          <w:szCs w:val="24"/>
        </w:rPr>
        <w:t>_et_al.,</w:t>
      </w:r>
      <w:r w:rsidRPr="00ED4E31">
        <w:rPr>
          <w:rFonts w:ascii="Times New Roman" w:hAnsi="Times New Roman" w:cs="Times New Roman"/>
          <w:spacing w:val="-6"/>
          <w:sz w:val="24"/>
          <w:szCs w:val="24"/>
        </w:rPr>
        <w:t xml:space="preserve">2022). </w:t>
      </w:r>
    </w:p>
    <w:p w14:paraId="6F263B77" w14:textId="77777777" w:rsidR="00FF45A0" w:rsidRPr="00ED4E31" w:rsidRDefault="00FF45A0" w:rsidP="00FF45A0">
      <w:pPr>
        <w:pStyle w:val="Heading1"/>
        <w:spacing w:before="0" w:line="480" w:lineRule="auto"/>
        <w:rPr>
          <w:rFonts w:ascii="Times New Roman" w:hAnsi="Times New Roman" w:cs="Times New Roman"/>
          <w:b/>
          <w:bCs/>
          <w:color w:val="auto"/>
          <w:sz w:val="24"/>
          <w:szCs w:val="24"/>
          <w:lang w:eastAsia="zh-CN"/>
        </w:rPr>
      </w:pPr>
      <w:r w:rsidRPr="00ED4E31">
        <w:rPr>
          <w:rFonts w:ascii="Times New Roman" w:hAnsi="Times New Roman" w:cs="Times New Roman"/>
          <w:b/>
          <w:bCs/>
          <w:color w:val="auto"/>
          <w:spacing w:val="-2"/>
          <w:sz w:val="24"/>
          <w:szCs w:val="24"/>
        </w:rPr>
        <w:t>Study Selection</w:t>
      </w:r>
    </w:p>
    <w:p w14:paraId="28C429FC" w14:textId="7A91E2B4" w:rsidR="00FF45A0" w:rsidRPr="00ED4E31" w:rsidRDefault="00E1143F" w:rsidP="00FF45A0">
      <w:pPr>
        <w:spacing w:after="0" w:line="480" w:lineRule="auto"/>
        <w:ind w:firstLine="720"/>
        <w:rPr>
          <w:rFonts w:ascii="Times New Roman" w:hAnsi="Times New Roman" w:cs="Times New Roman"/>
          <w:sz w:val="24"/>
          <w:szCs w:val="24"/>
        </w:rPr>
      </w:pPr>
      <w:r w:rsidRPr="00ED4E31">
        <w:rPr>
          <w:rFonts w:ascii="Times New Roman" w:hAnsi="Times New Roman" w:cs="Times New Roman"/>
          <w:spacing w:val="-6"/>
          <w:sz w:val="24"/>
          <w:szCs w:val="24"/>
        </w:rPr>
        <w:t xml:space="preserve">Identified articles were in English, though no language restriction was used to cover publications in both the United States and abroad. </w:t>
      </w:r>
      <w:r w:rsidR="00FF45A0" w:rsidRPr="00ED4E31">
        <w:rPr>
          <w:rFonts w:ascii="Times New Roman" w:hAnsi="Times New Roman" w:cs="Times New Roman"/>
          <w:sz w:val="24"/>
          <w:szCs w:val="24"/>
        </w:rPr>
        <w:t>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w:t>
      </w:r>
      <w:r w:rsidR="00CD0809" w:rsidRPr="00ED4E31">
        <w:rPr>
          <w:rFonts w:ascii="Times New Roman" w:hAnsi="Times New Roman" w:cs="Times New Roman"/>
          <w:sz w:val="24"/>
          <w:szCs w:val="24"/>
        </w:rPr>
        <w:t>d</w:t>
      </w:r>
      <w:r w:rsidR="00FF45A0" w:rsidRPr="00ED4E31">
        <w:rPr>
          <w:rFonts w:ascii="Times New Roman" w:hAnsi="Times New Roman" w:cs="Times New Roman"/>
          <w:sz w:val="24"/>
          <w:szCs w:val="24"/>
        </w:rPr>
        <w:t xml:space="preserve"> to adopt PTGI(Posttraumatic Growth Inventory</w:t>
      </w:r>
      <w:r w:rsidR="006F7F2C" w:rsidRPr="00ED4E31">
        <w:rPr>
          <w:rFonts w:ascii="Times New Roman" w:hAnsi="Times New Roman" w:cs="Times New Roman"/>
          <w:sz w:val="24"/>
          <w:szCs w:val="24"/>
        </w:rPr>
        <w:t>;Tedeschi</w:t>
      </w:r>
      <w:r w:rsidR="00CA6E73" w:rsidRPr="00ED4E31">
        <w:rPr>
          <w:rFonts w:ascii="Times New Roman" w:hAnsi="Times New Roman" w:cs="Times New Roman"/>
          <w:sz w:val="24"/>
          <w:szCs w:val="24"/>
        </w:rPr>
        <w:t>_&amp;_</w:t>
      </w:r>
      <w:r w:rsidR="006F7F2C" w:rsidRPr="00ED4E31">
        <w:rPr>
          <w:rFonts w:ascii="Times New Roman" w:hAnsi="Times New Roman" w:cs="Times New Roman"/>
          <w:sz w:val="24"/>
          <w:szCs w:val="24"/>
        </w:rPr>
        <w:t>Calhoun,1996</w:t>
      </w:r>
      <w:r w:rsidR="00FF45A0" w:rsidRPr="00ED4E31">
        <w:rPr>
          <w:rFonts w:ascii="Times New Roman" w:hAnsi="Times New Roman" w:cs="Times New Roman"/>
          <w:sz w:val="24"/>
          <w:szCs w:val="24"/>
        </w:rPr>
        <w:t xml:space="preserve">) as the standard scale for measuring PTG. Any </w:t>
      </w:r>
      <w:r w:rsidR="00FA2BC2" w:rsidRPr="00ED4E31">
        <w:rPr>
          <w:rFonts w:ascii="Times New Roman" w:hAnsi="Times New Roman" w:cs="Times New Roman"/>
          <w:sz w:val="24"/>
          <w:szCs w:val="24"/>
        </w:rPr>
        <w:t xml:space="preserve">standard </w:t>
      </w:r>
      <w:r w:rsidR="00FF45A0" w:rsidRPr="00ED4E31">
        <w:rPr>
          <w:rFonts w:ascii="Times New Roman" w:hAnsi="Times New Roman" w:cs="Times New Roman"/>
          <w:sz w:val="24"/>
          <w:szCs w:val="24"/>
        </w:rPr>
        <w:t xml:space="preserve">variants of PTGI </w:t>
      </w:r>
      <w:r w:rsidR="00FA2BC2" w:rsidRPr="00ED4E31">
        <w:rPr>
          <w:rFonts w:ascii="Times New Roman" w:hAnsi="Times New Roman" w:cs="Times New Roman"/>
          <w:sz w:val="24"/>
          <w:szCs w:val="24"/>
        </w:rPr>
        <w:t xml:space="preserve">(e.g., </w:t>
      </w:r>
      <w:r w:rsidR="00FF45A0" w:rsidRPr="00ED4E31">
        <w:rPr>
          <w:rFonts w:ascii="Times New Roman" w:hAnsi="Times New Roman" w:cs="Times New Roman"/>
          <w:sz w:val="24"/>
          <w:szCs w:val="24"/>
        </w:rPr>
        <w:t>PTGI-SF</w:t>
      </w:r>
      <w:r w:rsidR="00FA2BC2" w:rsidRPr="00ED4E31">
        <w:rPr>
          <w:rFonts w:ascii="Times New Roman" w:hAnsi="Times New Roman" w:cs="Times New Roman"/>
          <w:sz w:val="24"/>
          <w:szCs w:val="24"/>
        </w:rPr>
        <w:t>)</w:t>
      </w:r>
      <w:r w:rsidR="00FF45A0" w:rsidRPr="00ED4E31">
        <w:rPr>
          <w:rFonts w:ascii="Times New Roman" w:hAnsi="Times New Roman" w:cs="Times New Roman"/>
          <w:sz w:val="24"/>
          <w:szCs w:val="24"/>
        </w:rPr>
        <w:t xml:space="preserve"> that could be converted to </w:t>
      </w:r>
      <w:r w:rsidR="00FA2BC2" w:rsidRPr="00ED4E31">
        <w:rPr>
          <w:rFonts w:ascii="Times New Roman" w:hAnsi="Times New Roman" w:cs="Times New Roman"/>
          <w:sz w:val="24"/>
          <w:szCs w:val="24"/>
        </w:rPr>
        <w:t>its scoring style</w:t>
      </w:r>
      <w:r w:rsidR="00FF45A0" w:rsidRPr="00ED4E31">
        <w:rPr>
          <w:rFonts w:ascii="Times New Roman" w:hAnsi="Times New Roman" w:cs="Times New Roman"/>
          <w:sz w:val="24"/>
          <w:szCs w:val="24"/>
        </w:rPr>
        <w:t xml:space="preserve"> were included. Stated differently, only those with mean scores on PTG with standard deviation or correlates with PTG were included</w:t>
      </w:r>
      <w:r w:rsidR="00FF45A0" w:rsidRPr="00ED4E31">
        <w:rPr>
          <w:rFonts w:ascii="Times New Roman" w:hAnsi="Times New Roman" w:cs="Times New Roman"/>
          <w:spacing w:val="-6"/>
          <w:sz w:val="24"/>
          <w:szCs w:val="24"/>
        </w:rPr>
        <w:t>.</w:t>
      </w:r>
    </w:p>
    <w:p w14:paraId="088B75CD" w14:textId="5D380219" w:rsidR="00FF45A0" w:rsidRPr="00D806CF" w:rsidRDefault="00FF45A0" w:rsidP="00FF45A0">
      <w:pPr>
        <w:spacing w:after="0" w:line="480" w:lineRule="auto"/>
        <w:ind w:firstLine="720"/>
        <w:rPr>
          <w:rFonts w:ascii="Times New Roman" w:eastAsia="Times New Roman" w:hAnsi="Times New Roman" w:cs="Times New Roman"/>
          <w:sz w:val="24"/>
          <w:szCs w:val="24"/>
        </w:rPr>
      </w:pPr>
      <w:r w:rsidRPr="00ED4E31">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00ED4E31">
        <w:rPr>
          <w:rFonts w:ascii="Times New Roman" w:eastAsia="Times New Roman" w:hAnsi="Times New Roman" w:cs="Times New Roman"/>
          <w:sz w:val="24"/>
          <w:szCs w:val="24"/>
        </w:rPr>
        <w:t xml:space="preserve">Measures such as Stress-related growth </w:t>
      </w:r>
      <w:r w:rsidRPr="00ED4E31">
        <w:rPr>
          <w:rFonts w:ascii="Times New Roman" w:eastAsia="Times New Roman" w:hAnsi="Times New Roman" w:cs="Times New Roman"/>
          <w:sz w:val="24"/>
          <w:szCs w:val="24"/>
        </w:rPr>
        <w:lastRenderedPageBreak/>
        <w:t xml:space="preserve">scales(e.g., SRGS, </w:t>
      </w:r>
      <w:r w:rsidR="00021E38" w:rsidRPr="00D806CF">
        <w:rPr>
          <w:rFonts w:ascii="Times New Roman" w:eastAsia="Times New Roman" w:hAnsi="Times New Roman" w:cs="Times New Roman"/>
          <w:sz w:val="24"/>
          <w:szCs w:val="24"/>
        </w:rPr>
        <w:t>Park,_</w:t>
      </w:r>
      <w:r w:rsidRPr="00D806CF">
        <w:rPr>
          <w:rFonts w:ascii="Times New Roman" w:eastAsia="Times New Roman" w:hAnsi="Times New Roman" w:cs="Times New Roman"/>
          <w:sz w:val="24"/>
          <w:szCs w:val="24"/>
        </w:rPr>
        <w:t>Cohen,</w:t>
      </w:r>
      <w:r w:rsidR="00CA6E73" w:rsidRPr="00D806CF">
        <w:rPr>
          <w:rFonts w:ascii="Times New Roman" w:eastAsia="Times New Roman" w:hAnsi="Times New Roman" w:cs="Times New Roman"/>
          <w:sz w:val="24"/>
          <w:szCs w:val="24"/>
        </w:rPr>
        <w:t>_&amp;_</w:t>
      </w:r>
      <w:r w:rsidRPr="00D806CF">
        <w:rPr>
          <w:rFonts w:ascii="Times New Roman" w:eastAsia="Times New Roman" w:hAnsi="Times New Roman" w:cs="Times New Roman"/>
          <w:sz w:val="24"/>
          <w:szCs w:val="24"/>
        </w:rPr>
        <w:t>Murch,1996</w:t>
      </w:r>
      <w:r w:rsidRPr="00ED4E31">
        <w:rPr>
          <w:rFonts w:ascii="Times New Roman" w:eastAsia="Times New Roman" w:hAnsi="Times New Roman" w:cs="Times New Roman"/>
          <w:sz w:val="24"/>
          <w:szCs w:val="24"/>
        </w:rPr>
        <w:t xml:space="preserve">) that were derived from a different set of items, and accesses different aspects of PTG, were excluded. </w:t>
      </w:r>
      <w:r w:rsidRPr="00ED4E31">
        <w:rPr>
          <w:rFonts w:ascii="Times New Roman" w:hAnsi="Times New Roman" w:cs="Times New Roman"/>
          <w:sz w:val="24"/>
          <w:szCs w:val="24"/>
        </w:rPr>
        <w:t>The latter type of exclusion also involved measures on such broader positive changes as Benefit Finding Scale(Mohr</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1999) Perceived Benefit Scale(McMillen</w:t>
      </w:r>
      <w:r w:rsidR="00CA6E73" w:rsidRPr="00ED4E31">
        <w:rPr>
          <w:rFonts w:ascii="Times New Roman" w:hAnsi="Times New Roman" w:cs="Times New Roman"/>
          <w:sz w:val="24"/>
          <w:szCs w:val="24"/>
        </w:rPr>
        <w:t>_&amp;_</w:t>
      </w:r>
      <w:r w:rsidRPr="00ED4E31">
        <w:rPr>
          <w:rFonts w:ascii="Times New Roman" w:hAnsi="Times New Roman" w:cs="Times New Roman"/>
          <w:sz w:val="24"/>
          <w:szCs w:val="24"/>
        </w:rPr>
        <w:t>Fisher</w:t>
      </w:r>
      <w:r w:rsidR="3F6148BE" w:rsidRPr="00ED4E31">
        <w:rPr>
          <w:rFonts w:ascii="Times New Roman" w:hAnsi="Times New Roman" w:cs="Times New Roman"/>
          <w:sz w:val="24"/>
          <w:szCs w:val="24"/>
        </w:rPr>
        <w:t>.,</w:t>
      </w:r>
      <w:r w:rsidRPr="00ED4E31">
        <w:rPr>
          <w:rFonts w:ascii="Times New Roman" w:hAnsi="Times New Roman" w:cs="Times New Roman"/>
          <w:sz w:val="24"/>
          <w:szCs w:val="24"/>
        </w:rPr>
        <w:t>1998)</w:t>
      </w:r>
      <w:r w:rsidR="00CD0809" w:rsidRPr="00ED4E31">
        <w:rPr>
          <w:rFonts w:ascii="Times New Roman" w:hAnsi="Times New Roman" w:cs="Times New Roman"/>
          <w:sz w:val="24"/>
          <w:szCs w:val="24"/>
        </w:rPr>
        <w:t>,</w:t>
      </w:r>
      <w:r w:rsidRPr="00ED4E31">
        <w:rPr>
          <w:rFonts w:ascii="Times New Roman" w:hAnsi="Times New Roman" w:cs="Times New Roman"/>
          <w:sz w:val="24"/>
          <w:szCs w:val="24"/>
        </w:rPr>
        <w:t xml:space="preserve"> because certain gains did not pertain to adulthood growth.</w:t>
      </w:r>
      <w:r w:rsidRPr="00D806CF">
        <w:rPr>
          <w:rFonts w:ascii="Times New Roman" w:eastAsia="Times New Roman" w:hAnsi="Times New Roman" w:cs="Times New Roman"/>
          <w:sz w:val="24"/>
          <w:szCs w:val="24"/>
        </w:rPr>
        <w:t xml:space="preserve"> </w:t>
      </w:r>
    </w:p>
    <w:p w14:paraId="6932F75C" w14:textId="77777777" w:rsidR="00FF45A0" w:rsidRPr="00ED4E31" w:rsidRDefault="00FF45A0" w:rsidP="00FF45A0">
      <w:pPr>
        <w:spacing w:after="0" w:line="480" w:lineRule="auto"/>
        <w:rPr>
          <w:rFonts w:ascii="Times New Roman" w:hAnsi="Times New Roman" w:cs="Times New Roman"/>
          <w:sz w:val="24"/>
          <w:szCs w:val="24"/>
        </w:rPr>
      </w:pPr>
      <w:r w:rsidRPr="00ED4E31">
        <w:rPr>
          <w:rFonts w:ascii="Times New Roman" w:hAnsi="Times New Roman" w:cs="Times New Roman"/>
          <w:b/>
          <w:bCs/>
          <w:spacing w:val="-2"/>
          <w:sz w:val="24"/>
          <w:szCs w:val="24"/>
        </w:rPr>
        <w:t xml:space="preserve">Data Extraction and </w:t>
      </w:r>
      <w:r w:rsidRPr="00ED4E31">
        <w:rPr>
          <w:rFonts w:ascii="Times New Roman" w:hAnsi="Times New Roman" w:cs="Times New Roman"/>
          <w:b/>
          <w:bCs/>
          <w:spacing w:val="-2"/>
          <w:sz w:val="24"/>
          <w:szCs w:val="24"/>
          <w:lang w:eastAsia="zh-CN"/>
        </w:rPr>
        <w:t>Quality Assessment</w:t>
      </w:r>
      <w:r w:rsidRPr="00ED4E31">
        <w:rPr>
          <w:rFonts w:ascii="Times New Roman" w:hAnsi="Times New Roman" w:cs="Times New Roman"/>
          <w:sz w:val="24"/>
          <w:szCs w:val="24"/>
        </w:rPr>
        <w:t xml:space="preserve"> </w:t>
      </w:r>
    </w:p>
    <w:p w14:paraId="634885F9" w14:textId="58DE7D4A" w:rsidR="00FF45A0" w:rsidRPr="00ED4E31" w:rsidRDefault="00FF45A0" w:rsidP="00FF45A0">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w:t>
      </w:r>
      <w:r w:rsidR="00974C90" w:rsidRPr="00ED4E31">
        <w:rPr>
          <w:rFonts w:ascii="Times New Roman" w:hAnsi="Times New Roman" w:cs="Times New Roman"/>
          <w:sz w:val="24"/>
          <w:szCs w:val="24"/>
        </w:rPr>
        <w:t xml:space="preserve">s (e.g. PTGI) </w:t>
      </w:r>
      <w:r w:rsidRPr="00ED4E31">
        <w:rPr>
          <w:rFonts w:ascii="Times New Roman" w:hAnsi="Times New Roman" w:cs="Times New Roman"/>
          <w:sz w:val="24"/>
          <w:szCs w:val="24"/>
        </w:rPr>
        <w:t>of PTG, and the standard deviation of the measure</w:t>
      </w:r>
      <w:r w:rsidR="00974C90" w:rsidRPr="00ED4E31">
        <w:rPr>
          <w:rFonts w:ascii="Times New Roman" w:hAnsi="Times New Roman" w:cs="Times New Roman"/>
          <w:sz w:val="24"/>
          <w:szCs w:val="24"/>
        </w:rPr>
        <w:t xml:space="preserve">s </w:t>
      </w:r>
      <w:r w:rsidRPr="00ED4E31">
        <w:rPr>
          <w:rFonts w:ascii="Times New Roman" w:hAnsi="Times New Roman" w:cs="Times New Roman"/>
          <w:sz w:val="24"/>
          <w:szCs w:val="24"/>
        </w:rPr>
        <w:t>for each study. The quality of the selected studies was assessed using Meta-analyses of Observational Studies in Epidemiology Checklist(</w:t>
      </w:r>
      <w:r w:rsidRPr="00ED4E31">
        <w:rPr>
          <w:rFonts w:ascii="Times New Roman" w:hAnsi="Times New Roman" w:cs="Times New Roman"/>
          <w:spacing w:val="-6"/>
          <w:sz w:val="24"/>
          <w:szCs w:val="24"/>
        </w:rPr>
        <w:t>Zuuren</w:t>
      </w:r>
      <w:r w:rsidR="0056404C" w:rsidRPr="00ED4E31">
        <w:rPr>
          <w:rFonts w:ascii="Times New Roman" w:hAnsi="Times New Roman" w:cs="Times New Roman"/>
          <w:spacing w:val="-6"/>
          <w:sz w:val="24"/>
          <w:szCs w:val="24"/>
        </w:rPr>
        <w:t>_&amp;_</w:t>
      </w:r>
      <w:r w:rsidRPr="00ED4E31">
        <w:rPr>
          <w:rFonts w:ascii="Times New Roman" w:hAnsi="Times New Roman" w:cs="Times New Roman"/>
          <w:spacing w:val="-6"/>
          <w:sz w:val="24"/>
          <w:szCs w:val="24"/>
        </w:rPr>
        <w:t>Fedorowicz,2016</w:t>
      </w:r>
      <w:r w:rsidRPr="00ED4E31">
        <w:rPr>
          <w:rFonts w:ascii="Times New Roman" w:hAnsi="Times New Roman" w:cs="Times New Roman"/>
          <w:sz w:val="24"/>
          <w:szCs w:val="24"/>
        </w:rPr>
        <w:t>).</w:t>
      </w:r>
    </w:p>
    <w:p w14:paraId="70487D77" w14:textId="77777777" w:rsidR="00FF45A0" w:rsidRPr="00ED4E31" w:rsidRDefault="00FF45A0" w:rsidP="00FF45A0">
      <w:pPr>
        <w:spacing w:after="0" w:line="480" w:lineRule="auto"/>
        <w:rPr>
          <w:rFonts w:ascii="Times New Roman" w:hAnsi="Times New Roman" w:cs="Times New Roman"/>
          <w:sz w:val="24"/>
          <w:szCs w:val="24"/>
        </w:rPr>
      </w:pPr>
      <w:r w:rsidRPr="00ED4E31">
        <w:rPr>
          <w:rFonts w:ascii="Times New Roman" w:hAnsi="Times New Roman" w:cs="Times New Roman"/>
          <w:b/>
          <w:bCs/>
          <w:sz w:val="24"/>
          <w:szCs w:val="24"/>
        </w:rPr>
        <w:t>Statistical Analysis</w:t>
      </w:r>
    </w:p>
    <w:p w14:paraId="49AC42DC" w14:textId="48B56C19" w:rsidR="00253425" w:rsidRPr="00ED4E31" w:rsidRDefault="00FF45A0" w:rsidP="003E4588">
      <w:pPr>
        <w:spacing w:after="0" w:line="480" w:lineRule="auto"/>
        <w:ind w:firstLine="720"/>
        <w:rPr>
          <w:rFonts w:ascii="Times New Roman" w:eastAsia="Times New Roman" w:hAnsi="Times New Roman" w:cs="Times New Roman"/>
          <w:sz w:val="24"/>
          <w:szCs w:val="24"/>
        </w:rPr>
      </w:pPr>
      <w:r w:rsidRPr="00ED4E31">
        <w:rPr>
          <w:rFonts w:ascii="Times New Roman" w:hAnsi="Times New Roman" w:cs="Times New Roman"/>
          <w:sz w:val="24"/>
          <w:szCs w:val="24"/>
        </w:rPr>
        <w:t>R (version 4.3.1) was used to conduct the meta-analysis. The current study selected articles that reported the mean and standard deviation (SD) of PTG as assessed by the either PTGI</w:t>
      </w:r>
      <w:r w:rsidR="002D26B9" w:rsidRPr="00ED4E31">
        <w:rPr>
          <w:rFonts w:ascii="Times New Roman" w:hAnsi="Times New Roman" w:cs="Times New Roman"/>
          <w:sz w:val="24"/>
          <w:szCs w:val="24"/>
        </w:rPr>
        <w:t xml:space="preserve"> </w:t>
      </w:r>
      <w:r w:rsidR="00DF407A" w:rsidRPr="00ED4E31">
        <w:rPr>
          <w:rFonts w:ascii="Times New Roman" w:hAnsi="Times New Roman" w:cs="Times New Roman"/>
          <w:sz w:val="24"/>
          <w:szCs w:val="24"/>
        </w:rPr>
        <w:t>(</w:t>
      </w:r>
      <w:r w:rsidRPr="00ED4E31">
        <w:rPr>
          <w:rFonts w:ascii="Times New Roman" w:hAnsi="Times New Roman" w:cs="Times New Roman"/>
          <w:sz w:val="24"/>
          <w:szCs w:val="24"/>
        </w:rPr>
        <w:t>Tedeschi</w:t>
      </w:r>
      <w:r w:rsidR="0056404C" w:rsidRPr="00ED4E31">
        <w:rPr>
          <w:rFonts w:ascii="Times New Roman" w:hAnsi="Times New Roman" w:cs="Times New Roman"/>
          <w:sz w:val="24"/>
          <w:szCs w:val="24"/>
        </w:rPr>
        <w:t>_&amp;_</w:t>
      </w:r>
      <w:r w:rsidRPr="00ED4E31">
        <w:rPr>
          <w:rFonts w:ascii="Times New Roman" w:hAnsi="Times New Roman" w:cs="Times New Roman"/>
          <w:sz w:val="24"/>
          <w:szCs w:val="24"/>
        </w:rPr>
        <w:t>Calhoun</w:t>
      </w:r>
      <w:r w:rsidR="00DF407A" w:rsidRPr="00D806CF">
        <w:rPr>
          <w:rFonts w:ascii="Times New Roman" w:hAnsi="Times New Roman" w:cs="Times New Roman"/>
          <w:sz w:val="24"/>
          <w:szCs w:val="24"/>
        </w:rPr>
        <w:t>,</w:t>
      </w:r>
      <w:r w:rsidRPr="00D806CF">
        <w:rPr>
          <w:rFonts w:ascii="Times New Roman" w:hAnsi="Times New Roman" w:cs="Times New Roman"/>
          <w:sz w:val="24"/>
          <w:szCs w:val="24"/>
        </w:rPr>
        <w:t>1996</w:t>
      </w:r>
      <w:r w:rsidRPr="00ED4E31">
        <w:rPr>
          <w:rFonts w:ascii="Times New Roman" w:hAnsi="Times New Roman" w:cs="Times New Roman"/>
          <w:sz w:val="24"/>
          <w:szCs w:val="24"/>
        </w:rPr>
        <w:t xml:space="preserve">) or its variants. </w:t>
      </w:r>
      <w:r w:rsidR="001242D5" w:rsidRPr="00ED4E31">
        <w:rPr>
          <w:rFonts w:ascii="Times New Roman" w:hAnsi="Times New Roman" w:cs="Times New Roman"/>
          <w:sz w:val="24"/>
          <w:szCs w:val="24"/>
        </w:rPr>
        <w:t xml:space="preserve">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w:t>
      </w:r>
      <w:r w:rsidR="001242D5" w:rsidRPr="00ED4E31">
        <w:rPr>
          <w:rFonts w:ascii="Times New Roman" w:hAnsi="Times New Roman" w:cs="Times New Roman"/>
          <w:sz w:val="24"/>
          <w:szCs w:val="24"/>
        </w:rPr>
        <w:lastRenderedPageBreak/>
        <w:t>indicated none to low levels of PTG, while scores of 45 or above indicated medium to high levels of PTG. This cutoff point was chosen based on its frequent usage in existing literature</w:t>
      </w:r>
      <w:r w:rsidR="001242D5" w:rsidRPr="00ED4E31">
        <w:rPr>
          <w:rFonts w:ascii="Times New Roman" w:eastAsia="Times New Roman" w:hAnsi="Times New Roman" w:cs="Times New Roman"/>
          <w:sz w:val="24"/>
          <w:szCs w:val="24"/>
        </w:rPr>
        <w:t>(Mazor</w:t>
      </w:r>
      <w:r w:rsidR="00A56643" w:rsidRPr="00ED4E31">
        <w:rPr>
          <w:rFonts w:ascii="Times New Roman" w:eastAsia="Times New Roman" w:hAnsi="Times New Roman" w:cs="Times New Roman"/>
          <w:sz w:val="24"/>
          <w:szCs w:val="24"/>
        </w:rPr>
        <w:t>_et_al.,</w:t>
      </w:r>
      <w:r w:rsidR="001242D5" w:rsidRPr="00ED4E31">
        <w:rPr>
          <w:rFonts w:ascii="Times New Roman" w:eastAsia="Times New Roman" w:hAnsi="Times New Roman" w:cs="Times New Roman"/>
          <w:sz w:val="24"/>
          <w:szCs w:val="24"/>
        </w:rPr>
        <w:t>2016;Naghavi</w:t>
      </w:r>
      <w:r w:rsidR="00A56643" w:rsidRPr="00ED4E31">
        <w:rPr>
          <w:rFonts w:ascii="Times New Roman" w:eastAsia="Times New Roman" w:hAnsi="Times New Roman" w:cs="Times New Roman"/>
          <w:sz w:val="24"/>
          <w:szCs w:val="24"/>
        </w:rPr>
        <w:t>_et_al.,</w:t>
      </w:r>
      <w:r w:rsidR="001242D5" w:rsidRPr="00ED4E31">
        <w:rPr>
          <w:rFonts w:ascii="Times New Roman" w:eastAsia="Times New Roman" w:hAnsi="Times New Roman" w:cs="Times New Roman"/>
          <w:sz w:val="24"/>
          <w:szCs w:val="24"/>
        </w:rPr>
        <w:t>2020;Taher</w:t>
      </w:r>
      <w:r w:rsidR="0056404C" w:rsidRPr="00ED4E31">
        <w:rPr>
          <w:rFonts w:ascii="Times New Roman" w:eastAsia="Times New Roman" w:hAnsi="Times New Roman" w:cs="Times New Roman"/>
          <w:sz w:val="24"/>
          <w:szCs w:val="24"/>
        </w:rPr>
        <w:t>_&amp;_</w:t>
      </w:r>
      <w:r w:rsidR="001242D5" w:rsidRPr="00ED4E31">
        <w:rPr>
          <w:rFonts w:ascii="Times New Roman" w:eastAsia="Times New Roman" w:hAnsi="Times New Roman" w:cs="Times New Roman"/>
          <w:sz w:val="24"/>
          <w:szCs w:val="24"/>
        </w:rPr>
        <w:t>Allan,2020;Wall</w:t>
      </w:r>
      <w:r w:rsidR="00A56643" w:rsidRPr="00ED4E31">
        <w:rPr>
          <w:rFonts w:ascii="Times New Roman" w:eastAsia="Times New Roman" w:hAnsi="Times New Roman" w:cs="Times New Roman"/>
          <w:sz w:val="24"/>
          <w:szCs w:val="24"/>
        </w:rPr>
        <w:t>_et_al.,</w:t>
      </w:r>
      <w:r w:rsidR="001242D5" w:rsidRPr="00ED4E31">
        <w:rPr>
          <w:rFonts w:ascii="Times New Roman" w:eastAsia="Times New Roman" w:hAnsi="Times New Roman" w:cs="Times New Roman"/>
          <w:sz w:val="24"/>
          <w:szCs w:val="24"/>
        </w:rPr>
        <w:t>2023)</w:t>
      </w:r>
      <w:r w:rsidR="001242D5" w:rsidRPr="00ED4E31">
        <w:rPr>
          <w:rFonts w:ascii="Times New Roman" w:hAnsi="Times New Roman" w:cs="Times New Roman"/>
          <w:sz w:val="24"/>
          <w:szCs w:val="24"/>
        </w:rPr>
        <w:t>.</w:t>
      </w:r>
      <w:r w:rsidR="00DF5E6C" w:rsidRPr="00ED4E31">
        <w:rPr>
          <w:rFonts w:ascii="Times New Roman" w:hAnsi="Times New Roman" w:cs="Times New Roman"/>
          <w:sz w:val="24"/>
          <w:szCs w:val="24"/>
        </w:rPr>
        <w:t xml:space="preserve"> </w:t>
      </w:r>
      <w:r w:rsidR="003E4588" w:rsidRPr="00ED4E31">
        <w:rPr>
          <w:rFonts w:ascii="Times New Roman" w:hAnsi="Times New Roman" w:cs="Times New Roman"/>
          <w:sz w:val="24"/>
          <w:szCs w:val="24"/>
        </w:rPr>
        <w:t>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was chosen based on its frequent usage in existing literature</w:t>
      </w:r>
      <w:r w:rsidR="003E4588" w:rsidRPr="00ED4E31">
        <w:rPr>
          <w:rFonts w:ascii="Times New Roman" w:eastAsia="Times New Roman" w:hAnsi="Times New Roman" w:cs="Times New Roman"/>
          <w:sz w:val="24"/>
          <w:szCs w:val="24"/>
        </w:rPr>
        <w:t>(Mazor</w:t>
      </w:r>
      <w:r w:rsidR="00A56643" w:rsidRPr="00ED4E31">
        <w:rPr>
          <w:rFonts w:ascii="Times New Roman" w:eastAsia="Times New Roman" w:hAnsi="Times New Roman" w:cs="Times New Roman"/>
          <w:sz w:val="24"/>
          <w:szCs w:val="24"/>
        </w:rPr>
        <w:t>_et_al.,</w:t>
      </w:r>
      <w:r w:rsidR="003E4588" w:rsidRPr="00ED4E31">
        <w:rPr>
          <w:rFonts w:ascii="Times New Roman" w:eastAsia="Times New Roman" w:hAnsi="Times New Roman" w:cs="Times New Roman"/>
          <w:sz w:val="24"/>
          <w:szCs w:val="24"/>
        </w:rPr>
        <w:t>2016;Naghavi</w:t>
      </w:r>
      <w:r w:rsidR="00A56643" w:rsidRPr="00ED4E31">
        <w:rPr>
          <w:rFonts w:ascii="Times New Roman" w:eastAsia="Times New Roman" w:hAnsi="Times New Roman" w:cs="Times New Roman"/>
          <w:sz w:val="24"/>
          <w:szCs w:val="24"/>
        </w:rPr>
        <w:t>_et_al.,</w:t>
      </w:r>
      <w:r w:rsidR="003E4588" w:rsidRPr="00ED4E31">
        <w:rPr>
          <w:rFonts w:ascii="Times New Roman" w:eastAsia="Times New Roman" w:hAnsi="Times New Roman" w:cs="Times New Roman"/>
          <w:sz w:val="24"/>
          <w:szCs w:val="24"/>
        </w:rPr>
        <w:t>2020;Taher</w:t>
      </w:r>
      <w:r w:rsidR="0056404C" w:rsidRPr="00ED4E31">
        <w:rPr>
          <w:rFonts w:ascii="Times New Roman" w:eastAsia="Times New Roman" w:hAnsi="Times New Roman" w:cs="Times New Roman"/>
          <w:sz w:val="24"/>
          <w:szCs w:val="24"/>
        </w:rPr>
        <w:t>_&amp;_</w:t>
      </w:r>
      <w:r w:rsidR="003E4588" w:rsidRPr="00ED4E31">
        <w:rPr>
          <w:rFonts w:ascii="Times New Roman" w:eastAsia="Times New Roman" w:hAnsi="Times New Roman" w:cs="Times New Roman"/>
          <w:sz w:val="24"/>
          <w:szCs w:val="24"/>
        </w:rPr>
        <w:t>Allan,2020;Wall</w:t>
      </w:r>
      <w:r w:rsidR="00A56643" w:rsidRPr="00ED4E31">
        <w:rPr>
          <w:rFonts w:ascii="Times New Roman" w:eastAsia="Times New Roman" w:hAnsi="Times New Roman" w:cs="Times New Roman"/>
          <w:sz w:val="24"/>
          <w:szCs w:val="24"/>
        </w:rPr>
        <w:t>_et_al.,</w:t>
      </w:r>
      <w:r w:rsidR="003E4588" w:rsidRPr="00ED4E31">
        <w:rPr>
          <w:rFonts w:ascii="Times New Roman" w:eastAsia="Times New Roman" w:hAnsi="Times New Roman" w:cs="Times New Roman"/>
          <w:sz w:val="24"/>
          <w:szCs w:val="24"/>
        </w:rPr>
        <w:t>2023)</w:t>
      </w:r>
      <w:r w:rsidR="003E4588" w:rsidRPr="00ED4E31">
        <w:rPr>
          <w:rFonts w:ascii="Times New Roman" w:hAnsi="Times New Roman" w:cs="Times New Roman"/>
          <w:sz w:val="24"/>
          <w:szCs w:val="24"/>
        </w:rPr>
        <w:t>.</w:t>
      </w:r>
      <w:r w:rsidR="003E4588" w:rsidRPr="00ED4E31">
        <w:rPr>
          <w:rFonts w:ascii="Times New Roman" w:eastAsia="Times New Roman" w:hAnsi="Times New Roman" w:cs="Times New Roman"/>
          <w:sz w:val="24"/>
          <w:szCs w:val="24"/>
        </w:rPr>
        <w:t xml:space="preserve"> </w:t>
      </w:r>
    </w:p>
    <w:p w14:paraId="3736F9D6" w14:textId="563972DC" w:rsidR="00FF45A0" w:rsidRPr="00ED4E31" w:rsidRDefault="00FF45A0" w:rsidP="003E4588">
      <w:pPr>
        <w:spacing w:after="0" w:line="480" w:lineRule="auto"/>
        <w:ind w:firstLine="720"/>
        <w:rPr>
          <w:rFonts w:ascii="Times New Roman" w:eastAsia="Times New Roman" w:hAnsi="Times New Roman" w:cs="Times New Roman"/>
          <w:sz w:val="24"/>
          <w:szCs w:val="24"/>
        </w:rPr>
      </w:pPr>
      <w:r w:rsidRPr="00ED4E31">
        <w:rPr>
          <w:rFonts w:ascii="Times New Roman" w:hAnsi="Times New Roman" w:cs="Times New Roman"/>
          <w:sz w:val="24"/>
          <w:szCs w:val="24"/>
        </w:rPr>
        <w:t xml:space="preserve">The aforementioned method of </w:t>
      </w:r>
      <w:r w:rsidR="003E4588" w:rsidRPr="00ED4E31">
        <w:rPr>
          <w:rFonts w:ascii="Times New Roman" w:hAnsi="Times New Roman" w:cs="Times New Roman"/>
          <w:sz w:val="24"/>
          <w:szCs w:val="24"/>
        </w:rPr>
        <w:t xml:space="preserve">using predetermined cutoff point to </w:t>
      </w:r>
      <w:r w:rsidRPr="00ED4E31">
        <w:rPr>
          <w:rFonts w:ascii="Times New Roman" w:hAnsi="Times New Roman" w:cs="Times New Roman"/>
          <w:sz w:val="24"/>
          <w:szCs w:val="24"/>
        </w:rPr>
        <w:t>categoriz</w:t>
      </w:r>
      <w:r w:rsidR="003E4588" w:rsidRPr="00ED4E31">
        <w:rPr>
          <w:rFonts w:ascii="Times New Roman" w:hAnsi="Times New Roman" w:cs="Times New Roman"/>
          <w:sz w:val="24"/>
          <w:szCs w:val="24"/>
        </w:rPr>
        <w:t>e</w:t>
      </w:r>
      <w:r w:rsidRPr="00ED4E31">
        <w:rPr>
          <w:rFonts w:ascii="Times New Roman" w:hAnsi="Times New Roman" w:cs="Times New Roman"/>
          <w:sz w:val="24"/>
          <w:szCs w:val="24"/>
        </w:rPr>
        <w:t xml:space="preserve"> the level of PTG </w:t>
      </w:r>
      <w:r w:rsidR="00F13E37" w:rsidRPr="00ED4E31">
        <w:rPr>
          <w:rFonts w:ascii="Times New Roman" w:hAnsi="Times New Roman" w:cs="Times New Roman"/>
          <w:sz w:val="24"/>
          <w:szCs w:val="24"/>
        </w:rPr>
        <w:t>posit</w:t>
      </w:r>
      <w:r w:rsidR="00FA4E39" w:rsidRPr="00ED4E31">
        <w:rPr>
          <w:rFonts w:ascii="Times New Roman" w:hAnsi="Times New Roman" w:cs="Times New Roman"/>
          <w:sz w:val="24"/>
          <w:szCs w:val="24"/>
        </w:rPr>
        <w:t>s</w:t>
      </w:r>
      <w:r w:rsidR="00F13E37" w:rsidRPr="00ED4E31">
        <w:rPr>
          <w:rFonts w:ascii="Times New Roman" w:hAnsi="Times New Roman" w:cs="Times New Roman"/>
          <w:sz w:val="24"/>
          <w:szCs w:val="24"/>
        </w:rPr>
        <w:t xml:space="preserve"> a clear criterion. </w:t>
      </w:r>
      <w:r w:rsidRPr="00ED4E31">
        <w:rPr>
          <w:rFonts w:ascii="Times New Roman" w:hAnsi="Times New Roman" w:cs="Times New Roman"/>
          <w:sz w:val="24"/>
          <w:szCs w:val="24"/>
        </w:rPr>
        <w:t xml:space="preserve">If the PTG measure collected from the studies </w:t>
      </w:r>
      <w:r w:rsidR="005A37A6" w:rsidRPr="00ED4E31">
        <w:rPr>
          <w:rFonts w:ascii="Times New Roman" w:hAnsi="Times New Roman" w:cs="Times New Roman" w:hint="eastAsia"/>
          <w:sz w:val="24"/>
          <w:szCs w:val="24"/>
          <w:lang w:eastAsia="zh-CN"/>
        </w:rPr>
        <w:t>w</w:t>
      </w:r>
      <w:r w:rsidR="005A37A6" w:rsidRPr="00ED4E31">
        <w:rPr>
          <w:rFonts w:ascii="Times New Roman" w:hAnsi="Times New Roman" w:cs="Times New Roman"/>
          <w:sz w:val="24"/>
          <w:szCs w:val="24"/>
          <w:lang w:eastAsia="zh-CN"/>
        </w:rPr>
        <w:t>ere</w:t>
      </w:r>
      <w:r w:rsidRPr="00ED4E31">
        <w:rPr>
          <w:rFonts w:ascii="Times New Roman" w:hAnsi="Times New Roman" w:cs="Times New Roman"/>
          <w:sz w:val="24"/>
          <w:szCs w:val="24"/>
        </w:rPr>
        <w:t xml:space="preserve"> significantly higher than 45 cut-off point, then,</w:t>
      </w:r>
      <w:r w:rsidR="00C9059A" w:rsidRPr="00ED4E31">
        <w:rPr>
          <w:rFonts w:ascii="Times New Roman" w:hAnsi="Times New Roman" w:cs="Times New Roman"/>
          <w:sz w:val="24"/>
          <w:szCs w:val="24"/>
        </w:rPr>
        <w:t xml:space="preserve"> the association of </w:t>
      </w:r>
      <w:r w:rsidRPr="00ED4E31">
        <w:rPr>
          <w:rFonts w:ascii="Times New Roman" w:hAnsi="Times New Roman" w:cs="Times New Roman"/>
          <w:sz w:val="24"/>
          <w:szCs w:val="24"/>
        </w:rPr>
        <w:t xml:space="preserve">PTG </w:t>
      </w:r>
      <w:r w:rsidR="00C9059A" w:rsidRPr="00ED4E31">
        <w:rPr>
          <w:rFonts w:ascii="Times New Roman" w:hAnsi="Times New Roman" w:cs="Times New Roman"/>
          <w:sz w:val="24"/>
          <w:szCs w:val="24"/>
        </w:rPr>
        <w:t xml:space="preserve">with </w:t>
      </w:r>
      <w:r w:rsidRPr="00ED4E31">
        <w:rPr>
          <w:rFonts w:ascii="Times New Roman" w:hAnsi="Times New Roman" w:cs="Times New Roman"/>
          <w:sz w:val="24"/>
          <w:szCs w:val="24"/>
        </w:rPr>
        <w:t xml:space="preserve">COVID-19 </w:t>
      </w:r>
      <w:r w:rsidR="009E11EB" w:rsidRPr="00ED4E31">
        <w:rPr>
          <w:rFonts w:ascii="Times New Roman" w:hAnsi="Times New Roman" w:cs="Times New Roman"/>
          <w:sz w:val="24"/>
          <w:szCs w:val="24"/>
        </w:rPr>
        <w:t>was</w:t>
      </w:r>
      <w:r w:rsidRPr="00ED4E31">
        <w:rPr>
          <w:rFonts w:ascii="Times New Roman" w:hAnsi="Times New Roman" w:cs="Times New Roman"/>
          <w:sz w:val="24"/>
          <w:szCs w:val="24"/>
        </w:rPr>
        <w:t xml:space="preserve"> </w:t>
      </w:r>
      <w:r w:rsidR="00F57D6D" w:rsidRPr="00ED4E31">
        <w:rPr>
          <w:rFonts w:ascii="Times New Roman" w:hAnsi="Times New Roman" w:cs="Times New Roman"/>
          <w:sz w:val="24"/>
          <w:szCs w:val="24"/>
        </w:rPr>
        <w:t xml:space="preserve">considered </w:t>
      </w:r>
      <w:r w:rsidRPr="00ED4E31">
        <w:rPr>
          <w:rFonts w:ascii="Times New Roman" w:hAnsi="Times New Roman" w:cs="Times New Roman"/>
          <w:sz w:val="24"/>
          <w:szCs w:val="24"/>
        </w:rPr>
        <w:t xml:space="preserve">positive. </w:t>
      </w:r>
    </w:p>
    <w:p w14:paraId="531B5B7C" w14:textId="2A2863F2" w:rsidR="00FF45A0" w:rsidRPr="00ED4E31" w:rsidRDefault="00FF45A0" w:rsidP="00FF45A0">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The current study u</w:t>
      </w:r>
      <w:r w:rsidR="0041576B" w:rsidRPr="00ED4E31">
        <w:rPr>
          <w:rFonts w:ascii="Times New Roman" w:hAnsi="Times New Roman" w:cs="Times New Roman"/>
          <w:sz w:val="24"/>
          <w:szCs w:val="24"/>
        </w:rPr>
        <w:t>sed</w:t>
      </w:r>
      <w:r w:rsidRPr="00ED4E31">
        <w:rPr>
          <w:rFonts w:ascii="Times New Roman" w:hAnsi="Times New Roman" w:cs="Times New Roman"/>
          <w:sz w:val="24"/>
          <w:szCs w:val="24"/>
        </w:rPr>
        <w:t xml:space="preserve"> a random effect meta-analytical model for main analysis. Random effect model does not assume a single true effect size, but rather assume</w:t>
      </w:r>
      <w:r w:rsidR="00602DCB" w:rsidRPr="00ED4E31">
        <w:rPr>
          <w:rFonts w:ascii="Times New Roman" w:hAnsi="Times New Roman" w:cs="Times New Roman"/>
          <w:sz w:val="24"/>
          <w:szCs w:val="24"/>
        </w:rPr>
        <w:t>s</w:t>
      </w:r>
      <w:r w:rsidRPr="00ED4E31">
        <w:rPr>
          <w:rFonts w:ascii="Times New Roman" w:hAnsi="Times New Roman" w:cs="Times New Roman"/>
          <w:sz w:val="24"/>
          <w:szCs w:val="24"/>
        </w:rPr>
        <w:t xml:space="preserve"> a distribution of true effect sizes. This </w:t>
      </w:r>
      <w:r w:rsidR="003E4588" w:rsidRPr="00ED4E31">
        <w:rPr>
          <w:rFonts w:ascii="Times New Roman" w:hAnsi="Times New Roman" w:cs="Times New Roman"/>
          <w:sz w:val="24"/>
          <w:szCs w:val="24"/>
        </w:rPr>
        <w:t>means ensures</w:t>
      </w:r>
      <w:r w:rsidRPr="00ED4E31">
        <w:rPr>
          <w:rFonts w:ascii="Times New Roman" w:hAnsi="Times New Roman" w:cs="Times New Roman"/>
          <w:sz w:val="24"/>
          <w:szCs w:val="24"/>
        </w:rPr>
        <w:t xml:space="preserve"> the flexibility to take the between-study variability/heterogeneity in effect sizes into account in th</w:t>
      </w:r>
      <w:r w:rsidR="008F1E25" w:rsidRPr="00ED4E31">
        <w:rPr>
          <w:rFonts w:ascii="Times New Roman" w:hAnsi="Times New Roman" w:cs="Times New Roman"/>
          <w:sz w:val="24"/>
          <w:szCs w:val="24"/>
        </w:rPr>
        <w:t>e</w:t>
      </w:r>
      <w:r w:rsidRPr="00ED4E31">
        <w:rPr>
          <w:rFonts w:ascii="Times New Roman" w:hAnsi="Times New Roman" w:cs="Times New Roman"/>
          <w:sz w:val="24"/>
          <w:szCs w:val="24"/>
        </w:rPr>
        <w:t xml:space="preserve"> analysis. </w:t>
      </w:r>
    </w:p>
    <w:p w14:paraId="5B918E98" w14:textId="77777777" w:rsidR="00FF45A0" w:rsidRPr="00ED4E31" w:rsidRDefault="00FF45A0" w:rsidP="00FF45A0">
      <w:pPr>
        <w:spacing w:after="0" w:line="480" w:lineRule="auto"/>
        <w:jc w:val="center"/>
        <w:rPr>
          <w:rFonts w:ascii="Times New Roman" w:hAnsi="Times New Roman" w:cs="Times New Roman"/>
          <w:b/>
          <w:bCs/>
          <w:spacing w:val="-2"/>
          <w:sz w:val="24"/>
          <w:szCs w:val="24"/>
        </w:rPr>
      </w:pPr>
      <w:r w:rsidRPr="00ED4E31">
        <w:rPr>
          <w:rFonts w:ascii="Times New Roman" w:hAnsi="Times New Roman" w:cs="Times New Roman"/>
          <w:b/>
          <w:bCs/>
          <w:spacing w:val="-2"/>
          <w:sz w:val="24"/>
          <w:szCs w:val="24"/>
        </w:rPr>
        <w:t>Results</w:t>
      </w:r>
    </w:p>
    <w:p w14:paraId="7A18424B" w14:textId="77777777" w:rsidR="00FF45A0" w:rsidRPr="00ED4E31" w:rsidRDefault="00FF45A0" w:rsidP="00FF45A0">
      <w:pPr>
        <w:spacing w:after="0" w:line="480" w:lineRule="auto"/>
        <w:rPr>
          <w:rFonts w:ascii="Times New Roman" w:hAnsi="Times New Roman" w:cs="Times New Roman"/>
          <w:b/>
          <w:bCs/>
          <w:spacing w:val="-2"/>
          <w:sz w:val="24"/>
          <w:szCs w:val="24"/>
        </w:rPr>
      </w:pPr>
      <w:r w:rsidRPr="00ED4E31">
        <w:rPr>
          <w:rFonts w:ascii="Times New Roman" w:hAnsi="Times New Roman" w:cs="Times New Roman"/>
          <w:b/>
          <w:bCs/>
          <w:spacing w:val="-2"/>
          <w:sz w:val="24"/>
          <w:szCs w:val="24"/>
        </w:rPr>
        <w:t>Study Characteristics</w:t>
      </w:r>
    </w:p>
    <w:p w14:paraId="0FB438BA" w14:textId="5BA29883" w:rsidR="00FF45A0" w:rsidRPr="00ED4E31" w:rsidRDefault="00FF45A0" w:rsidP="00FF45A0">
      <w:pPr>
        <w:spacing w:after="0" w:line="480" w:lineRule="auto"/>
        <w:ind w:firstLine="720"/>
        <w:rPr>
          <w:rFonts w:ascii="Times New Roman" w:hAnsi="Times New Roman" w:cs="Times New Roman"/>
          <w:color w:val="000000"/>
          <w:sz w:val="24"/>
          <w:szCs w:val="24"/>
          <w:lang w:eastAsia="zh-CN"/>
        </w:rPr>
      </w:pPr>
      <w:r w:rsidRPr="00ED4E31">
        <w:rPr>
          <w:rFonts w:ascii="Times New Roman" w:hAnsi="Times New Roman" w:cs="Times New Roman"/>
          <w:color w:val="000000" w:themeColor="text1"/>
          <w:sz w:val="24"/>
          <w:szCs w:val="24"/>
        </w:rPr>
        <w:t>Figure 1 illustrates a flow diagram of the literature and related screening process. The search yielded 60 unique publications, of which 42 qualified for full-text review. In the end, 30 studies(</w:t>
      </w:r>
      <w:r w:rsidRPr="00D806CF">
        <w:rPr>
          <w:rFonts w:ascii="Times New Roman" w:hAnsi="Times New Roman" w:cs="Times New Roman"/>
          <w:color w:val="000000" w:themeColor="text1"/>
          <w:sz w:val="24"/>
          <w:szCs w:val="24"/>
        </w:rPr>
        <w:t>Adjorlolo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w:t>
      </w:r>
      <w:r w:rsidRPr="00D806CF">
        <w:rPr>
          <w:rFonts w:ascii="Times New Roman" w:hAnsi="Times New Roman" w:cs="Times New Roman"/>
          <w:color w:val="000000" w:themeColor="text1"/>
          <w:sz w:val="24"/>
          <w:szCs w:val="24"/>
        </w:rPr>
        <w:lastRenderedPageBreak/>
        <w:t>Sufyani,2021;Bai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t>
      </w:r>
      <w:r w:rsidR="2007A345" w:rsidRPr="00D806CF">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Barnicot</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2023;Castiglioni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2023;Chasson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2020;Das</w:t>
      </w:r>
      <w:r w:rsidR="00A56643"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2023;El-Khoury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2023;Gul</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2023;Kalaitzaki</w:t>
      </w:r>
      <w:r w:rsidR="005E42CC" w:rsidRPr="00D806CF">
        <w:rPr>
          <w:rFonts w:ascii="Times New Roman" w:hAnsi="Times New Roman" w:cs="Times New Roman"/>
          <w:color w:val="000000" w:themeColor="text1"/>
          <w:sz w:val="24"/>
          <w:szCs w:val="24"/>
        </w:rPr>
        <w:t>_et_al.,</w:t>
      </w:r>
      <w:r w:rsidR="02ECEEC7" w:rsidRPr="00D806CF">
        <w:rPr>
          <w:rFonts w:ascii="Times New Roman" w:hAnsi="Times New Roman" w:cs="Times New Roman"/>
          <w:color w:val="000000" w:themeColor="text1"/>
          <w:sz w:val="24"/>
          <w:szCs w:val="24"/>
        </w:rPr>
        <w:t>2022;</w:t>
      </w:r>
      <w:r w:rsidRPr="00D806CF">
        <w:rPr>
          <w:rFonts w:ascii="Times New Roman" w:hAnsi="Times New Roman" w:cs="Times New Roman"/>
          <w:color w:val="000000" w:themeColor="text1"/>
          <w:sz w:val="24"/>
          <w:szCs w:val="24"/>
        </w:rPr>
        <w:t>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t>
      </w:r>
      <w:r w:rsidR="329B4C54" w:rsidRPr="00D806CF">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w:t>
      </w:r>
      <w:r w:rsidR="0CC59A0F" w:rsidRPr="00D806CF">
        <w:rPr>
          <w:rFonts w:ascii="Times New Roman" w:hAnsi="Times New Roman" w:cs="Times New Roman"/>
          <w:color w:val="000000" w:themeColor="text1"/>
          <w:sz w:val="24"/>
          <w:szCs w:val="24"/>
        </w:rPr>
        <w:t>3</w:t>
      </w:r>
      <w:r w:rsidRPr="00D806CF">
        <w:rPr>
          <w:rFonts w:ascii="Times New Roman" w:hAnsi="Times New Roman" w:cs="Times New Roman"/>
          <w:color w:val="000000" w:themeColor="text1"/>
          <w:sz w:val="24"/>
          <w:szCs w:val="24"/>
        </w:rPr>
        <w:t>;Lau</w:t>
      </w:r>
      <w:r w:rsidR="005E42CC" w:rsidRPr="00D806CF">
        <w:rPr>
          <w:rFonts w:ascii="Times New Roman" w:hAnsi="Times New Roman" w:cs="Times New Roman"/>
          <w:color w:val="000000" w:themeColor="text1"/>
          <w:sz w:val="24"/>
          <w:szCs w:val="24"/>
        </w:rPr>
        <w:t>_et_al.,</w:t>
      </w:r>
      <w:r w:rsidR="3AAAFA5B" w:rsidRPr="00D806CF">
        <w:rPr>
          <w:rFonts w:ascii="Times New Roman" w:hAnsi="Times New Roman" w:cs="Times New Roman"/>
          <w:color w:val="000000" w:themeColor="text1"/>
          <w:sz w:val="24"/>
          <w:szCs w:val="24"/>
        </w:rPr>
        <w:t>2021;</w:t>
      </w:r>
      <w:r w:rsidRPr="00D806CF">
        <w:rPr>
          <w:rFonts w:ascii="Times New Roman" w:hAnsi="Times New Roman" w:cs="Times New Roman"/>
          <w:color w:val="000000" w:themeColor="text1"/>
          <w:sz w:val="24"/>
          <w:szCs w:val="24"/>
        </w:rPr>
        <w:t>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2022;Lyu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2021;Morales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2022;Northfield</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Johnston,2021;Tu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2023;Ulset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von Soest,2022;Vazquez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2023;Willey</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2022;Yao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2023;Yeung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2022;Yildiz, 2021;Zhang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2021;Zhou</w:t>
      </w:r>
      <w:r w:rsidR="005E42CC" w:rsidRPr="00D806CF">
        <w:rPr>
          <w:rFonts w:ascii="Times New Roman" w:hAnsi="Times New Roman" w:cs="Times New Roman"/>
          <w:color w:val="000000" w:themeColor="text1"/>
          <w:sz w:val="24"/>
          <w:szCs w:val="24"/>
        </w:rPr>
        <w:t>_et_al.,</w:t>
      </w:r>
      <w:r w:rsidR="713B0D44" w:rsidRPr="00D806CF">
        <w:rPr>
          <w:rFonts w:ascii="Times New Roman" w:hAnsi="Times New Roman" w:cs="Times New Roman"/>
          <w:color w:val="000000" w:themeColor="text1"/>
          <w:sz w:val="24"/>
          <w:szCs w:val="24"/>
        </w:rPr>
        <w:t>2020)</w:t>
      </w:r>
      <w:r w:rsidRPr="00D806CF">
        <w:rPr>
          <w:rFonts w:ascii="Times New Roman" w:hAnsi="Times New Roman" w:cs="Times New Roman"/>
          <w:color w:val="000000" w:themeColor="text1"/>
          <w:sz w:val="24"/>
          <w:szCs w:val="24"/>
        </w:rPr>
        <w:t>, met the inclusion criteria for the main analysis. 12 studies were selected for subgroup analyses on PTSD citations of them</w:t>
      </w:r>
      <w:r w:rsidR="00D30BF9">
        <w:rPr>
          <w:rFonts w:ascii="Times New Roman" w:hAnsi="Times New Roman" w:cs="Times New Roman"/>
          <w:color w:val="000000" w:themeColor="text1"/>
          <w:sz w:val="24"/>
          <w:szCs w:val="24"/>
        </w:rPr>
        <w:t xml:space="preserve"> </w:t>
      </w:r>
      <w:r w:rsidRPr="00D806CF">
        <w:rPr>
          <w:rFonts w:ascii="Times New Roman" w:hAnsi="Times New Roman" w:cs="Times New Roman"/>
          <w:color w:val="000000" w:themeColor="text1"/>
          <w:sz w:val="24"/>
          <w:szCs w:val="24"/>
        </w:rPr>
        <w:t>(Arnout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Al-Sufyani,2021;Chen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2020;Das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2023;El-Khoury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2023;Lau</w:t>
      </w:r>
      <w:r w:rsidR="005E42CC" w:rsidRPr="00D806CF">
        <w:rPr>
          <w:rFonts w:ascii="Times New Roman" w:hAnsi="Times New Roman" w:cs="Times New Roman"/>
          <w:color w:val="000000" w:themeColor="text1"/>
          <w:sz w:val="24"/>
          <w:szCs w:val="24"/>
        </w:rPr>
        <w:t>_et_al.,</w:t>
      </w:r>
      <w:r w:rsidR="602DEB9B" w:rsidRPr="00D806CF">
        <w:rPr>
          <w:rFonts w:ascii="Times New Roman" w:hAnsi="Times New Roman" w:cs="Times New Roman"/>
          <w:color w:val="000000" w:themeColor="text1"/>
          <w:sz w:val="24"/>
          <w:szCs w:val="24"/>
        </w:rPr>
        <w:t>2021</w:t>
      </w:r>
      <w:r w:rsidRPr="00D806CF">
        <w:rPr>
          <w:rFonts w:ascii="Times New Roman" w:hAnsi="Times New Roman" w:cs="Times New Roman"/>
          <w:color w:val="000000" w:themeColor="text1"/>
          <w:sz w:val="24"/>
          <w:szCs w:val="24"/>
        </w:rPr>
        <w:t>;Lewis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t>
      </w:r>
      <w:r w:rsidRPr="00ED4E31">
        <w:rPr>
          <w:rFonts w:ascii="Times New Roman" w:hAnsi="Times New Roman" w:cs="Times New Roman"/>
          <w:color w:val="000000" w:themeColor="text1"/>
          <w:sz w:val="24"/>
          <w:szCs w:val="24"/>
        </w:rPr>
        <w:t xml:space="preserve">). Of these 12 included in the analysis, all employed PTGI or </w:t>
      </w:r>
      <w:r w:rsidR="00C607AD" w:rsidRPr="00ED4E31">
        <w:rPr>
          <w:rFonts w:ascii="Times New Roman" w:hAnsi="Times New Roman" w:cs="Times New Roman"/>
          <w:color w:val="000000" w:themeColor="text1"/>
          <w:sz w:val="24"/>
          <w:szCs w:val="24"/>
        </w:rPr>
        <w:t>its variants (e.g. PTGI-SF)</w:t>
      </w:r>
      <w:r w:rsidR="001566A0" w:rsidRPr="00ED4E31">
        <w:rPr>
          <w:rFonts w:ascii="Times New Roman" w:hAnsi="Times New Roman" w:cs="Times New Roman"/>
          <w:color w:val="000000" w:themeColor="text1"/>
          <w:sz w:val="24"/>
          <w:szCs w:val="24"/>
        </w:rPr>
        <w:t xml:space="preserve"> </w:t>
      </w:r>
      <w:r w:rsidRPr="00ED4E31">
        <w:rPr>
          <w:rFonts w:ascii="Times New Roman" w:hAnsi="Times New Roman" w:cs="Times New Roman"/>
          <w:color w:val="000000" w:themeColor="text1"/>
          <w:sz w:val="24"/>
          <w:szCs w:val="24"/>
        </w:rPr>
        <w:t>to examine PTG</w:t>
      </w:r>
      <w:r w:rsidR="00E6433B" w:rsidRPr="00ED4E31">
        <w:rPr>
          <w:rFonts w:ascii="Times New Roman" w:hAnsi="Times New Roman" w:cs="Times New Roman"/>
          <w:color w:val="000000" w:themeColor="text1"/>
          <w:sz w:val="24"/>
          <w:szCs w:val="24"/>
        </w:rPr>
        <w:t xml:space="preserve">. </w:t>
      </w:r>
      <w:r w:rsidR="00FA0D54" w:rsidRPr="00F7742C">
        <w:rPr>
          <w:rFonts w:ascii="Times New Roman" w:hAnsi="Times New Roman" w:cs="Times New Roman"/>
          <w:color w:val="000000" w:themeColor="text1"/>
          <w:sz w:val="24"/>
          <w:szCs w:val="24"/>
        </w:rPr>
        <w:t>Twenty-Five</w:t>
      </w:r>
      <w:r w:rsidR="00FA0D54" w:rsidRPr="00906B8B">
        <w:rPr>
          <w:rFonts w:ascii="Times New Roman" w:hAnsi="Times New Roman" w:cs="Times New Roman"/>
          <w:color w:val="000000" w:themeColor="text1"/>
          <w:sz w:val="24"/>
          <w:szCs w:val="24"/>
        </w:rPr>
        <w:t xml:space="preserve"> </w:t>
      </w:r>
      <w:r w:rsidRPr="00906B8B">
        <w:rPr>
          <w:rFonts w:ascii="Times New Roman" w:hAnsi="Times New Roman" w:cs="Times New Roman"/>
          <w:color w:val="000000" w:themeColor="text1"/>
          <w:sz w:val="24"/>
          <w:szCs w:val="24"/>
        </w:rPr>
        <w:t xml:space="preserve">were cross-sectional studies and </w:t>
      </w:r>
      <w:r w:rsidR="00C1318A" w:rsidRPr="00F7742C">
        <w:rPr>
          <w:rFonts w:ascii="Times New Roman" w:hAnsi="Times New Roman" w:cs="Times New Roman"/>
          <w:color w:val="000000" w:themeColor="text1"/>
          <w:sz w:val="24"/>
          <w:szCs w:val="24"/>
        </w:rPr>
        <w:t>5</w:t>
      </w:r>
      <w:r w:rsidRPr="00906B8B">
        <w:rPr>
          <w:rFonts w:ascii="Times New Roman" w:hAnsi="Times New Roman" w:cs="Times New Roman"/>
          <w:color w:val="000000" w:themeColor="text1"/>
          <w:sz w:val="24"/>
          <w:szCs w:val="24"/>
        </w:rPr>
        <w:t xml:space="preserve"> were prospective studies</w:t>
      </w:r>
      <w:r w:rsidR="00680F2F" w:rsidRPr="00F7742C">
        <w:rPr>
          <w:rFonts w:ascii="Times New Roman" w:hAnsi="Times New Roman" w:cs="Times New Roman"/>
          <w:color w:val="000000" w:themeColor="text1"/>
          <w:sz w:val="24"/>
          <w:szCs w:val="24"/>
        </w:rPr>
        <w:t xml:space="preserve">. </w:t>
      </w:r>
      <w:r w:rsidRPr="00906B8B">
        <w:rPr>
          <w:rFonts w:ascii="Times New Roman" w:hAnsi="Times New Roman" w:cs="Times New Roman"/>
          <w:color w:val="000000" w:themeColor="text1"/>
          <w:sz w:val="24"/>
          <w:szCs w:val="24"/>
        </w:rPr>
        <w:t>F</w:t>
      </w:r>
      <w:r w:rsidRPr="009B6AD8">
        <w:rPr>
          <w:rFonts w:ascii="Times New Roman" w:hAnsi="Times New Roman" w:cs="Times New Roman"/>
          <w:color w:val="000000" w:themeColor="text1"/>
          <w:sz w:val="24"/>
          <w:szCs w:val="24"/>
        </w:rPr>
        <w:t>or the selected studies involving</w:t>
      </w:r>
      <w:r w:rsidRPr="00ED4E31">
        <w:rPr>
          <w:rFonts w:ascii="Times New Roman" w:hAnsi="Times New Roman" w:cs="Times New Roman"/>
          <w:color w:val="000000" w:themeColor="text1"/>
          <w:sz w:val="24"/>
          <w:szCs w:val="24"/>
        </w:rPr>
        <w:t xml:space="preserve"> a total of 42,386 individuals, table 1 and table 3 present their overall characteristics. </w:t>
      </w:r>
    </w:p>
    <w:p w14:paraId="53B56194" w14:textId="302C70AE" w:rsidR="00FF45A0" w:rsidRPr="00D806CF" w:rsidRDefault="00FF45A0" w:rsidP="692ED770">
      <w:pPr>
        <w:spacing w:after="0" w:line="480" w:lineRule="auto"/>
        <w:ind w:firstLine="720"/>
        <w:rPr>
          <w:rFonts w:ascii="Times New Roman" w:hAnsi="Times New Roman" w:cs="Times New Roman"/>
          <w:color w:val="000000" w:themeColor="text1"/>
          <w:sz w:val="24"/>
          <w:szCs w:val="24"/>
        </w:rPr>
      </w:pPr>
      <w:r w:rsidRPr="00ED4E31">
        <w:rPr>
          <w:rFonts w:ascii="Times New Roman" w:hAnsi="Times New Roman" w:cs="Times New Roman"/>
          <w:color w:val="000000" w:themeColor="text1"/>
          <w:sz w:val="24"/>
          <w:szCs w:val="24"/>
        </w:rPr>
        <w:t>Among the studies included in the analysis, seven studies were performed in the United States(</w:t>
      </w:r>
      <w:r w:rsidRPr="00D806CF">
        <w:rPr>
          <w:rFonts w:ascii="Times New Roman" w:hAnsi="Times New Roman" w:cs="Times New Roman"/>
          <w:color w:val="000000" w:themeColor="text1"/>
          <w:sz w:val="24"/>
          <w:szCs w:val="24"/>
        </w:rPr>
        <w:t>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2021;Morales</w:t>
      </w:r>
      <w:r w:rsidR="005E42CC" w:rsidRPr="00D806CF">
        <w:rPr>
          <w:rFonts w:ascii="Times New Roman" w:hAnsi="Times New Roman" w:cs="Times New Roman"/>
          <w:color w:val="000000" w:themeColor="text1"/>
          <w:sz w:val="24"/>
          <w:szCs w:val="24"/>
        </w:rPr>
        <w:t>_et_al.,</w:t>
      </w:r>
      <w:r w:rsidR="00F53C9B">
        <w:rPr>
          <w:rFonts w:ascii="Times New Roman" w:hAnsi="Times New Roman" w:cs="Times New Roman"/>
          <w:color w:val="000000" w:themeColor="text1"/>
          <w:sz w:val="24"/>
          <w:szCs w:val="24"/>
        </w:rPr>
        <w:t xml:space="preserve"> </w:t>
      </w:r>
      <w:r w:rsidRPr="00D806CF">
        <w:rPr>
          <w:rFonts w:ascii="Times New Roman" w:hAnsi="Times New Roman" w:cs="Times New Roman"/>
          <w:color w:val="000000" w:themeColor="text1"/>
          <w:sz w:val="24"/>
          <w:szCs w:val="24"/>
        </w:rPr>
        <w:t>2023;</w:t>
      </w:r>
      <w:r w:rsidR="00E33420">
        <w:rPr>
          <w:rFonts w:ascii="Times New Roman" w:hAnsi="Times New Roman" w:cs="Times New Roman"/>
          <w:color w:val="000000" w:themeColor="text1"/>
          <w:sz w:val="24"/>
          <w:szCs w:val="24"/>
        </w:rPr>
        <w:t xml:space="preserve"> </w:t>
      </w:r>
      <w:r w:rsidRPr="00D806CF">
        <w:rPr>
          <w:rFonts w:ascii="Times New Roman" w:hAnsi="Times New Roman" w:cs="Times New Roman"/>
          <w:color w:val="000000" w:themeColor="text1"/>
          <w:sz w:val="24"/>
          <w:szCs w:val="24"/>
        </w:rPr>
        <w:t>Northfield</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Johnston,2021;</w:t>
      </w:r>
      <w:r w:rsidR="0038276C">
        <w:rPr>
          <w:rFonts w:ascii="Times New Roman" w:hAnsi="Times New Roman" w:cs="Times New Roman"/>
          <w:color w:val="000000" w:themeColor="text1"/>
          <w:sz w:val="24"/>
          <w:szCs w:val="24"/>
        </w:rPr>
        <w:t xml:space="preserve"> </w:t>
      </w:r>
      <w:proofErr w:type="spellStart"/>
      <w:r w:rsidRPr="00D806CF">
        <w:rPr>
          <w:rFonts w:ascii="Times New Roman" w:hAnsi="Times New Roman" w:cs="Times New Roman"/>
          <w:color w:val="000000" w:themeColor="text1"/>
          <w:sz w:val="24"/>
          <w:szCs w:val="24"/>
        </w:rPr>
        <w:t>Tu</w:t>
      </w:r>
      <w:r w:rsidR="005E42CC" w:rsidRPr="00D806CF">
        <w:rPr>
          <w:rFonts w:ascii="Times New Roman" w:hAnsi="Times New Roman" w:cs="Times New Roman"/>
          <w:color w:val="000000" w:themeColor="text1"/>
          <w:sz w:val="24"/>
          <w:szCs w:val="24"/>
        </w:rPr>
        <w:t>_et_al</w:t>
      </w:r>
      <w:proofErr w:type="spellEnd"/>
      <w:r w:rsidR="005E42CC" w:rsidRPr="00D806CF">
        <w:rPr>
          <w:rFonts w:ascii="Times New Roman" w:hAnsi="Times New Roman" w:cs="Times New Roman"/>
          <w:color w:val="000000" w:themeColor="text1"/>
          <w:sz w:val="24"/>
          <w:szCs w:val="24"/>
        </w:rPr>
        <w:t>.,</w:t>
      </w:r>
      <w:r w:rsidR="00D754E1">
        <w:rPr>
          <w:rFonts w:ascii="Times New Roman" w:hAnsi="Times New Roman" w:cs="Times New Roman"/>
          <w:color w:val="000000" w:themeColor="text1"/>
          <w:sz w:val="24"/>
          <w:szCs w:val="24"/>
        </w:rPr>
        <w:t xml:space="preserve"> </w:t>
      </w:r>
      <w:r w:rsidRPr="00D806CF">
        <w:rPr>
          <w:rFonts w:ascii="Times New Roman" w:hAnsi="Times New Roman" w:cs="Times New Roman"/>
          <w:color w:val="000000" w:themeColor="text1"/>
          <w:sz w:val="24"/>
          <w:szCs w:val="24"/>
        </w:rPr>
        <w:t>2023;</w:t>
      </w:r>
      <w:r w:rsidR="006F44A3">
        <w:rPr>
          <w:rFonts w:ascii="Times New Roman" w:hAnsi="Times New Roman" w:cs="Times New Roman"/>
          <w:color w:val="000000" w:themeColor="text1"/>
          <w:sz w:val="24"/>
          <w:szCs w:val="24"/>
        </w:rPr>
        <w:t xml:space="preserve"> </w:t>
      </w:r>
      <w:r w:rsidRPr="00D806CF">
        <w:rPr>
          <w:rFonts w:ascii="Times New Roman" w:hAnsi="Times New Roman" w:cs="Times New Roman"/>
          <w:color w:val="000000" w:themeColor="text1"/>
          <w:sz w:val="24"/>
          <w:szCs w:val="24"/>
        </w:rPr>
        <w:t>Willey et</w:t>
      </w:r>
    </w:p>
    <w:p w14:paraId="0FF0E641" w14:textId="22D4DC08" w:rsidR="00FF45A0" w:rsidRPr="00D806CF" w:rsidRDefault="00FF45A0" w:rsidP="00A65CBA">
      <w:pPr>
        <w:spacing w:after="0" w:line="480" w:lineRule="auto"/>
        <w:rPr>
          <w:rFonts w:ascii="Times New Roman" w:hAnsi="Times New Roman" w:cs="Times New Roman"/>
          <w:color w:val="000000"/>
          <w:sz w:val="24"/>
          <w:szCs w:val="24"/>
        </w:rPr>
      </w:pPr>
      <w:r w:rsidRPr="00D806CF">
        <w:rPr>
          <w:rFonts w:ascii="Times New Roman" w:hAnsi="Times New Roman" w:cs="Times New Roman"/>
          <w:color w:val="000000" w:themeColor="text1"/>
          <w:sz w:val="24"/>
          <w:szCs w:val="24"/>
        </w:rPr>
        <w:t>al.,2022;Zhang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2021;Zhou</w:t>
      </w:r>
      <w:r w:rsidR="005E42CC" w:rsidRPr="00D806CF">
        <w:rPr>
          <w:rFonts w:ascii="Times New Roman" w:hAnsi="Times New Roman" w:cs="Times New Roman"/>
          <w:color w:val="000000" w:themeColor="text1"/>
          <w:sz w:val="24"/>
          <w:szCs w:val="24"/>
        </w:rPr>
        <w:t>_et_al.,</w:t>
      </w:r>
      <w:r w:rsidR="731C20CE" w:rsidRPr="00D806CF">
        <w:rPr>
          <w:rFonts w:ascii="Times New Roman" w:hAnsi="Times New Roman" w:cs="Times New Roman"/>
          <w:color w:val="000000" w:themeColor="text1"/>
          <w:sz w:val="24"/>
          <w:szCs w:val="24"/>
        </w:rPr>
        <w:t>2020</w:t>
      </w:r>
      <w:r w:rsidRPr="00D806CF">
        <w:rPr>
          <w:rFonts w:ascii="Times New Roman" w:hAnsi="Times New Roman" w:cs="Times New Roman"/>
          <w:color w:val="000000" w:themeColor="text1"/>
          <w:sz w:val="24"/>
          <w:szCs w:val="24"/>
        </w:rPr>
        <w:t>), two in the United Kingdom(Barnicot</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 one in Ghana(Adjorlolo</w:t>
      </w:r>
      <w:r w:rsidR="00A56643"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 two from Greece(Kalaitzaki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 and from the European countries of Norway, Italy and Spain one study was found in each(Castiglioni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2021;Ulset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von Soest,2022) five from the Middle Eastern countries of Turkey, Pakistan and Saudi Arabia, and Israel(Arnout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w:t>
      </w:r>
      <w:r w:rsidRPr="00D806CF">
        <w:rPr>
          <w:rFonts w:ascii="Times New Roman" w:hAnsi="Times New Roman" w:cs="Times New Roman"/>
          <w:color w:val="000000" w:themeColor="text1"/>
          <w:sz w:val="24"/>
          <w:szCs w:val="24"/>
        </w:rPr>
        <w:lastRenderedPageBreak/>
        <w:t>Sufyani,2021;Chasson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2022;Das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2023;El-Khoury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2023;Gul</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2023;Yildiz,2021), nine from China,(Bai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2021;Lyu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2023;Yao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2023;Yeung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w:t>
      </w:r>
      <w:r w:rsidRPr="00ED4E31">
        <w:rPr>
          <w:rFonts w:ascii="Times New Roman" w:hAnsi="Times New Roman" w:cs="Times New Roman"/>
          <w:color w:val="000000" w:themeColor="text1"/>
          <w:sz w:val="24"/>
          <w:szCs w:val="24"/>
        </w:rPr>
        <w:t>). Included articles involved a variety of different types of people such as patients and the general population(</w:t>
      </w:r>
      <w:r w:rsidRPr="00D806CF">
        <w:rPr>
          <w:rFonts w:ascii="Times New Roman" w:hAnsi="Times New Roman" w:cs="Times New Roman"/>
          <w:color w:val="000000" w:themeColor="text1"/>
          <w:sz w:val="24"/>
          <w:szCs w:val="24"/>
        </w:rPr>
        <w:t>Adjorlolo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Al-Sufyani,2021</w:t>
      </w:r>
      <w:r w:rsidR="641E60F8" w:rsidRPr="00D806CF">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Castiglioni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Tang,2021;El-Khoury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2023;Gul</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2022;Lau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2022;Northfield</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Johnston,2021;Ulset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von Soest,2022;Vazquez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2021;Willey</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2022;Zhou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 nurses and medical doctors(Bai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2023;Barnicot</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2020;Das</w:t>
      </w:r>
      <w:r w:rsidR="00A56643" w:rsidRPr="00D806CF">
        <w:rPr>
          <w:rFonts w:ascii="Times New Roman" w:hAnsi="Times New Roman" w:cs="Times New Roman"/>
          <w:color w:val="000000" w:themeColor="text1"/>
          <w:sz w:val="24"/>
          <w:szCs w:val="24"/>
        </w:rPr>
        <w:t>_et_al.,</w:t>
      </w:r>
      <w:r w:rsidR="07F81D05" w:rsidRPr="00D806CF">
        <w:rPr>
          <w:rFonts w:ascii="Times New Roman" w:hAnsi="Times New Roman" w:cs="Times New Roman"/>
          <w:color w:val="000000" w:themeColor="text1"/>
          <w:sz w:val="24"/>
          <w:szCs w:val="24"/>
        </w:rPr>
        <w:t>2</w:t>
      </w:r>
      <w:r w:rsidRPr="00D806CF">
        <w:rPr>
          <w:rFonts w:ascii="Times New Roman" w:hAnsi="Times New Roman" w:cs="Times New Roman"/>
          <w:color w:val="000000" w:themeColor="text1"/>
          <w:sz w:val="24"/>
          <w:szCs w:val="24"/>
        </w:rPr>
        <w:t>023;Kalaitzaki</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2023;Lyu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2022;Yao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t>
      </w:r>
      <w:r w:rsidR="0215B8C3" w:rsidRPr="00D806CF">
        <w:rPr>
          <w:rFonts w:ascii="Times New Roman" w:hAnsi="Times New Roman" w:cs="Times New Roman"/>
          <w:color w:val="000000" w:themeColor="text1"/>
          <w:sz w:val="24"/>
          <w:szCs w:val="24"/>
        </w:rPr>
        <w:t>Y</w:t>
      </w:r>
      <w:r w:rsidRPr="00D806CF">
        <w:rPr>
          <w:rFonts w:ascii="Times New Roman" w:hAnsi="Times New Roman" w:cs="Times New Roman"/>
          <w:color w:val="000000" w:themeColor="text1"/>
          <w:sz w:val="24"/>
          <w:szCs w:val="24"/>
        </w:rPr>
        <w:t>eung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 pregnant women(Chasson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w:t>
      </w:r>
      <w:r w:rsidRPr="00ED4E31">
        <w:rPr>
          <w:rFonts w:ascii="Times New Roman" w:hAnsi="Times New Roman" w:cs="Times New Roman"/>
          <w:color w:val="000000" w:themeColor="text1"/>
          <w:sz w:val="24"/>
          <w:szCs w:val="24"/>
        </w:rPr>
        <w:t>, and students(</w:t>
      </w:r>
      <w:r w:rsidRPr="00D806CF">
        <w:rPr>
          <w:rFonts w:ascii="Times New Roman" w:hAnsi="Times New Roman" w:cs="Times New Roman"/>
          <w:color w:val="000000" w:themeColor="text1"/>
          <w:sz w:val="24"/>
          <w:szCs w:val="24"/>
        </w:rPr>
        <w:t>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2023;Morales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2023;Tu</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2023;Yildiz,2021</w:t>
      </w:r>
      <w:r w:rsidRPr="00ED4E31">
        <w:rPr>
          <w:rFonts w:ascii="Times New Roman" w:hAnsi="Times New Roman" w:cs="Times New Roman"/>
          <w:color w:val="000000" w:themeColor="text1"/>
          <w:sz w:val="24"/>
          <w:szCs w:val="24"/>
        </w:rPr>
        <w:t>) most of which centered on the general population during COVID 19.</w:t>
      </w:r>
    </w:p>
    <w:p w14:paraId="27BE054F" w14:textId="77777777" w:rsidR="00FF45A0" w:rsidRPr="00ED4E31" w:rsidRDefault="00FF45A0" w:rsidP="00FF45A0">
      <w:pPr>
        <w:tabs>
          <w:tab w:val="left" w:pos="5220"/>
        </w:tabs>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Main analysis</w:t>
      </w:r>
      <w:r w:rsidRPr="00ED4E31">
        <w:rPr>
          <w:rFonts w:ascii="Times New Roman" w:hAnsi="Times New Roman" w:cs="Times New Roman"/>
          <w:b/>
          <w:bCs/>
          <w:sz w:val="24"/>
          <w:szCs w:val="24"/>
        </w:rPr>
        <w:tab/>
      </w:r>
    </w:p>
    <w:p w14:paraId="555325DB" w14:textId="33EBA1D9" w:rsidR="00FF45A0" w:rsidRPr="00ED4E31" w:rsidRDefault="00FF45A0" w:rsidP="00220BEF">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The main analysis included 30 studies</w:t>
      </w:r>
      <w:r w:rsidR="00AD7DAC" w:rsidRPr="00ED4E31">
        <w:rPr>
          <w:rFonts w:ascii="Times New Roman" w:hAnsi="Times New Roman" w:cs="Times New Roman"/>
          <w:sz w:val="24"/>
          <w:szCs w:val="24"/>
        </w:rPr>
        <w:t xml:space="preserve"> </w:t>
      </w:r>
      <w:r w:rsidRPr="00ED4E31">
        <w:rPr>
          <w:rFonts w:ascii="Times New Roman" w:hAnsi="Times New Roman" w:cs="Times New Roman"/>
          <w:sz w:val="24"/>
          <w:szCs w:val="24"/>
        </w:rPr>
        <w:t>involving a total of 42,386</w:t>
      </w:r>
      <w:r w:rsidR="00CD37C3" w:rsidRPr="00ED4E31">
        <w:rPr>
          <w:rFonts w:ascii="Times New Roman" w:hAnsi="Times New Roman" w:cs="Times New Roman"/>
          <w:sz w:val="24"/>
          <w:szCs w:val="24"/>
        </w:rPr>
        <w:t xml:space="preserve"> subjects</w:t>
      </w:r>
      <w:r w:rsidR="00AD7DAC" w:rsidRPr="00ED4E31">
        <w:rPr>
          <w:rFonts w:ascii="Times New Roman" w:hAnsi="Times New Roman" w:cs="Times New Roman"/>
          <w:sz w:val="24"/>
          <w:szCs w:val="24"/>
        </w:rPr>
        <w:t xml:space="preserve">. </w:t>
      </w:r>
      <w:r w:rsidRPr="00ED4E31">
        <w:rPr>
          <w:rFonts w:ascii="Times New Roman" w:hAnsi="Times New Roman" w:cs="Times New Roman"/>
          <w:sz w:val="24"/>
          <w:szCs w:val="24"/>
        </w:rPr>
        <w:t>The sample size of these studies ranged from 100 (Willey</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2022) to 12,586 individuals(</w:t>
      </w:r>
      <w:proofErr w:type="spellStart"/>
      <w:r w:rsidRPr="00ED4E31">
        <w:rPr>
          <w:rFonts w:ascii="Times New Roman" w:hAnsi="Times New Roman" w:cs="Times New Roman"/>
          <w:sz w:val="24"/>
          <w:szCs w:val="24"/>
        </w:rPr>
        <w:t>Ulset</w:t>
      </w:r>
      <w:proofErr w:type="spellEnd"/>
      <w:r w:rsidR="0056404C" w:rsidRPr="00ED4E31">
        <w:rPr>
          <w:rFonts w:ascii="Times New Roman" w:hAnsi="Times New Roman" w:cs="Times New Roman"/>
          <w:sz w:val="24"/>
          <w:szCs w:val="24"/>
        </w:rPr>
        <w:t>_&amp;_</w:t>
      </w:r>
      <w:r w:rsidRPr="00ED4E31">
        <w:rPr>
          <w:rFonts w:ascii="Times New Roman" w:hAnsi="Times New Roman" w:cs="Times New Roman"/>
          <w:sz w:val="24"/>
          <w:szCs w:val="24"/>
        </w:rPr>
        <w:t xml:space="preserve">von Soest,2022). </w:t>
      </w:r>
      <w:r w:rsidR="00956DEB" w:rsidRPr="00ED4E31">
        <w:rPr>
          <w:rFonts w:ascii="Times New Roman" w:hAnsi="Times New Roman" w:cs="Times New Roman"/>
          <w:sz w:val="24"/>
          <w:szCs w:val="24"/>
        </w:rPr>
        <w:t xml:space="preserve">Among the studies, different proportions </w:t>
      </w:r>
      <w:r w:rsidRPr="00ED4E31">
        <w:rPr>
          <w:rFonts w:ascii="Times New Roman" w:hAnsi="Times New Roman" w:cs="Times New Roman"/>
          <w:sz w:val="24"/>
          <w:szCs w:val="24"/>
        </w:rPr>
        <w:t>of male participants</w:t>
      </w:r>
      <w:r w:rsidR="00956DEB" w:rsidRPr="00ED4E31">
        <w:rPr>
          <w:rFonts w:ascii="Times New Roman" w:hAnsi="Times New Roman" w:cs="Times New Roman"/>
          <w:sz w:val="24"/>
          <w:szCs w:val="24"/>
        </w:rPr>
        <w:t xml:space="preserve"> were observed</w:t>
      </w:r>
      <w:r w:rsidRPr="00ED4E31">
        <w:rPr>
          <w:rFonts w:ascii="Times New Roman" w:hAnsi="Times New Roman" w:cs="Times New Roman"/>
          <w:sz w:val="24"/>
          <w:szCs w:val="24"/>
        </w:rPr>
        <w:t>, with the percentage ranging from 4.40%(Chen</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 xml:space="preserve">2020) to </w:t>
      </w:r>
      <w:r w:rsidR="00917A65" w:rsidRPr="00ED4E31">
        <w:rPr>
          <w:rFonts w:ascii="Times New Roman" w:hAnsi="Times New Roman" w:cs="Times New Roman"/>
          <w:sz w:val="24"/>
          <w:szCs w:val="24"/>
        </w:rPr>
        <w:t>74</w:t>
      </w:r>
      <w:r w:rsidRPr="00ED4E31">
        <w:rPr>
          <w:rFonts w:ascii="Times New Roman" w:hAnsi="Times New Roman" w:cs="Times New Roman"/>
          <w:sz w:val="24"/>
          <w:szCs w:val="24"/>
        </w:rPr>
        <w:t>%(</w:t>
      </w:r>
      <w:r w:rsidR="009B3249" w:rsidRPr="00ED4E31">
        <w:rPr>
          <w:rFonts w:ascii="Times New Roman" w:hAnsi="Times New Roman" w:cs="Times New Roman"/>
          <w:sz w:val="24"/>
          <w:szCs w:val="24"/>
        </w:rPr>
        <w:t>Willey</w:t>
      </w:r>
      <w:r w:rsidR="005E42CC" w:rsidRPr="00ED4E31">
        <w:rPr>
          <w:rFonts w:ascii="Times New Roman" w:hAnsi="Times New Roman" w:cs="Times New Roman"/>
          <w:sz w:val="24"/>
          <w:szCs w:val="24"/>
        </w:rPr>
        <w:t>_et_al.,</w:t>
      </w:r>
      <w:r w:rsidR="009B3249" w:rsidRPr="00ED4E31">
        <w:rPr>
          <w:rFonts w:ascii="Times New Roman" w:hAnsi="Times New Roman" w:cs="Times New Roman"/>
          <w:sz w:val="24"/>
          <w:szCs w:val="24"/>
        </w:rPr>
        <w:t>2022</w:t>
      </w:r>
      <w:r w:rsidR="00104998" w:rsidRPr="00ED4E31">
        <w:rPr>
          <w:rFonts w:ascii="Times New Roman" w:hAnsi="Times New Roman" w:cs="Times New Roman"/>
          <w:sz w:val="24"/>
          <w:szCs w:val="24"/>
        </w:rPr>
        <w:t>)</w:t>
      </w:r>
      <w:r w:rsidR="009B3249" w:rsidRPr="00ED4E31">
        <w:rPr>
          <w:rFonts w:ascii="Times New Roman" w:hAnsi="Times New Roman" w:cs="Times New Roman"/>
          <w:sz w:val="24"/>
          <w:szCs w:val="24"/>
        </w:rPr>
        <w:t>.</w:t>
      </w:r>
      <w:r w:rsidRPr="00ED4E31">
        <w:rPr>
          <w:rFonts w:ascii="Times New Roman" w:hAnsi="Times New Roman" w:cs="Times New Roman"/>
          <w:sz w:val="24"/>
          <w:szCs w:val="24"/>
        </w:rPr>
        <w:t xml:space="preserve"> Mean age of them ranged from </w:t>
      </w:r>
      <w:r w:rsidR="005138F3" w:rsidRPr="00ED4E31">
        <w:rPr>
          <w:rFonts w:ascii="Times New Roman" w:hAnsi="Times New Roman" w:cs="Times New Roman"/>
          <w:sz w:val="24"/>
          <w:szCs w:val="24"/>
        </w:rPr>
        <w:t xml:space="preserve">age of </w:t>
      </w:r>
      <w:r w:rsidRPr="00ED4E31">
        <w:rPr>
          <w:rFonts w:ascii="Times New Roman" w:hAnsi="Times New Roman" w:cs="Times New Roman"/>
          <w:sz w:val="24"/>
          <w:szCs w:val="24"/>
        </w:rPr>
        <w:t>24.96(Zhai</w:t>
      </w:r>
      <w:r w:rsidR="005E42CC" w:rsidRPr="00ED4E31">
        <w:rPr>
          <w:rFonts w:ascii="Times New Roman" w:hAnsi="Times New Roman" w:cs="Times New Roman"/>
          <w:sz w:val="24"/>
          <w:szCs w:val="24"/>
        </w:rPr>
        <w:t>_et_al.,</w:t>
      </w:r>
      <w:r w:rsidRPr="00ED4E31">
        <w:rPr>
          <w:rFonts w:ascii="Times New Roman" w:hAnsi="Times New Roman" w:cs="Times New Roman"/>
          <w:sz w:val="24"/>
          <w:szCs w:val="24"/>
        </w:rPr>
        <w:t xml:space="preserve">2021) to </w:t>
      </w:r>
      <w:r w:rsidR="005138F3" w:rsidRPr="00ED4E31">
        <w:rPr>
          <w:rFonts w:ascii="Times New Roman" w:hAnsi="Times New Roman" w:cs="Times New Roman"/>
          <w:sz w:val="24"/>
          <w:szCs w:val="24"/>
        </w:rPr>
        <w:t xml:space="preserve">age of </w:t>
      </w:r>
      <w:r w:rsidRPr="00ED4E31">
        <w:rPr>
          <w:rFonts w:ascii="Times New Roman" w:hAnsi="Times New Roman" w:cs="Times New Roman"/>
          <w:sz w:val="24"/>
          <w:szCs w:val="24"/>
        </w:rPr>
        <w:t>76.3(Willey</w:t>
      </w:r>
      <w:r w:rsidR="00A56643" w:rsidRPr="00ED4E31">
        <w:rPr>
          <w:rFonts w:ascii="Times New Roman" w:hAnsi="Times New Roman" w:cs="Times New Roman"/>
          <w:sz w:val="24"/>
          <w:szCs w:val="24"/>
        </w:rPr>
        <w:t>_et_al.,</w:t>
      </w:r>
      <w:r w:rsidR="3E816A1B" w:rsidRPr="00ED4E31">
        <w:rPr>
          <w:rFonts w:ascii="Times New Roman" w:hAnsi="Times New Roman" w:cs="Times New Roman"/>
          <w:sz w:val="24"/>
          <w:szCs w:val="24"/>
        </w:rPr>
        <w:t>2</w:t>
      </w:r>
      <w:r w:rsidRPr="00ED4E31">
        <w:rPr>
          <w:rFonts w:ascii="Times New Roman" w:hAnsi="Times New Roman" w:cs="Times New Roman"/>
          <w:sz w:val="24"/>
          <w:szCs w:val="24"/>
        </w:rPr>
        <w:t xml:space="preserve">022). The mean age of the participants varied with studies, with a few not providing explicit data, but indicating </w:t>
      </w:r>
      <w:r w:rsidRPr="00ED4E31">
        <w:rPr>
          <w:rFonts w:ascii="Times New Roman" w:hAnsi="Times New Roman" w:cs="Times New Roman"/>
          <w:sz w:val="24"/>
          <w:szCs w:val="24"/>
        </w:rPr>
        <w:lastRenderedPageBreak/>
        <w:t>that the participants were adults above 18 years old</w:t>
      </w:r>
      <w:r w:rsidR="00F0205E" w:rsidRPr="00ED4E31">
        <w:rPr>
          <w:rFonts w:ascii="Times New Roman" w:hAnsi="Times New Roman" w:cs="Times New Roman"/>
          <w:sz w:val="24"/>
          <w:szCs w:val="24"/>
        </w:rPr>
        <w:t>(Arnout</w:t>
      </w:r>
      <w:r w:rsidR="0056404C" w:rsidRPr="00ED4E31">
        <w:rPr>
          <w:rFonts w:ascii="Times New Roman" w:hAnsi="Times New Roman" w:cs="Times New Roman"/>
          <w:sz w:val="24"/>
          <w:szCs w:val="24"/>
        </w:rPr>
        <w:t>_&amp;_</w:t>
      </w:r>
      <w:r w:rsidR="00F0205E" w:rsidRPr="00ED4E31">
        <w:rPr>
          <w:rFonts w:ascii="Times New Roman" w:hAnsi="Times New Roman" w:cs="Times New Roman"/>
          <w:sz w:val="24"/>
          <w:szCs w:val="24"/>
        </w:rPr>
        <w:t>Al-Sufyani,2021;Gul</w:t>
      </w:r>
      <w:r w:rsidR="00A56643" w:rsidRPr="00ED4E31">
        <w:rPr>
          <w:rFonts w:ascii="Times New Roman" w:hAnsi="Times New Roman" w:cs="Times New Roman"/>
          <w:sz w:val="24"/>
          <w:szCs w:val="24"/>
        </w:rPr>
        <w:t>_et_al.,</w:t>
      </w:r>
      <w:r w:rsidR="79A68DB5" w:rsidRPr="00ED4E31">
        <w:rPr>
          <w:rFonts w:ascii="Times New Roman" w:hAnsi="Times New Roman" w:cs="Times New Roman"/>
          <w:sz w:val="24"/>
          <w:szCs w:val="24"/>
        </w:rPr>
        <w:t>2</w:t>
      </w:r>
      <w:r w:rsidR="00F0205E" w:rsidRPr="00ED4E31">
        <w:rPr>
          <w:rFonts w:ascii="Times New Roman" w:hAnsi="Times New Roman" w:cs="Times New Roman"/>
          <w:sz w:val="24"/>
          <w:szCs w:val="24"/>
        </w:rPr>
        <w:t>023;Morales</w:t>
      </w:r>
      <w:r w:rsidR="005E42CC" w:rsidRPr="00ED4E31">
        <w:rPr>
          <w:rFonts w:ascii="Times New Roman" w:hAnsi="Times New Roman" w:cs="Times New Roman"/>
          <w:sz w:val="24"/>
          <w:szCs w:val="24"/>
        </w:rPr>
        <w:t>_et_al.,</w:t>
      </w:r>
      <w:r w:rsidR="00F0205E" w:rsidRPr="00ED4E31">
        <w:rPr>
          <w:rFonts w:ascii="Times New Roman" w:hAnsi="Times New Roman" w:cs="Times New Roman"/>
          <w:sz w:val="24"/>
          <w:szCs w:val="24"/>
        </w:rPr>
        <w:t>2023)</w:t>
      </w:r>
      <w:r w:rsidRPr="00ED4E31">
        <w:rPr>
          <w:rFonts w:ascii="Times New Roman" w:hAnsi="Times New Roman" w:cs="Times New Roman"/>
          <w:sz w:val="24"/>
          <w:szCs w:val="24"/>
        </w:rPr>
        <w:t xml:space="preserve">. </w:t>
      </w:r>
    </w:p>
    <w:p w14:paraId="4099A51A" w14:textId="4D4481E8" w:rsidR="00FF45A0" w:rsidRPr="00ED4E31" w:rsidRDefault="00FF45A0" w:rsidP="00373E8D">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The mean PTG ranged from 26.54 to 98.30 with varying degrees of standard deviation, indicative of the range and spread of PTG scores in these studies. Table 1 presents overall characteristics of all studies. The main analysis revealed a significant positive effect relative to the cutoff point of 45</w:t>
      </w:r>
      <w:r w:rsidR="001748DE" w:rsidRPr="00ED4E31">
        <w:rPr>
          <w:rFonts w:ascii="Times New Roman" w:hAnsi="Times New Roman" w:cs="Times New Roman"/>
          <w:sz w:val="24"/>
          <w:szCs w:val="24"/>
        </w:rPr>
        <w:t>.</w:t>
      </w:r>
      <w:r w:rsidR="006424C9" w:rsidRPr="00ED4E31">
        <w:rPr>
          <w:rFonts w:ascii="Times New Roman" w:hAnsi="Times New Roman" w:cs="Times New Roman"/>
          <w:sz w:val="24"/>
          <w:szCs w:val="24"/>
        </w:rPr>
        <w:t xml:space="preserve"> </w:t>
      </w:r>
      <w:r w:rsidR="005D1E18" w:rsidRPr="00ED4E31">
        <w:rPr>
          <w:rFonts w:ascii="Times New Roman" w:hAnsi="Times New Roman" w:cs="Times New Roman"/>
          <w:sz w:val="24"/>
          <w:szCs w:val="24"/>
        </w:rPr>
        <w:t xml:space="preserve">The hedges’ g calculated to reflect the deviation from </w:t>
      </w:r>
      <w:r w:rsidR="009B2F73" w:rsidRPr="00ED4E31">
        <w:rPr>
          <w:rFonts w:ascii="Times New Roman" w:hAnsi="Times New Roman" w:cs="Times New Roman"/>
          <w:sz w:val="24"/>
          <w:szCs w:val="24"/>
        </w:rPr>
        <w:t xml:space="preserve">the 45 cutoff points </w:t>
      </w:r>
      <w:r w:rsidR="00672F00" w:rsidRPr="00ED4E31">
        <w:rPr>
          <w:rFonts w:ascii="Times New Roman" w:hAnsi="Times New Roman" w:cs="Times New Roman"/>
          <w:sz w:val="24"/>
          <w:szCs w:val="24"/>
        </w:rPr>
        <w:t>wa</w:t>
      </w:r>
      <w:r w:rsidR="009B2F73" w:rsidRPr="00ED4E31">
        <w:rPr>
          <w:rFonts w:ascii="Times New Roman" w:hAnsi="Times New Roman" w:cs="Times New Roman"/>
          <w:sz w:val="24"/>
          <w:szCs w:val="24"/>
        </w:rPr>
        <w:t xml:space="preserve">s </w:t>
      </w:r>
      <w:r w:rsidR="00671B65" w:rsidRPr="00ED4E31">
        <w:rPr>
          <w:rFonts w:ascii="Times New Roman" w:hAnsi="Times New Roman" w:cs="Times New Roman"/>
          <w:sz w:val="24"/>
          <w:szCs w:val="24"/>
        </w:rPr>
        <w:t xml:space="preserve">0.75 </w:t>
      </w:r>
      <w:r w:rsidR="00776AA1" w:rsidRPr="00ED4E31">
        <w:rPr>
          <w:rFonts w:ascii="Times New Roman" w:hAnsi="Times New Roman" w:cs="Times New Roman"/>
          <w:sz w:val="24"/>
          <w:szCs w:val="24"/>
        </w:rPr>
        <w:t>with 95% CI</w:t>
      </w:r>
      <w:r w:rsidR="00F077BD">
        <w:rPr>
          <w:rFonts w:ascii="Times New Roman" w:hAnsi="Times New Roman" w:cs="Times New Roman"/>
          <w:sz w:val="24"/>
          <w:szCs w:val="24"/>
        </w:rPr>
        <w:t>[</w:t>
      </w:r>
      <w:r w:rsidR="00776AA1" w:rsidRPr="00ED4E31">
        <w:rPr>
          <w:rFonts w:ascii="Times New Roman" w:hAnsi="Times New Roman" w:cs="Times New Roman"/>
          <w:sz w:val="24"/>
          <w:szCs w:val="24"/>
        </w:rPr>
        <w:t>0.45, 1.05]</w:t>
      </w:r>
      <w:r w:rsidR="005F4764" w:rsidRPr="00ED4E31">
        <w:rPr>
          <w:rFonts w:ascii="Times New Roman" w:hAnsi="Times New Roman" w:cs="Times New Roman"/>
          <w:sz w:val="24"/>
          <w:szCs w:val="24"/>
        </w:rPr>
        <w:t xml:space="preserve">. </w:t>
      </w:r>
      <w:r w:rsidR="00864ABB" w:rsidRPr="00ED4E31">
        <w:rPr>
          <w:rFonts w:ascii="Times New Roman" w:hAnsi="Times New Roman" w:cs="Times New Roman"/>
          <w:sz w:val="24"/>
          <w:szCs w:val="24"/>
        </w:rPr>
        <w:t xml:space="preserve">Based on the rule of thumb, 0.5 </w:t>
      </w:r>
      <w:r w:rsidR="00951BF1" w:rsidRPr="00ED4E31">
        <w:rPr>
          <w:rFonts w:ascii="Times New Roman" w:hAnsi="Times New Roman" w:cs="Times New Roman"/>
          <w:sz w:val="24"/>
          <w:szCs w:val="24"/>
        </w:rPr>
        <w:t>show</w:t>
      </w:r>
      <w:r w:rsidR="00672F00" w:rsidRPr="00ED4E31">
        <w:rPr>
          <w:rFonts w:ascii="Times New Roman" w:hAnsi="Times New Roman" w:cs="Times New Roman"/>
          <w:sz w:val="24"/>
          <w:szCs w:val="24"/>
        </w:rPr>
        <w:t>ed</w:t>
      </w:r>
      <w:r w:rsidR="00864ABB" w:rsidRPr="00ED4E31">
        <w:rPr>
          <w:rFonts w:ascii="Times New Roman" w:hAnsi="Times New Roman" w:cs="Times New Roman"/>
          <w:sz w:val="24"/>
          <w:szCs w:val="24"/>
        </w:rPr>
        <w:t xml:space="preserve"> a medium effect and 0.8 or above </w:t>
      </w:r>
      <w:r w:rsidR="00951BF1" w:rsidRPr="00ED4E31">
        <w:rPr>
          <w:rFonts w:ascii="Times New Roman" w:hAnsi="Times New Roman" w:cs="Times New Roman"/>
          <w:sz w:val="24"/>
          <w:szCs w:val="24"/>
        </w:rPr>
        <w:t>present</w:t>
      </w:r>
      <w:r w:rsidR="00672F00" w:rsidRPr="00ED4E31">
        <w:rPr>
          <w:rFonts w:ascii="Times New Roman" w:hAnsi="Times New Roman" w:cs="Times New Roman"/>
          <w:sz w:val="24"/>
          <w:szCs w:val="24"/>
        </w:rPr>
        <w:t>ed</w:t>
      </w:r>
      <w:r w:rsidR="00864ABB" w:rsidRPr="00ED4E31">
        <w:rPr>
          <w:rFonts w:ascii="Times New Roman" w:hAnsi="Times New Roman" w:cs="Times New Roman"/>
          <w:sz w:val="24"/>
          <w:szCs w:val="24"/>
        </w:rPr>
        <w:t xml:space="preserve"> a large effect(</w:t>
      </w:r>
      <w:r w:rsidR="00864ABB" w:rsidRPr="00ED4E31">
        <w:rPr>
          <w:rFonts w:ascii="Times New Roman" w:hAnsi="Times New Roman" w:cs="Times New Roman"/>
          <w:color w:val="222222"/>
          <w:sz w:val="24"/>
          <w:szCs w:val="24"/>
          <w:shd w:val="clear" w:color="auto" w:fill="FFFFFF"/>
        </w:rPr>
        <w:t>Taylor</w:t>
      </w:r>
      <w:r w:rsidR="0056404C" w:rsidRPr="00ED4E31">
        <w:rPr>
          <w:rFonts w:ascii="Times New Roman" w:hAnsi="Times New Roman" w:cs="Times New Roman"/>
          <w:color w:val="222222"/>
          <w:sz w:val="24"/>
          <w:szCs w:val="24"/>
          <w:shd w:val="clear" w:color="auto" w:fill="FFFFFF"/>
        </w:rPr>
        <w:t>_&amp;_</w:t>
      </w:r>
      <w:r w:rsidR="00864ABB" w:rsidRPr="00ED4E31">
        <w:rPr>
          <w:rFonts w:ascii="Times New Roman" w:hAnsi="Times New Roman" w:cs="Times New Roman"/>
          <w:color w:val="222222"/>
          <w:sz w:val="24"/>
          <w:szCs w:val="24"/>
          <w:shd w:val="clear" w:color="auto" w:fill="FFFFFF"/>
        </w:rPr>
        <w:t>Alanazi,2023</w:t>
      </w:r>
      <w:r w:rsidR="00864ABB" w:rsidRPr="00ED4E31">
        <w:rPr>
          <w:rFonts w:ascii="Times New Roman" w:hAnsi="Times New Roman" w:cs="Times New Roman"/>
          <w:sz w:val="24"/>
          <w:szCs w:val="24"/>
        </w:rPr>
        <w:t>).</w:t>
      </w:r>
      <w:r w:rsidR="001A341D" w:rsidRPr="00ED4E31">
        <w:rPr>
          <w:rFonts w:ascii="Times New Roman" w:hAnsi="Times New Roman" w:cs="Times New Roman"/>
          <w:sz w:val="24"/>
          <w:szCs w:val="24"/>
        </w:rPr>
        <w:t xml:space="preserve"> </w:t>
      </w:r>
      <w:r w:rsidRPr="00ED4E31">
        <w:rPr>
          <w:rFonts w:ascii="Times New Roman" w:hAnsi="Times New Roman" w:cs="Times New Roman"/>
          <w:sz w:val="24"/>
          <w:szCs w:val="24"/>
        </w:rPr>
        <w:t>Th</w:t>
      </w:r>
      <w:r w:rsidR="007E246F" w:rsidRPr="00ED4E31">
        <w:rPr>
          <w:rFonts w:ascii="Times New Roman" w:hAnsi="Times New Roman" w:cs="Times New Roman"/>
          <w:sz w:val="24"/>
          <w:szCs w:val="24"/>
        </w:rPr>
        <w:t>ese</w:t>
      </w:r>
      <w:r w:rsidRPr="00ED4E31">
        <w:rPr>
          <w:rFonts w:ascii="Times New Roman" w:hAnsi="Times New Roman" w:cs="Times New Roman"/>
          <w:sz w:val="24"/>
          <w:szCs w:val="24"/>
        </w:rPr>
        <w:t xml:space="preserve"> </w:t>
      </w:r>
      <w:r w:rsidR="00CF176B" w:rsidRPr="00ED4E31">
        <w:rPr>
          <w:rFonts w:ascii="Times New Roman" w:hAnsi="Times New Roman" w:cs="Times New Roman"/>
          <w:sz w:val="24"/>
          <w:szCs w:val="24"/>
        </w:rPr>
        <w:t xml:space="preserve">results </w:t>
      </w:r>
      <w:r w:rsidR="003072A7" w:rsidRPr="00ED4E31">
        <w:rPr>
          <w:rFonts w:ascii="Times New Roman" w:hAnsi="Times New Roman" w:cs="Times New Roman"/>
          <w:sz w:val="24"/>
          <w:szCs w:val="24"/>
        </w:rPr>
        <w:t>indicated a highly</w:t>
      </w:r>
      <w:r w:rsidRPr="00ED4E31">
        <w:rPr>
          <w:rFonts w:ascii="Times New Roman" w:hAnsi="Times New Roman" w:cs="Times New Roman"/>
          <w:sz w:val="24"/>
          <w:szCs w:val="24"/>
        </w:rPr>
        <w:t xml:space="preserve"> </w:t>
      </w:r>
      <w:r w:rsidR="003072A7" w:rsidRPr="00ED4E31">
        <w:rPr>
          <w:rFonts w:ascii="Times New Roman" w:hAnsi="Times New Roman" w:cs="Times New Roman"/>
          <w:sz w:val="24"/>
          <w:szCs w:val="24"/>
        </w:rPr>
        <w:t xml:space="preserve">positive </w:t>
      </w:r>
      <w:r w:rsidRPr="00ED4E31">
        <w:rPr>
          <w:rFonts w:ascii="Times New Roman" w:hAnsi="Times New Roman" w:cs="Times New Roman"/>
          <w:sz w:val="24"/>
          <w:szCs w:val="24"/>
        </w:rPr>
        <w:t>relat</w:t>
      </w:r>
      <w:r w:rsidR="003072A7" w:rsidRPr="00ED4E31">
        <w:rPr>
          <w:rFonts w:ascii="Times New Roman" w:hAnsi="Times New Roman" w:cs="Times New Roman"/>
          <w:sz w:val="24"/>
          <w:szCs w:val="24"/>
        </w:rPr>
        <w:t xml:space="preserve">ionship of PTG </w:t>
      </w:r>
      <w:r w:rsidRPr="00ED4E31">
        <w:rPr>
          <w:rFonts w:ascii="Times New Roman" w:hAnsi="Times New Roman" w:cs="Times New Roman"/>
          <w:sz w:val="24"/>
          <w:szCs w:val="24"/>
        </w:rPr>
        <w:t>to COVID-19</w:t>
      </w:r>
      <w:r w:rsidR="00562AD3" w:rsidRPr="00ED4E31">
        <w:rPr>
          <w:rFonts w:ascii="Times New Roman" w:hAnsi="Times New Roman" w:cs="Times New Roman"/>
          <w:sz w:val="24"/>
          <w:szCs w:val="24"/>
        </w:rPr>
        <w:t>.</w:t>
      </w:r>
      <w:r w:rsidR="00B93961" w:rsidRPr="00ED4E31">
        <w:rPr>
          <w:rFonts w:ascii="Times New Roman" w:hAnsi="Times New Roman" w:cs="Times New Roman"/>
          <w:sz w:val="24"/>
          <w:szCs w:val="24"/>
        </w:rPr>
        <w:t xml:space="preserve"> </w:t>
      </w:r>
      <w:r w:rsidR="00113E8B" w:rsidRPr="00ED4E31">
        <w:rPr>
          <w:rFonts w:ascii="Times New Roman" w:hAnsi="Times New Roman" w:cs="Times New Roman"/>
          <w:i/>
          <w:iCs/>
          <w:sz w:val="24"/>
          <w:szCs w:val="24"/>
        </w:rPr>
        <w:t>I</w:t>
      </w:r>
      <w:r w:rsidR="00113E8B" w:rsidRPr="00ED4E31">
        <w:rPr>
          <w:rFonts w:ascii="Times New Roman" w:hAnsi="Times New Roman" w:cs="Times New Roman"/>
          <w:i/>
          <w:iCs/>
          <w:sz w:val="24"/>
          <w:szCs w:val="24"/>
          <w:vertAlign w:val="superscript"/>
        </w:rPr>
        <w:t>2</w:t>
      </w:r>
      <w:r w:rsidR="00113E8B" w:rsidRPr="00ED4E31">
        <w:rPr>
          <w:rFonts w:ascii="Times New Roman" w:hAnsi="Times New Roman" w:cs="Times New Roman"/>
          <w:sz w:val="24"/>
          <w:szCs w:val="24"/>
        </w:rPr>
        <w:t xml:space="preserve"> value 99.72% in table 3 also </w:t>
      </w:r>
      <w:r w:rsidR="00672F00" w:rsidRPr="00ED4E31">
        <w:rPr>
          <w:rFonts w:ascii="Times New Roman" w:hAnsi="Times New Roman" w:cs="Times New Roman"/>
          <w:sz w:val="24"/>
          <w:szCs w:val="24"/>
        </w:rPr>
        <w:t xml:space="preserve">showed </w:t>
      </w:r>
      <w:r w:rsidR="00D86995" w:rsidRPr="00ED4E31">
        <w:rPr>
          <w:rFonts w:ascii="Times New Roman" w:hAnsi="Times New Roman" w:cs="Times New Roman"/>
          <w:sz w:val="24"/>
          <w:szCs w:val="24"/>
        </w:rPr>
        <w:t xml:space="preserve">high heterogeneity </w:t>
      </w:r>
      <w:r w:rsidR="003D1379" w:rsidRPr="00ED4E31">
        <w:rPr>
          <w:rFonts w:ascii="Times New Roman" w:hAnsi="Times New Roman" w:cs="Times New Roman"/>
          <w:sz w:val="24"/>
          <w:szCs w:val="24"/>
        </w:rPr>
        <w:t>among selected studies</w:t>
      </w:r>
      <w:r w:rsidR="00373E8D" w:rsidRPr="00ED4E31">
        <w:rPr>
          <w:rFonts w:ascii="Times New Roman" w:hAnsi="Times New Roman" w:cs="Times New Roman"/>
          <w:sz w:val="24"/>
          <w:szCs w:val="24"/>
        </w:rPr>
        <w:t>.</w:t>
      </w:r>
      <w:r w:rsidR="0028013A" w:rsidRPr="00ED4E31">
        <w:rPr>
          <w:rFonts w:ascii="Times New Roman" w:hAnsi="Times New Roman" w:cs="Times New Roman"/>
          <w:sz w:val="24"/>
          <w:szCs w:val="24"/>
        </w:rPr>
        <w:t xml:space="preserve"> </w:t>
      </w:r>
    </w:p>
    <w:p w14:paraId="615FB2AE" w14:textId="6D05EF89" w:rsidR="00FF45A0" w:rsidRPr="00ED4E31" w:rsidRDefault="00FF45A0" w:rsidP="00FF45A0">
      <w:pPr>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 xml:space="preserve">Subgroup Analyses of PTG and Covariates </w:t>
      </w:r>
    </w:p>
    <w:p w14:paraId="2B6017B1" w14:textId="71D783A5" w:rsidR="00FF45A0" w:rsidRPr="00ED4E31" w:rsidRDefault="00FF45A0" w:rsidP="00FF45A0">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Table 4 shows the summary of subgroup analyses.</w:t>
      </w:r>
      <w:r w:rsidR="00196824" w:rsidRPr="00ED4E31">
        <w:rPr>
          <w:rFonts w:ascii="Times New Roman" w:hAnsi="Times New Roman" w:cs="Times New Roman"/>
          <w:sz w:val="24"/>
          <w:szCs w:val="24"/>
        </w:rPr>
        <w:t xml:space="preserve"> The studies included in the study considered several </w:t>
      </w:r>
      <w:r w:rsidR="007D1B94" w:rsidRPr="00ED4E31">
        <w:rPr>
          <w:rFonts w:ascii="Times New Roman" w:hAnsi="Times New Roman" w:cs="Times New Roman"/>
          <w:sz w:val="24"/>
          <w:szCs w:val="24"/>
        </w:rPr>
        <w:t>factors</w:t>
      </w:r>
      <w:r w:rsidR="004F27D5" w:rsidRPr="00ED4E31">
        <w:rPr>
          <w:rFonts w:ascii="Times New Roman" w:hAnsi="Times New Roman" w:cs="Times New Roman"/>
          <w:sz w:val="24"/>
          <w:szCs w:val="24"/>
        </w:rPr>
        <w:t xml:space="preserve"> in conjunction with PTG </w:t>
      </w:r>
      <w:r w:rsidR="00B306D3" w:rsidRPr="00ED4E31">
        <w:rPr>
          <w:rFonts w:ascii="Times New Roman" w:hAnsi="Times New Roman" w:cs="Times New Roman"/>
          <w:sz w:val="24"/>
          <w:szCs w:val="24"/>
        </w:rPr>
        <w:t xml:space="preserve">such as PTSD/PTSS, depression, anxiety, social support, </w:t>
      </w:r>
      <w:r w:rsidR="001C4A6D" w:rsidRPr="00ED4E31">
        <w:rPr>
          <w:rFonts w:ascii="Times New Roman" w:hAnsi="Times New Roman" w:cs="Times New Roman"/>
          <w:sz w:val="24"/>
          <w:szCs w:val="24"/>
        </w:rPr>
        <w:t xml:space="preserve">coping, </w:t>
      </w:r>
      <w:r w:rsidR="00B306D3" w:rsidRPr="00ED4E31">
        <w:rPr>
          <w:rFonts w:ascii="Times New Roman" w:hAnsi="Times New Roman" w:cs="Times New Roman"/>
          <w:sz w:val="24"/>
          <w:szCs w:val="24"/>
        </w:rPr>
        <w:t>and spirituality.</w:t>
      </w:r>
      <w:r w:rsidR="000A20A5" w:rsidRPr="00ED4E31">
        <w:rPr>
          <w:rFonts w:ascii="Times New Roman" w:hAnsi="Times New Roman" w:cs="Times New Roman"/>
          <w:sz w:val="24"/>
          <w:szCs w:val="24"/>
        </w:rPr>
        <w:t xml:space="preserve"> </w:t>
      </w:r>
    </w:p>
    <w:p w14:paraId="2079BB84" w14:textId="77777777" w:rsidR="00FF45A0" w:rsidRPr="00ED4E31" w:rsidRDefault="00FF45A0" w:rsidP="00FF45A0">
      <w:pPr>
        <w:autoSpaceDE w:val="0"/>
        <w:autoSpaceDN w:val="0"/>
        <w:adjustRightInd w:val="0"/>
        <w:spacing w:after="0" w:line="480" w:lineRule="auto"/>
        <w:rPr>
          <w:rFonts w:ascii="Times New Roman" w:hAnsi="Times New Roman" w:cs="Times New Roman"/>
          <w:sz w:val="24"/>
          <w:szCs w:val="24"/>
        </w:rPr>
      </w:pPr>
      <w:r w:rsidRPr="00ED4E31">
        <w:rPr>
          <w:rFonts w:ascii="Times New Roman" w:hAnsi="Times New Roman" w:cs="Times New Roman"/>
          <w:b/>
          <w:bCs/>
          <w:i/>
          <w:iCs/>
          <w:sz w:val="24"/>
          <w:szCs w:val="24"/>
        </w:rPr>
        <w:t>PTSD/PTSS</w:t>
      </w:r>
    </w:p>
    <w:p w14:paraId="01256FC8" w14:textId="100CFB63" w:rsidR="00416243" w:rsidRPr="00D806CF" w:rsidRDefault="00416243" w:rsidP="00EE7153">
      <w:pPr>
        <w:spacing w:after="0" w:line="480" w:lineRule="auto"/>
        <w:rPr>
          <w:rFonts w:ascii="Times New Roman" w:hAnsi="Times New Roman" w:cs="Times New Roman"/>
          <w:sz w:val="24"/>
          <w:szCs w:val="24"/>
        </w:rPr>
      </w:pPr>
      <w:r w:rsidRPr="00ED4E31">
        <w:rPr>
          <w:rFonts w:ascii="Times New Roman" w:hAnsi="Times New Roman" w:cs="Times New Roman"/>
          <w:sz w:val="24"/>
          <w:szCs w:val="24"/>
        </w:rPr>
        <w:t>Twelve selected studies presented the association of PTSD with PTG with a total of 19</w:t>
      </w:r>
      <w:r w:rsidR="001C4A6D" w:rsidRPr="00ED4E31">
        <w:rPr>
          <w:rFonts w:ascii="Times New Roman" w:hAnsi="Times New Roman" w:cs="Times New Roman"/>
          <w:sz w:val="24"/>
          <w:szCs w:val="24"/>
        </w:rPr>
        <w:t>,</w:t>
      </w:r>
      <w:r w:rsidRPr="00ED4E31">
        <w:rPr>
          <w:rFonts w:ascii="Times New Roman" w:hAnsi="Times New Roman" w:cs="Times New Roman"/>
          <w:sz w:val="24"/>
          <w:szCs w:val="24"/>
        </w:rPr>
        <w:t>774 participants</w:t>
      </w:r>
      <w:r w:rsidRPr="00ED4E31">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Arnout</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Al-Sufyani,2021;Chen</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Tang,2021;Chen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2020;Das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2023;El</w:t>
      </w:r>
      <w:r w:rsidR="5C63586D" w:rsidRPr="00D806CF">
        <w:rPr>
          <w:rFonts w:ascii="Times New Roman" w:hAnsi="Times New Roman" w:cs="Times New Roman"/>
          <w:color w:val="000000" w:themeColor="text1"/>
          <w:sz w:val="24"/>
          <w:szCs w:val="24"/>
        </w:rPr>
        <w:t>-</w:t>
      </w:r>
      <w:r w:rsidRPr="00D806CF">
        <w:rPr>
          <w:rFonts w:ascii="Times New Roman" w:hAnsi="Times New Roman" w:cs="Times New Roman"/>
          <w:color w:val="000000" w:themeColor="text1"/>
          <w:sz w:val="24"/>
          <w:szCs w:val="24"/>
        </w:rPr>
        <w:t>Khoury Malhame</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2023;Lan</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2023;Lau</w:t>
      </w:r>
      <w:r w:rsidR="00A56643" w:rsidRPr="00D806CF">
        <w:rPr>
          <w:rFonts w:ascii="Times New Roman" w:hAnsi="Times New Roman" w:cs="Times New Roman"/>
          <w:color w:val="000000" w:themeColor="text1"/>
          <w:sz w:val="24"/>
          <w:szCs w:val="24"/>
        </w:rPr>
        <w:t>_et_al.,</w:t>
      </w:r>
      <w:r w:rsidR="0D57F5D0" w:rsidRPr="00D806CF">
        <w:rPr>
          <w:rFonts w:ascii="Times New Roman" w:hAnsi="Times New Roman" w:cs="Times New Roman"/>
          <w:color w:val="000000" w:themeColor="text1"/>
          <w:sz w:val="24"/>
          <w:szCs w:val="24"/>
        </w:rPr>
        <w:t>2</w:t>
      </w:r>
      <w:r w:rsidR="0056404C" w:rsidRPr="00D806CF">
        <w:rPr>
          <w:rFonts w:ascii="Times New Roman" w:hAnsi="Times New Roman" w:cs="Times New Roman"/>
          <w:color w:val="000000" w:themeColor="text1"/>
          <w:sz w:val="24"/>
          <w:szCs w:val="24"/>
        </w:rPr>
        <w:t>_&amp;_</w:t>
      </w:r>
      <w:r w:rsidRPr="00D806CF">
        <w:rPr>
          <w:rFonts w:ascii="Times New Roman" w:hAnsi="Times New Roman" w:cs="Times New Roman"/>
          <w:color w:val="000000" w:themeColor="text1"/>
          <w:sz w:val="24"/>
          <w:szCs w:val="24"/>
        </w:rPr>
        <w:t>021;Lewis</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2022;Mo</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2022;Vazquez</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2023;Zhang</w:t>
      </w:r>
      <w:r w:rsidR="005E42CC" w:rsidRPr="00D806CF">
        <w:rPr>
          <w:rFonts w:ascii="Times New Roman" w:hAnsi="Times New Roman" w:cs="Times New Roman"/>
          <w:color w:val="000000" w:themeColor="text1"/>
          <w:sz w:val="24"/>
          <w:szCs w:val="24"/>
        </w:rPr>
        <w:t>_et_al.,</w:t>
      </w:r>
      <w:r w:rsidRPr="00D806CF">
        <w:rPr>
          <w:rFonts w:ascii="Times New Roman" w:hAnsi="Times New Roman" w:cs="Times New Roman"/>
          <w:color w:val="000000" w:themeColor="text1"/>
          <w:sz w:val="24"/>
          <w:szCs w:val="24"/>
        </w:rPr>
        <w:t>2021</w:t>
      </w:r>
      <w:r w:rsidRPr="00ED4E31">
        <w:rPr>
          <w:rFonts w:ascii="Times New Roman" w:hAnsi="Times New Roman" w:cs="Times New Roman"/>
          <w:color w:val="000000" w:themeColor="text1"/>
          <w:sz w:val="24"/>
          <w:szCs w:val="24"/>
        </w:rPr>
        <w:t>).</w:t>
      </w:r>
      <w:r w:rsidR="00BD15D5" w:rsidRPr="00ED4E31">
        <w:rPr>
          <w:rFonts w:ascii="Times New Roman" w:hAnsi="Times New Roman" w:cs="Times New Roman"/>
          <w:sz w:val="24"/>
          <w:szCs w:val="24"/>
        </w:rPr>
        <w:t xml:space="preserve"> The baseline effect size (the intercept term) was </w:t>
      </w:r>
      <w:r w:rsidR="00BD15D5" w:rsidRPr="00ED4E31">
        <w:rPr>
          <w:rFonts w:ascii="Times New Roman" w:hAnsi="Times New Roman" w:cs="Times New Roman"/>
          <w:i/>
          <w:iCs/>
          <w:sz w:val="24"/>
          <w:szCs w:val="24"/>
        </w:rPr>
        <w:t>g</w:t>
      </w:r>
      <w:r w:rsidR="00BD15D5" w:rsidRPr="00ED4E31">
        <w:rPr>
          <w:rFonts w:ascii="Times New Roman" w:hAnsi="Times New Roman" w:cs="Times New Roman"/>
          <w:sz w:val="24"/>
          <w:szCs w:val="24"/>
        </w:rPr>
        <w:t xml:space="preserve">=0.55, and whether the studies investigated PTSD yielded a higher effect with the regression coefficient associated with the PTSD term being </w:t>
      </w:r>
      <w:r w:rsidR="00BD15D5" w:rsidRPr="00ED4E31">
        <w:rPr>
          <w:rFonts w:ascii="Times New Roman" w:hAnsi="Times New Roman" w:cs="Times New Roman"/>
          <w:i/>
          <w:iCs/>
          <w:sz w:val="24"/>
          <w:szCs w:val="24"/>
        </w:rPr>
        <w:t>B=</w:t>
      </w:r>
      <w:r w:rsidR="00BD15D5" w:rsidRPr="00ED4E31">
        <w:rPr>
          <w:rFonts w:ascii="Times New Roman" w:hAnsi="Times New Roman" w:cs="Times New Roman"/>
          <w:sz w:val="24"/>
          <w:szCs w:val="24"/>
        </w:rPr>
        <w:t>0.49; 95%CI</w:t>
      </w:r>
      <w:r w:rsidR="00F077BD">
        <w:rPr>
          <w:rFonts w:ascii="Times New Roman" w:hAnsi="Times New Roman" w:cs="Times New Roman"/>
          <w:sz w:val="24"/>
          <w:szCs w:val="24"/>
        </w:rPr>
        <w:t>[</w:t>
      </w:r>
      <w:r w:rsidR="00270B33" w:rsidRPr="00F7742C">
        <w:rPr>
          <w:rFonts w:ascii="Times New Roman" w:hAnsi="Times New Roman" w:cs="Times New Roman"/>
          <w:sz w:val="24"/>
          <w:szCs w:val="24"/>
        </w:rPr>
        <w:t>-0.1</w:t>
      </w:r>
      <w:r w:rsidR="00875D2B" w:rsidRPr="00F7742C">
        <w:rPr>
          <w:rFonts w:ascii="Times New Roman" w:hAnsi="Times New Roman" w:cs="Times New Roman"/>
          <w:sz w:val="24"/>
          <w:szCs w:val="24"/>
        </w:rPr>
        <w:t>,</w:t>
      </w:r>
      <w:r w:rsidR="00BD15D5" w:rsidRPr="00F7742C">
        <w:rPr>
          <w:rFonts w:ascii="Times New Roman" w:hAnsi="Times New Roman" w:cs="Times New Roman"/>
          <w:sz w:val="24"/>
          <w:szCs w:val="24"/>
        </w:rPr>
        <w:t xml:space="preserve"> </w:t>
      </w:r>
      <w:r w:rsidR="00270B33" w:rsidRPr="00F7742C">
        <w:rPr>
          <w:rFonts w:ascii="Times New Roman" w:hAnsi="Times New Roman" w:cs="Times New Roman"/>
          <w:sz w:val="24"/>
          <w:szCs w:val="24"/>
        </w:rPr>
        <w:t>1</w:t>
      </w:r>
      <w:r w:rsidR="00BD15D5" w:rsidRPr="00F7742C">
        <w:rPr>
          <w:rFonts w:ascii="Times New Roman" w:hAnsi="Times New Roman" w:cs="Times New Roman"/>
          <w:sz w:val="24"/>
          <w:szCs w:val="24"/>
        </w:rPr>
        <w:t>.</w:t>
      </w:r>
      <w:r w:rsidR="00270B33" w:rsidRPr="00F7742C">
        <w:rPr>
          <w:rFonts w:ascii="Times New Roman" w:hAnsi="Times New Roman" w:cs="Times New Roman"/>
          <w:sz w:val="24"/>
          <w:szCs w:val="24"/>
        </w:rPr>
        <w:t>08</w:t>
      </w:r>
      <w:r w:rsidR="00875D2B" w:rsidRPr="00F7742C">
        <w:rPr>
          <w:rFonts w:ascii="Times New Roman" w:hAnsi="Times New Roman" w:cs="Times New Roman"/>
          <w:sz w:val="24"/>
          <w:szCs w:val="24"/>
        </w:rPr>
        <w:t>]</w:t>
      </w:r>
      <w:r w:rsidR="00BD15D5" w:rsidRPr="00F7742C">
        <w:rPr>
          <w:rFonts w:ascii="Times New Roman" w:hAnsi="Times New Roman" w:cs="Times New Roman"/>
          <w:sz w:val="24"/>
          <w:szCs w:val="24"/>
        </w:rPr>
        <w:t xml:space="preserve">; </w:t>
      </w:r>
      <w:r w:rsidR="00BD15D5" w:rsidRPr="00F7742C">
        <w:rPr>
          <w:rFonts w:ascii="Times New Roman" w:hAnsi="Times New Roman" w:cs="Times New Roman"/>
          <w:i/>
          <w:iCs/>
          <w:sz w:val="24"/>
          <w:szCs w:val="24"/>
        </w:rPr>
        <w:t>p</w:t>
      </w:r>
      <w:r w:rsidR="00BD15D5" w:rsidRPr="00F7742C">
        <w:rPr>
          <w:rFonts w:ascii="Times New Roman" w:hAnsi="Times New Roman" w:cs="Times New Roman"/>
          <w:sz w:val="24"/>
          <w:szCs w:val="24"/>
        </w:rPr>
        <w:t>=0.11</w:t>
      </w:r>
      <w:r w:rsidR="00BD15D5" w:rsidRPr="00ED4E31">
        <w:rPr>
          <w:rFonts w:ascii="Times New Roman" w:hAnsi="Times New Roman" w:cs="Times New Roman"/>
          <w:sz w:val="24"/>
          <w:szCs w:val="24"/>
        </w:rPr>
        <w:t>.</w:t>
      </w:r>
      <w:r w:rsidR="00BD15D5" w:rsidRPr="00ED4E31">
        <w:rPr>
          <w:rFonts w:ascii="AppleSystemUIFont" w:hAnsi="AppleSystemUIFont" w:cs="AppleSystemUIFont"/>
          <w:sz w:val="26"/>
          <w:szCs w:val="26"/>
        </w:rPr>
        <w:t xml:space="preserve"> </w:t>
      </w:r>
      <w:r w:rsidR="00BD15D5" w:rsidRPr="00ED4E31">
        <w:rPr>
          <w:rFonts w:ascii="Times New Roman" w:hAnsi="Times New Roman" w:cs="Times New Roman"/>
          <w:sz w:val="24"/>
          <w:szCs w:val="24"/>
        </w:rPr>
        <w:t>However,</w:t>
      </w:r>
      <w:r w:rsidRPr="00ED4E31">
        <w:rPr>
          <w:rFonts w:ascii="Times New Roman" w:hAnsi="Times New Roman" w:cs="Times New Roman"/>
          <w:sz w:val="24"/>
          <w:szCs w:val="24"/>
        </w:rPr>
        <w:t xml:space="preserve"> PTSD as a moderator is not significant (</w:t>
      </w:r>
      <w:r w:rsidRPr="00ED4E31">
        <w:rPr>
          <w:rFonts w:ascii="Times New Roman" w:hAnsi="Times New Roman" w:cs="Times New Roman"/>
          <w:i/>
          <w:iCs/>
          <w:sz w:val="24"/>
          <w:szCs w:val="24"/>
        </w:rPr>
        <w:t>p</w:t>
      </w:r>
      <w:r w:rsidRPr="00ED4E31">
        <w:rPr>
          <w:rFonts w:ascii="Times New Roman" w:hAnsi="Times New Roman" w:cs="Times New Roman"/>
          <w:sz w:val="24"/>
          <w:szCs w:val="24"/>
        </w:rPr>
        <w:t>-value</w:t>
      </w:r>
      <w:r w:rsidR="000D41BA" w:rsidRPr="00ED4E31">
        <w:rPr>
          <w:rFonts w:ascii="Times New Roman" w:hAnsi="Times New Roman" w:cs="Times New Roman"/>
          <w:sz w:val="24"/>
          <w:szCs w:val="24"/>
        </w:rPr>
        <w:t>=</w:t>
      </w:r>
      <w:r w:rsidRPr="00ED4E31">
        <w:rPr>
          <w:rFonts w:ascii="Times New Roman" w:hAnsi="Times New Roman" w:cs="Times New Roman"/>
          <w:sz w:val="24"/>
          <w:szCs w:val="24"/>
        </w:rPr>
        <w:t xml:space="preserve">0.11). Thus, there </w:t>
      </w:r>
      <w:r w:rsidR="00886407" w:rsidRPr="00ED4E31">
        <w:rPr>
          <w:rFonts w:ascii="Times New Roman" w:hAnsi="Times New Roman" w:cs="Times New Roman"/>
          <w:sz w:val="24"/>
          <w:szCs w:val="24"/>
        </w:rPr>
        <w:t xml:space="preserve">was </w:t>
      </w:r>
      <w:r w:rsidRPr="00ED4E31">
        <w:rPr>
          <w:rFonts w:ascii="Times New Roman" w:hAnsi="Times New Roman" w:cs="Times New Roman"/>
          <w:sz w:val="24"/>
          <w:szCs w:val="24"/>
        </w:rPr>
        <w:t xml:space="preserve">no </w:t>
      </w:r>
      <w:r w:rsidRPr="00ED4E31">
        <w:rPr>
          <w:rFonts w:ascii="Times New Roman" w:hAnsi="Times New Roman" w:cs="Times New Roman"/>
          <w:sz w:val="24"/>
          <w:szCs w:val="24"/>
        </w:rPr>
        <w:lastRenderedPageBreak/>
        <w:t>significant relationship between PTSD and PTG</w:t>
      </w:r>
      <w:r w:rsidR="005A095E" w:rsidRPr="00ED4E31">
        <w:rPr>
          <w:rFonts w:ascii="Times New Roman" w:hAnsi="Times New Roman" w:cs="Times New Roman"/>
          <w:sz w:val="24"/>
          <w:szCs w:val="24"/>
        </w:rPr>
        <w:t>.</w:t>
      </w:r>
      <w:r w:rsidRPr="00ED4E31">
        <w:rPr>
          <w:rFonts w:ascii="Times New Roman" w:hAnsi="Times New Roman" w:cs="Times New Roman"/>
          <w:sz w:val="24"/>
          <w:szCs w:val="24"/>
        </w:rPr>
        <w:t xml:space="preserve"> but the broad range </w:t>
      </w:r>
      <w:r w:rsidR="00886407" w:rsidRPr="00ED4E31">
        <w:rPr>
          <w:rFonts w:ascii="Times New Roman" w:hAnsi="Times New Roman" w:cs="Times New Roman"/>
          <w:sz w:val="24"/>
          <w:szCs w:val="24"/>
        </w:rPr>
        <w:t xml:space="preserve">of </w:t>
      </w:r>
      <w:r w:rsidR="005A095E" w:rsidRPr="00ED4E31">
        <w:rPr>
          <w:rFonts w:ascii="Times New Roman" w:hAnsi="Times New Roman" w:cs="Times New Roman"/>
          <w:sz w:val="24"/>
          <w:szCs w:val="24"/>
        </w:rPr>
        <w:t xml:space="preserve">effect sizes </w:t>
      </w:r>
      <w:r w:rsidRPr="00ED4E31">
        <w:rPr>
          <w:rFonts w:ascii="Times New Roman" w:hAnsi="Times New Roman" w:cs="Times New Roman"/>
          <w:sz w:val="24"/>
          <w:szCs w:val="24"/>
        </w:rPr>
        <w:t>indicate</w:t>
      </w:r>
      <w:r w:rsidR="00886407" w:rsidRPr="00ED4E31">
        <w:rPr>
          <w:rFonts w:ascii="Times New Roman" w:hAnsi="Times New Roman" w:cs="Times New Roman"/>
          <w:sz w:val="24"/>
          <w:szCs w:val="24"/>
        </w:rPr>
        <w:t>d</w:t>
      </w:r>
      <w:r w:rsidRPr="00ED4E31">
        <w:rPr>
          <w:rFonts w:ascii="Times New Roman" w:hAnsi="Times New Roman" w:cs="Times New Roman"/>
          <w:sz w:val="24"/>
          <w:szCs w:val="24"/>
        </w:rPr>
        <w:t xml:space="preserve"> a considerable amount of uncertainty in the effect estimate (</w:t>
      </w:r>
      <w:r w:rsidRPr="00ED4E31">
        <w:rPr>
          <w:rFonts w:ascii="Times New Roman" w:hAnsi="Times New Roman" w:cs="Times New Roman"/>
          <w:i/>
          <w:iCs/>
          <w:sz w:val="24"/>
          <w:szCs w:val="24"/>
        </w:rPr>
        <w:t>SE</w:t>
      </w:r>
      <w:r w:rsidR="000D41BA" w:rsidRPr="00ED4E31">
        <w:rPr>
          <w:rFonts w:ascii="Times New Roman" w:hAnsi="Times New Roman" w:cs="Times New Roman"/>
          <w:sz w:val="24"/>
          <w:szCs w:val="24"/>
        </w:rPr>
        <w:t>=</w:t>
      </w:r>
      <w:r w:rsidRPr="00ED4E31">
        <w:rPr>
          <w:rFonts w:ascii="Times New Roman" w:hAnsi="Times New Roman" w:cs="Times New Roman"/>
          <w:sz w:val="24"/>
          <w:szCs w:val="24"/>
        </w:rPr>
        <w:t xml:space="preserve">0.30). An </w:t>
      </w:r>
      <w:r w:rsidRPr="00ED4E31">
        <w:rPr>
          <w:rFonts w:ascii="Times New Roman" w:hAnsi="Times New Roman" w:cs="Times New Roman"/>
          <w:i/>
          <w:iCs/>
          <w:sz w:val="24"/>
          <w:szCs w:val="24"/>
        </w:rPr>
        <w:t>I</w:t>
      </w:r>
      <w:r w:rsidRPr="00ED4E31">
        <w:rPr>
          <w:rFonts w:ascii="Times New Roman" w:hAnsi="Times New Roman" w:cs="Times New Roman"/>
          <w:i/>
          <w:iCs/>
          <w:sz w:val="24"/>
          <w:szCs w:val="24"/>
          <w:vertAlign w:val="superscript"/>
        </w:rPr>
        <w:t>2</w:t>
      </w:r>
      <w:r w:rsidRPr="00ED4E31">
        <w:rPr>
          <w:rFonts w:ascii="Times New Roman" w:hAnsi="Times New Roman" w:cs="Times New Roman"/>
          <w:sz w:val="24"/>
          <w:szCs w:val="24"/>
        </w:rPr>
        <w:t xml:space="preserve"> value of 99.60% showed substantial heterogeneity across the studies.</w:t>
      </w:r>
    </w:p>
    <w:p w14:paraId="2FCE2198" w14:textId="6D1198D5" w:rsidR="00FF45A0" w:rsidRPr="00ED4E31" w:rsidRDefault="00403D12" w:rsidP="00FF45A0">
      <w:pPr>
        <w:autoSpaceDE w:val="0"/>
        <w:autoSpaceDN w:val="0"/>
        <w:adjustRightInd w:val="0"/>
        <w:spacing w:after="0" w:line="480" w:lineRule="auto"/>
        <w:rPr>
          <w:rFonts w:ascii="Times New Roman" w:hAnsi="Times New Roman" w:cs="Times New Roman"/>
          <w:sz w:val="24"/>
          <w:szCs w:val="24"/>
        </w:rPr>
      </w:pPr>
      <w:r w:rsidRPr="00ED4E31">
        <w:rPr>
          <w:rFonts w:ascii="Times New Roman" w:hAnsi="Times New Roman" w:cs="Times New Roman"/>
          <w:b/>
          <w:bCs/>
          <w:i/>
          <w:iCs/>
          <w:sz w:val="24"/>
          <w:szCs w:val="24"/>
        </w:rPr>
        <w:t xml:space="preserve">Mental Health </w:t>
      </w:r>
      <w:r w:rsidRPr="00ED4E31">
        <w:rPr>
          <w:rFonts w:ascii="Times New Roman" w:hAnsi="Times New Roman" w:cs="Times New Roman"/>
          <w:b/>
          <w:bCs/>
          <w:sz w:val="24"/>
          <w:szCs w:val="24"/>
        </w:rPr>
        <w:t>(</w:t>
      </w:r>
      <w:r w:rsidR="00FF45A0" w:rsidRPr="00ED4E31">
        <w:rPr>
          <w:rFonts w:ascii="Times New Roman" w:hAnsi="Times New Roman" w:cs="Times New Roman"/>
          <w:b/>
          <w:bCs/>
          <w:i/>
          <w:iCs/>
          <w:sz w:val="24"/>
          <w:szCs w:val="24"/>
        </w:rPr>
        <w:t>Depression</w:t>
      </w:r>
      <w:r w:rsidRPr="00ED4E31">
        <w:rPr>
          <w:rFonts w:ascii="Times New Roman" w:hAnsi="Times New Roman" w:cs="Times New Roman"/>
          <w:b/>
          <w:bCs/>
          <w:i/>
          <w:iCs/>
          <w:sz w:val="24"/>
          <w:szCs w:val="24"/>
        </w:rPr>
        <w:t xml:space="preserve">, </w:t>
      </w:r>
      <w:r w:rsidR="009F2D25" w:rsidRPr="00ED4E31">
        <w:rPr>
          <w:rFonts w:ascii="Times New Roman" w:hAnsi="Times New Roman" w:cs="Times New Roman"/>
          <w:b/>
          <w:bCs/>
          <w:i/>
          <w:iCs/>
          <w:sz w:val="24"/>
          <w:szCs w:val="24"/>
        </w:rPr>
        <w:t>Anxiety</w:t>
      </w:r>
      <w:r w:rsidRPr="00ED4E31">
        <w:rPr>
          <w:rFonts w:ascii="Times New Roman" w:hAnsi="Times New Roman" w:cs="Times New Roman"/>
          <w:b/>
          <w:bCs/>
          <w:sz w:val="24"/>
          <w:szCs w:val="24"/>
        </w:rPr>
        <w:t>)</w:t>
      </w:r>
      <w:r w:rsidR="00FF45A0" w:rsidRPr="00ED4E31">
        <w:rPr>
          <w:rFonts w:ascii="Times New Roman" w:hAnsi="Times New Roman" w:cs="Times New Roman"/>
          <w:sz w:val="24"/>
          <w:szCs w:val="24"/>
        </w:rPr>
        <w:t xml:space="preserve"> </w:t>
      </w:r>
    </w:p>
    <w:p w14:paraId="11EB9478" w14:textId="449E47FC" w:rsidR="00FF45A0" w:rsidRPr="00ED4E31" w:rsidRDefault="005A361B" w:rsidP="00FF45A0">
      <w:pPr>
        <w:autoSpaceDE w:val="0"/>
        <w:autoSpaceDN w:val="0"/>
        <w:adjustRightInd w:val="0"/>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Ten</w:t>
      </w:r>
      <w:r w:rsidR="00FF45A0" w:rsidRPr="00ED4E31">
        <w:rPr>
          <w:rFonts w:ascii="Times New Roman" w:hAnsi="Times New Roman" w:cs="Times New Roman"/>
          <w:sz w:val="24"/>
          <w:szCs w:val="24"/>
        </w:rPr>
        <w:t xml:space="preserve"> selected studies presented the association of depression with PTG with a total of</w:t>
      </w:r>
      <w:r w:rsidRPr="00ED4E31">
        <w:rPr>
          <w:rFonts w:ascii="Times New Roman" w:hAnsi="Times New Roman" w:cs="Times New Roman"/>
          <w:sz w:val="24"/>
          <w:szCs w:val="24"/>
        </w:rPr>
        <w:t xml:space="preserve"> 17</w:t>
      </w:r>
      <w:r w:rsidR="00886407" w:rsidRPr="00ED4E31">
        <w:rPr>
          <w:rFonts w:ascii="Times New Roman" w:hAnsi="Times New Roman" w:cs="Times New Roman"/>
          <w:sz w:val="24"/>
          <w:szCs w:val="24"/>
        </w:rPr>
        <w:t>,</w:t>
      </w:r>
      <w:r w:rsidRPr="00ED4E31">
        <w:rPr>
          <w:rFonts w:ascii="Times New Roman" w:hAnsi="Times New Roman" w:cs="Times New Roman"/>
          <w:sz w:val="24"/>
          <w:szCs w:val="24"/>
        </w:rPr>
        <w:t xml:space="preserve">064 </w:t>
      </w:r>
      <w:r w:rsidR="00FF45A0" w:rsidRPr="00ED4E31">
        <w:rPr>
          <w:rFonts w:ascii="Times New Roman" w:hAnsi="Times New Roman" w:cs="Times New Roman"/>
          <w:sz w:val="24"/>
          <w:szCs w:val="24"/>
        </w:rPr>
        <w:t>participants(</w:t>
      </w:r>
      <w:r w:rsidR="00B43F7E" w:rsidRPr="00D806CF">
        <w:rPr>
          <w:rFonts w:ascii="Times New Roman" w:hAnsi="Times New Roman" w:cs="Times New Roman"/>
          <w:sz w:val="24"/>
          <w:szCs w:val="24"/>
        </w:rPr>
        <w:t>Arnout</w:t>
      </w:r>
      <w:r w:rsidR="0056404C" w:rsidRPr="00D806CF">
        <w:rPr>
          <w:rFonts w:ascii="Times New Roman" w:hAnsi="Times New Roman" w:cs="Times New Roman"/>
          <w:sz w:val="24"/>
          <w:szCs w:val="24"/>
        </w:rPr>
        <w:t>_&amp;_</w:t>
      </w:r>
      <w:r w:rsidR="00B43F7E" w:rsidRPr="00D806CF">
        <w:rPr>
          <w:rFonts w:ascii="Times New Roman" w:hAnsi="Times New Roman" w:cs="Times New Roman"/>
          <w:sz w:val="24"/>
          <w:szCs w:val="24"/>
        </w:rPr>
        <w:t>Al-Sufyani,2021;</w:t>
      </w:r>
      <w:r w:rsidR="00793B9B">
        <w:rPr>
          <w:rFonts w:ascii="Times New Roman" w:hAnsi="Times New Roman" w:cs="Times New Roman"/>
          <w:sz w:val="24"/>
          <w:szCs w:val="24"/>
        </w:rPr>
        <w:t xml:space="preserve"> </w:t>
      </w:r>
      <w:r w:rsidR="001B534B" w:rsidRPr="00D806CF">
        <w:rPr>
          <w:rFonts w:ascii="Times New Roman" w:hAnsi="Times New Roman" w:cs="Times New Roman"/>
          <w:sz w:val="24"/>
          <w:szCs w:val="24"/>
        </w:rPr>
        <w:t>Adjorlolo</w:t>
      </w:r>
      <w:r w:rsidR="005E42CC" w:rsidRPr="00D806CF">
        <w:rPr>
          <w:rFonts w:ascii="Times New Roman" w:hAnsi="Times New Roman" w:cs="Times New Roman"/>
          <w:sz w:val="24"/>
          <w:szCs w:val="24"/>
        </w:rPr>
        <w:t>_et_al.,</w:t>
      </w:r>
      <w:r w:rsidR="001B534B" w:rsidRPr="00D806CF">
        <w:rPr>
          <w:rFonts w:ascii="Times New Roman" w:hAnsi="Times New Roman" w:cs="Times New Roman"/>
          <w:sz w:val="24"/>
          <w:szCs w:val="24"/>
        </w:rPr>
        <w:t>2022;</w:t>
      </w:r>
      <w:r w:rsidR="00FF45A0" w:rsidRPr="00D806CF">
        <w:rPr>
          <w:rFonts w:ascii="Times New Roman" w:hAnsi="Times New Roman" w:cs="Times New Roman"/>
          <w:sz w:val="24"/>
          <w:szCs w:val="24"/>
        </w:rPr>
        <w:t>Barnic</w:t>
      </w:r>
      <w:r w:rsidR="01F070CB" w:rsidRPr="00D806CF">
        <w:rPr>
          <w:rFonts w:ascii="Times New Roman" w:hAnsi="Times New Roman" w:cs="Times New Roman"/>
          <w:sz w:val="24"/>
          <w:szCs w:val="24"/>
        </w:rPr>
        <w:t>o</w:t>
      </w:r>
      <w:r w:rsidR="00FF45A0" w:rsidRPr="00D806CF">
        <w:rPr>
          <w:rFonts w:ascii="Times New Roman" w:hAnsi="Times New Roman" w:cs="Times New Roman"/>
          <w:sz w:val="24"/>
          <w:szCs w:val="24"/>
        </w:rPr>
        <w:t>t</w:t>
      </w:r>
      <w:r w:rsidR="005E42CC" w:rsidRPr="00D806CF">
        <w:rPr>
          <w:rFonts w:ascii="Times New Roman" w:hAnsi="Times New Roman" w:cs="Times New Roman"/>
          <w:sz w:val="24"/>
          <w:szCs w:val="24"/>
        </w:rPr>
        <w:t>_et_al.,</w:t>
      </w:r>
      <w:r w:rsidR="00FF45A0" w:rsidRPr="00D806CF">
        <w:rPr>
          <w:rFonts w:ascii="Times New Roman" w:hAnsi="Times New Roman" w:cs="Times New Roman"/>
          <w:sz w:val="24"/>
          <w:szCs w:val="24"/>
        </w:rPr>
        <w:t>2023;Castiglioni</w:t>
      </w:r>
      <w:r w:rsidR="00A56643" w:rsidRPr="00D806CF">
        <w:rPr>
          <w:rFonts w:ascii="Times New Roman" w:hAnsi="Times New Roman" w:cs="Times New Roman"/>
          <w:sz w:val="24"/>
          <w:szCs w:val="24"/>
        </w:rPr>
        <w:t>_et_al.,</w:t>
      </w:r>
      <w:r w:rsidR="7D9517F6" w:rsidRPr="00D806CF">
        <w:rPr>
          <w:rFonts w:ascii="Times New Roman" w:hAnsi="Times New Roman" w:cs="Times New Roman"/>
          <w:sz w:val="24"/>
          <w:szCs w:val="24"/>
        </w:rPr>
        <w:t>2</w:t>
      </w:r>
      <w:r w:rsidR="00FF45A0" w:rsidRPr="00D806CF">
        <w:rPr>
          <w:rFonts w:ascii="Times New Roman" w:hAnsi="Times New Roman" w:cs="Times New Roman"/>
          <w:sz w:val="24"/>
          <w:szCs w:val="24"/>
        </w:rPr>
        <w:t>023</w:t>
      </w:r>
      <w:r w:rsidR="002A0485" w:rsidRPr="00D806CF">
        <w:rPr>
          <w:rFonts w:ascii="Times New Roman" w:hAnsi="Times New Roman" w:cs="Times New Roman"/>
          <w:sz w:val="24"/>
          <w:szCs w:val="24"/>
        </w:rPr>
        <w:t>;</w:t>
      </w:r>
      <w:r w:rsidR="00B43F7E" w:rsidRPr="00D806CF">
        <w:rPr>
          <w:rFonts w:ascii="Times New Roman" w:hAnsi="Times New Roman" w:cs="Times New Roman"/>
          <w:sz w:val="24"/>
          <w:szCs w:val="24"/>
        </w:rPr>
        <w:t>Kalaitzaki</w:t>
      </w:r>
      <w:r w:rsidR="005E42CC" w:rsidRPr="00D806CF">
        <w:rPr>
          <w:rFonts w:ascii="Times New Roman" w:hAnsi="Times New Roman" w:cs="Times New Roman"/>
          <w:sz w:val="24"/>
          <w:szCs w:val="24"/>
        </w:rPr>
        <w:t>_et_al.,</w:t>
      </w:r>
      <w:r w:rsidR="00B43F7E" w:rsidRPr="00D806CF">
        <w:rPr>
          <w:rFonts w:ascii="Times New Roman" w:hAnsi="Times New Roman" w:cs="Times New Roman"/>
          <w:sz w:val="24"/>
          <w:szCs w:val="24"/>
        </w:rPr>
        <w:t>2022;</w:t>
      </w:r>
      <w:r w:rsidR="00F805B9" w:rsidRPr="00D806CF">
        <w:rPr>
          <w:rFonts w:ascii="Times New Roman" w:hAnsi="Times New Roman" w:cs="Times New Roman"/>
          <w:sz w:val="24"/>
          <w:szCs w:val="24"/>
        </w:rPr>
        <w:t>Tu</w:t>
      </w:r>
      <w:r w:rsidR="005E42CC" w:rsidRPr="00D806CF">
        <w:rPr>
          <w:rFonts w:ascii="Times New Roman" w:hAnsi="Times New Roman" w:cs="Times New Roman"/>
          <w:sz w:val="24"/>
          <w:szCs w:val="24"/>
        </w:rPr>
        <w:t>_et_al.,</w:t>
      </w:r>
      <w:r w:rsidR="00F805B9" w:rsidRPr="00D806CF">
        <w:rPr>
          <w:rFonts w:ascii="Times New Roman" w:hAnsi="Times New Roman" w:cs="Times New Roman"/>
          <w:sz w:val="24"/>
          <w:szCs w:val="24"/>
        </w:rPr>
        <w:t>2023;</w:t>
      </w:r>
      <w:r w:rsidR="00AD10A5" w:rsidRPr="00D806CF">
        <w:rPr>
          <w:rFonts w:ascii="Times New Roman" w:hAnsi="Times New Roman" w:cs="Times New Roman"/>
          <w:sz w:val="24"/>
          <w:szCs w:val="24"/>
        </w:rPr>
        <w:t>Morales</w:t>
      </w:r>
      <w:r w:rsidR="00A56643" w:rsidRPr="00D806CF">
        <w:rPr>
          <w:rFonts w:ascii="Times New Roman" w:hAnsi="Times New Roman" w:cs="Times New Roman"/>
          <w:sz w:val="24"/>
          <w:szCs w:val="24"/>
        </w:rPr>
        <w:t>_et_al.,</w:t>
      </w:r>
      <w:r w:rsidR="79EBE78D" w:rsidRPr="00D806CF">
        <w:rPr>
          <w:rFonts w:ascii="Times New Roman" w:hAnsi="Times New Roman" w:cs="Times New Roman"/>
          <w:sz w:val="24"/>
          <w:szCs w:val="24"/>
        </w:rPr>
        <w:t>2</w:t>
      </w:r>
      <w:r w:rsidR="00AD10A5" w:rsidRPr="00D806CF">
        <w:rPr>
          <w:rFonts w:ascii="Times New Roman" w:hAnsi="Times New Roman" w:cs="Times New Roman"/>
          <w:sz w:val="24"/>
          <w:szCs w:val="24"/>
        </w:rPr>
        <w:t>023;</w:t>
      </w:r>
      <w:r w:rsidR="00403D12" w:rsidRPr="00D806CF">
        <w:rPr>
          <w:rFonts w:ascii="Times New Roman" w:hAnsi="Times New Roman" w:cs="Times New Roman"/>
          <w:sz w:val="24"/>
          <w:szCs w:val="24"/>
        </w:rPr>
        <w:t>Ulset</w:t>
      </w:r>
      <w:r w:rsidR="0056404C" w:rsidRPr="00D806CF">
        <w:rPr>
          <w:rFonts w:ascii="Times New Roman" w:hAnsi="Times New Roman" w:cs="Times New Roman"/>
          <w:sz w:val="24"/>
          <w:szCs w:val="24"/>
        </w:rPr>
        <w:t>_&amp;_</w:t>
      </w:r>
      <w:r w:rsidR="00403D12" w:rsidRPr="00D806CF">
        <w:rPr>
          <w:rFonts w:ascii="Times New Roman" w:hAnsi="Times New Roman" w:cs="Times New Roman"/>
          <w:sz w:val="24"/>
          <w:szCs w:val="24"/>
        </w:rPr>
        <w:t>Soest,2021;</w:t>
      </w:r>
      <w:r w:rsidR="00E545A2" w:rsidRPr="00D806CF">
        <w:rPr>
          <w:rFonts w:ascii="Times New Roman" w:hAnsi="Times New Roman" w:cs="Times New Roman"/>
          <w:sz w:val="24"/>
          <w:szCs w:val="24"/>
        </w:rPr>
        <w:t>Willey</w:t>
      </w:r>
      <w:r w:rsidR="005E42CC" w:rsidRPr="00D806CF">
        <w:rPr>
          <w:rFonts w:ascii="Times New Roman" w:hAnsi="Times New Roman" w:cs="Times New Roman"/>
          <w:sz w:val="24"/>
          <w:szCs w:val="24"/>
        </w:rPr>
        <w:t>_et_al.,</w:t>
      </w:r>
      <w:r w:rsidR="00E545A2" w:rsidRPr="00D806CF">
        <w:rPr>
          <w:rFonts w:ascii="Times New Roman" w:hAnsi="Times New Roman" w:cs="Times New Roman"/>
          <w:sz w:val="24"/>
          <w:szCs w:val="24"/>
        </w:rPr>
        <w:t>2022;</w:t>
      </w:r>
      <w:r w:rsidR="00FF45A0" w:rsidRPr="00D806CF">
        <w:rPr>
          <w:rFonts w:ascii="Times New Roman" w:hAnsi="Times New Roman" w:cs="Times New Roman"/>
          <w:sz w:val="24"/>
          <w:szCs w:val="24"/>
        </w:rPr>
        <w:t>Zhou</w:t>
      </w:r>
      <w:r w:rsidR="005E42CC" w:rsidRPr="00D806CF">
        <w:rPr>
          <w:rFonts w:ascii="Times New Roman" w:hAnsi="Times New Roman" w:cs="Times New Roman"/>
          <w:sz w:val="24"/>
          <w:szCs w:val="24"/>
        </w:rPr>
        <w:t>_et_al.,</w:t>
      </w:r>
      <w:r w:rsidR="00FF45A0" w:rsidRPr="00D806CF">
        <w:rPr>
          <w:rFonts w:ascii="Times New Roman" w:hAnsi="Times New Roman" w:cs="Times New Roman"/>
          <w:sz w:val="24"/>
          <w:szCs w:val="24"/>
        </w:rPr>
        <w:t>2020</w:t>
      </w:r>
      <w:r w:rsidR="00FF45A0" w:rsidRPr="00ED4E31">
        <w:rPr>
          <w:rFonts w:ascii="Times New Roman" w:hAnsi="Times New Roman" w:cs="Times New Roman"/>
          <w:sz w:val="24"/>
          <w:szCs w:val="24"/>
        </w:rPr>
        <w:t>).</w:t>
      </w:r>
      <w:r w:rsidR="00FF45A0" w:rsidRPr="00ED4E31">
        <w:rPr>
          <w:rFonts w:ascii="Times New Roman" w:hAnsi="Times New Roman" w:cs="Times New Roman"/>
          <w:sz w:val="24"/>
          <w:szCs w:val="24"/>
          <w:vertAlign w:val="superscript"/>
        </w:rPr>
        <w:t xml:space="preserve"> </w:t>
      </w:r>
      <w:r w:rsidR="00FF45A0" w:rsidRPr="00ED4E31">
        <w:rPr>
          <w:rFonts w:ascii="Times New Roman" w:hAnsi="Times New Roman" w:cs="Times New Roman"/>
          <w:sz w:val="24"/>
          <w:szCs w:val="24"/>
        </w:rPr>
        <w:t xml:space="preserve">The </w:t>
      </w:r>
      <w:r w:rsidR="00623B69" w:rsidRPr="00ED4E31">
        <w:rPr>
          <w:rFonts w:ascii="Times New Roman" w:hAnsi="Times New Roman" w:cs="Times New Roman"/>
          <w:sz w:val="24"/>
          <w:szCs w:val="24"/>
        </w:rPr>
        <w:t xml:space="preserve">baseline effect size </w:t>
      </w:r>
      <w:r w:rsidR="00431B76" w:rsidRPr="00ED4E31">
        <w:rPr>
          <w:rFonts w:ascii="Times New Roman" w:hAnsi="Times New Roman" w:cs="Times New Roman"/>
          <w:sz w:val="24"/>
          <w:szCs w:val="24"/>
        </w:rPr>
        <w:t>was</w:t>
      </w:r>
      <w:r w:rsidR="00623B69" w:rsidRPr="00ED4E31">
        <w:rPr>
          <w:rFonts w:ascii="Times New Roman" w:hAnsi="Times New Roman" w:cs="Times New Roman"/>
          <w:sz w:val="24"/>
          <w:szCs w:val="24"/>
        </w:rPr>
        <w:t xml:space="preserve"> </w:t>
      </w:r>
      <w:r w:rsidR="00623B69" w:rsidRPr="00ED4E31">
        <w:rPr>
          <w:rFonts w:ascii="Times New Roman" w:hAnsi="Times New Roman" w:cs="Times New Roman"/>
          <w:i/>
          <w:iCs/>
          <w:sz w:val="24"/>
          <w:szCs w:val="24"/>
        </w:rPr>
        <w:t>g</w:t>
      </w:r>
      <w:r w:rsidR="00985F94" w:rsidRPr="00ED4E31">
        <w:rPr>
          <w:rFonts w:ascii="Times New Roman" w:hAnsi="Times New Roman" w:cs="Times New Roman"/>
          <w:sz w:val="24"/>
          <w:szCs w:val="24"/>
        </w:rPr>
        <w:t>=</w:t>
      </w:r>
      <w:r w:rsidR="00623B69" w:rsidRPr="00ED4E31">
        <w:rPr>
          <w:rFonts w:ascii="Times New Roman" w:hAnsi="Times New Roman" w:cs="Times New Roman"/>
          <w:sz w:val="24"/>
          <w:szCs w:val="24"/>
        </w:rPr>
        <w:t xml:space="preserve">0.92, and </w:t>
      </w:r>
      <w:r w:rsidR="00B42762" w:rsidRPr="00ED4E31">
        <w:rPr>
          <w:rFonts w:ascii="Times New Roman" w:hAnsi="Times New Roman" w:cs="Times New Roman"/>
          <w:sz w:val="24"/>
          <w:szCs w:val="24"/>
        </w:rPr>
        <w:t>the regression coefficient for depression is</w:t>
      </w:r>
      <w:r w:rsidR="00FF45A0" w:rsidRPr="00ED4E31">
        <w:rPr>
          <w:rFonts w:ascii="Times New Roman" w:hAnsi="Times New Roman" w:cs="Times New Roman"/>
          <w:sz w:val="24"/>
          <w:szCs w:val="24"/>
        </w:rPr>
        <w:t xml:space="preserve"> </w:t>
      </w:r>
      <w:r w:rsidR="00EF748F" w:rsidRPr="00ED4E31">
        <w:rPr>
          <w:rFonts w:ascii="Times New Roman" w:hAnsi="Times New Roman" w:cs="Times New Roman"/>
          <w:i/>
          <w:iCs/>
          <w:sz w:val="24"/>
          <w:szCs w:val="24"/>
        </w:rPr>
        <w:t>B</w:t>
      </w:r>
      <w:r w:rsidR="00EF748F" w:rsidRPr="00ED4E31">
        <w:rPr>
          <w:rFonts w:ascii="Times New Roman" w:hAnsi="Times New Roman" w:cs="Times New Roman"/>
          <w:sz w:val="24"/>
          <w:szCs w:val="24"/>
        </w:rPr>
        <w:t>=-0.52</w:t>
      </w:r>
      <w:r w:rsidR="00EF748F" w:rsidRPr="00F7742C">
        <w:rPr>
          <w:rFonts w:ascii="Times New Roman" w:hAnsi="Times New Roman" w:cs="Times New Roman"/>
          <w:sz w:val="24"/>
          <w:szCs w:val="24"/>
        </w:rPr>
        <w:t>; 95%CI</w:t>
      </w:r>
      <w:r w:rsidR="00B72870" w:rsidRPr="00F7742C">
        <w:rPr>
          <w:rFonts w:ascii="Times New Roman" w:hAnsi="Times New Roman" w:cs="Times New Roman"/>
          <w:sz w:val="24"/>
          <w:szCs w:val="24"/>
        </w:rPr>
        <w:t>[</w:t>
      </w:r>
      <w:r w:rsidR="00EF748F" w:rsidRPr="00F7742C">
        <w:rPr>
          <w:rFonts w:ascii="Times New Roman" w:hAnsi="Times New Roman" w:cs="Times New Roman"/>
          <w:sz w:val="24"/>
          <w:szCs w:val="24"/>
        </w:rPr>
        <w:t>-1.14</w:t>
      </w:r>
      <w:r w:rsidR="00B72870" w:rsidRPr="00F7742C">
        <w:rPr>
          <w:rFonts w:ascii="Times New Roman" w:hAnsi="Times New Roman" w:cs="Times New Roman"/>
          <w:sz w:val="24"/>
          <w:szCs w:val="24"/>
        </w:rPr>
        <w:t xml:space="preserve">, </w:t>
      </w:r>
      <w:r w:rsidR="00EF748F" w:rsidRPr="00F7742C">
        <w:rPr>
          <w:rFonts w:ascii="Times New Roman" w:hAnsi="Times New Roman" w:cs="Times New Roman"/>
          <w:sz w:val="24"/>
          <w:szCs w:val="24"/>
        </w:rPr>
        <w:t>0.09</w:t>
      </w:r>
      <w:r w:rsidR="00B72870" w:rsidRPr="00F7742C">
        <w:rPr>
          <w:rFonts w:ascii="Times New Roman" w:hAnsi="Times New Roman" w:cs="Times New Roman"/>
          <w:sz w:val="24"/>
          <w:szCs w:val="24"/>
        </w:rPr>
        <w:t xml:space="preserve">] </w:t>
      </w:r>
      <w:r w:rsidR="00EF748F" w:rsidRPr="00F7742C">
        <w:rPr>
          <w:rFonts w:ascii="Times New Roman" w:hAnsi="Times New Roman" w:cs="Times New Roman"/>
          <w:sz w:val="24"/>
          <w:szCs w:val="24"/>
        </w:rPr>
        <w:t xml:space="preserve">; </w:t>
      </w:r>
      <w:r w:rsidR="00EF748F" w:rsidRPr="00F7742C">
        <w:rPr>
          <w:rFonts w:ascii="Times New Roman" w:hAnsi="Times New Roman" w:cs="Times New Roman"/>
          <w:i/>
          <w:iCs/>
          <w:sz w:val="24"/>
          <w:szCs w:val="24"/>
        </w:rPr>
        <w:t>p</w:t>
      </w:r>
      <w:r w:rsidR="00EF748F" w:rsidRPr="00F7742C">
        <w:rPr>
          <w:rFonts w:ascii="Times New Roman" w:hAnsi="Times New Roman" w:cs="Times New Roman"/>
          <w:sz w:val="24"/>
          <w:szCs w:val="24"/>
        </w:rPr>
        <w:t>=0.09</w:t>
      </w:r>
      <w:r w:rsidR="008C7505" w:rsidRPr="00ED4E31">
        <w:rPr>
          <w:rFonts w:ascii="Times New Roman" w:hAnsi="Times New Roman" w:cs="Times New Roman"/>
          <w:sz w:val="24"/>
          <w:szCs w:val="24"/>
        </w:rPr>
        <w:t>,</w:t>
      </w:r>
      <w:r w:rsidR="00EF748F" w:rsidRPr="00ED4E31">
        <w:rPr>
          <w:rFonts w:ascii="Times New Roman" w:hAnsi="Times New Roman" w:cs="Times New Roman"/>
          <w:sz w:val="24"/>
          <w:szCs w:val="24"/>
        </w:rPr>
        <w:t xml:space="preserve"> </w:t>
      </w:r>
      <w:r w:rsidR="00752644" w:rsidRPr="00ED4E31">
        <w:rPr>
          <w:rFonts w:ascii="Times New Roman" w:hAnsi="Times New Roman" w:cs="Times New Roman"/>
          <w:sz w:val="24"/>
          <w:szCs w:val="24"/>
        </w:rPr>
        <w:t>indicating that overall</w:t>
      </w:r>
      <w:r w:rsidR="00752644" w:rsidRPr="00F7742C">
        <w:rPr>
          <w:rFonts w:ascii="Times New Roman" w:hAnsi="Times New Roman" w:cs="Times New Roman"/>
          <w:sz w:val="24"/>
          <w:szCs w:val="24"/>
          <w:highlight w:val="yellow"/>
        </w:rPr>
        <w:t xml:space="preserve">, </w:t>
      </w:r>
      <w:r w:rsidR="00170379" w:rsidRPr="00F7742C">
        <w:rPr>
          <w:rFonts w:ascii="Times New Roman" w:hAnsi="Times New Roman" w:cs="Times New Roman"/>
          <w:sz w:val="24"/>
          <w:szCs w:val="24"/>
          <w:highlight w:val="yellow"/>
        </w:rPr>
        <w:t xml:space="preserve">there </w:t>
      </w:r>
      <w:r w:rsidR="00883268" w:rsidRPr="00F7742C">
        <w:rPr>
          <w:rFonts w:ascii="Times New Roman" w:hAnsi="Times New Roman" w:cs="Times New Roman"/>
          <w:sz w:val="24"/>
          <w:szCs w:val="24"/>
          <w:highlight w:val="yellow"/>
        </w:rPr>
        <w:t>was</w:t>
      </w:r>
      <w:r w:rsidR="00170379" w:rsidRPr="00F7742C">
        <w:rPr>
          <w:rFonts w:ascii="Times New Roman" w:hAnsi="Times New Roman" w:cs="Times New Roman"/>
          <w:sz w:val="24"/>
          <w:szCs w:val="24"/>
          <w:highlight w:val="yellow"/>
        </w:rPr>
        <w:t xml:space="preserve"> an attenuated effect on </w:t>
      </w:r>
      <w:r w:rsidR="00752644" w:rsidRPr="00F7742C">
        <w:rPr>
          <w:rFonts w:ascii="Times New Roman" w:hAnsi="Times New Roman" w:cs="Times New Roman"/>
          <w:sz w:val="24"/>
          <w:szCs w:val="24"/>
          <w:highlight w:val="yellow"/>
        </w:rPr>
        <w:t>PTG</w:t>
      </w:r>
      <w:r w:rsidR="00170379" w:rsidRPr="00F7742C">
        <w:rPr>
          <w:rFonts w:ascii="Times New Roman" w:hAnsi="Times New Roman" w:cs="Times New Roman"/>
          <w:sz w:val="24"/>
          <w:szCs w:val="24"/>
          <w:highlight w:val="yellow"/>
        </w:rPr>
        <w:t xml:space="preserve"> when one has depression</w:t>
      </w:r>
      <w:r w:rsidR="00752644" w:rsidRPr="00F7742C">
        <w:rPr>
          <w:rFonts w:ascii="Times New Roman" w:hAnsi="Times New Roman" w:cs="Times New Roman"/>
          <w:sz w:val="24"/>
          <w:szCs w:val="24"/>
          <w:highlight w:val="yellow"/>
        </w:rPr>
        <w:t>.</w:t>
      </w:r>
      <w:r w:rsidR="0053288E" w:rsidRPr="00F7742C">
        <w:rPr>
          <w:rFonts w:ascii="Times New Roman" w:hAnsi="Times New Roman" w:cs="Times New Roman"/>
          <w:sz w:val="24"/>
          <w:szCs w:val="24"/>
          <w:highlight w:val="yellow"/>
        </w:rPr>
        <w:t xml:space="preserve"> </w:t>
      </w:r>
      <w:r w:rsidR="00752644" w:rsidRPr="00F7742C">
        <w:rPr>
          <w:rFonts w:ascii="Times New Roman" w:hAnsi="Times New Roman" w:cs="Times New Roman"/>
          <w:sz w:val="24"/>
          <w:szCs w:val="24"/>
          <w:highlight w:val="yellow"/>
        </w:rPr>
        <w:t xml:space="preserve">However, the effect </w:t>
      </w:r>
      <w:r w:rsidR="00ED5472" w:rsidRPr="00F7742C">
        <w:rPr>
          <w:rFonts w:ascii="Times New Roman" w:hAnsi="Times New Roman" w:cs="Times New Roman"/>
          <w:sz w:val="24"/>
          <w:szCs w:val="24"/>
          <w:highlight w:val="yellow"/>
        </w:rPr>
        <w:t>was</w:t>
      </w:r>
      <w:r w:rsidR="00752644" w:rsidRPr="00F7742C">
        <w:rPr>
          <w:rFonts w:ascii="Times New Roman" w:hAnsi="Times New Roman" w:cs="Times New Roman"/>
          <w:sz w:val="24"/>
          <w:szCs w:val="24"/>
          <w:highlight w:val="yellow"/>
        </w:rPr>
        <w:t xml:space="preserve"> not significant.</w:t>
      </w:r>
      <w:r w:rsidR="00752644" w:rsidRPr="00ED4E31">
        <w:rPr>
          <w:rFonts w:ascii="Times New Roman" w:hAnsi="Times New Roman" w:cs="Times New Roman"/>
          <w:sz w:val="24"/>
          <w:szCs w:val="24"/>
        </w:rPr>
        <w:t xml:space="preserve"> T</w:t>
      </w:r>
      <w:r w:rsidR="00FF45A0" w:rsidRPr="00ED4E31">
        <w:rPr>
          <w:rFonts w:ascii="Times New Roman" w:hAnsi="Times New Roman" w:cs="Times New Roman"/>
          <w:sz w:val="24"/>
          <w:szCs w:val="24"/>
        </w:rPr>
        <w:t>he broad range indicate</w:t>
      </w:r>
      <w:r w:rsidR="00D23EE3" w:rsidRPr="00ED4E31">
        <w:rPr>
          <w:rFonts w:ascii="Times New Roman" w:hAnsi="Times New Roman" w:cs="Times New Roman"/>
          <w:sz w:val="24"/>
          <w:szCs w:val="24"/>
        </w:rPr>
        <w:t>d</w:t>
      </w:r>
      <w:r w:rsidR="00FF45A0" w:rsidRPr="00ED4E31">
        <w:rPr>
          <w:rFonts w:ascii="Times New Roman" w:hAnsi="Times New Roman" w:cs="Times New Roman"/>
          <w:sz w:val="24"/>
          <w:szCs w:val="24"/>
        </w:rPr>
        <w:t xml:space="preserve"> considerable uncertainty in the effect estimate. A high </w:t>
      </w:r>
      <w:r w:rsidR="00886407" w:rsidRPr="00ED4E31">
        <w:rPr>
          <w:rFonts w:ascii="Times New Roman" w:hAnsi="Times New Roman" w:cs="Times New Roman"/>
          <w:i/>
          <w:iCs/>
          <w:sz w:val="24"/>
          <w:szCs w:val="24"/>
        </w:rPr>
        <w:t>I</w:t>
      </w:r>
      <w:r w:rsidR="00886407" w:rsidRPr="00ED4E31">
        <w:rPr>
          <w:rFonts w:ascii="Times New Roman" w:hAnsi="Times New Roman" w:cs="Times New Roman"/>
          <w:i/>
          <w:iCs/>
          <w:sz w:val="24"/>
          <w:szCs w:val="24"/>
          <w:vertAlign w:val="superscript"/>
        </w:rPr>
        <w:t>2</w:t>
      </w:r>
      <w:r w:rsidR="00FF45A0" w:rsidRPr="00ED4E31">
        <w:rPr>
          <w:rFonts w:ascii="Times New Roman" w:hAnsi="Times New Roman" w:cs="Times New Roman"/>
          <w:sz w:val="24"/>
          <w:szCs w:val="24"/>
        </w:rPr>
        <w:t xml:space="preserve"> value of 9</w:t>
      </w:r>
      <w:r w:rsidR="00076145" w:rsidRPr="00ED4E31">
        <w:rPr>
          <w:rFonts w:ascii="Times New Roman" w:hAnsi="Times New Roman" w:cs="Times New Roman"/>
          <w:sz w:val="24"/>
          <w:szCs w:val="24"/>
        </w:rPr>
        <w:t>9</w:t>
      </w:r>
      <w:r w:rsidR="00FF45A0" w:rsidRPr="00ED4E31">
        <w:rPr>
          <w:rFonts w:ascii="Times New Roman" w:hAnsi="Times New Roman" w:cs="Times New Roman"/>
          <w:sz w:val="24"/>
          <w:szCs w:val="24"/>
        </w:rPr>
        <w:t>.</w:t>
      </w:r>
      <w:r w:rsidR="00076145" w:rsidRPr="00ED4E31">
        <w:rPr>
          <w:rFonts w:ascii="Times New Roman" w:hAnsi="Times New Roman" w:cs="Times New Roman"/>
          <w:sz w:val="24"/>
          <w:szCs w:val="24"/>
        </w:rPr>
        <w:t>59</w:t>
      </w:r>
      <w:r w:rsidR="00FF45A0" w:rsidRPr="00ED4E31">
        <w:rPr>
          <w:rFonts w:ascii="Times New Roman" w:hAnsi="Times New Roman" w:cs="Times New Roman"/>
          <w:sz w:val="24"/>
          <w:szCs w:val="24"/>
        </w:rPr>
        <w:t>% showed substantial heterogeneity across these studies.</w:t>
      </w:r>
    </w:p>
    <w:p w14:paraId="077CA6F1" w14:textId="1167931A" w:rsidR="006F69A7" w:rsidRPr="00ED4E31" w:rsidRDefault="006F69A7" w:rsidP="00FF45A0">
      <w:pPr>
        <w:autoSpaceDE w:val="0"/>
        <w:autoSpaceDN w:val="0"/>
        <w:adjustRightInd w:val="0"/>
        <w:spacing w:after="0" w:line="480" w:lineRule="auto"/>
        <w:ind w:firstLine="720"/>
        <w:rPr>
          <w:rFonts w:ascii="Times New Roman" w:hAnsi="Times New Roman" w:cs="Times New Roman"/>
          <w:b/>
          <w:bCs/>
          <w:sz w:val="24"/>
          <w:szCs w:val="24"/>
          <w:lang w:eastAsia="zh-CN"/>
        </w:rPr>
      </w:pPr>
      <w:r w:rsidRPr="00ED4E31">
        <w:rPr>
          <w:rFonts w:ascii="Times New Roman" w:hAnsi="Times New Roman" w:cs="Times New Roman"/>
          <w:sz w:val="24"/>
          <w:szCs w:val="24"/>
        </w:rPr>
        <w:t xml:space="preserve">With regards to Anxiety, there were </w:t>
      </w:r>
      <w:r w:rsidR="001A278F" w:rsidRPr="00ED4E31">
        <w:rPr>
          <w:rFonts w:ascii="Times New Roman" w:hAnsi="Times New Roman" w:cs="Times New Roman"/>
          <w:sz w:val="24"/>
          <w:szCs w:val="24"/>
        </w:rPr>
        <w:t xml:space="preserve">11 studies </w:t>
      </w:r>
      <w:r w:rsidR="001E2FDF" w:rsidRPr="00ED4E31">
        <w:rPr>
          <w:rFonts w:ascii="Times New Roman" w:hAnsi="Times New Roman" w:cs="Times New Roman"/>
          <w:sz w:val="24"/>
          <w:szCs w:val="24"/>
        </w:rPr>
        <w:t xml:space="preserve">discussed and measured </w:t>
      </w:r>
      <w:r w:rsidR="00D55E8C" w:rsidRPr="00ED4E31">
        <w:rPr>
          <w:rFonts w:ascii="Times New Roman" w:hAnsi="Times New Roman" w:cs="Times New Roman"/>
          <w:sz w:val="24"/>
          <w:szCs w:val="24"/>
        </w:rPr>
        <w:t>anxiety levels, spanning 7</w:t>
      </w:r>
      <w:r w:rsidR="00886407" w:rsidRPr="00ED4E31">
        <w:rPr>
          <w:rFonts w:ascii="Times New Roman" w:hAnsi="Times New Roman" w:cs="Times New Roman"/>
          <w:sz w:val="24"/>
          <w:szCs w:val="24"/>
        </w:rPr>
        <w:t>,</w:t>
      </w:r>
      <w:r w:rsidR="00D55E8C" w:rsidRPr="00ED4E31">
        <w:rPr>
          <w:rFonts w:ascii="Times New Roman" w:hAnsi="Times New Roman" w:cs="Times New Roman"/>
          <w:sz w:val="24"/>
          <w:szCs w:val="24"/>
        </w:rPr>
        <w:t>245 participants</w:t>
      </w:r>
      <w:r w:rsidR="00D2736B" w:rsidRPr="00ED4E31">
        <w:rPr>
          <w:rFonts w:ascii="Times New Roman" w:hAnsi="Times New Roman" w:cs="Times New Roman"/>
          <w:sz w:val="24"/>
          <w:szCs w:val="24"/>
        </w:rPr>
        <w:t xml:space="preserve">. </w:t>
      </w:r>
      <w:r w:rsidR="00834AA1" w:rsidRPr="00ED4E31">
        <w:rPr>
          <w:rFonts w:ascii="Times New Roman" w:hAnsi="Times New Roman" w:cs="Times New Roman"/>
          <w:sz w:val="24"/>
          <w:szCs w:val="24"/>
        </w:rPr>
        <w:t xml:space="preserve">The baseline effect </w:t>
      </w:r>
      <w:r w:rsidR="001102B6" w:rsidRPr="00ED4E31">
        <w:rPr>
          <w:rFonts w:ascii="Times New Roman" w:hAnsi="Times New Roman" w:cs="Times New Roman"/>
          <w:sz w:val="24"/>
          <w:szCs w:val="24"/>
        </w:rPr>
        <w:t>was</w:t>
      </w:r>
      <w:r w:rsidR="00834AA1" w:rsidRPr="00ED4E31">
        <w:rPr>
          <w:rFonts w:ascii="Times New Roman" w:hAnsi="Times New Roman" w:cs="Times New Roman"/>
          <w:sz w:val="24"/>
          <w:szCs w:val="24"/>
        </w:rPr>
        <w:t xml:space="preserve"> </w:t>
      </w:r>
      <w:r w:rsidR="00834AA1" w:rsidRPr="00F7742C">
        <w:rPr>
          <w:rFonts w:ascii="Times New Roman" w:hAnsi="Times New Roman" w:cs="Times New Roman"/>
          <w:i/>
          <w:iCs/>
          <w:sz w:val="24"/>
          <w:szCs w:val="24"/>
        </w:rPr>
        <w:t>g</w:t>
      </w:r>
      <w:r w:rsidR="00985F94" w:rsidRPr="00ED4E31">
        <w:rPr>
          <w:rFonts w:ascii="Times New Roman" w:hAnsi="Times New Roman" w:cs="Times New Roman"/>
          <w:sz w:val="24"/>
          <w:szCs w:val="24"/>
        </w:rPr>
        <w:t>=</w:t>
      </w:r>
      <w:r w:rsidR="001B1B84" w:rsidRPr="00ED4E31">
        <w:rPr>
          <w:rFonts w:ascii="Times New Roman" w:hAnsi="Times New Roman" w:cs="Times New Roman"/>
          <w:sz w:val="24"/>
          <w:szCs w:val="24"/>
        </w:rPr>
        <w:t xml:space="preserve">0.84, with Anxiety having a regression coefficient </w:t>
      </w:r>
      <w:r w:rsidR="00DC6CD5" w:rsidRPr="00ED4E31">
        <w:rPr>
          <w:rFonts w:ascii="Times New Roman" w:hAnsi="Times New Roman" w:cs="Times New Roman"/>
          <w:sz w:val="24"/>
          <w:szCs w:val="24"/>
        </w:rPr>
        <w:t xml:space="preserve">of </w:t>
      </w:r>
      <w:r w:rsidR="0007676D" w:rsidRPr="00ED4E31">
        <w:rPr>
          <w:rFonts w:ascii="Times New Roman" w:hAnsi="Times New Roman" w:cs="Times New Roman"/>
          <w:i/>
          <w:iCs/>
          <w:sz w:val="24"/>
          <w:szCs w:val="24"/>
        </w:rPr>
        <w:t>B</w:t>
      </w:r>
      <w:r w:rsidR="0007676D" w:rsidRPr="00ED4E31">
        <w:rPr>
          <w:rFonts w:ascii="Times New Roman" w:hAnsi="Times New Roman" w:cs="Times New Roman"/>
          <w:sz w:val="24"/>
          <w:szCs w:val="24"/>
        </w:rPr>
        <w:t>=-0.24 with 95%CI</w:t>
      </w:r>
      <w:r w:rsidR="00CA0DEF" w:rsidRPr="007A4211">
        <w:rPr>
          <w:rFonts w:ascii="Times New Roman" w:hAnsi="Times New Roman" w:cs="Times New Roman"/>
          <w:sz w:val="24"/>
          <w:szCs w:val="24"/>
        </w:rPr>
        <w:t>[</w:t>
      </w:r>
      <w:r w:rsidR="0007676D" w:rsidRPr="00F7742C">
        <w:rPr>
          <w:rFonts w:ascii="Times New Roman" w:hAnsi="Times New Roman" w:cs="Times New Roman"/>
          <w:sz w:val="24"/>
          <w:szCs w:val="24"/>
        </w:rPr>
        <w:t>-0.86</w:t>
      </w:r>
      <w:r w:rsidR="00CA0DEF" w:rsidRPr="00F7742C">
        <w:rPr>
          <w:rFonts w:ascii="Times New Roman" w:hAnsi="Times New Roman" w:cs="Times New Roman"/>
          <w:sz w:val="24"/>
          <w:szCs w:val="24"/>
        </w:rPr>
        <w:t xml:space="preserve">, </w:t>
      </w:r>
      <w:r w:rsidR="0007676D" w:rsidRPr="00F7742C">
        <w:rPr>
          <w:rFonts w:ascii="Times New Roman" w:hAnsi="Times New Roman" w:cs="Times New Roman"/>
          <w:sz w:val="24"/>
          <w:szCs w:val="24"/>
        </w:rPr>
        <w:t>0.38</w:t>
      </w:r>
      <w:r w:rsidR="00CA0DEF" w:rsidRPr="00F7742C">
        <w:rPr>
          <w:rFonts w:ascii="Times New Roman" w:hAnsi="Times New Roman" w:cs="Times New Roman"/>
          <w:sz w:val="24"/>
          <w:szCs w:val="24"/>
        </w:rPr>
        <w:t>]</w:t>
      </w:r>
      <w:r w:rsidR="0007676D" w:rsidRPr="00F7742C">
        <w:rPr>
          <w:rFonts w:ascii="Times New Roman" w:hAnsi="Times New Roman" w:cs="Times New Roman"/>
          <w:sz w:val="24"/>
          <w:szCs w:val="24"/>
        </w:rPr>
        <w:t xml:space="preserve">; </w:t>
      </w:r>
      <w:r w:rsidR="0007676D" w:rsidRPr="00F7742C">
        <w:rPr>
          <w:rFonts w:ascii="Times New Roman" w:hAnsi="Times New Roman" w:cs="Times New Roman"/>
          <w:i/>
          <w:iCs/>
          <w:sz w:val="24"/>
          <w:szCs w:val="24"/>
        </w:rPr>
        <w:t>p</w:t>
      </w:r>
      <w:r w:rsidR="0007676D" w:rsidRPr="00F7742C">
        <w:rPr>
          <w:rFonts w:ascii="Times New Roman" w:hAnsi="Times New Roman" w:cs="Times New Roman"/>
          <w:sz w:val="24"/>
          <w:szCs w:val="24"/>
        </w:rPr>
        <w:t>=0.44</w:t>
      </w:r>
      <w:r w:rsidR="0007676D" w:rsidRPr="00ED4E31">
        <w:rPr>
          <w:rFonts w:ascii="Times New Roman" w:hAnsi="Times New Roman" w:cs="Times New Roman"/>
          <w:sz w:val="24"/>
          <w:szCs w:val="24"/>
        </w:rPr>
        <w:t>,</w:t>
      </w:r>
      <w:r w:rsidR="00DC6CD5" w:rsidRPr="00ED4E31">
        <w:rPr>
          <w:rFonts w:ascii="Times New Roman" w:hAnsi="Times New Roman" w:cs="Times New Roman"/>
          <w:sz w:val="24"/>
          <w:szCs w:val="24"/>
        </w:rPr>
        <w:t xml:space="preserve"> indicating </w:t>
      </w:r>
      <w:r w:rsidR="00DC6CD5" w:rsidRPr="00F7742C">
        <w:rPr>
          <w:rFonts w:ascii="Times New Roman" w:hAnsi="Times New Roman" w:cs="Times New Roman"/>
          <w:sz w:val="24"/>
          <w:szCs w:val="24"/>
          <w:highlight w:val="yellow"/>
        </w:rPr>
        <w:t xml:space="preserve">a negative </w:t>
      </w:r>
      <w:r w:rsidR="006E7B59" w:rsidRPr="00F7742C">
        <w:rPr>
          <w:rFonts w:ascii="Times New Roman" w:hAnsi="Times New Roman" w:cs="Times New Roman"/>
          <w:sz w:val="24"/>
          <w:szCs w:val="24"/>
          <w:highlight w:val="yellow"/>
        </w:rPr>
        <w:t>trend on PTG if a participant ha</w:t>
      </w:r>
      <w:r w:rsidR="00746F5F" w:rsidRPr="00F7742C">
        <w:rPr>
          <w:rFonts w:ascii="Times New Roman" w:hAnsi="Times New Roman" w:cs="Times New Roman"/>
          <w:sz w:val="24"/>
          <w:szCs w:val="24"/>
          <w:highlight w:val="yellow"/>
        </w:rPr>
        <w:t>d</w:t>
      </w:r>
      <w:r w:rsidR="006E7B59" w:rsidRPr="00F7742C">
        <w:rPr>
          <w:rFonts w:ascii="Times New Roman" w:hAnsi="Times New Roman" w:cs="Times New Roman"/>
          <w:sz w:val="24"/>
          <w:szCs w:val="24"/>
          <w:highlight w:val="yellow"/>
        </w:rPr>
        <w:t xml:space="preserve"> anxiety symptoms with them</w:t>
      </w:r>
      <w:r w:rsidR="006E7B59" w:rsidRPr="00ED4E31">
        <w:rPr>
          <w:rFonts w:ascii="Times New Roman" w:hAnsi="Times New Roman" w:cs="Times New Roman"/>
          <w:sz w:val="24"/>
          <w:szCs w:val="24"/>
        </w:rPr>
        <w:t xml:space="preserve">. </w:t>
      </w:r>
      <w:r w:rsidR="00560AC7" w:rsidRPr="00ED4E31">
        <w:rPr>
          <w:rFonts w:ascii="Times New Roman" w:hAnsi="Times New Roman" w:cs="Times New Roman"/>
          <w:sz w:val="24"/>
          <w:szCs w:val="24"/>
        </w:rPr>
        <w:t xml:space="preserve">The heterogeneity after considering Anxiety as a moderator </w:t>
      </w:r>
      <w:r w:rsidR="00956AC6" w:rsidRPr="00ED4E31">
        <w:rPr>
          <w:rFonts w:ascii="Times New Roman" w:hAnsi="Times New Roman" w:cs="Times New Roman"/>
          <w:sz w:val="24"/>
          <w:szCs w:val="24"/>
        </w:rPr>
        <w:t>was</w:t>
      </w:r>
      <w:r w:rsidR="00560AC7" w:rsidRPr="00ED4E31">
        <w:rPr>
          <w:rFonts w:ascii="Times New Roman" w:hAnsi="Times New Roman" w:cs="Times New Roman"/>
          <w:sz w:val="24"/>
          <w:szCs w:val="24"/>
        </w:rPr>
        <w:t xml:space="preserve"> also high with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560AC7" w:rsidRPr="00ED4E31">
        <w:rPr>
          <w:rFonts w:ascii="Times New Roman" w:hAnsi="Times New Roman" w:cs="Times New Roman"/>
          <w:sz w:val="24"/>
          <w:szCs w:val="24"/>
        </w:rPr>
        <w:t xml:space="preserve"> of </w:t>
      </w:r>
      <w:r w:rsidR="00E22CE4" w:rsidRPr="00ED4E31">
        <w:rPr>
          <w:rFonts w:ascii="Times New Roman" w:hAnsi="Times New Roman" w:cs="Times New Roman"/>
          <w:sz w:val="24"/>
          <w:szCs w:val="24"/>
          <w:lang w:eastAsia="zh-CN"/>
        </w:rPr>
        <w:t>99.71%.</w:t>
      </w:r>
    </w:p>
    <w:p w14:paraId="64CA02BD" w14:textId="49C62594" w:rsidR="00781EA8" w:rsidRPr="00ED4E31" w:rsidRDefault="00781EA8" w:rsidP="525F5380">
      <w:pPr>
        <w:autoSpaceDE w:val="0"/>
        <w:autoSpaceDN w:val="0"/>
        <w:adjustRightInd w:val="0"/>
        <w:spacing w:after="0" w:line="480" w:lineRule="auto"/>
        <w:rPr>
          <w:rFonts w:ascii="Times New Roman" w:hAnsi="Times New Roman" w:cs="Times New Roman"/>
          <w:b/>
          <w:bCs/>
          <w:i/>
          <w:iCs/>
          <w:sz w:val="24"/>
          <w:szCs w:val="24"/>
        </w:rPr>
      </w:pPr>
      <w:r w:rsidRPr="00ED4E31">
        <w:rPr>
          <w:rFonts w:ascii="Times New Roman" w:hAnsi="Times New Roman" w:cs="Times New Roman"/>
          <w:b/>
          <w:bCs/>
          <w:i/>
          <w:iCs/>
          <w:sz w:val="24"/>
          <w:szCs w:val="24"/>
        </w:rPr>
        <w:t xml:space="preserve">Social Support </w:t>
      </w:r>
    </w:p>
    <w:p w14:paraId="2E0F4960" w14:textId="26973EF2" w:rsidR="006A3A92" w:rsidRPr="00ED4E31" w:rsidRDefault="006A3A92" w:rsidP="004E59A1">
      <w:pPr>
        <w:autoSpaceDE w:val="0"/>
        <w:autoSpaceDN w:val="0"/>
        <w:adjustRightInd w:val="0"/>
        <w:spacing w:after="0" w:line="480" w:lineRule="auto"/>
        <w:ind w:firstLine="720"/>
        <w:rPr>
          <w:rFonts w:ascii="Times New Roman" w:hAnsi="Times New Roman" w:cs="Times New Roman"/>
          <w:b/>
          <w:bCs/>
          <w:sz w:val="24"/>
          <w:szCs w:val="24"/>
        </w:rPr>
      </w:pPr>
      <w:r w:rsidRPr="00ED4E31">
        <w:rPr>
          <w:rFonts w:ascii="Times New Roman" w:hAnsi="Times New Roman" w:cs="Times New Roman"/>
          <w:sz w:val="24"/>
          <w:szCs w:val="24"/>
        </w:rPr>
        <w:t>Seven selected studies discussed social support concerning PTG with a total of 4231 participants</w:t>
      </w:r>
      <w:r w:rsidR="1525D95D" w:rsidRPr="00ED4E31">
        <w:rPr>
          <w:rFonts w:ascii="Times New Roman" w:hAnsi="Times New Roman" w:cs="Times New Roman"/>
          <w:sz w:val="24"/>
          <w:szCs w:val="24"/>
        </w:rPr>
        <w:t>(</w:t>
      </w:r>
      <w:r w:rsidRPr="00D806CF">
        <w:rPr>
          <w:rFonts w:ascii="Times New Roman" w:hAnsi="Times New Roman" w:cs="Times New Roman"/>
          <w:sz w:val="24"/>
          <w:szCs w:val="24"/>
        </w:rPr>
        <w:t>Gul</w:t>
      </w:r>
      <w:r w:rsidR="005E42CC" w:rsidRPr="00D806CF">
        <w:rPr>
          <w:rFonts w:ascii="Times New Roman" w:hAnsi="Times New Roman" w:cs="Times New Roman"/>
          <w:sz w:val="24"/>
          <w:szCs w:val="24"/>
        </w:rPr>
        <w:t>_et_al.,</w:t>
      </w:r>
      <w:r w:rsidRPr="00D806CF">
        <w:rPr>
          <w:rFonts w:ascii="Times New Roman" w:hAnsi="Times New Roman" w:cs="Times New Roman"/>
          <w:sz w:val="24"/>
          <w:szCs w:val="24"/>
        </w:rPr>
        <w:t>2023;Kalaitzaki</w:t>
      </w:r>
      <w:r w:rsidR="005E42CC" w:rsidRPr="00D806CF">
        <w:rPr>
          <w:rFonts w:ascii="Times New Roman" w:hAnsi="Times New Roman" w:cs="Times New Roman"/>
          <w:sz w:val="24"/>
          <w:szCs w:val="24"/>
        </w:rPr>
        <w:t>_et_al.,</w:t>
      </w:r>
      <w:r w:rsidRPr="00D806CF">
        <w:rPr>
          <w:rFonts w:ascii="Times New Roman" w:hAnsi="Times New Roman" w:cs="Times New Roman"/>
          <w:sz w:val="24"/>
          <w:szCs w:val="24"/>
        </w:rPr>
        <w:t>2022;Mo</w:t>
      </w:r>
      <w:r w:rsidR="00A56643" w:rsidRPr="00D806CF">
        <w:rPr>
          <w:rFonts w:ascii="Times New Roman" w:hAnsi="Times New Roman" w:cs="Times New Roman"/>
          <w:sz w:val="24"/>
          <w:szCs w:val="24"/>
        </w:rPr>
        <w:t>_et_al.,</w:t>
      </w:r>
      <w:r w:rsidRPr="00D806CF">
        <w:rPr>
          <w:rFonts w:ascii="Times New Roman" w:hAnsi="Times New Roman" w:cs="Times New Roman"/>
          <w:sz w:val="24"/>
          <w:szCs w:val="24"/>
        </w:rPr>
        <w:t>2022;Morales</w:t>
      </w:r>
      <w:r w:rsidR="005E42CC" w:rsidRPr="00D806CF">
        <w:rPr>
          <w:rFonts w:ascii="Times New Roman" w:hAnsi="Times New Roman" w:cs="Times New Roman"/>
          <w:sz w:val="24"/>
          <w:szCs w:val="24"/>
        </w:rPr>
        <w:t>_et_al.,</w:t>
      </w:r>
      <w:r w:rsidRPr="00D806CF">
        <w:rPr>
          <w:rFonts w:ascii="Times New Roman" w:hAnsi="Times New Roman" w:cs="Times New Roman"/>
          <w:sz w:val="24"/>
          <w:szCs w:val="24"/>
        </w:rPr>
        <w:t>2023;Northfield</w:t>
      </w:r>
      <w:r w:rsidR="0056404C" w:rsidRPr="00D806CF">
        <w:rPr>
          <w:rFonts w:ascii="Times New Roman" w:hAnsi="Times New Roman" w:cs="Times New Roman"/>
          <w:sz w:val="24"/>
          <w:szCs w:val="24"/>
        </w:rPr>
        <w:t>_&amp;_</w:t>
      </w:r>
      <w:r w:rsidRPr="00D806CF">
        <w:rPr>
          <w:rFonts w:ascii="Times New Roman" w:hAnsi="Times New Roman" w:cs="Times New Roman"/>
          <w:sz w:val="24"/>
          <w:szCs w:val="24"/>
        </w:rPr>
        <w:t>Johnston,2021;Zhang</w:t>
      </w:r>
      <w:r w:rsidR="005E42CC" w:rsidRPr="00D806CF">
        <w:rPr>
          <w:rFonts w:ascii="Times New Roman" w:hAnsi="Times New Roman" w:cs="Times New Roman"/>
          <w:sz w:val="24"/>
          <w:szCs w:val="24"/>
        </w:rPr>
        <w:t>_et_al.,</w:t>
      </w:r>
      <w:r w:rsidRPr="00D806CF">
        <w:rPr>
          <w:rFonts w:ascii="Times New Roman" w:hAnsi="Times New Roman" w:cs="Times New Roman"/>
          <w:sz w:val="24"/>
          <w:szCs w:val="24"/>
        </w:rPr>
        <w:t>2021;Zhou</w:t>
      </w:r>
      <w:r w:rsidR="00A56643" w:rsidRPr="00D806CF">
        <w:rPr>
          <w:rFonts w:ascii="Times New Roman" w:hAnsi="Times New Roman" w:cs="Times New Roman"/>
          <w:sz w:val="24"/>
          <w:szCs w:val="24"/>
        </w:rPr>
        <w:t>_et_al.,</w:t>
      </w:r>
      <w:r w:rsidR="6DD2839D" w:rsidRPr="00D806CF">
        <w:rPr>
          <w:rFonts w:ascii="Times New Roman" w:hAnsi="Times New Roman" w:cs="Times New Roman"/>
          <w:sz w:val="24"/>
          <w:szCs w:val="24"/>
        </w:rPr>
        <w:t>2</w:t>
      </w:r>
      <w:r w:rsidRPr="00D806CF">
        <w:rPr>
          <w:rFonts w:ascii="Times New Roman" w:hAnsi="Times New Roman" w:cs="Times New Roman"/>
          <w:sz w:val="24"/>
          <w:szCs w:val="24"/>
        </w:rPr>
        <w:t>020</w:t>
      </w:r>
      <w:r w:rsidRPr="00ED4E31">
        <w:rPr>
          <w:rFonts w:ascii="Times New Roman" w:hAnsi="Times New Roman" w:cs="Times New Roman"/>
          <w:sz w:val="24"/>
          <w:szCs w:val="24"/>
        </w:rPr>
        <w:t>)</w:t>
      </w:r>
      <w:r w:rsidR="00CF19D7" w:rsidRPr="00ED4E31">
        <w:rPr>
          <w:rFonts w:ascii="Times New Roman" w:hAnsi="Times New Roman" w:cs="Times New Roman"/>
          <w:sz w:val="24"/>
          <w:szCs w:val="24"/>
        </w:rPr>
        <w:t>.</w:t>
      </w:r>
      <w:r w:rsidRPr="00ED4E31">
        <w:rPr>
          <w:rFonts w:ascii="Times New Roman" w:hAnsi="Times New Roman" w:cs="Times New Roman"/>
          <w:sz w:val="24"/>
          <w:szCs w:val="24"/>
        </w:rPr>
        <w:t xml:space="preserve"> </w:t>
      </w:r>
      <w:bookmarkStart w:id="2" w:name="_Hlk158122734"/>
      <w:r w:rsidR="00CF19D7" w:rsidRPr="00ED4E31">
        <w:rPr>
          <w:rFonts w:ascii="Times New Roman" w:hAnsi="Times New Roman" w:cs="Times New Roman"/>
          <w:sz w:val="24"/>
          <w:szCs w:val="24"/>
        </w:rPr>
        <w:t xml:space="preserve">The baseline effect was </w:t>
      </w:r>
      <w:r w:rsidR="00CF19D7" w:rsidRPr="00F7742C">
        <w:rPr>
          <w:rFonts w:ascii="Times New Roman" w:hAnsi="Times New Roman" w:cs="Times New Roman"/>
          <w:i/>
          <w:iCs/>
          <w:sz w:val="24"/>
          <w:szCs w:val="24"/>
        </w:rPr>
        <w:t>g</w:t>
      </w:r>
      <w:r w:rsidR="00CF19D7" w:rsidRPr="00ED4E31">
        <w:rPr>
          <w:rFonts w:ascii="Times New Roman" w:hAnsi="Times New Roman" w:cs="Times New Roman"/>
          <w:sz w:val="24"/>
          <w:szCs w:val="24"/>
        </w:rPr>
        <w:t xml:space="preserve">=0.75, with Social Support having a regression coefficient of </w:t>
      </w:r>
      <w:r w:rsidR="00CF19D7" w:rsidRPr="00ED4E31">
        <w:rPr>
          <w:rFonts w:ascii="Times New Roman" w:hAnsi="Times New Roman" w:cs="Times New Roman"/>
          <w:i/>
          <w:iCs/>
          <w:sz w:val="24"/>
          <w:szCs w:val="24"/>
        </w:rPr>
        <w:t>B</w:t>
      </w:r>
      <w:r w:rsidR="00CF19D7" w:rsidRPr="00ED4E31">
        <w:rPr>
          <w:rFonts w:ascii="Times New Roman" w:hAnsi="Times New Roman" w:cs="Times New Roman"/>
          <w:sz w:val="24"/>
          <w:szCs w:val="24"/>
        </w:rPr>
        <w:t>=-0.03; 95%</w:t>
      </w:r>
      <w:r w:rsidR="00CF19D7" w:rsidRPr="007A4211">
        <w:rPr>
          <w:rFonts w:ascii="Times New Roman" w:hAnsi="Times New Roman" w:cs="Times New Roman"/>
          <w:sz w:val="24"/>
          <w:szCs w:val="24"/>
        </w:rPr>
        <w:t>CI</w:t>
      </w:r>
      <w:r w:rsidR="009E67B6" w:rsidRPr="007A4211">
        <w:rPr>
          <w:rFonts w:ascii="Times New Roman" w:hAnsi="Times New Roman" w:cs="Times New Roman"/>
          <w:sz w:val="24"/>
          <w:szCs w:val="24"/>
        </w:rPr>
        <w:t>[</w:t>
      </w:r>
      <w:r w:rsidR="00CF19D7" w:rsidRPr="00F7742C">
        <w:rPr>
          <w:rFonts w:ascii="Times New Roman" w:hAnsi="Times New Roman" w:cs="Times New Roman"/>
          <w:sz w:val="24"/>
          <w:szCs w:val="24"/>
        </w:rPr>
        <w:t>-0.74</w:t>
      </w:r>
      <w:r w:rsidR="009E67B6" w:rsidRPr="00F7742C">
        <w:rPr>
          <w:rFonts w:ascii="Times New Roman" w:hAnsi="Times New Roman" w:cs="Times New Roman"/>
          <w:sz w:val="24"/>
          <w:szCs w:val="24"/>
        </w:rPr>
        <w:t xml:space="preserve">, </w:t>
      </w:r>
      <w:r w:rsidR="00CF19D7" w:rsidRPr="00F7742C">
        <w:rPr>
          <w:rFonts w:ascii="Times New Roman" w:hAnsi="Times New Roman" w:cs="Times New Roman"/>
          <w:sz w:val="24"/>
          <w:szCs w:val="24"/>
        </w:rPr>
        <w:t>0.69</w:t>
      </w:r>
      <w:r w:rsidR="009E67B6" w:rsidRPr="00F7742C">
        <w:rPr>
          <w:rFonts w:ascii="Times New Roman" w:hAnsi="Times New Roman" w:cs="Times New Roman"/>
          <w:sz w:val="24"/>
          <w:szCs w:val="24"/>
        </w:rPr>
        <w:t>]</w:t>
      </w:r>
      <w:r w:rsidR="00CF19D7" w:rsidRPr="00F7742C">
        <w:rPr>
          <w:rFonts w:ascii="Times New Roman" w:hAnsi="Times New Roman" w:cs="Times New Roman"/>
          <w:sz w:val="24"/>
          <w:szCs w:val="24"/>
        </w:rPr>
        <w:t xml:space="preserve">; </w:t>
      </w:r>
      <w:r w:rsidR="00CF19D7" w:rsidRPr="00F7742C">
        <w:rPr>
          <w:rFonts w:ascii="Times New Roman" w:hAnsi="Times New Roman" w:cs="Times New Roman"/>
          <w:i/>
          <w:iCs/>
          <w:sz w:val="24"/>
          <w:szCs w:val="24"/>
        </w:rPr>
        <w:t>p</w:t>
      </w:r>
      <w:r w:rsidR="00CF19D7" w:rsidRPr="00F7742C">
        <w:rPr>
          <w:rFonts w:ascii="Times New Roman" w:hAnsi="Times New Roman" w:cs="Times New Roman"/>
          <w:sz w:val="24"/>
          <w:szCs w:val="24"/>
        </w:rPr>
        <w:t>=0.94</w:t>
      </w:r>
      <w:r w:rsidR="00CF19D7" w:rsidRPr="007A4211">
        <w:rPr>
          <w:rFonts w:ascii="Times New Roman" w:hAnsi="Times New Roman" w:cs="Times New Roman"/>
          <w:sz w:val="24"/>
          <w:szCs w:val="24"/>
        </w:rPr>
        <w:t>.</w:t>
      </w:r>
      <w:r w:rsidR="00CF19D7" w:rsidRPr="00ED4E31">
        <w:rPr>
          <w:rFonts w:ascii="Times New Roman" w:hAnsi="Times New Roman" w:cs="Times New Roman"/>
          <w:sz w:val="24"/>
          <w:szCs w:val="24"/>
        </w:rPr>
        <w:t xml:space="preserve"> </w:t>
      </w:r>
      <w:bookmarkEnd w:id="2"/>
      <w:r w:rsidRPr="00ED4E31">
        <w:rPr>
          <w:rFonts w:ascii="Times New Roman" w:hAnsi="Times New Roman" w:cs="Times New Roman"/>
          <w:sz w:val="24"/>
          <w:szCs w:val="24"/>
        </w:rPr>
        <w:t xml:space="preserve">The </w:t>
      </w:r>
      <w:r w:rsidRPr="00F7742C">
        <w:rPr>
          <w:rFonts w:ascii="Times New Roman" w:hAnsi="Times New Roman" w:cs="Times New Roman"/>
          <w:sz w:val="24"/>
          <w:szCs w:val="24"/>
          <w:highlight w:val="yellow"/>
        </w:rPr>
        <w:lastRenderedPageBreak/>
        <w:t xml:space="preserve">moderator </w:t>
      </w:r>
      <w:r w:rsidR="00C53DAA" w:rsidRPr="00F7742C">
        <w:rPr>
          <w:rFonts w:ascii="Times New Roman" w:hAnsi="Times New Roman" w:cs="Times New Roman"/>
          <w:sz w:val="24"/>
          <w:szCs w:val="24"/>
          <w:highlight w:val="yellow"/>
        </w:rPr>
        <w:t>was</w:t>
      </w:r>
      <w:r w:rsidRPr="00F7742C">
        <w:rPr>
          <w:rFonts w:ascii="Times New Roman" w:hAnsi="Times New Roman" w:cs="Times New Roman"/>
          <w:sz w:val="24"/>
          <w:szCs w:val="24"/>
          <w:highlight w:val="yellow"/>
        </w:rPr>
        <w:t xml:space="preserve"> not significant</w:t>
      </w:r>
      <w:r w:rsidRPr="00ED4E31">
        <w:rPr>
          <w:rFonts w:ascii="Times New Roman" w:hAnsi="Times New Roman" w:cs="Times New Roman"/>
          <w:sz w:val="24"/>
          <w:szCs w:val="24"/>
        </w:rPr>
        <w:t xml:space="preserve"> indicating that including social support as a moderator </w:t>
      </w:r>
      <w:r w:rsidR="006E0E20" w:rsidRPr="00ED4E31">
        <w:rPr>
          <w:rFonts w:ascii="Times New Roman" w:hAnsi="Times New Roman" w:cs="Times New Roman"/>
          <w:sz w:val="24"/>
          <w:szCs w:val="24"/>
        </w:rPr>
        <w:t xml:space="preserve">did </w:t>
      </w:r>
      <w:r w:rsidRPr="00ED4E31">
        <w:rPr>
          <w:rFonts w:ascii="Times New Roman" w:hAnsi="Times New Roman" w:cs="Times New Roman"/>
          <w:sz w:val="24"/>
          <w:szCs w:val="24"/>
        </w:rPr>
        <w:t xml:space="preserve">not reduce the heterogeneity in the data. </w:t>
      </w:r>
      <w:r w:rsidR="008F27CE" w:rsidRPr="00ED4E31">
        <w:rPr>
          <w:rFonts w:ascii="Times New Roman" w:hAnsi="Times New Roman" w:cs="Times New Roman"/>
          <w:sz w:val="24"/>
          <w:szCs w:val="24"/>
        </w:rPr>
        <w:t>This can be seen from t</w:t>
      </w:r>
      <w:r w:rsidRPr="00ED4E31">
        <w:rPr>
          <w:rFonts w:ascii="Times New Roman" w:hAnsi="Times New Roman" w:cs="Times New Roman"/>
          <w:sz w:val="24"/>
          <w:szCs w:val="24"/>
        </w:rPr>
        <w:t xml:space="preserve">he high </w:t>
      </w:r>
      <w:r w:rsidR="0099319D" w:rsidRPr="00ED4E31">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1B2AC1" w:rsidRPr="00ED4E31">
        <w:rPr>
          <w:rFonts w:ascii="Times New Roman" w:hAnsi="Times New Roman" w:cs="Times New Roman"/>
          <w:sz w:val="24"/>
          <w:szCs w:val="24"/>
        </w:rPr>
        <w:t xml:space="preserve"> </w:t>
      </w:r>
      <w:r w:rsidRPr="00ED4E31">
        <w:rPr>
          <w:rFonts w:ascii="Times New Roman" w:hAnsi="Times New Roman" w:cs="Times New Roman"/>
          <w:sz w:val="24"/>
          <w:szCs w:val="24"/>
        </w:rPr>
        <w:t xml:space="preserve">of 99.72% for the model that considered social support. Overall, social support </w:t>
      </w:r>
      <w:r w:rsidR="00533C2D" w:rsidRPr="00ED4E31">
        <w:rPr>
          <w:rFonts w:ascii="Times New Roman" w:hAnsi="Times New Roman" w:cs="Times New Roman"/>
          <w:sz w:val="24"/>
          <w:szCs w:val="24"/>
        </w:rPr>
        <w:t xml:space="preserve">did </w:t>
      </w:r>
      <w:r w:rsidRPr="00ED4E31">
        <w:rPr>
          <w:rFonts w:ascii="Times New Roman" w:hAnsi="Times New Roman" w:cs="Times New Roman"/>
          <w:sz w:val="24"/>
          <w:szCs w:val="24"/>
        </w:rPr>
        <w:t>not contribute much to moderating the variability in PTG across studies.</w:t>
      </w:r>
    </w:p>
    <w:p w14:paraId="0ECDC988" w14:textId="5C35406F" w:rsidR="00403D12" w:rsidRPr="00ED4E31" w:rsidRDefault="00403D12" w:rsidP="00FF45A0">
      <w:pPr>
        <w:autoSpaceDE w:val="0"/>
        <w:autoSpaceDN w:val="0"/>
        <w:adjustRightInd w:val="0"/>
        <w:spacing w:after="0" w:line="480" w:lineRule="auto"/>
        <w:rPr>
          <w:rFonts w:ascii="Times New Roman" w:hAnsi="Times New Roman" w:cs="Times New Roman"/>
          <w:b/>
          <w:bCs/>
          <w:i/>
          <w:iCs/>
          <w:sz w:val="24"/>
          <w:szCs w:val="24"/>
        </w:rPr>
      </w:pPr>
      <w:r w:rsidRPr="00ED4E31">
        <w:rPr>
          <w:rFonts w:ascii="Times New Roman" w:hAnsi="Times New Roman" w:cs="Times New Roman"/>
          <w:b/>
          <w:bCs/>
          <w:i/>
          <w:iCs/>
          <w:sz w:val="24"/>
          <w:szCs w:val="24"/>
        </w:rPr>
        <w:t xml:space="preserve">Coping </w:t>
      </w:r>
    </w:p>
    <w:p w14:paraId="6AF7C19E" w14:textId="1B05DB10" w:rsidR="00816EFF" w:rsidRPr="00ED4E31" w:rsidRDefault="00816EFF" w:rsidP="00816EFF">
      <w:pPr>
        <w:autoSpaceDE w:val="0"/>
        <w:autoSpaceDN w:val="0"/>
        <w:adjustRightInd w:val="0"/>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Various types of coping strategies were investigated with PTG in five studies(Kalaitzaki_et_al.,2022;Kalaitzaki_et_al.,2023;Willey_et_al.,2022;Zhang_et_al.,2021;Zhou_et_al.,2020) with a total of 3,189 participants. The baseline effect size was </w:t>
      </w:r>
      <w:r w:rsidR="00A05D6C" w:rsidRPr="00F7742C">
        <w:rPr>
          <w:rFonts w:ascii="Times New Roman" w:hAnsi="Times New Roman" w:cs="Times New Roman"/>
          <w:i/>
          <w:iCs/>
          <w:sz w:val="24"/>
          <w:szCs w:val="24"/>
        </w:rPr>
        <w:t>g</w:t>
      </w:r>
      <w:r w:rsidRPr="00ED4E31">
        <w:rPr>
          <w:rFonts w:ascii="Times New Roman" w:hAnsi="Times New Roman" w:cs="Times New Roman"/>
          <w:sz w:val="24"/>
          <w:szCs w:val="24"/>
        </w:rPr>
        <w:t>=0.</w:t>
      </w:r>
      <w:r w:rsidR="00C97E33">
        <w:rPr>
          <w:rFonts w:ascii="Times New Roman" w:hAnsi="Times New Roman" w:cs="Times New Roman"/>
          <w:sz w:val="24"/>
          <w:szCs w:val="24"/>
        </w:rPr>
        <w:t>80</w:t>
      </w:r>
      <w:r w:rsidRPr="00ED4E31">
        <w:rPr>
          <w:rFonts w:ascii="Times New Roman" w:hAnsi="Times New Roman" w:cs="Times New Roman"/>
          <w:sz w:val="24"/>
          <w:szCs w:val="24"/>
        </w:rPr>
        <w:t xml:space="preserve">, and the regression coefficient for coping was </w:t>
      </w:r>
      <w:r w:rsidRPr="00F7742C">
        <w:rPr>
          <w:rFonts w:ascii="Times New Roman" w:hAnsi="Times New Roman" w:cs="Times New Roman"/>
          <w:i/>
          <w:iCs/>
          <w:sz w:val="24"/>
          <w:szCs w:val="24"/>
        </w:rPr>
        <w:t>B</w:t>
      </w:r>
      <w:r w:rsidRPr="00F7742C">
        <w:rPr>
          <w:rFonts w:ascii="Times New Roman" w:hAnsi="Times New Roman" w:cs="Times New Roman"/>
          <w:sz w:val="24"/>
          <w:szCs w:val="24"/>
        </w:rPr>
        <w:t>=-0.29; 95%CI</w:t>
      </w:r>
      <w:r w:rsidR="00FD2EC0" w:rsidRPr="00F7742C">
        <w:rPr>
          <w:rFonts w:ascii="Times New Roman" w:hAnsi="Times New Roman" w:cs="Times New Roman"/>
          <w:sz w:val="24"/>
          <w:szCs w:val="24"/>
        </w:rPr>
        <w:t>[</w:t>
      </w:r>
      <w:r w:rsidR="00964494">
        <w:rPr>
          <w:rFonts w:ascii="Times New Roman" w:hAnsi="Times New Roman" w:cs="Times New Roman"/>
          <w:sz w:val="24"/>
          <w:szCs w:val="24"/>
        </w:rPr>
        <w:t>-</w:t>
      </w:r>
      <w:r w:rsidRPr="00F7742C">
        <w:rPr>
          <w:rFonts w:ascii="Times New Roman" w:hAnsi="Times New Roman" w:cs="Times New Roman"/>
          <w:sz w:val="24"/>
          <w:szCs w:val="24"/>
        </w:rPr>
        <w:t>1.10</w:t>
      </w:r>
      <w:r w:rsidR="00FD2EC0" w:rsidRPr="00F7742C">
        <w:rPr>
          <w:rFonts w:ascii="Times New Roman" w:hAnsi="Times New Roman" w:cs="Times New Roman"/>
          <w:sz w:val="24"/>
          <w:szCs w:val="24"/>
        </w:rPr>
        <w:t xml:space="preserve">, </w:t>
      </w:r>
      <w:r w:rsidRPr="00F7742C">
        <w:rPr>
          <w:rFonts w:ascii="Times New Roman" w:hAnsi="Times New Roman" w:cs="Times New Roman"/>
          <w:sz w:val="24"/>
          <w:szCs w:val="24"/>
        </w:rPr>
        <w:t>0.51</w:t>
      </w:r>
      <w:r w:rsidR="00FD2EC0" w:rsidRPr="00F7742C">
        <w:rPr>
          <w:rFonts w:ascii="Times New Roman" w:hAnsi="Times New Roman" w:cs="Times New Roman"/>
          <w:sz w:val="24"/>
          <w:szCs w:val="24"/>
        </w:rPr>
        <w:t>]</w:t>
      </w:r>
      <w:r w:rsidRPr="00F7742C">
        <w:rPr>
          <w:rFonts w:ascii="Times New Roman" w:hAnsi="Times New Roman" w:cs="Times New Roman"/>
          <w:sz w:val="24"/>
          <w:szCs w:val="24"/>
        </w:rPr>
        <w:t xml:space="preserve">; </w:t>
      </w:r>
      <w:r w:rsidRPr="00F7742C">
        <w:rPr>
          <w:rFonts w:ascii="Times New Roman" w:hAnsi="Times New Roman" w:cs="Times New Roman"/>
          <w:i/>
          <w:iCs/>
          <w:sz w:val="24"/>
          <w:szCs w:val="24"/>
        </w:rPr>
        <w:t>p</w:t>
      </w:r>
      <w:r w:rsidRPr="00F7742C">
        <w:rPr>
          <w:rFonts w:ascii="Times New Roman" w:hAnsi="Times New Roman" w:cs="Times New Roman"/>
          <w:sz w:val="24"/>
          <w:szCs w:val="24"/>
        </w:rPr>
        <w:t>=0.47</w:t>
      </w:r>
      <w:r w:rsidRPr="00ED4E31">
        <w:rPr>
          <w:rFonts w:ascii="Times New Roman" w:hAnsi="Times New Roman" w:cs="Times New Roman"/>
          <w:sz w:val="24"/>
          <w:szCs w:val="24"/>
        </w:rPr>
        <w:t xml:space="preserve">. Coping strategies also was </w:t>
      </w:r>
      <w:r w:rsidRPr="00F7742C">
        <w:rPr>
          <w:rFonts w:ascii="Times New Roman" w:hAnsi="Times New Roman" w:cs="Times New Roman"/>
          <w:sz w:val="24"/>
          <w:szCs w:val="24"/>
          <w:highlight w:val="yellow"/>
        </w:rPr>
        <w:t>not a significant moderator in explain the</w:t>
      </w:r>
      <w:r w:rsidRPr="00ED4E31">
        <w:rPr>
          <w:rFonts w:ascii="Times New Roman" w:hAnsi="Times New Roman" w:cs="Times New Roman"/>
          <w:sz w:val="24"/>
          <w:szCs w:val="24"/>
        </w:rPr>
        <w:t xml:space="preserve"> high variability in PTG across studies.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Pr="00ED4E31">
        <w:rPr>
          <w:rFonts w:ascii="Times New Roman" w:hAnsi="Times New Roman" w:cs="Times New Roman"/>
          <w:sz w:val="24"/>
          <w:szCs w:val="24"/>
        </w:rPr>
        <w:t xml:space="preserve">  for the model that considered coping is 99.72%. </w:t>
      </w:r>
    </w:p>
    <w:p w14:paraId="1777EFF1" w14:textId="696871C6" w:rsidR="00FF45A0" w:rsidRPr="00ED4E31" w:rsidRDefault="00FF45A0" w:rsidP="00431084">
      <w:pPr>
        <w:tabs>
          <w:tab w:val="left" w:pos="2400"/>
        </w:tabs>
        <w:autoSpaceDE w:val="0"/>
        <w:autoSpaceDN w:val="0"/>
        <w:adjustRightInd w:val="0"/>
        <w:spacing w:after="0" w:line="480" w:lineRule="auto"/>
        <w:rPr>
          <w:rFonts w:ascii="Times New Roman" w:hAnsi="Times New Roman" w:cs="Times New Roman"/>
          <w:i/>
          <w:iCs/>
          <w:sz w:val="24"/>
          <w:szCs w:val="24"/>
        </w:rPr>
      </w:pPr>
      <w:r w:rsidRPr="00ED4E31">
        <w:rPr>
          <w:rFonts w:ascii="Times New Roman" w:hAnsi="Times New Roman" w:cs="Times New Roman"/>
          <w:b/>
          <w:bCs/>
          <w:i/>
          <w:iCs/>
          <w:sz w:val="24"/>
          <w:szCs w:val="24"/>
        </w:rPr>
        <w:t>Spirituality</w:t>
      </w:r>
      <w:r w:rsidR="001529D2" w:rsidRPr="00ED4E31">
        <w:rPr>
          <w:rFonts w:ascii="Times New Roman" w:hAnsi="Times New Roman" w:cs="Times New Roman"/>
          <w:b/>
          <w:bCs/>
          <w:i/>
          <w:iCs/>
          <w:sz w:val="24"/>
          <w:szCs w:val="24"/>
        </w:rPr>
        <w:tab/>
      </w:r>
    </w:p>
    <w:p w14:paraId="6F3CB2B6" w14:textId="1004AA8C" w:rsidR="00FF45A0" w:rsidRPr="00ED4E31" w:rsidRDefault="00CB55BF" w:rsidP="005F500D">
      <w:pPr>
        <w:pStyle w:val="LO-normal"/>
        <w:spacing w:after="0" w:line="480" w:lineRule="auto"/>
        <w:ind w:firstLine="720"/>
        <w:rPr>
          <w:rFonts w:ascii="Times New Roman" w:eastAsia="Times New Roman" w:hAnsi="Times New Roman" w:cs="Times New Roman"/>
          <w:sz w:val="24"/>
          <w:szCs w:val="24"/>
          <w:lang w:eastAsia="zh-CN"/>
        </w:rPr>
      </w:pPr>
      <w:r w:rsidRPr="00ED4E31">
        <w:rPr>
          <w:rFonts w:ascii="Times New Roman" w:hAnsi="Times New Roman" w:cs="Times New Roman"/>
          <w:sz w:val="24"/>
          <w:szCs w:val="24"/>
        </w:rPr>
        <w:t>Finally, there are 13 studies talked about religion and spirituality with a total of 10</w:t>
      </w:r>
      <w:r w:rsidR="00653A5C" w:rsidRPr="00ED4E31">
        <w:rPr>
          <w:rFonts w:ascii="Times New Roman" w:hAnsi="Times New Roman" w:cs="Times New Roman"/>
          <w:sz w:val="24"/>
          <w:szCs w:val="24"/>
        </w:rPr>
        <w:t>,</w:t>
      </w:r>
      <w:r w:rsidRPr="00ED4E31">
        <w:rPr>
          <w:rFonts w:ascii="Times New Roman" w:hAnsi="Times New Roman" w:cs="Times New Roman"/>
          <w:sz w:val="24"/>
          <w:szCs w:val="24"/>
        </w:rPr>
        <w:t>388 participants</w:t>
      </w:r>
      <w:r w:rsidR="00412DCD" w:rsidRPr="00ED4E31">
        <w:rPr>
          <w:rFonts w:ascii="Times New Roman" w:hAnsi="Times New Roman" w:cs="Times New Roman"/>
          <w:sz w:val="24"/>
          <w:szCs w:val="24"/>
        </w:rPr>
        <w:t>(</w:t>
      </w:r>
      <w:r w:rsidR="00C76B48" w:rsidRPr="00ED4E31">
        <w:rPr>
          <w:rFonts w:ascii="Times New Roman" w:hAnsi="Times New Roman" w:cs="Times New Roman"/>
          <w:sz w:val="24"/>
          <w:szCs w:val="24"/>
        </w:rPr>
        <w:t>Castiglioni</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2023;Das</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2023;El-Khoury Malhame</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2023;Kalaitzaki</w:t>
      </w:r>
      <w:r w:rsidR="00A56643" w:rsidRPr="00ED4E31">
        <w:rPr>
          <w:rFonts w:ascii="Times New Roman" w:hAnsi="Times New Roman" w:cs="Times New Roman"/>
          <w:sz w:val="24"/>
          <w:szCs w:val="24"/>
        </w:rPr>
        <w:t>_et_al.,</w:t>
      </w:r>
      <w:r w:rsidR="19ADAA87" w:rsidRPr="00ED4E31">
        <w:rPr>
          <w:rFonts w:ascii="Times New Roman" w:hAnsi="Times New Roman" w:cs="Times New Roman"/>
          <w:sz w:val="24"/>
          <w:szCs w:val="24"/>
        </w:rPr>
        <w:t>2</w:t>
      </w:r>
      <w:r w:rsidR="00C76B48" w:rsidRPr="00ED4E31">
        <w:rPr>
          <w:rFonts w:ascii="Times New Roman" w:hAnsi="Times New Roman" w:cs="Times New Roman"/>
          <w:sz w:val="24"/>
          <w:szCs w:val="24"/>
        </w:rPr>
        <w:t>022;Kalaitzaki</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2023;Morales</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2023;Tu</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2023;Vazquez</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2021;Willey</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2022;Yao</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2023;Yeung</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2022;Zhang</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2021;Zhou</w:t>
      </w:r>
      <w:r w:rsidR="005E42CC" w:rsidRPr="00ED4E31">
        <w:rPr>
          <w:rFonts w:ascii="Times New Roman" w:hAnsi="Times New Roman" w:cs="Times New Roman"/>
          <w:sz w:val="24"/>
          <w:szCs w:val="24"/>
        </w:rPr>
        <w:t>_et_al.,</w:t>
      </w:r>
      <w:r w:rsidR="00C76B48" w:rsidRPr="00ED4E31">
        <w:rPr>
          <w:rFonts w:ascii="Times New Roman" w:hAnsi="Times New Roman" w:cs="Times New Roman"/>
          <w:sz w:val="24"/>
          <w:szCs w:val="24"/>
        </w:rPr>
        <w:t>2020</w:t>
      </w:r>
      <w:r w:rsidR="00412DCD" w:rsidRPr="00ED4E31">
        <w:rPr>
          <w:rFonts w:ascii="Times New Roman" w:hAnsi="Times New Roman" w:cs="Times New Roman"/>
          <w:sz w:val="24"/>
          <w:szCs w:val="24"/>
        </w:rPr>
        <w:t>)</w:t>
      </w:r>
      <w:r w:rsidR="003154FA" w:rsidRPr="00ED4E31">
        <w:rPr>
          <w:rFonts w:ascii="Times New Roman" w:hAnsi="Times New Roman" w:cs="Times New Roman"/>
          <w:sz w:val="24"/>
          <w:szCs w:val="24"/>
        </w:rPr>
        <w:t xml:space="preserve">. </w:t>
      </w:r>
      <w:r w:rsidR="00A05D6C" w:rsidRPr="00ED4E31">
        <w:rPr>
          <w:rFonts w:ascii="Times New Roman" w:hAnsi="Times New Roman" w:cs="Times New Roman"/>
          <w:sz w:val="24"/>
          <w:szCs w:val="24"/>
        </w:rPr>
        <w:t xml:space="preserve">The baseline effect size was </w:t>
      </w:r>
      <w:r w:rsidR="00A05D6C" w:rsidRPr="00F7742C">
        <w:rPr>
          <w:rFonts w:ascii="Times New Roman" w:hAnsi="Times New Roman" w:cs="Times New Roman"/>
          <w:i/>
          <w:iCs/>
          <w:sz w:val="24"/>
          <w:szCs w:val="24"/>
        </w:rPr>
        <w:t>g</w:t>
      </w:r>
      <w:r w:rsidR="004A381B">
        <w:rPr>
          <w:rFonts w:ascii="Times New Roman" w:hAnsi="Times New Roman" w:cs="Times New Roman"/>
          <w:sz w:val="24"/>
          <w:szCs w:val="24"/>
        </w:rPr>
        <w:t>=0.74</w:t>
      </w:r>
      <w:r w:rsidR="00D45C31" w:rsidRPr="00ED4E31">
        <w:rPr>
          <w:rFonts w:ascii="Times New Roman" w:hAnsi="Times New Roman" w:cs="Times New Roman"/>
          <w:sz w:val="24"/>
          <w:szCs w:val="24"/>
        </w:rPr>
        <w:t xml:space="preserve">, and </w:t>
      </w:r>
      <w:r w:rsidR="00D45C31">
        <w:rPr>
          <w:rFonts w:ascii="Times New Roman" w:hAnsi="Times New Roman" w:cs="Times New Roman"/>
          <w:sz w:val="24"/>
          <w:szCs w:val="24"/>
        </w:rPr>
        <w:t>the</w:t>
      </w:r>
      <w:r w:rsidR="00A05D6C" w:rsidRPr="00ED4E31">
        <w:rPr>
          <w:rFonts w:ascii="Times New Roman" w:hAnsi="Times New Roman" w:cs="Times New Roman"/>
          <w:sz w:val="24"/>
          <w:szCs w:val="24"/>
        </w:rPr>
        <w:t xml:space="preserve"> regression estimate </w:t>
      </w:r>
      <w:r w:rsidR="00D45C31" w:rsidRPr="00ED4E31">
        <w:rPr>
          <w:rFonts w:ascii="Times New Roman" w:hAnsi="Times New Roman" w:cs="Times New Roman"/>
          <w:sz w:val="24"/>
          <w:szCs w:val="24"/>
        </w:rPr>
        <w:t xml:space="preserve">for </w:t>
      </w:r>
      <w:r w:rsidR="00D45C31">
        <w:rPr>
          <w:rFonts w:ascii="Times New Roman" w:hAnsi="Times New Roman" w:cs="Times New Roman"/>
          <w:sz w:val="24"/>
          <w:szCs w:val="24"/>
        </w:rPr>
        <w:t>spirituality</w:t>
      </w:r>
      <w:r w:rsidR="00D45C31" w:rsidRPr="00ED4E31">
        <w:rPr>
          <w:rFonts w:ascii="Times New Roman" w:hAnsi="Times New Roman" w:cs="Times New Roman"/>
          <w:sz w:val="24"/>
          <w:szCs w:val="24"/>
        </w:rPr>
        <w:t xml:space="preserve"> was </w:t>
      </w:r>
      <w:r w:rsidR="00A05D6C" w:rsidRPr="00ED4E31">
        <w:rPr>
          <w:rFonts w:ascii="Times New Roman" w:hAnsi="Times New Roman" w:cs="Times New Roman"/>
          <w:i/>
          <w:iCs/>
          <w:sz w:val="24"/>
          <w:szCs w:val="24"/>
        </w:rPr>
        <w:t>B</w:t>
      </w:r>
      <w:r w:rsidR="00A05D6C" w:rsidRPr="00ED4E31">
        <w:rPr>
          <w:rFonts w:ascii="Times New Roman" w:hAnsi="Times New Roman" w:cs="Times New Roman"/>
          <w:sz w:val="24"/>
          <w:szCs w:val="24"/>
        </w:rPr>
        <w:t>=0.008; 95%CI</w:t>
      </w:r>
      <w:r w:rsidR="00F077BD">
        <w:rPr>
          <w:rFonts w:ascii="Times New Roman" w:hAnsi="Times New Roman" w:cs="Times New Roman"/>
          <w:sz w:val="24"/>
          <w:szCs w:val="24"/>
        </w:rPr>
        <w:t>[</w:t>
      </w:r>
      <w:r w:rsidR="00A05D6C" w:rsidRPr="00F7742C">
        <w:rPr>
          <w:rFonts w:ascii="Times New Roman" w:hAnsi="Times New Roman" w:cs="Times New Roman"/>
          <w:sz w:val="24"/>
          <w:szCs w:val="24"/>
        </w:rPr>
        <w:t>-0.60</w:t>
      </w:r>
      <w:r w:rsidR="008308E3" w:rsidRPr="00F7742C">
        <w:rPr>
          <w:rFonts w:ascii="Times New Roman" w:hAnsi="Times New Roman" w:cs="Times New Roman"/>
          <w:sz w:val="24"/>
          <w:szCs w:val="24"/>
        </w:rPr>
        <w:t xml:space="preserve">, </w:t>
      </w:r>
      <w:r w:rsidR="00A05D6C" w:rsidRPr="00F7742C">
        <w:rPr>
          <w:rFonts w:ascii="Times New Roman" w:hAnsi="Times New Roman" w:cs="Times New Roman"/>
          <w:sz w:val="24"/>
          <w:szCs w:val="24"/>
        </w:rPr>
        <w:t>0.62</w:t>
      </w:r>
      <w:r w:rsidR="008308E3" w:rsidRPr="00F7742C">
        <w:rPr>
          <w:rFonts w:ascii="Times New Roman" w:hAnsi="Times New Roman" w:cs="Times New Roman"/>
          <w:sz w:val="24"/>
          <w:szCs w:val="24"/>
        </w:rPr>
        <w:t>]</w:t>
      </w:r>
      <w:r w:rsidR="00A05D6C" w:rsidRPr="00F7742C">
        <w:rPr>
          <w:rFonts w:ascii="Times New Roman" w:hAnsi="Times New Roman" w:cs="Times New Roman"/>
          <w:sz w:val="24"/>
          <w:szCs w:val="24"/>
        </w:rPr>
        <w:t xml:space="preserve">; </w:t>
      </w:r>
      <w:r w:rsidR="00A05D6C" w:rsidRPr="00F7742C">
        <w:rPr>
          <w:rFonts w:ascii="Times New Roman" w:hAnsi="Times New Roman" w:cs="Times New Roman"/>
          <w:i/>
          <w:iCs/>
          <w:sz w:val="24"/>
          <w:szCs w:val="24"/>
        </w:rPr>
        <w:t>p</w:t>
      </w:r>
      <w:r w:rsidR="00A05D6C" w:rsidRPr="00F7742C">
        <w:rPr>
          <w:rFonts w:ascii="Times New Roman" w:hAnsi="Times New Roman" w:cs="Times New Roman"/>
          <w:sz w:val="24"/>
          <w:szCs w:val="24"/>
        </w:rPr>
        <w:t>=0.98.</w:t>
      </w:r>
      <w:r w:rsidR="00D45C31">
        <w:rPr>
          <w:rFonts w:ascii="Times New Roman" w:hAnsi="Times New Roman" w:cs="Times New Roman"/>
          <w:sz w:val="24"/>
          <w:szCs w:val="24"/>
        </w:rPr>
        <w:t xml:space="preserve"> </w:t>
      </w:r>
      <w:r w:rsidR="001529D2" w:rsidRPr="00ED4E31">
        <w:rPr>
          <w:rFonts w:ascii="Times New Roman" w:hAnsi="Times New Roman" w:cs="Times New Roman"/>
          <w:sz w:val="24"/>
          <w:szCs w:val="24"/>
        </w:rPr>
        <w:t xml:space="preserve">Thus, there was no relation between spirituality and PTG with Consequently, since the regression estimate is not significant, the moderating effect of spirituality was also limited with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1529D2" w:rsidRPr="00ED4E31">
        <w:rPr>
          <w:rFonts w:ascii="Times New Roman" w:hAnsi="Times New Roman" w:cs="Times New Roman"/>
          <w:sz w:val="24"/>
          <w:szCs w:val="24"/>
        </w:rPr>
        <w:t xml:space="preserve"> of 99.71%. </w:t>
      </w:r>
      <w:r w:rsidR="004D54A5" w:rsidRPr="00ED4E31">
        <w:rPr>
          <w:rFonts w:ascii="Times New Roman" w:hAnsi="Times New Roman" w:cs="Times New Roman"/>
          <w:sz w:val="24"/>
          <w:szCs w:val="24"/>
        </w:rPr>
        <w:t xml:space="preserve"> </w:t>
      </w:r>
    </w:p>
    <w:p w14:paraId="20E4D68E" w14:textId="023F4010" w:rsidR="00FE2182" w:rsidRPr="00ED4E31" w:rsidRDefault="00E81BC5">
      <w:pPr>
        <w:spacing w:after="0" w:line="480" w:lineRule="auto"/>
        <w:jc w:val="center"/>
        <w:rPr>
          <w:rFonts w:ascii="Times New Roman" w:hAnsi="Times New Roman" w:cs="Times New Roman"/>
          <w:b/>
          <w:bCs/>
          <w:sz w:val="24"/>
          <w:szCs w:val="24"/>
        </w:rPr>
      </w:pPr>
      <w:bookmarkStart w:id="3" w:name="_Hlk1407385151"/>
      <w:bookmarkStart w:id="4" w:name="_Hlk133239253"/>
      <w:bookmarkStart w:id="5" w:name="_Hlk1332392531"/>
      <w:bookmarkEnd w:id="3"/>
      <w:bookmarkEnd w:id="4"/>
      <w:bookmarkEnd w:id="5"/>
      <w:r w:rsidRPr="00ED4E31">
        <w:rPr>
          <w:rFonts w:ascii="Times New Roman" w:hAnsi="Times New Roman" w:cs="Times New Roman"/>
          <w:b/>
          <w:bCs/>
          <w:sz w:val="24"/>
          <w:szCs w:val="24"/>
        </w:rPr>
        <w:t>Discussio</w:t>
      </w:r>
      <w:r w:rsidR="002764F6" w:rsidRPr="00ED4E31">
        <w:rPr>
          <w:rFonts w:ascii="Times New Roman" w:hAnsi="Times New Roman" w:cs="Times New Roman"/>
          <w:b/>
          <w:bCs/>
          <w:sz w:val="24"/>
          <w:szCs w:val="24"/>
        </w:rPr>
        <w:t>n</w:t>
      </w:r>
    </w:p>
    <w:p w14:paraId="21FB34A1" w14:textId="77777777" w:rsidR="00822D77" w:rsidRPr="00ED4E31" w:rsidRDefault="00822D77" w:rsidP="00822D77">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To our knowledge, this study is the first meta-analysis to estimate the relationship between Covid-19 and PTG. The weighted mean PTGI score of the selected studies demonstrates </w:t>
      </w:r>
      <w:r w:rsidRPr="00ED4E31">
        <w:rPr>
          <w:rFonts w:ascii="Times New Roman" w:hAnsi="Times New Roman" w:cs="Times New Roman"/>
          <w:sz w:val="24"/>
          <w:szCs w:val="24"/>
        </w:rPr>
        <w:lastRenderedPageBreak/>
        <w:t>a moderate level of PTG in patients reporting growth after facing the global pandemic that could lead to traumatic experiences. This meta-analysis consisted of 30 studies(Adjorlolo_et_al.,2022;Arnout_&amp;_Al-Sufyani.,2021;Bai_et_al.,2023;Barnicot_et_al.,2023;Castiglioni_et_al.,2023;Chasson_et_al.,2022;Chen_&amp;_Tang.,2021;Das_et_al.,2023;El-Khoury Malhame_et_al.,2023;Gul_et_al.,2023;Kalaitzaki_et_al.,2022;Kalaitzaki_et_al.,2023;Lan_et_al.,2023;Lau_et_al.,2021;Lewis_et_al.,2022;Lyu_et_al.,2021;Morales_et_al.,2023;Mo_et_al.,2022;Northfield_&amp;_Johnston,2021;Tu_et_al.,2023;Ulset_&amp;_von Soest,2022;Vazquez_et_al.,2022;Wang_et_al.,2023;Willey_et_al.,2022;Yao_et_al.,2023;Yeung_et_al.,2022;Yildiz,2021;Zhang_et_al.,2021;Zhou_et_al.,2020) involving 42,386 participants. The finding of main analysis indicates that the positive result could derive from the catastrophic event that imposed existential crisis despite heterogeneity (</w:t>
      </w:r>
      <w:r w:rsidRPr="00ED4E31">
        <w:rPr>
          <w:rFonts w:ascii="Times New Roman" w:hAnsi="Times New Roman" w:cs="Times New Roman"/>
          <w:i/>
          <w:iCs/>
          <w:sz w:val="24"/>
          <w:szCs w:val="24"/>
        </w:rPr>
        <w:t xml:space="preserve">I </w:t>
      </w:r>
      <w:r w:rsidRPr="00ED4E31">
        <w:rPr>
          <w:rFonts w:ascii="Times New Roman" w:hAnsi="Times New Roman" w:cs="Times New Roman"/>
          <w:sz w:val="24"/>
          <w:szCs w:val="24"/>
        </w:rPr>
        <w:t xml:space="preserve">statistic of 99.72%). </w:t>
      </w:r>
    </w:p>
    <w:p w14:paraId="3D1ED5A3" w14:textId="44D8DE70" w:rsidR="00822D77" w:rsidRPr="00ED4E31" w:rsidRDefault="00822D77" w:rsidP="00822D77">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Selected studies cover research being conducted in the United States and beyond with high and low incomes, coming across diverse populations in four post-popularized continents, and involving patients, health care providers, students, veterans, and general populations from four continents. The current review thus provides compelling evidence for Covid-19-associated PTG over three years since late 2019. The affected global populations could become stronger after experiencing the deadly challenge of a pandemic diseases, as was shown in other chronic ailments with certain life risks</w:t>
      </w:r>
      <w:r w:rsidR="00D64C77">
        <w:rPr>
          <w:rFonts w:ascii="Times New Roman" w:hAnsi="Times New Roman" w:cs="Times New Roman"/>
          <w:sz w:val="24"/>
          <w:szCs w:val="24"/>
        </w:rPr>
        <w:t xml:space="preserve"> </w:t>
      </w:r>
      <w:r w:rsidRPr="00ED4E31">
        <w:rPr>
          <w:rFonts w:ascii="Times New Roman" w:hAnsi="Times New Roman" w:cs="Times New Roman"/>
          <w:sz w:val="24"/>
          <w:szCs w:val="24"/>
        </w:rPr>
        <w:t>(</w:t>
      </w:r>
      <w:r w:rsidRPr="00ED4E31">
        <w:rPr>
          <w:rFonts w:ascii="Times New Roman" w:hAnsi="Times New Roman" w:cs="Times New Roman"/>
          <w:sz w:val="24"/>
          <w:szCs w:val="24"/>
          <w:shd w:val="clear" w:color="auto" w:fill="FFFFFF"/>
        </w:rPr>
        <w:t>Ma_et_al.,2022;Pięta_&amp;_Rzeszutek,2022;</w:t>
      </w:r>
      <w:r w:rsidRPr="00ED4E31">
        <w:rPr>
          <w:rFonts w:ascii="Times New Roman" w:eastAsia="Times New Roman" w:hAnsi="Times New Roman" w:cs="Times New Roman"/>
          <w:sz w:val="24"/>
          <w:szCs w:val="24"/>
        </w:rPr>
        <w:t>Sawyer_et_al.,2010;Shand_et_al.,2015;Wang_et_al.,2022</w:t>
      </w:r>
      <w:r w:rsidRPr="00ED4E31">
        <w:rPr>
          <w:rFonts w:ascii="Times New Roman" w:hAnsi="Times New Roman" w:cs="Times New Roman"/>
          <w:sz w:val="24"/>
          <w:szCs w:val="24"/>
        </w:rPr>
        <w:t xml:space="preserve">). Different from those previously evident diseases, Covid-19 took lives of nurses and physicians who provided direct or indirect services of patients who were infected. </w:t>
      </w:r>
    </w:p>
    <w:p w14:paraId="62F69D30" w14:textId="4388562F" w:rsidR="00822D77" w:rsidRPr="00ED4E31" w:rsidRDefault="00822D77" w:rsidP="00822D77">
      <w:pPr>
        <w:autoSpaceDE w:val="0"/>
        <w:autoSpaceDN w:val="0"/>
        <w:adjustRightInd w:val="0"/>
        <w:spacing w:line="480" w:lineRule="auto"/>
        <w:contextualSpacing/>
        <w:rPr>
          <w:rFonts w:ascii="Times New Roman" w:hAnsi="Times New Roman" w:cs="Times New Roman"/>
          <w:sz w:val="24"/>
          <w:szCs w:val="24"/>
        </w:rPr>
      </w:pPr>
      <w:r w:rsidRPr="00ED4E31">
        <w:rPr>
          <w:rFonts w:ascii="Times New Roman" w:hAnsi="Times New Roman" w:cs="Times New Roman"/>
          <w:sz w:val="24"/>
          <w:szCs w:val="24"/>
        </w:rPr>
        <w:lastRenderedPageBreak/>
        <w:t>Nevertheless, the meta-analysis found no significant association between PTG and five risk/protective factors (Anxiety, Depression, Social Support, and Religion). This surprise result suggests that more concise analysis should be done to identify these relationships across diverse populations or roles during the pandemic so as to facilitate better intervention and prevention in the future. Twenty-two of selected study has demonstrated the mental health damage of Covid 19 in this analysis (</w:t>
      </w:r>
      <w:proofErr w:type="spellStart"/>
      <w:r w:rsidRPr="00ED4E31">
        <w:rPr>
          <w:rFonts w:ascii="Times New Roman" w:hAnsi="Times New Roman" w:cs="Times New Roman"/>
          <w:sz w:val="24"/>
          <w:szCs w:val="24"/>
        </w:rPr>
        <w:t>Adjorlolo_et_al</w:t>
      </w:r>
      <w:proofErr w:type="spellEnd"/>
      <w:r w:rsidRPr="00ED4E31">
        <w:rPr>
          <w:rFonts w:ascii="Times New Roman" w:hAnsi="Times New Roman" w:cs="Times New Roman"/>
          <w:sz w:val="24"/>
          <w:szCs w:val="24"/>
        </w:rPr>
        <w:t>.,</w:t>
      </w:r>
      <w:r w:rsidR="00333BE6">
        <w:rPr>
          <w:rFonts w:ascii="Times New Roman" w:hAnsi="Times New Roman" w:cs="Times New Roman"/>
          <w:sz w:val="24"/>
          <w:szCs w:val="24"/>
        </w:rPr>
        <w:t xml:space="preserve"> </w:t>
      </w:r>
      <w:r w:rsidRPr="00ED4E31">
        <w:rPr>
          <w:rFonts w:ascii="Times New Roman" w:hAnsi="Times New Roman" w:cs="Times New Roman"/>
          <w:sz w:val="24"/>
          <w:szCs w:val="24"/>
        </w:rPr>
        <w:t xml:space="preserve">2022; </w:t>
      </w:r>
      <w:proofErr w:type="spellStart"/>
      <w:r w:rsidRPr="00ED4E31">
        <w:rPr>
          <w:rFonts w:ascii="Times New Roman" w:hAnsi="Times New Roman" w:cs="Times New Roman"/>
          <w:sz w:val="24"/>
          <w:szCs w:val="24"/>
        </w:rPr>
        <w:t>Arnout</w:t>
      </w:r>
      <w:proofErr w:type="spellEnd"/>
      <w:r w:rsidRPr="00ED4E31">
        <w:rPr>
          <w:rFonts w:ascii="Times New Roman" w:hAnsi="Times New Roman" w:cs="Times New Roman"/>
          <w:sz w:val="24"/>
          <w:szCs w:val="24"/>
        </w:rPr>
        <w:t>_&amp;_Al‐</w:t>
      </w:r>
      <w:proofErr w:type="spellStart"/>
      <w:r w:rsidRPr="00ED4E31">
        <w:rPr>
          <w:rFonts w:ascii="Times New Roman" w:hAnsi="Times New Roman" w:cs="Times New Roman"/>
          <w:sz w:val="24"/>
          <w:szCs w:val="24"/>
        </w:rPr>
        <w:t>Sufyani</w:t>
      </w:r>
      <w:proofErr w:type="spellEnd"/>
      <w:r w:rsidRPr="00ED4E31">
        <w:rPr>
          <w:rFonts w:ascii="Times New Roman" w:hAnsi="Times New Roman" w:cs="Times New Roman"/>
          <w:sz w:val="24"/>
          <w:szCs w:val="24"/>
        </w:rPr>
        <w:t>,</w:t>
      </w:r>
      <w:r w:rsidR="00333BE6">
        <w:rPr>
          <w:rFonts w:ascii="Times New Roman" w:hAnsi="Times New Roman" w:cs="Times New Roman"/>
          <w:sz w:val="24"/>
          <w:szCs w:val="24"/>
        </w:rPr>
        <w:t xml:space="preserve"> </w:t>
      </w:r>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Barnicot_et_al</w:t>
      </w:r>
      <w:proofErr w:type="spellEnd"/>
      <w:r w:rsidRPr="00ED4E31">
        <w:rPr>
          <w:rFonts w:ascii="Times New Roman" w:hAnsi="Times New Roman" w:cs="Times New Roman"/>
          <w:sz w:val="24"/>
          <w:szCs w:val="24"/>
        </w:rPr>
        <w:t>,</w:t>
      </w:r>
      <w:r w:rsidR="00333BE6">
        <w:rPr>
          <w:rFonts w:ascii="Times New Roman" w:hAnsi="Times New Roman" w:cs="Times New Roman"/>
          <w:sz w:val="24"/>
          <w:szCs w:val="24"/>
        </w:rPr>
        <w:t xml:space="preserve"> </w:t>
      </w:r>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Castiglioni_et._al</w:t>
      </w:r>
      <w:proofErr w:type="spellEnd"/>
      <w:r w:rsidRPr="00ED4E31">
        <w:rPr>
          <w:rFonts w:ascii="Times New Roman" w:hAnsi="Times New Roman" w:cs="Times New Roman"/>
          <w:sz w:val="24"/>
          <w:szCs w:val="24"/>
        </w:rPr>
        <w:t>,</w:t>
      </w:r>
      <w:r w:rsidR="005C20DC">
        <w:rPr>
          <w:rFonts w:ascii="Times New Roman" w:hAnsi="Times New Roman" w:cs="Times New Roman"/>
          <w:sz w:val="24"/>
          <w:szCs w:val="24"/>
        </w:rPr>
        <w:t xml:space="preserve"> </w:t>
      </w:r>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Chasson_et_al</w:t>
      </w:r>
      <w:proofErr w:type="spellEnd"/>
      <w:r w:rsidRPr="00ED4E31">
        <w:rPr>
          <w:rFonts w:ascii="Times New Roman" w:hAnsi="Times New Roman" w:cs="Times New Roman"/>
          <w:sz w:val="24"/>
          <w:szCs w:val="24"/>
        </w:rPr>
        <w:t>.,</w:t>
      </w:r>
      <w:r w:rsidR="005A211B">
        <w:rPr>
          <w:rFonts w:ascii="Times New Roman" w:hAnsi="Times New Roman" w:cs="Times New Roman"/>
          <w:sz w:val="24"/>
          <w:szCs w:val="24"/>
        </w:rPr>
        <w:t xml:space="preserve"> </w:t>
      </w:r>
      <w:r w:rsidRPr="00ED4E31">
        <w:rPr>
          <w:rFonts w:ascii="Times New Roman" w:hAnsi="Times New Roman" w:cs="Times New Roman"/>
          <w:sz w:val="24"/>
          <w:szCs w:val="24"/>
        </w:rPr>
        <w:t xml:space="preserve">2022; </w:t>
      </w:r>
      <w:proofErr w:type="spellStart"/>
      <w:r w:rsidRPr="00ED4E31">
        <w:rPr>
          <w:rFonts w:ascii="Times New Roman" w:hAnsi="Times New Roman" w:cs="Times New Roman"/>
          <w:sz w:val="24"/>
          <w:szCs w:val="24"/>
        </w:rPr>
        <w:t>Chen_&amp;_Tang</w:t>
      </w:r>
      <w:proofErr w:type="spellEnd"/>
      <w:r w:rsidRPr="00ED4E31">
        <w:rPr>
          <w:rFonts w:ascii="Times New Roman" w:hAnsi="Times New Roman" w:cs="Times New Roman"/>
          <w:sz w:val="24"/>
          <w:szCs w:val="24"/>
        </w:rPr>
        <w:t>,</w:t>
      </w:r>
      <w:r w:rsidR="00CD7DD3">
        <w:rPr>
          <w:rFonts w:ascii="Times New Roman" w:hAnsi="Times New Roman" w:cs="Times New Roman"/>
          <w:sz w:val="24"/>
          <w:szCs w:val="24"/>
        </w:rPr>
        <w:t xml:space="preserve"> </w:t>
      </w:r>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Chen_et_al</w:t>
      </w:r>
      <w:proofErr w:type="spellEnd"/>
      <w:r w:rsidRPr="00ED4E31">
        <w:rPr>
          <w:rFonts w:ascii="Times New Roman" w:hAnsi="Times New Roman" w:cs="Times New Roman"/>
          <w:sz w:val="24"/>
          <w:szCs w:val="24"/>
        </w:rPr>
        <w:t>.,</w:t>
      </w:r>
      <w:r w:rsidR="0026006E">
        <w:rPr>
          <w:rFonts w:ascii="Times New Roman" w:hAnsi="Times New Roman" w:cs="Times New Roman"/>
          <w:sz w:val="24"/>
          <w:szCs w:val="24"/>
        </w:rPr>
        <w:t xml:space="preserve"> </w:t>
      </w:r>
      <w:r w:rsidRPr="00ED4E31">
        <w:rPr>
          <w:rFonts w:ascii="Times New Roman" w:hAnsi="Times New Roman" w:cs="Times New Roman"/>
          <w:sz w:val="24"/>
          <w:szCs w:val="24"/>
        </w:rPr>
        <w:t xml:space="preserve">2020; </w:t>
      </w:r>
      <w:proofErr w:type="spellStart"/>
      <w:r w:rsidRPr="00ED4E31">
        <w:rPr>
          <w:rFonts w:ascii="Times New Roman" w:hAnsi="Times New Roman" w:cs="Times New Roman"/>
          <w:sz w:val="24"/>
          <w:szCs w:val="24"/>
        </w:rPr>
        <w:t>Das_et_al</w:t>
      </w:r>
      <w:proofErr w:type="spellEnd"/>
      <w:r w:rsidRPr="00ED4E31">
        <w:rPr>
          <w:rFonts w:ascii="Times New Roman" w:hAnsi="Times New Roman" w:cs="Times New Roman"/>
          <w:sz w:val="24"/>
          <w:szCs w:val="24"/>
        </w:rPr>
        <w:t>.,</w:t>
      </w:r>
      <w:r w:rsidR="006010DB">
        <w:rPr>
          <w:rFonts w:ascii="Times New Roman" w:hAnsi="Times New Roman" w:cs="Times New Roman"/>
          <w:sz w:val="24"/>
          <w:szCs w:val="24"/>
        </w:rPr>
        <w:t xml:space="preserve"> </w:t>
      </w:r>
      <w:r w:rsidRPr="00ED4E31">
        <w:rPr>
          <w:rFonts w:ascii="Times New Roman" w:hAnsi="Times New Roman" w:cs="Times New Roman"/>
          <w:sz w:val="24"/>
          <w:szCs w:val="24"/>
        </w:rPr>
        <w:t>2023; El-</w:t>
      </w:r>
      <w:proofErr w:type="spellStart"/>
      <w:r w:rsidRPr="00ED4E31">
        <w:rPr>
          <w:rFonts w:ascii="Times New Roman" w:hAnsi="Times New Roman" w:cs="Times New Roman"/>
          <w:sz w:val="24"/>
          <w:szCs w:val="24"/>
        </w:rPr>
        <w:t>Khoury_Malhame_et_al</w:t>
      </w:r>
      <w:proofErr w:type="spellEnd"/>
      <w:r w:rsidRPr="00ED4E31">
        <w:rPr>
          <w:rFonts w:ascii="Times New Roman" w:hAnsi="Times New Roman" w:cs="Times New Roman"/>
          <w:sz w:val="24"/>
          <w:szCs w:val="24"/>
        </w:rPr>
        <w:t>.,</w:t>
      </w:r>
      <w:r w:rsidR="00477BF6">
        <w:rPr>
          <w:rFonts w:ascii="Times New Roman" w:hAnsi="Times New Roman" w:cs="Times New Roman"/>
          <w:sz w:val="24"/>
          <w:szCs w:val="24"/>
        </w:rPr>
        <w:t xml:space="preserve"> </w:t>
      </w:r>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Kalaitzaki_et_al</w:t>
      </w:r>
      <w:proofErr w:type="spellEnd"/>
      <w:r w:rsidRPr="00ED4E31">
        <w:rPr>
          <w:rFonts w:ascii="Times New Roman" w:hAnsi="Times New Roman" w:cs="Times New Roman"/>
          <w:sz w:val="24"/>
          <w:szCs w:val="24"/>
        </w:rPr>
        <w:t>.,</w:t>
      </w:r>
      <w:r w:rsidR="00DF722A">
        <w:rPr>
          <w:rFonts w:ascii="Times New Roman" w:hAnsi="Times New Roman" w:cs="Times New Roman"/>
          <w:sz w:val="24"/>
          <w:szCs w:val="24"/>
        </w:rPr>
        <w:t xml:space="preserve"> </w:t>
      </w:r>
      <w:r w:rsidRPr="00ED4E31">
        <w:rPr>
          <w:rFonts w:ascii="Times New Roman" w:hAnsi="Times New Roman" w:cs="Times New Roman"/>
          <w:sz w:val="24"/>
          <w:szCs w:val="24"/>
        </w:rPr>
        <w:t xml:space="preserve">2022; </w:t>
      </w:r>
      <w:proofErr w:type="spellStart"/>
      <w:r w:rsidRPr="00ED4E31">
        <w:rPr>
          <w:rFonts w:ascii="Times New Roman" w:hAnsi="Times New Roman" w:cs="Times New Roman"/>
          <w:sz w:val="24"/>
          <w:szCs w:val="24"/>
        </w:rPr>
        <w:t>Lan_et_al</w:t>
      </w:r>
      <w:proofErr w:type="spellEnd"/>
      <w:r w:rsidRPr="00ED4E31">
        <w:rPr>
          <w:rFonts w:ascii="Times New Roman" w:hAnsi="Times New Roman" w:cs="Times New Roman"/>
          <w:sz w:val="24"/>
          <w:szCs w:val="24"/>
        </w:rPr>
        <w:t>,</w:t>
      </w:r>
      <w:r w:rsidR="003B0956">
        <w:rPr>
          <w:rFonts w:ascii="Times New Roman" w:hAnsi="Times New Roman" w:cs="Times New Roman"/>
          <w:sz w:val="24"/>
          <w:szCs w:val="24"/>
        </w:rPr>
        <w:t xml:space="preserve"> </w:t>
      </w:r>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Lau_et_al</w:t>
      </w:r>
      <w:proofErr w:type="spellEnd"/>
      <w:r w:rsidRPr="00ED4E31">
        <w:rPr>
          <w:rFonts w:ascii="Times New Roman" w:hAnsi="Times New Roman" w:cs="Times New Roman"/>
          <w:sz w:val="24"/>
          <w:szCs w:val="24"/>
        </w:rPr>
        <w:t>.,</w:t>
      </w:r>
      <w:r w:rsidR="00D8252B">
        <w:rPr>
          <w:rFonts w:ascii="Times New Roman" w:hAnsi="Times New Roman" w:cs="Times New Roman"/>
          <w:sz w:val="24"/>
          <w:szCs w:val="24"/>
        </w:rPr>
        <w:t xml:space="preserve"> </w:t>
      </w:r>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Lewis_et_al</w:t>
      </w:r>
      <w:proofErr w:type="spellEnd"/>
      <w:r w:rsidRPr="00ED4E31">
        <w:rPr>
          <w:rFonts w:ascii="Times New Roman" w:hAnsi="Times New Roman" w:cs="Times New Roman"/>
          <w:sz w:val="24"/>
          <w:szCs w:val="24"/>
        </w:rPr>
        <w:t xml:space="preserve">. ,2022; Mo ,2022; </w:t>
      </w:r>
      <w:proofErr w:type="spellStart"/>
      <w:r w:rsidRPr="00ED4E31">
        <w:rPr>
          <w:rFonts w:ascii="Times New Roman" w:hAnsi="Times New Roman" w:cs="Times New Roman"/>
          <w:sz w:val="24"/>
          <w:szCs w:val="24"/>
        </w:rPr>
        <w:t>Morales_et_al</w:t>
      </w:r>
      <w:proofErr w:type="spellEnd"/>
      <w:r w:rsidRPr="00ED4E31">
        <w:rPr>
          <w:rFonts w:ascii="Times New Roman" w:hAnsi="Times New Roman" w:cs="Times New Roman"/>
          <w:sz w:val="24"/>
          <w:szCs w:val="24"/>
        </w:rPr>
        <w:t>,</w:t>
      </w:r>
      <w:r w:rsidR="001C5731">
        <w:rPr>
          <w:rFonts w:ascii="Times New Roman" w:hAnsi="Times New Roman" w:cs="Times New Roman"/>
          <w:sz w:val="24"/>
          <w:szCs w:val="24"/>
        </w:rPr>
        <w:t xml:space="preserve"> </w:t>
      </w:r>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Tu_et_al</w:t>
      </w:r>
      <w:proofErr w:type="spellEnd"/>
      <w:r w:rsidRPr="00ED4E31">
        <w:rPr>
          <w:rFonts w:ascii="Times New Roman" w:hAnsi="Times New Roman" w:cs="Times New Roman"/>
          <w:sz w:val="24"/>
          <w:szCs w:val="24"/>
        </w:rPr>
        <w:t>.,</w:t>
      </w:r>
      <w:r w:rsidR="006502EB">
        <w:rPr>
          <w:rFonts w:ascii="Times New Roman" w:hAnsi="Times New Roman" w:cs="Times New Roman"/>
          <w:sz w:val="24"/>
          <w:szCs w:val="24"/>
        </w:rPr>
        <w:t xml:space="preserve"> </w:t>
      </w:r>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Ulset</w:t>
      </w:r>
      <w:proofErr w:type="spellEnd"/>
      <w:r w:rsidRPr="00ED4E31">
        <w:rPr>
          <w:rFonts w:ascii="Times New Roman" w:hAnsi="Times New Roman" w:cs="Times New Roman"/>
          <w:sz w:val="24"/>
          <w:szCs w:val="24"/>
        </w:rPr>
        <w:t>_&amp;_</w:t>
      </w:r>
      <w:proofErr w:type="spellStart"/>
      <w:r w:rsidRPr="00ED4E31">
        <w:rPr>
          <w:rFonts w:ascii="Times New Roman" w:hAnsi="Times New Roman" w:cs="Times New Roman"/>
          <w:sz w:val="24"/>
          <w:szCs w:val="24"/>
        </w:rPr>
        <w:t>Soest</w:t>
      </w:r>
      <w:proofErr w:type="spellEnd"/>
      <w:r w:rsidRPr="00ED4E31">
        <w:rPr>
          <w:rFonts w:ascii="Times New Roman" w:hAnsi="Times New Roman" w:cs="Times New Roman"/>
          <w:sz w:val="24"/>
          <w:szCs w:val="24"/>
        </w:rPr>
        <w:t xml:space="preserve"> ,2022; </w:t>
      </w:r>
      <w:proofErr w:type="spellStart"/>
      <w:r w:rsidRPr="00ED4E31">
        <w:rPr>
          <w:rFonts w:ascii="Times New Roman" w:hAnsi="Times New Roman" w:cs="Times New Roman"/>
          <w:sz w:val="24"/>
          <w:szCs w:val="24"/>
        </w:rPr>
        <w:t>Vazquez_et_al</w:t>
      </w:r>
      <w:proofErr w:type="spellEnd"/>
      <w:r w:rsidRPr="00ED4E31">
        <w:rPr>
          <w:rFonts w:ascii="Times New Roman" w:hAnsi="Times New Roman" w:cs="Times New Roman"/>
          <w:sz w:val="24"/>
          <w:szCs w:val="24"/>
        </w:rPr>
        <w:t>.,</w:t>
      </w:r>
      <w:r w:rsidR="00782DBB">
        <w:rPr>
          <w:rFonts w:ascii="Times New Roman" w:hAnsi="Times New Roman" w:cs="Times New Roman"/>
          <w:sz w:val="24"/>
          <w:szCs w:val="24"/>
        </w:rPr>
        <w:t xml:space="preserve"> </w:t>
      </w:r>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Wang_et._al</w:t>
      </w:r>
      <w:proofErr w:type="spellEnd"/>
      <w:r w:rsidRPr="00ED4E31">
        <w:rPr>
          <w:rFonts w:ascii="Times New Roman" w:hAnsi="Times New Roman" w:cs="Times New Roman"/>
          <w:sz w:val="24"/>
          <w:szCs w:val="24"/>
        </w:rPr>
        <w:t>,</w:t>
      </w:r>
      <w:r w:rsidR="00B26BBA">
        <w:rPr>
          <w:rFonts w:ascii="Times New Roman" w:hAnsi="Times New Roman" w:cs="Times New Roman"/>
          <w:sz w:val="24"/>
          <w:szCs w:val="24"/>
        </w:rPr>
        <w:t xml:space="preserve"> </w:t>
      </w:r>
      <w:r w:rsidRPr="00ED4E31">
        <w:rPr>
          <w:rFonts w:ascii="Times New Roman" w:hAnsi="Times New Roman" w:cs="Times New Roman"/>
          <w:sz w:val="24"/>
          <w:szCs w:val="24"/>
        </w:rPr>
        <w:t xml:space="preserve">2023; </w:t>
      </w:r>
      <w:proofErr w:type="spellStart"/>
      <w:r w:rsidRPr="00ED4E31">
        <w:rPr>
          <w:rFonts w:ascii="Times New Roman" w:hAnsi="Times New Roman" w:cs="Times New Roman"/>
          <w:sz w:val="24"/>
          <w:szCs w:val="24"/>
        </w:rPr>
        <w:t>Willey_et_al</w:t>
      </w:r>
      <w:proofErr w:type="spellEnd"/>
      <w:r w:rsidRPr="00ED4E31">
        <w:rPr>
          <w:rFonts w:ascii="Times New Roman" w:hAnsi="Times New Roman" w:cs="Times New Roman"/>
          <w:sz w:val="24"/>
          <w:szCs w:val="24"/>
        </w:rPr>
        <w:t>.,</w:t>
      </w:r>
      <w:r w:rsidR="008E44CC">
        <w:rPr>
          <w:rFonts w:ascii="Times New Roman" w:hAnsi="Times New Roman" w:cs="Times New Roman"/>
          <w:sz w:val="24"/>
          <w:szCs w:val="24"/>
        </w:rPr>
        <w:t xml:space="preserve"> </w:t>
      </w:r>
      <w:r w:rsidRPr="00ED4E31">
        <w:rPr>
          <w:rFonts w:ascii="Times New Roman" w:hAnsi="Times New Roman" w:cs="Times New Roman"/>
          <w:sz w:val="24"/>
          <w:szCs w:val="24"/>
        </w:rPr>
        <w:t xml:space="preserve">2022; </w:t>
      </w:r>
      <w:proofErr w:type="spellStart"/>
      <w:r w:rsidRPr="00ED4E31">
        <w:rPr>
          <w:rFonts w:ascii="Times New Roman" w:hAnsi="Times New Roman" w:cs="Times New Roman"/>
          <w:sz w:val="24"/>
          <w:szCs w:val="24"/>
        </w:rPr>
        <w:t>Zhang_et_al</w:t>
      </w:r>
      <w:proofErr w:type="spellEnd"/>
      <w:r w:rsidRPr="00ED4E31">
        <w:rPr>
          <w:rFonts w:ascii="Times New Roman" w:hAnsi="Times New Roman" w:cs="Times New Roman"/>
          <w:sz w:val="24"/>
          <w:szCs w:val="24"/>
        </w:rPr>
        <w:t>.,</w:t>
      </w:r>
      <w:r w:rsidR="00327ECE">
        <w:rPr>
          <w:rFonts w:ascii="Times New Roman" w:hAnsi="Times New Roman" w:cs="Times New Roman"/>
          <w:sz w:val="24"/>
          <w:szCs w:val="24"/>
        </w:rPr>
        <w:t xml:space="preserve"> </w:t>
      </w:r>
      <w:r w:rsidRPr="00ED4E31">
        <w:rPr>
          <w:rFonts w:ascii="Times New Roman" w:hAnsi="Times New Roman" w:cs="Times New Roman"/>
          <w:sz w:val="24"/>
          <w:szCs w:val="24"/>
        </w:rPr>
        <w:t xml:space="preserve">2021; </w:t>
      </w:r>
      <w:proofErr w:type="spellStart"/>
      <w:r w:rsidRPr="00ED4E31">
        <w:rPr>
          <w:rFonts w:ascii="Times New Roman" w:hAnsi="Times New Roman" w:cs="Times New Roman"/>
          <w:sz w:val="24"/>
          <w:szCs w:val="24"/>
        </w:rPr>
        <w:t>Zhou_et_al</w:t>
      </w:r>
      <w:proofErr w:type="spellEnd"/>
      <w:r w:rsidRPr="00ED4E31">
        <w:rPr>
          <w:rFonts w:ascii="Times New Roman" w:hAnsi="Times New Roman" w:cs="Times New Roman"/>
          <w:sz w:val="24"/>
          <w:szCs w:val="24"/>
        </w:rPr>
        <w:t>.,</w:t>
      </w:r>
      <w:r w:rsidR="004F2557">
        <w:rPr>
          <w:rFonts w:ascii="Times New Roman" w:hAnsi="Times New Roman" w:cs="Times New Roman"/>
          <w:sz w:val="24"/>
          <w:szCs w:val="24"/>
        </w:rPr>
        <w:t xml:space="preserve"> </w:t>
      </w:r>
      <w:r w:rsidRPr="00ED4E31">
        <w:rPr>
          <w:rFonts w:ascii="Times New Roman" w:hAnsi="Times New Roman" w:cs="Times New Roman"/>
          <w:sz w:val="24"/>
          <w:szCs w:val="24"/>
        </w:rPr>
        <w:t>2020). Observed PTG indicates the renewal of worldview, including restoration of meaning and purpose. Individuals high in growth could possess other unrevealed psychosocial strengths or traits, motivationally, behaviorally, and affectively. This negative finding does not end but calls for a new level of clinical awareness and investigation after the Covid-19 survival.</w:t>
      </w:r>
    </w:p>
    <w:p w14:paraId="4E1B7583" w14:textId="77777777" w:rsidR="00FE2182" w:rsidRPr="00ED4E31" w:rsidRDefault="00E81BC5">
      <w:pPr>
        <w:tabs>
          <w:tab w:val="left" w:pos="2745"/>
          <w:tab w:val="left" w:pos="3645"/>
        </w:tabs>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Clinical Significance</w:t>
      </w:r>
      <w:r w:rsidRPr="00ED4E31">
        <w:rPr>
          <w:rFonts w:ascii="Times New Roman" w:hAnsi="Times New Roman" w:cs="Times New Roman"/>
          <w:b/>
          <w:bCs/>
          <w:sz w:val="24"/>
          <w:szCs w:val="24"/>
        </w:rPr>
        <w:tab/>
      </w:r>
      <w:r w:rsidRPr="00ED4E31">
        <w:rPr>
          <w:rFonts w:ascii="Times New Roman" w:hAnsi="Times New Roman" w:cs="Times New Roman"/>
          <w:b/>
          <w:bCs/>
          <w:sz w:val="24"/>
          <w:szCs w:val="24"/>
        </w:rPr>
        <w:tab/>
      </w:r>
    </w:p>
    <w:p w14:paraId="0329FFF7" w14:textId="195121C2" w:rsidR="00106AB3" w:rsidRPr="00ED4E31" w:rsidRDefault="00E81BC5" w:rsidP="00106AB3">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The pooled international evidence </w:t>
      </w:r>
      <w:r w:rsidR="009824C8" w:rsidRPr="00ED4E31">
        <w:rPr>
          <w:rFonts w:ascii="Times New Roman" w:hAnsi="Times New Roman" w:cs="Times New Roman"/>
          <w:sz w:val="24"/>
          <w:szCs w:val="24"/>
        </w:rPr>
        <w:t xml:space="preserve">on Covid-based PTG </w:t>
      </w:r>
      <w:r w:rsidRPr="00ED4E31">
        <w:rPr>
          <w:rFonts w:ascii="Times New Roman" w:hAnsi="Times New Roman" w:cs="Times New Roman"/>
          <w:sz w:val="24"/>
          <w:szCs w:val="24"/>
        </w:rPr>
        <w:t>point</w:t>
      </w:r>
      <w:r w:rsidR="009824C8" w:rsidRPr="00ED4E31">
        <w:rPr>
          <w:rFonts w:ascii="Times New Roman" w:hAnsi="Times New Roman" w:cs="Times New Roman"/>
          <w:sz w:val="24"/>
          <w:szCs w:val="24"/>
        </w:rPr>
        <w:t>s</w:t>
      </w:r>
      <w:r w:rsidRPr="00ED4E31">
        <w:rPr>
          <w:rFonts w:ascii="Times New Roman" w:hAnsi="Times New Roman" w:cs="Times New Roman"/>
          <w:sz w:val="24"/>
          <w:szCs w:val="24"/>
        </w:rPr>
        <w:t xml:space="preserve"> to three </w:t>
      </w:r>
      <w:r w:rsidR="00122272" w:rsidRPr="00ED4E31">
        <w:rPr>
          <w:rFonts w:ascii="Times New Roman" w:hAnsi="Times New Roman" w:cs="Times New Roman"/>
          <w:sz w:val="24"/>
          <w:szCs w:val="24"/>
        </w:rPr>
        <w:t xml:space="preserve">potential directions </w:t>
      </w:r>
      <w:r w:rsidRPr="00ED4E31">
        <w:rPr>
          <w:rFonts w:ascii="Times New Roman" w:hAnsi="Times New Roman" w:cs="Times New Roman"/>
          <w:sz w:val="24"/>
          <w:szCs w:val="24"/>
        </w:rPr>
        <w:t xml:space="preserve">for future </w:t>
      </w:r>
      <w:r w:rsidR="00122272" w:rsidRPr="00ED4E31">
        <w:rPr>
          <w:rFonts w:ascii="Times New Roman" w:hAnsi="Times New Roman" w:cs="Times New Roman"/>
          <w:sz w:val="24"/>
          <w:szCs w:val="24"/>
        </w:rPr>
        <w:t>pandemic health</w:t>
      </w:r>
      <w:r w:rsidRPr="00ED4E31">
        <w:rPr>
          <w:rFonts w:ascii="Times New Roman" w:hAnsi="Times New Roman" w:cs="Times New Roman"/>
          <w:sz w:val="24"/>
          <w:szCs w:val="24"/>
        </w:rPr>
        <w:t xml:space="preserve"> care </w:t>
      </w:r>
      <w:r w:rsidR="00122272" w:rsidRPr="00ED4E31">
        <w:rPr>
          <w:rFonts w:ascii="Times New Roman" w:hAnsi="Times New Roman" w:cs="Times New Roman"/>
          <w:sz w:val="24"/>
          <w:szCs w:val="24"/>
        </w:rPr>
        <w:t>and investigation</w:t>
      </w:r>
      <w:r w:rsidRPr="00ED4E31">
        <w:rPr>
          <w:rFonts w:ascii="Times New Roman" w:hAnsi="Times New Roman" w:cs="Times New Roman"/>
          <w:sz w:val="24"/>
          <w:szCs w:val="24"/>
        </w:rPr>
        <w:t xml:space="preserve">. First, </w:t>
      </w:r>
      <w:r w:rsidR="007B2979" w:rsidRPr="00ED4E31">
        <w:rPr>
          <w:rFonts w:ascii="Times New Roman" w:hAnsi="Times New Roman" w:cs="Times New Roman"/>
          <w:sz w:val="24"/>
          <w:szCs w:val="24"/>
        </w:rPr>
        <w:t xml:space="preserve">this systematic review involves </w:t>
      </w:r>
      <w:r w:rsidRPr="00ED4E31">
        <w:rPr>
          <w:rFonts w:ascii="Times New Roman" w:hAnsi="Times New Roman" w:cs="Times New Roman"/>
          <w:sz w:val="24"/>
          <w:szCs w:val="24"/>
        </w:rPr>
        <w:t xml:space="preserve">considerable variability in study samples, </w:t>
      </w:r>
      <w:r w:rsidR="007B2979" w:rsidRPr="00ED4E31">
        <w:rPr>
          <w:rFonts w:ascii="Times New Roman" w:hAnsi="Times New Roman" w:cs="Times New Roman"/>
          <w:sz w:val="24"/>
          <w:szCs w:val="24"/>
        </w:rPr>
        <w:t>global</w:t>
      </w:r>
      <w:r w:rsidR="00106AB3" w:rsidRPr="00ED4E31">
        <w:rPr>
          <w:rFonts w:ascii="Times New Roman" w:hAnsi="Times New Roman" w:cs="Times New Roman"/>
          <w:sz w:val="24"/>
          <w:szCs w:val="24"/>
        </w:rPr>
        <w:t xml:space="preserve"> </w:t>
      </w:r>
      <w:r w:rsidR="007B2979" w:rsidRPr="00ED4E31">
        <w:rPr>
          <w:rFonts w:ascii="Times New Roman" w:hAnsi="Times New Roman" w:cs="Times New Roman"/>
          <w:sz w:val="24"/>
          <w:szCs w:val="24"/>
        </w:rPr>
        <w:t>locations</w:t>
      </w:r>
      <w:r w:rsidRPr="00ED4E31">
        <w:rPr>
          <w:rFonts w:ascii="Times New Roman" w:hAnsi="Times New Roman" w:cs="Times New Roman"/>
          <w:sz w:val="24"/>
          <w:szCs w:val="24"/>
        </w:rPr>
        <w:t xml:space="preserve">, age range, </w:t>
      </w:r>
      <w:r w:rsidR="007B2979" w:rsidRPr="00ED4E31">
        <w:rPr>
          <w:rFonts w:ascii="Times New Roman" w:hAnsi="Times New Roman" w:cs="Times New Roman"/>
          <w:sz w:val="24"/>
          <w:szCs w:val="24"/>
        </w:rPr>
        <w:t xml:space="preserve">and </w:t>
      </w:r>
      <w:r w:rsidRPr="00ED4E31">
        <w:rPr>
          <w:rFonts w:ascii="Times New Roman" w:hAnsi="Times New Roman" w:cs="Times New Roman"/>
          <w:sz w:val="24"/>
          <w:szCs w:val="24"/>
        </w:rPr>
        <w:t>cultural diversity</w:t>
      </w:r>
      <w:r w:rsidR="00F76218" w:rsidRPr="00ED4E31">
        <w:rPr>
          <w:rFonts w:ascii="Times New Roman" w:hAnsi="Times New Roman" w:cs="Times New Roman"/>
          <w:sz w:val="24"/>
          <w:szCs w:val="24"/>
        </w:rPr>
        <w:t>.</w:t>
      </w:r>
      <w:r w:rsidRPr="00ED4E31">
        <w:rPr>
          <w:rFonts w:ascii="Times New Roman" w:hAnsi="Times New Roman" w:cs="Times New Roman"/>
          <w:sz w:val="24"/>
          <w:szCs w:val="24"/>
        </w:rPr>
        <w:t xml:space="preserve"> The consistent</w:t>
      </w:r>
      <w:r w:rsidR="00754554" w:rsidRPr="00ED4E31">
        <w:rPr>
          <w:rFonts w:ascii="Times New Roman" w:hAnsi="Times New Roman" w:cs="Times New Roman"/>
          <w:sz w:val="24"/>
          <w:szCs w:val="24"/>
        </w:rPr>
        <w:t xml:space="preserve"> </w:t>
      </w:r>
      <w:r w:rsidR="007A72A9" w:rsidRPr="00ED4E31">
        <w:rPr>
          <w:rFonts w:ascii="Times New Roman" w:hAnsi="Times New Roman" w:cs="Times New Roman"/>
          <w:sz w:val="24"/>
          <w:szCs w:val="24"/>
        </w:rPr>
        <w:t>growth phenomenon</w:t>
      </w:r>
      <w:r w:rsidR="00B6387D" w:rsidRPr="00ED4E31">
        <w:rPr>
          <w:rFonts w:ascii="Times New Roman" w:hAnsi="Times New Roman" w:cs="Times New Roman"/>
          <w:sz w:val="24"/>
          <w:szCs w:val="24"/>
        </w:rPr>
        <w:t xml:space="preserve">, however, </w:t>
      </w:r>
      <w:r w:rsidRPr="00ED4E31">
        <w:rPr>
          <w:rFonts w:ascii="Times New Roman" w:hAnsi="Times New Roman" w:cs="Times New Roman"/>
          <w:sz w:val="24"/>
          <w:szCs w:val="24"/>
        </w:rPr>
        <w:t>suggest that the PTGI may be a suitable instrument for assessing th</w:t>
      </w:r>
      <w:r w:rsidR="007A72A9" w:rsidRPr="00ED4E31">
        <w:rPr>
          <w:rFonts w:ascii="Times New Roman" w:hAnsi="Times New Roman" w:cs="Times New Roman"/>
          <w:sz w:val="24"/>
          <w:szCs w:val="24"/>
        </w:rPr>
        <w:t>e</w:t>
      </w:r>
      <w:r w:rsidRPr="00ED4E31">
        <w:rPr>
          <w:rFonts w:ascii="Times New Roman" w:hAnsi="Times New Roman" w:cs="Times New Roman"/>
          <w:sz w:val="24"/>
          <w:szCs w:val="24"/>
        </w:rPr>
        <w:t xml:space="preserve"> positive outcome following </w:t>
      </w:r>
      <w:r w:rsidR="007A72A9" w:rsidRPr="00ED4E31">
        <w:rPr>
          <w:rFonts w:ascii="Times New Roman" w:hAnsi="Times New Roman" w:cs="Times New Roman"/>
          <w:sz w:val="24"/>
          <w:szCs w:val="24"/>
        </w:rPr>
        <w:t>Covid-19 and</w:t>
      </w:r>
      <w:r w:rsidR="00B6387D" w:rsidRPr="00ED4E31">
        <w:rPr>
          <w:rFonts w:ascii="Times New Roman" w:hAnsi="Times New Roman" w:cs="Times New Roman"/>
          <w:sz w:val="24"/>
          <w:szCs w:val="24"/>
        </w:rPr>
        <w:t xml:space="preserve"> similar</w:t>
      </w:r>
      <w:r w:rsidR="007A72A9" w:rsidRPr="00ED4E31">
        <w:rPr>
          <w:rFonts w:ascii="Times New Roman" w:hAnsi="Times New Roman" w:cs="Times New Roman"/>
          <w:sz w:val="24"/>
          <w:szCs w:val="24"/>
        </w:rPr>
        <w:t xml:space="preserve"> pandemics</w:t>
      </w:r>
      <w:r w:rsidRPr="00ED4E31">
        <w:rPr>
          <w:rFonts w:ascii="Times New Roman" w:hAnsi="Times New Roman" w:cs="Times New Roman"/>
          <w:sz w:val="24"/>
          <w:szCs w:val="24"/>
        </w:rPr>
        <w:t xml:space="preserve">. Further longitudinal </w:t>
      </w:r>
      <w:r w:rsidR="00B6387D" w:rsidRPr="00ED4E31">
        <w:rPr>
          <w:rFonts w:ascii="Times New Roman" w:hAnsi="Times New Roman" w:cs="Times New Roman"/>
          <w:sz w:val="24"/>
          <w:szCs w:val="24"/>
        </w:rPr>
        <w:t>research</w:t>
      </w:r>
      <w:r w:rsidRPr="00ED4E31">
        <w:rPr>
          <w:rFonts w:ascii="Times New Roman" w:hAnsi="Times New Roman" w:cs="Times New Roman"/>
          <w:sz w:val="24"/>
          <w:szCs w:val="24"/>
        </w:rPr>
        <w:t xml:space="preserve"> m</w:t>
      </w:r>
      <w:r w:rsidR="00B6387D" w:rsidRPr="00ED4E31">
        <w:rPr>
          <w:rFonts w:ascii="Times New Roman" w:hAnsi="Times New Roman" w:cs="Times New Roman"/>
          <w:sz w:val="24"/>
          <w:szCs w:val="24"/>
        </w:rPr>
        <w:t>ight</w:t>
      </w:r>
      <w:r w:rsidRPr="00ED4E31">
        <w:rPr>
          <w:rFonts w:ascii="Times New Roman" w:hAnsi="Times New Roman" w:cs="Times New Roman"/>
          <w:sz w:val="24"/>
          <w:szCs w:val="24"/>
        </w:rPr>
        <w:t xml:space="preserve"> provide more information for its </w:t>
      </w:r>
      <w:r w:rsidR="00B6387D" w:rsidRPr="00ED4E31">
        <w:rPr>
          <w:rFonts w:ascii="Times New Roman" w:hAnsi="Times New Roman" w:cs="Times New Roman"/>
          <w:sz w:val="24"/>
          <w:szCs w:val="24"/>
        </w:rPr>
        <w:t xml:space="preserve">application </w:t>
      </w:r>
      <w:r w:rsidRPr="00ED4E31">
        <w:rPr>
          <w:rFonts w:ascii="Times New Roman" w:hAnsi="Times New Roman" w:cs="Times New Roman"/>
          <w:sz w:val="24"/>
          <w:szCs w:val="24"/>
        </w:rPr>
        <w:t xml:space="preserve">as a tool </w:t>
      </w:r>
      <w:r w:rsidR="001766AB" w:rsidRPr="00ED4E31">
        <w:rPr>
          <w:rFonts w:ascii="Times New Roman" w:hAnsi="Times New Roman" w:cs="Times New Roman"/>
          <w:sz w:val="24"/>
          <w:szCs w:val="24"/>
        </w:rPr>
        <w:t xml:space="preserve">(e.g., its short form) </w:t>
      </w:r>
      <w:r w:rsidRPr="00ED4E31">
        <w:rPr>
          <w:rFonts w:ascii="Times New Roman" w:hAnsi="Times New Roman" w:cs="Times New Roman"/>
          <w:sz w:val="24"/>
          <w:szCs w:val="24"/>
        </w:rPr>
        <w:t>in</w:t>
      </w:r>
      <w:r w:rsidR="001766AB" w:rsidRPr="00ED4E31">
        <w:rPr>
          <w:rFonts w:ascii="Times New Roman" w:hAnsi="Times New Roman" w:cs="Times New Roman"/>
          <w:sz w:val="24"/>
          <w:szCs w:val="24"/>
        </w:rPr>
        <w:t xml:space="preserve"> clinical </w:t>
      </w:r>
      <w:r w:rsidRPr="00ED4E31">
        <w:rPr>
          <w:rFonts w:ascii="Times New Roman" w:hAnsi="Times New Roman" w:cs="Times New Roman"/>
          <w:sz w:val="24"/>
          <w:szCs w:val="24"/>
        </w:rPr>
        <w:t xml:space="preserve">settings. </w:t>
      </w:r>
      <w:r w:rsidR="001766AB" w:rsidRPr="00ED4E31">
        <w:rPr>
          <w:rFonts w:ascii="Times New Roman" w:hAnsi="Times New Roman" w:cs="Times New Roman"/>
          <w:sz w:val="24"/>
          <w:szCs w:val="24"/>
        </w:rPr>
        <w:t xml:space="preserve"> </w:t>
      </w:r>
    </w:p>
    <w:p w14:paraId="294422BF" w14:textId="094D1635" w:rsidR="003773F9" w:rsidRPr="00ED4E31" w:rsidRDefault="00E81BC5" w:rsidP="00B1238F">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lastRenderedPageBreak/>
        <w:t xml:space="preserve">Second, Covid-19 and similar </w:t>
      </w:r>
      <w:r w:rsidR="002020B1" w:rsidRPr="00ED4E31">
        <w:rPr>
          <w:rFonts w:ascii="Times New Roman" w:hAnsi="Times New Roman" w:cs="Times New Roman"/>
          <w:sz w:val="24"/>
          <w:szCs w:val="24"/>
        </w:rPr>
        <w:t xml:space="preserve">deadly </w:t>
      </w:r>
      <w:r w:rsidRPr="00ED4E31">
        <w:rPr>
          <w:rFonts w:ascii="Times New Roman" w:hAnsi="Times New Roman" w:cs="Times New Roman"/>
          <w:sz w:val="24"/>
          <w:szCs w:val="24"/>
        </w:rPr>
        <w:t xml:space="preserve">pandemics </w:t>
      </w:r>
      <w:r w:rsidR="00B56082" w:rsidRPr="00ED4E31">
        <w:rPr>
          <w:rFonts w:ascii="Times New Roman" w:hAnsi="Times New Roman" w:cs="Times New Roman"/>
          <w:sz w:val="24"/>
          <w:szCs w:val="24"/>
        </w:rPr>
        <w:t xml:space="preserve">may </w:t>
      </w:r>
      <w:r w:rsidRPr="00ED4E31">
        <w:rPr>
          <w:rFonts w:ascii="Times New Roman" w:hAnsi="Times New Roman" w:cs="Times New Roman"/>
          <w:sz w:val="24"/>
          <w:szCs w:val="24"/>
        </w:rPr>
        <w:t xml:space="preserve">cause </w:t>
      </w:r>
      <w:r w:rsidR="001766AB" w:rsidRPr="00ED4E31">
        <w:rPr>
          <w:rFonts w:ascii="Times New Roman" w:hAnsi="Times New Roman" w:cs="Times New Roman"/>
          <w:sz w:val="24"/>
          <w:szCs w:val="24"/>
        </w:rPr>
        <w:t xml:space="preserve">catastrophe in </w:t>
      </w:r>
      <w:r w:rsidR="00C41E31" w:rsidRPr="00ED4E31">
        <w:rPr>
          <w:rFonts w:ascii="Times New Roman" w:hAnsi="Times New Roman" w:cs="Times New Roman"/>
          <w:sz w:val="24"/>
          <w:szCs w:val="24"/>
        </w:rPr>
        <w:t xml:space="preserve">the public </w:t>
      </w:r>
      <w:r w:rsidRPr="00ED4E31">
        <w:rPr>
          <w:rFonts w:ascii="Times New Roman" w:hAnsi="Times New Roman" w:cs="Times New Roman"/>
          <w:sz w:val="24"/>
          <w:szCs w:val="24"/>
        </w:rPr>
        <w:t>and long-term health damage in certain proportions</w:t>
      </w:r>
      <w:r w:rsidR="00C41E31" w:rsidRPr="00ED4E31">
        <w:rPr>
          <w:rFonts w:ascii="Times New Roman" w:hAnsi="Times New Roman" w:cs="Times New Roman"/>
          <w:sz w:val="24"/>
          <w:szCs w:val="24"/>
        </w:rPr>
        <w:t xml:space="preserve"> of</w:t>
      </w:r>
      <w:r w:rsidRPr="00ED4E31">
        <w:rPr>
          <w:rFonts w:ascii="Times New Roman" w:hAnsi="Times New Roman" w:cs="Times New Roman"/>
          <w:sz w:val="24"/>
          <w:szCs w:val="24"/>
        </w:rPr>
        <w:t xml:space="preserve"> </w:t>
      </w:r>
      <w:r w:rsidR="00C41E31" w:rsidRPr="00ED4E31">
        <w:rPr>
          <w:rFonts w:ascii="Times New Roman" w:hAnsi="Times New Roman" w:cs="Times New Roman"/>
          <w:sz w:val="24"/>
          <w:szCs w:val="24"/>
        </w:rPr>
        <w:t xml:space="preserve">large populations </w:t>
      </w:r>
      <w:r w:rsidRPr="00ED4E31">
        <w:rPr>
          <w:rFonts w:ascii="Times New Roman" w:hAnsi="Times New Roman" w:cs="Times New Roman"/>
          <w:sz w:val="24"/>
          <w:szCs w:val="24"/>
        </w:rPr>
        <w:t xml:space="preserve">(e.g., long-Covid). </w:t>
      </w:r>
      <w:r w:rsidR="000C3E07" w:rsidRPr="00ED4E31">
        <w:rPr>
          <w:rFonts w:ascii="Times New Roman" w:hAnsi="Times New Roman" w:cs="Times New Roman"/>
          <w:sz w:val="24"/>
          <w:szCs w:val="24"/>
        </w:rPr>
        <w:t xml:space="preserve">Whether PTG will be related to the better prognosis of pathological process and a survival benefit for victims of </w:t>
      </w:r>
      <w:r w:rsidR="00106AB3" w:rsidRPr="00ED4E31">
        <w:rPr>
          <w:rFonts w:ascii="Times New Roman" w:hAnsi="Times New Roman" w:cs="Times New Roman"/>
          <w:sz w:val="24"/>
          <w:szCs w:val="24"/>
        </w:rPr>
        <w:t xml:space="preserve">long </w:t>
      </w:r>
      <w:r w:rsidR="000C3E07" w:rsidRPr="00ED4E31">
        <w:rPr>
          <w:rFonts w:ascii="Times New Roman" w:hAnsi="Times New Roman" w:cs="Times New Roman"/>
          <w:sz w:val="24"/>
          <w:szCs w:val="24"/>
        </w:rPr>
        <w:t>Covid-19</w:t>
      </w:r>
      <w:r w:rsidR="00106AB3" w:rsidRPr="00ED4E31">
        <w:rPr>
          <w:rFonts w:ascii="Times New Roman" w:hAnsi="Times New Roman" w:cs="Times New Roman"/>
          <w:sz w:val="24"/>
          <w:szCs w:val="24"/>
        </w:rPr>
        <w:t xml:space="preserve"> remains unknown. However</w:t>
      </w:r>
      <w:r w:rsidR="000C3E07" w:rsidRPr="00ED4E31">
        <w:rPr>
          <w:rFonts w:ascii="Times New Roman" w:hAnsi="Times New Roman" w:cs="Times New Roman"/>
          <w:sz w:val="24"/>
          <w:szCs w:val="24"/>
        </w:rPr>
        <w:t>, meta-analys</w:t>
      </w:r>
      <w:r w:rsidR="00FF36BB" w:rsidRPr="00ED4E31">
        <w:rPr>
          <w:rFonts w:ascii="Times New Roman" w:hAnsi="Times New Roman" w:cs="Times New Roman"/>
          <w:sz w:val="24"/>
          <w:szCs w:val="24"/>
        </w:rPr>
        <w:t>e</w:t>
      </w:r>
      <w:r w:rsidR="000C3E07" w:rsidRPr="00ED4E31">
        <w:rPr>
          <w:rFonts w:ascii="Times New Roman" w:hAnsi="Times New Roman" w:cs="Times New Roman"/>
          <w:sz w:val="24"/>
          <w:szCs w:val="24"/>
        </w:rPr>
        <w:t xml:space="preserve">s showed its association with low mortality in </w:t>
      </w:r>
      <w:r w:rsidR="00106AB3" w:rsidRPr="00ED4E31">
        <w:rPr>
          <w:rFonts w:ascii="Times New Roman" w:hAnsi="Times New Roman" w:cs="Times New Roman"/>
          <w:sz w:val="24"/>
          <w:szCs w:val="24"/>
        </w:rPr>
        <w:t>non-pandemic</w:t>
      </w:r>
      <w:r w:rsidR="000C3E07" w:rsidRPr="00ED4E31">
        <w:rPr>
          <w:rFonts w:ascii="Times New Roman" w:hAnsi="Times New Roman" w:cs="Times New Roman"/>
          <w:sz w:val="24"/>
          <w:szCs w:val="24"/>
        </w:rPr>
        <w:t xml:space="preserve"> patients</w:t>
      </w:r>
      <w:r w:rsidR="002B2E12">
        <w:rPr>
          <w:rFonts w:ascii="Times New Roman" w:hAnsi="Times New Roman" w:cs="Times New Roman"/>
          <w:sz w:val="24"/>
          <w:szCs w:val="24"/>
        </w:rPr>
        <w:t xml:space="preserve"> </w:t>
      </w:r>
      <w:r w:rsidR="000C3E07" w:rsidRPr="00ED4E31">
        <w:rPr>
          <w:rFonts w:ascii="Times New Roman" w:hAnsi="Times New Roman" w:cs="Times New Roman"/>
          <w:sz w:val="24"/>
          <w:szCs w:val="24"/>
        </w:rPr>
        <w:t>(Ma</w:t>
      </w:r>
      <w:r w:rsidR="005E42CC" w:rsidRPr="00ED4E31">
        <w:rPr>
          <w:rFonts w:ascii="Times New Roman" w:hAnsi="Times New Roman" w:cs="Times New Roman"/>
          <w:sz w:val="24"/>
          <w:szCs w:val="24"/>
        </w:rPr>
        <w:t>_et_al.,</w:t>
      </w:r>
      <w:r w:rsidR="5731899F" w:rsidRPr="00ED4E31">
        <w:rPr>
          <w:rFonts w:ascii="Times New Roman" w:hAnsi="Times New Roman" w:cs="Times New Roman"/>
          <w:sz w:val="24"/>
          <w:szCs w:val="24"/>
        </w:rPr>
        <w:t>2022;</w:t>
      </w:r>
      <w:r w:rsidR="00E005FE">
        <w:rPr>
          <w:rFonts w:ascii="Times New Roman" w:hAnsi="Times New Roman" w:cs="Times New Roman"/>
          <w:sz w:val="24"/>
          <w:szCs w:val="24"/>
        </w:rPr>
        <w:t xml:space="preserve"> </w:t>
      </w:r>
      <w:r w:rsidR="000C3E07" w:rsidRPr="00ED4E31">
        <w:rPr>
          <w:rFonts w:ascii="Times New Roman" w:hAnsi="Times New Roman" w:cs="Times New Roman"/>
          <w:sz w:val="24"/>
          <w:szCs w:val="24"/>
        </w:rPr>
        <w:t>Wan</w:t>
      </w:r>
      <w:r w:rsidR="005E42CC" w:rsidRPr="00ED4E31">
        <w:rPr>
          <w:rFonts w:ascii="Times New Roman" w:hAnsi="Times New Roman" w:cs="Times New Roman"/>
          <w:sz w:val="24"/>
          <w:szCs w:val="24"/>
        </w:rPr>
        <w:t>_et_al.,</w:t>
      </w:r>
      <w:r w:rsidR="1FA7C8B0" w:rsidRPr="00ED4E31">
        <w:rPr>
          <w:rFonts w:ascii="Times New Roman" w:hAnsi="Times New Roman" w:cs="Times New Roman"/>
          <w:sz w:val="24"/>
          <w:szCs w:val="24"/>
        </w:rPr>
        <w:t>2023).</w:t>
      </w:r>
      <w:r w:rsidR="000C3E07" w:rsidRPr="00ED4E31">
        <w:rPr>
          <w:rFonts w:ascii="Times New Roman" w:hAnsi="Times New Roman" w:cs="Times New Roman"/>
          <w:sz w:val="24"/>
          <w:szCs w:val="24"/>
        </w:rPr>
        <w:t xml:space="preserve"> </w:t>
      </w:r>
      <w:r w:rsidR="00B1238F" w:rsidRPr="00ED4E31">
        <w:rPr>
          <w:rFonts w:ascii="Times New Roman" w:hAnsi="Times New Roman" w:cs="Times New Roman"/>
          <w:sz w:val="24"/>
          <w:szCs w:val="24"/>
        </w:rPr>
        <w:t xml:space="preserve">If this is the case for people affected by pandemics, the development of </w:t>
      </w:r>
      <w:r w:rsidR="002020B1" w:rsidRPr="00ED4E31">
        <w:rPr>
          <w:rFonts w:ascii="Times New Roman" w:hAnsi="Times New Roman" w:cs="Times New Roman"/>
          <w:sz w:val="24"/>
          <w:szCs w:val="24"/>
        </w:rPr>
        <w:t xml:space="preserve">PTG-enhancing </w:t>
      </w:r>
      <w:r w:rsidR="00B1238F" w:rsidRPr="00ED4E31">
        <w:rPr>
          <w:rFonts w:ascii="Times New Roman" w:hAnsi="Times New Roman" w:cs="Times New Roman"/>
          <w:sz w:val="24"/>
          <w:szCs w:val="24"/>
        </w:rPr>
        <w:t>interventions</w:t>
      </w:r>
      <w:r w:rsidR="002020B1" w:rsidRPr="00ED4E31">
        <w:rPr>
          <w:rFonts w:ascii="Times New Roman" w:hAnsi="Times New Roman" w:cs="Times New Roman"/>
          <w:sz w:val="24"/>
          <w:szCs w:val="24"/>
        </w:rPr>
        <w:t xml:space="preserve"> </w:t>
      </w:r>
      <w:r w:rsidR="00C41E31" w:rsidRPr="00ED4E31">
        <w:rPr>
          <w:rFonts w:ascii="Times New Roman" w:hAnsi="Times New Roman" w:cs="Times New Roman"/>
          <w:sz w:val="24"/>
          <w:szCs w:val="24"/>
        </w:rPr>
        <w:t xml:space="preserve">may </w:t>
      </w:r>
      <w:r w:rsidR="003C3D85" w:rsidRPr="00ED4E31">
        <w:rPr>
          <w:rFonts w:ascii="Times New Roman" w:hAnsi="Times New Roman" w:cs="Times New Roman"/>
          <w:sz w:val="24"/>
          <w:szCs w:val="24"/>
        </w:rPr>
        <w:t>benefit</w:t>
      </w:r>
      <w:r w:rsidR="00B1238F" w:rsidRPr="00ED4E31">
        <w:rPr>
          <w:rFonts w:ascii="Times New Roman" w:hAnsi="Times New Roman" w:cs="Times New Roman"/>
          <w:sz w:val="24"/>
          <w:szCs w:val="24"/>
        </w:rPr>
        <w:t xml:space="preserve"> patients and high</w:t>
      </w:r>
      <w:r w:rsidR="003773F9" w:rsidRPr="00ED4E31">
        <w:rPr>
          <w:rFonts w:ascii="Times New Roman" w:hAnsi="Times New Roman" w:cs="Times New Roman"/>
          <w:sz w:val="24"/>
          <w:szCs w:val="24"/>
        </w:rPr>
        <w:t>-</w:t>
      </w:r>
      <w:r w:rsidR="00B1238F" w:rsidRPr="00ED4E31">
        <w:rPr>
          <w:rFonts w:ascii="Times New Roman" w:hAnsi="Times New Roman" w:cs="Times New Roman"/>
          <w:sz w:val="24"/>
          <w:szCs w:val="24"/>
        </w:rPr>
        <w:t xml:space="preserve">risk care providers. </w:t>
      </w:r>
    </w:p>
    <w:p w14:paraId="26865192" w14:textId="6F4A9C48" w:rsidR="003A100F" w:rsidRPr="00ED4E31" w:rsidRDefault="003773F9" w:rsidP="003A100F">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Finally, </w:t>
      </w:r>
      <w:r w:rsidR="003A100F" w:rsidRPr="00ED4E31">
        <w:rPr>
          <w:rFonts w:ascii="Times New Roman" w:hAnsi="Times New Roman" w:cs="Times New Roman"/>
          <w:sz w:val="24"/>
          <w:szCs w:val="24"/>
        </w:rPr>
        <w:t>PTG and pathology</w:t>
      </w:r>
      <w:r w:rsidR="00A06983" w:rsidRPr="00ED4E31">
        <w:rPr>
          <w:rFonts w:ascii="Times New Roman" w:hAnsi="Times New Roman" w:cs="Times New Roman"/>
          <w:sz w:val="24"/>
          <w:szCs w:val="24"/>
        </w:rPr>
        <w:t xml:space="preserve"> (e.g., depression, PTSD)</w:t>
      </w:r>
      <w:r w:rsidR="003A100F" w:rsidRPr="00ED4E31">
        <w:rPr>
          <w:rFonts w:ascii="Times New Roman" w:hAnsi="Times New Roman" w:cs="Times New Roman"/>
          <w:sz w:val="24"/>
          <w:szCs w:val="24"/>
        </w:rPr>
        <w:t xml:space="preserve"> belong to two different paradigms in </w:t>
      </w:r>
      <w:r w:rsidR="00A06983" w:rsidRPr="00ED4E31">
        <w:rPr>
          <w:rFonts w:ascii="Times New Roman" w:hAnsi="Times New Roman" w:cs="Times New Roman"/>
          <w:sz w:val="24"/>
          <w:szCs w:val="24"/>
        </w:rPr>
        <w:t xml:space="preserve">posttraumatic </w:t>
      </w:r>
      <w:r w:rsidR="003A100F" w:rsidRPr="00ED4E31">
        <w:rPr>
          <w:rFonts w:ascii="Times New Roman" w:hAnsi="Times New Roman" w:cs="Times New Roman"/>
          <w:sz w:val="24"/>
          <w:szCs w:val="24"/>
        </w:rPr>
        <w:t>human wellbeing</w:t>
      </w:r>
      <w:r w:rsidR="00A06983" w:rsidRPr="00ED4E31">
        <w:rPr>
          <w:rFonts w:ascii="Times New Roman" w:hAnsi="Times New Roman" w:cs="Times New Roman"/>
          <w:sz w:val="24"/>
          <w:szCs w:val="24"/>
        </w:rPr>
        <w:t xml:space="preserve">, </w:t>
      </w:r>
      <w:r w:rsidR="00A06983" w:rsidRPr="00ED4E31">
        <w:rPr>
          <w:rFonts w:ascii="Times New Roman" w:hAnsi="Times New Roman" w:cs="Times New Roman"/>
          <w:bCs/>
          <w:i/>
          <w:sz w:val="24"/>
          <w:szCs w:val="24"/>
        </w:rPr>
        <w:t xml:space="preserve">hedonic </w:t>
      </w:r>
      <w:r w:rsidR="00A06983" w:rsidRPr="00ED4E31">
        <w:rPr>
          <w:rFonts w:ascii="Times New Roman" w:hAnsi="Times New Roman" w:cs="Times New Roman"/>
          <w:bCs/>
          <w:iCs/>
          <w:sz w:val="24"/>
          <w:szCs w:val="24"/>
        </w:rPr>
        <w:t>versus</w:t>
      </w:r>
      <w:r w:rsidR="00A06983" w:rsidRPr="00ED4E31">
        <w:rPr>
          <w:rFonts w:ascii="Times New Roman" w:hAnsi="Times New Roman" w:cs="Times New Roman"/>
          <w:bCs/>
          <w:i/>
          <w:sz w:val="24"/>
          <w:szCs w:val="24"/>
        </w:rPr>
        <w:t xml:space="preserve"> eudaemonic well-being</w:t>
      </w:r>
      <w:r w:rsidR="003A100F" w:rsidRPr="00ED4E31">
        <w:rPr>
          <w:rFonts w:ascii="Times New Roman" w:hAnsi="Times New Roman" w:cs="Times New Roman"/>
          <w:sz w:val="24"/>
          <w:szCs w:val="24"/>
        </w:rPr>
        <w:t xml:space="preserve"> (Ai</w:t>
      </w:r>
      <w:r w:rsidR="005E42CC" w:rsidRPr="00ED4E31">
        <w:rPr>
          <w:rFonts w:ascii="Times New Roman" w:hAnsi="Times New Roman" w:cs="Times New Roman"/>
          <w:sz w:val="24"/>
          <w:szCs w:val="24"/>
        </w:rPr>
        <w:t>_et_al.,</w:t>
      </w:r>
      <w:r w:rsidR="003A100F" w:rsidRPr="00ED4E31">
        <w:rPr>
          <w:rFonts w:ascii="Times New Roman" w:hAnsi="Times New Roman" w:cs="Times New Roman"/>
          <w:sz w:val="24"/>
          <w:szCs w:val="24"/>
        </w:rPr>
        <w:t>2013; 2021), while PTG and PTSD are both related to struggle as two sides for one coin, trauma.</w:t>
      </w:r>
      <w:r w:rsidR="00BA21A9" w:rsidRPr="00ED4E31">
        <w:rPr>
          <w:rFonts w:ascii="Times New Roman" w:hAnsi="Times New Roman" w:cs="Times New Roman"/>
          <w:sz w:val="24"/>
          <w:szCs w:val="24"/>
        </w:rPr>
        <w:t xml:space="preserve"> Beyond PTG-related psycho</w:t>
      </w:r>
      <w:r w:rsidR="00643C49" w:rsidRPr="00ED4E31">
        <w:rPr>
          <w:rFonts w:ascii="Times New Roman" w:hAnsi="Times New Roman" w:cs="Times New Roman"/>
          <w:sz w:val="24"/>
          <w:szCs w:val="24"/>
        </w:rPr>
        <w:t>-</w:t>
      </w:r>
      <w:r w:rsidR="00BA21A9" w:rsidRPr="00ED4E31">
        <w:rPr>
          <w:rFonts w:ascii="Times New Roman" w:hAnsi="Times New Roman" w:cs="Times New Roman"/>
          <w:sz w:val="24"/>
          <w:szCs w:val="24"/>
        </w:rPr>
        <w:t>behavioral theories</w:t>
      </w:r>
      <w:r w:rsidR="003A100F" w:rsidRPr="00ED4E31">
        <w:rPr>
          <w:rFonts w:ascii="Times New Roman" w:hAnsi="Times New Roman" w:cs="Times New Roman"/>
          <w:sz w:val="24"/>
          <w:szCs w:val="24"/>
        </w:rPr>
        <w:t xml:space="preserve">, </w:t>
      </w:r>
      <w:r w:rsidR="00F60714" w:rsidRPr="00ED4E31">
        <w:rPr>
          <w:rFonts w:ascii="Times New Roman" w:hAnsi="Times New Roman" w:cs="Times New Roman"/>
          <w:sz w:val="24"/>
          <w:szCs w:val="24"/>
        </w:rPr>
        <w:t xml:space="preserve">a new study </w:t>
      </w:r>
      <w:r w:rsidR="00BA21A9" w:rsidRPr="00ED4E31">
        <w:rPr>
          <w:rFonts w:ascii="Times New Roman" w:hAnsi="Times New Roman" w:cs="Times New Roman"/>
          <w:sz w:val="24"/>
          <w:szCs w:val="24"/>
        </w:rPr>
        <w:t xml:space="preserve">also </w:t>
      </w:r>
      <w:r w:rsidR="003A100F" w:rsidRPr="00ED4E31">
        <w:rPr>
          <w:rFonts w:ascii="Times New Roman" w:hAnsi="Times New Roman" w:cs="Times New Roman"/>
          <w:sz w:val="24"/>
          <w:szCs w:val="24"/>
        </w:rPr>
        <w:t>suggest</w:t>
      </w:r>
      <w:r w:rsidR="00F60714" w:rsidRPr="00ED4E31">
        <w:rPr>
          <w:rFonts w:ascii="Times New Roman" w:hAnsi="Times New Roman" w:cs="Times New Roman"/>
          <w:sz w:val="24"/>
          <w:szCs w:val="24"/>
        </w:rPr>
        <w:t>ed the complicated</w:t>
      </w:r>
      <w:r w:rsidR="003A100F" w:rsidRPr="00ED4E31">
        <w:rPr>
          <w:rFonts w:ascii="Times New Roman" w:hAnsi="Times New Roman" w:cs="Times New Roman"/>
          <w:sz w:val="24"/>
          <w:szCs w:val="24"/>
        </w:rPr>
        <w:t xml:space="preserve"> mechanisms involving </w:t>
      </w:r>
      <w:r w:rsidR="00F60714" w:rsidRPr="00ED4E31">
        <w:rPr>
          <w:rFonts w:ascii="Times New Roman" w:hAnsi="Times New Roman" w:cs="Times New Roman"/>
          <w:sz w:val="24"/>
          <w:szCs w:val="24"/>
        </w:rPr>
        <w:t xml:space="preserve">many domains </w:t>
      </w:r>
      <w:r w:rsidR="00643C49" w:rsidRPr="00ED4E31">
        <w:rPr>
          <w:rFonts w:ascii="Times New Roman" w:hAnsi="Times New Roman" w:cs="Times New Roman"/>
          <w:sz w:val="24"/>
          <w:szCs w:val="24"/>
        </w:rPr>
        <w:t xml:space="preserve">(e.g., </w:t>
      </w:r>
      <w:r w:rsidR="003A100F" w:rsidRPr="00ED4E31">
        <w:rPr>
          <w:rFonts w:ascii="Times New Roman" w:hAnsi="Times New Roman" w:cs="Times New Roman"/>
          <w:sz w:val="24"/>
          <w:szCs w:val="24"/>
        </w:rPr>
        <w:t>physiological, biochemical, immunological, neuronal, and genetic alteration</w:t>
      </w:r>
      <w:r w:rsidR="00BA185D">
        <w:rPr>
          <w:rFonts w:ascii="Times New Roman" w:hAnsi="Times New Roman" w:cs="Times New Roman"/>
          <w:sz w:val="24"/>
          <w:szCs w:val="24"/>
        </w:rPr>
        <w:t xml:space="preserve"> </w:t>
      </w:r>
      <w:r w:rsidR="003A100F" w:rsidRPr="00ED4E31">
        <w:rPr>
          <w:rFonts w:ascii="Times New Roman" w:hAnsi="Times New Roman" w:cs="Times New Roman"/>
          <w:sz w:val="24"/>
          <w:szCs w:val="24"/>
        </w:rPr>
        <w:t>(Dell’Osso</w:t>
      </w:r>
      <w:r w:rsidR="00A56643" w:rsidRPr="00ED4E31">
        <w:rPr>
          <w:rFonts w:ascii="Times New Roman" w:hAnsi="Times New Roman" w:cs="Times New Roman"/>
          <w:sz w:val="24"/>
          <w:szCs w:val="24"/>
        </w:rPr>
        <w:t>_et_al.,</w:t>
      </w:r>
      <w:r w:rsidR="003A100F" w:rsidRPr="00ED4E31">
        <w:rPr>
          <w:rFonts w:ascii="Times New Roman" w:hAnsi="Times New Roman" w:cs="Times New Roman"/>
          <w:sz w:val="24"/>
          <w:szCs w:val="24"/>
        </w:rPr>
        <w:t xml:space="preserve">2023). </w:t>
      </w:r>
      <w:r w:rsidR="00643C49" w:rsidRPr="00ED4E31">
        <w:rPr>
          <w:rFonts w:ascii="Times New Roman" w:hAnsi="Times New Roman" w:cs="Times New Roman"/>
          <w:sz w:val="24"/>
          <w:szCs w:val="24"/>
        </w:rPr>
        <w:t>More interdisciplinary studies are warranted in this regard to</w:t>
      </w:r>
      <w:r w:rsidR="00A06983" w:rsidRPr="00ED4E31">
        <w:rPr>
          <w:rFonts w:ascii="Times New Roman" w:hAnsi="Times New Roman" w:cs="Times New Roman"/>
          <w:sz w:val="24"/>
          <w:szCs w:val="24"/>
        </w:rPr>
        <w:t xml:space="preserve"> </w:t>
      </w:r>
      <w:r w:rsidR="00643C49" w:rsidRPr="00ED4E31">
        <w:rPr>
          <w:rFonts w:ascii="Times New Roman" w:hAnsi="Times New Roman" w:cs="Times New Roman"/>
          <w:sz w:val="24"/>
          <w:szCs w:val="24"/>
        </w:rPr>
        <w:t>better inform clinical medicine</w:t>
      </w:r>
      <w:r w:rsidR="008550CF" w:rsidRPr="00ED4E31">
        <w:rPr>
          <w:rFonts w:ascii="Times New Roman" w:hAnsi="Times New Roman" w:cs="Times New Roman"/>
          <w:sz w:val="24"/>
          <w:szCs w:val="24"/>
        </w:rPr>
        <w:t xml:space="preserve"> for both sides</w:t>
      </w:r>
      <w:r w:rsidR="00643C49" w:rsidRPr="00ED4E31">
        <w:rPr>
          <w:rFonts w:ascii="Times New Roman" w:hAnsi="Times New Roman" w:cs="Times New Roman"/>
          <w:sz w:val="24"/>
          <w:szCs w:val="24"/>
        </w:rPr>
        <w:t>.</w:t>
      </w:r>
    </w:p>
    <w:p w14:paraId="554B39FC" w14:textId="77777777" w:rsidR="00122272" w:rsidRPr="00ED4E31" w:rsidRDefault="00122272" w:rsidP="00122272">
      <w:pPr>
        <w:tabs>
          <w:tab w:val="left" w:pos="2745"/>
          <w:tab w:val="left" w:pos="3645"/>
        </w:tabs>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Mechanisms</w:t>
      </w:r>
      <w:r w:rsidRPr="00ED4E31">
        <w:rPr>
          <w:rFonts w:ascii="Times New Roman" w:hAnsi="Times New Roman" w:cs="Times New Roman"/>
          <w:b/>
          <w:bCs/>
          <w:sz w:val="24"/>
          <w:szCs w:val="24"/>
        </w:rPr>
        <w:tab/>
      </w:r>
      <w:r w:rsidRPr="00ED4E31">
        <w:rPr>
          <w:rFonts w:ascii="Times New Roman" w:hAnsi="Times New Roman" w:cs="Times New Roman"/>
          <w:b/>
          <w:bCs/>
          <w:sz w:val="24"/>
          <w:szCs w:val="24"/>
        </w:rPr>
        <w:tab/>
      </w:r>
    </w:p>
    <w:p w14:paraId="0BA32718" w14:textId="605F10DB" w:rsidR="00122272" w:rsidRPr="00ED4E31" w:rsidRDefault="00643C49" w:rsidP="00C607AD">
      <w:pPr>
        <w:spacing w:after="0" w:line="480" w:lineRule="auto"/>
        <w:ind w:firstLine="630"/>
        <w:rPr>
          <w:rFonts w:ascii="Times New Roman" w:hAnsi="Times New Roman" w:cs="Times New Roman"/>
          <w:sz w:val="24"/>
          <w:szCs w:val="24"/>
        </w:rPr>
      </w:pPr>
      <w:r w:rsidRPr="00ED4E31">
        <w:rPr>
          <w:rFonts w:ascii="Times New Roman" w:hAnsi="Times New Roman" w:cs="Times New Roman"/>
          <w:sz w:val="24"/>
          <w:szCs w:val="24"/>
        </w:rPr>
        <w:t>Most studies in this meta-analysis did not involve basic science investigation</w:t>
      </w:r>
      <w:r w:rsidR="00320A66" w:rsidRPr="00ED4E31">
        <w:rPr>
          <w:rFonts w:ascii="Times New Roman" w:hAnsi="Times New Roman" w:cs="Times New Roman"/>
          <w:sz w:val="24"/>
          <w:szCs w:val="24"/>
        </w:rPr>
        <w:t>, but evidence has emerged in the past decade. In the neuroendocrine and immunological area</w:t>
      </w:r>
      <w:r w:rsidR="007F3C02" w:rsidRPr="00ED4E31">
        <w:rPr>
          <w:rFonts w:ascii="Times New Roman" w:hAnsi="Times New Roman" w:cs="Times New Roman"/>
          <w:sz w:val="24"/>
          <w:szCs w:val="24"/>
        </w:rPr>
        <w:t>, research has</w:t>
      </w:r>
      <w:r w:rsidR="00320A66" w:rsidRPr="00ED4E31">
        <w:rPr>
          <w:rFonts w:ascii="Times New Roman" w:hAnsi="Times New Roman" w:cs="Times New Roman"/>
          <w:sz w:val="24"/>
          <w:szCs w:val="24"/>
        </w:rPr>
        <w:t xml:space="preserve"> </w:t>
      </w:r>
      <w:r w:rsidR="00C532A7" w:rsidRPr="00ED4E31">
        <w:rPr>
          <w:rFonts w:ascii="Times New Roman" w:hAnsi="Times New Roman" w:cs="Times New Roman"/>
          <w:sz w:val="24"/>
          <w:szCs w:val="24"/>
        </w:rPr>
        <w:t>assorte</w:t>
      </w:r>
      <w:r w:rsidR="005D6BF4" w:rsidRPr="00ED4E31">
        <w:rPr>
          <w:rFonts w:ascii="Times New Roman" w:hAnsi="Times New Roman" w:cs="Times New Roman"/>
          <w:sz w:val="24"/>
          <w:szCs w:val="24"/>
        </w:rPr>
        <w:t>d</w:t>
      </w:r>
      <w:r w:rsidR="00320A66" w:rsidRPr="00ED4E31">
        <w:rPr>
          <w:rFonts w:ascii="Times New Roman" w:hAnsi="Times New Roman" w:cs="Times New Roman"/>
          <w:sz w:val="24"/>
          <w:szCs w:val="24"/>
        </w:rPr>
        <w:t xml:space="preserve"> higher levels of PTG with low levels of cortisol in patients suffering from PTSD and women with breast c</w:t>
      </w:r>
      <w:r w:rsidR="00CF26A3" w:rsidRPr="00ED4E31">
        <w:rPr>
          <w:rFonts w:ascii="Times New Roman" w:hAnsi="Times New Roman" w:cs="Times New Roman"/>
          <w:sz w:val="24"/>
          <w:szCs w:val="24"/>
        </w:rPr>
        <w:softHyphen/>
      </w:r>
      <w:r w:rsidR="00CF26A3" w:rsidRPr="00ED4E31">
        <w:rPr>
          <w:rFonts w:ascii="Times New Roman" w:hAnsi="Times New Roman" w:cs="Times New Roman"/>
          <w:sz w:val="24"/>
          <w:szCs w:val="24"/>
        </w:rPr>
        <w:softHyphen/>
      </w:r>
      <w:r w:rsidR="00320A66" w:rsidRPr="00ED4E31">
        <w:rPr>
          <w:rFonts w:ascii="Times New Roman" w:hAnsi="Times New Roman" w:cs="Times New Roman"/>
          <w:sz w:val="24"/>
          <w:szCs w:val="24"/>
        </w:rPr>
        <w:t>ancer, respectively</w:t>
      </w:r>
      <w:r w:rsidR="00BA185D">
        <w:rPr>
          <w:rFonts w:ascii="Times New Roman" w:hAnsi="Times New Roman" w:cs="Times New Roman"/>
          <w:sz w:val="24"/>
          <w:szCs w:val="24"/>
        </w:rPr>
        <w:t xml:space="preserve"> </w:t>
      </w:r>
      <w:r w:rsidR="007F3C02" w:rsidRPr="00ED4E31">
        <w:rPr>
          <w:rFonts w:ascii="Times New Roman" w:hAnsi="Times New Roman" w:cs="Times New Roman"/>
          <w:sz w:val="24"/>
          <w:szCs w:val="24"/>
        </w:rPr>
        <w:t>(Smyth_et_al.,2008;</w:t>
      </w:r>
      <w:r w:rsidR="00BA5EAD">
        <w:rPr>
          <w:rFonts w:ascii="Times New Roman" w:hAnsi="Times New Roman" w:cs="Times New Roman"/>
          <w:sz w:val="24"/>
          <w:szCs w:val="24"/>
        </w:rPr>
        <w:t xml:space="preserve"> </w:t>
      </w:r>
      <w:r w:rsidR="007F3C02" w:rsidRPr="00ED4E31">
        <w:rPr>
          <w:rFonts w:ascii="Times New Roman" w:hAnsi="Times New Roman" w:cs="Times New Roman"/>
          <w:sz w:val="24"/>
          <w:szCs w:val="24"/>
        </w:rPr>
        <w:t>Diaz_et_al.,2014)</w:t>
      </w:r>
      <w:r w:rsidR="00320A66" w:rsidRPr="00ED4E31">
        <w:rPr>
          <w:rFonts w:ascii="Times New Roman" w:hAnsi="Times New Roman" w:cs="Times New Roman"/>
          <w:sz w:val="24"/>
          <w:szCs w:val="24"/>
        </w:rPr>
        <w:t xml:space="preserve">. </w:t>
      </w:r>
      <w:r w:rsidR="00E51123" w:rsidRPr="00ED4E31">
        <w:rPr>
          <w:rFonts w:ascii="Times New Roman" w:hAnsi="Times New Roman" w:cs="Times New Roman"/>
          <w:sz w:val="24"/>
          <w:szCs w:val="24"/>
        </w:rPr>
        <w:t>In</w:t>
      </w:r>
      <w:r w:rsidR="007F3C02" w:rsidRPr="00ED4E31">
        <w:rPr>
          <w:rFonts w:ascii="Times New Roman" w:hAnsi="Times New Roman" w:cs="Times New Roman"/>
          <w:sz w:val="24"/>
          <w:szCs w:val="24"/>
        </w:rPr>
        <w:t xml:space="preserve"> stud</w:t>
      </w:r>
      <w:r w:rsidR="00E51123" w:rsidRPr="00ED4E31">
        <w:rPr>
          <w:rFonts w:ascii="Times New Roman" w:hAnsi="Times New Roman" w:cs="Times New Roman"/>
          <w:sz w:val="24"/>
          <w:szCs w:val="24"/>
        </w:rPr>
        <w:t>ies</w:t>
      </w:r>
      <w:r w:rsidR="007F3C02" w:rsidRPr="00ED4E31">
        <w:rPr>
          <w:rFonts w:ascii="Times New Roman" w:hAnsi="Times New Roman" w:cs="Times New Roman"/>
          <w:sz w:val="24"/>
          <w:szCs w:val="24"/>
        </w:rPr>
        <w:t xml:space="preserve"> </w:t>
      </w:r>
      <w:r w:rsidR="00C31E8D" w:rsidRPr="00ED4E31">
        <w:rPr>
          <w:rFonts w:ascii="Times New Roman" w:hAnsi="Times New Roman" w:cs="Times New Roman"/>
          <w:sz w:val="24"/>
          <w:szCs w:val="24"/>
        </w:rPr>
        <w:t>on</w:t>
      </w:r>
      <w:r w:rsidR="00122272" w:rsidRPr="00ED4E31">
        <w:rPr>
          <w:rFonts w:ascii="Times New Roman" w:hAnsi="Times New Roman" w:cs="Times New Roman"/>
          <w:sz w:val="24"/>
          <w:szCs w:val="24"/>
        </w:rPr>
        <w:t xml:space="preserve"> brain function and structures</w:t>
      </w:r>
      <w:r w:rsidR="00D77517" w:rsidRPr="00ED4E31">
        <w:rPr>
          <w:rFonts w:ascii="Times New Roman" w:hAnsi="Times New Roman" w:cs="Times New Roman"/>
          <w:sz w:val="24"/>
          <w:szCs w:val="24"/>
        </w:rPr>
        <w:t xml:space="preserve">, </w:t>
      </w:r>
      <w:r w:rsidR="00122272" w:rsidRPr="00ED4E31">
        <w:rPr>
          <w:rFonts w:ascii="Times New Roman" w:hAnsi="Times New Roman" w:cs="Times New Roman"/>
          <w:sz w:val="24"/>
          <w:szCs w:val="24"/>
        </w:rPr>
        <w:t xml:space="preserve">PTG </w:t>
      </w:r>
      <w:r w:rsidR="00D77517" w:rsidRPr="00ED4E31">
        <w:rPr>
          <w:rFonts w:ascii="Times New Roman" w:hAnsi="Times New Roman" w:cs="Times New Roman"/>
          <w:sz w:val="24"/>
          <w:szCs w:val="24"/>
        </w:rPr>
        <w:t xml:space="preserve">was linked </w:t>
      </w:r>
      <w:r w:rsidR="00F8184C" w:rsidRPr="00ED4E31">
        <w:rPr>
          <w:rFonts w:ascii="Times New Roman" w:hAnsi="Times New Roman" w:cs="Times New Roman"/>
          <w:sz w:val="24"/>
          <w:szCs w:val="24"/>
        </w:rPr>
        <w:t>with</w:t>
      </w:r>
      <w:r w:rsidR="00122272" w:rsidRPr="00ED4E31">
        <w:rPr>
          <w:rFonts w:ascii="Times New Roman" w:hAnsi="Times New Roman" w:cs="Times New Roman"/>
          <w:sz w:val="24"/>
          <w:szCs w:val="24"/>
        </w:rPr>
        <w:t xml:space="preserve"> the frontocentral EEG alpha asymmetry in survivors of motor vehicle accidents, controlling for trait positive affect</w:t>
      </w:r>
      <w:r w:rsidR="00BA5EAD">
        <w:rPr>
          <w:rFonts w:ascii="Times New Roman" w:hAnsi="Times New Roman" w:cs="Times New Roman"/>
          <w:sz w:val="24"/>
          <w:szCs w:val="24"/>
        </w:rPr>
        <w:t xml:space="preserve"> </w:t>
      </w:r>
      <w:r w:rsidR="007F3C02" w:rsidRPr="00ED4E31">
        <w:rPr>
          <w:rFonts w:ascii="Times New Roman" w:hAnsi="Times New Roman" w:cs="Times New Roman"/>
          <w:sz w:val="24"/>
          <w:szCs w:val="24"/>
        </w:rPr>
        <w:t>(Rabe_et_al.,2006)</w:t>
      </w:r>
      <w:r w:rsidR="00D77517" w:rsidRPr="00ED4E31">
        <w:rPr>
          <w:rFonts w:ascii="Times New Roman" w:hAnsi="Times New Roman" w:cs="Times New Roman"/>
          <w:sz w:val="24"/>
          <w:szCs w:val="24"/>
        </w:rPr>
        <w:t xml:space="preserve">, and was </w:t>
      </w:r>
      <w:proofErr w:type="spellStart"/>
      <w:r w:rsidR="008850F0" w:rsidRPr="00ED4E31">
        <w:rPr>
          <w:rFonts w:ascii="Times New Roman" w:hAnsi="Times New Roman" w:cs="Times New Roman"/>
          <w:sz w:val="24"/>
          <w:szCs w:val="24"/>
        </w:rPr>
        <w:t>was</w:t>
      </w:r>
      <w:proofErr w:type="spellEnd"/>
      <w:r w:rsidR="008850F0" w:rsidRPr="00ED4E31">
        <w:rPr>
          <w:rFonts w:ascii="Times New Roman" w:hAnsi="Times New Roman" w:cs="Times New Roman"/>
          <w:sz w:val="24"/>
          <w:szCs w:val="24"/>
        </w:rPr>
        <w:t xml:space="preserve"> negatively correlated with grey matter volume in left dorsolateral prefrontal cortex during Covid-19(Lan_et_al.,2023).</w:t>
      </w:r>
      <w:r w:rsidR="00122272" w:rsidRPr="00ED4E31">
        <w:rPr>
          <w:rFonts w:ascii="Times New Roman" w:hAnsi="Times New Roman" w:cs="Times New Roman"/>
          <w:sz w:val="24"/>
          <w:szCs w:val="24"/>
        </w:rPr>
        <w:t xml:space="preserve"> </w:t>
      </w:r>
      <w:r w:rsidR="008850F0" w:rsidRPr="00ED4E31">
        <w:rPr>
          <w:rFonts w:ascii="Times New Roman" w:hAnsi="Times New Roman" w:cs="Times New Roman"/>
          <w:sz w:val="24"/>
          <w:szCs w:val="24"/>
        </w:rPr>
        <w:t xml:space="preserve">However, PTSS was </w:t>
      </w:r>
      <w:r w:rsidR="00F8184C" w:rsidRPr="00ED4E31">
        <w:rPr>
          <w:rFonts w:ascii="Times New Roman" w:hAnsi="Times New Roman" w:cs="Times New Roman"/>
          <w:sz w:val="24"/>
          <w:szCs w:val="24"/>
        </w:rPr>
        <w:t xml:space="preserve">positively </w:t>
      </w:r>
      <w:r w:rsidR="00122272" w:rsidRPr="00ED4E31">
        <w:rPr>
          <w:rFonts w:ascii="Times New Roman" w:hAnsi="Times New Roman" w:cs="Times New Roman"/>
          <w:sz w:val="24"/>
          <w:szCs w:val="24"/>
        </w:rPr>
        <w:t xml:space="preserve">associated with grey matter </w:t>
      </w:r>
      <w:r w:rsidR="00122272" w:rsidRPr="00ED4E31">
        <w:rPr>
          <w:rFonts w:ascii="Times New Roman" w:hAnsi="Times New Roman" w:cs="Times New Roman"/>
          <w:sz w:val="24"/>
          <w:szCs w:val="24"/>
        </w:rPr>
        <w:lastRenderedPageBreak/>
        <w:t>volume in medial prefrontal cortex/dorsal anterior singular cortex in structured magnetic resonance imaging data acquired before the pandemic</w:t>
      </w:r>
      <w:r w:rsidR="008850F0" w:rsidRPr="00ED4E31">
        <w:rPr>
          <w:rFonts w:ascii="Times New Roman" w:hAnsi="Times New Roman" w:cs="Times New Roman"/>
          <w:sz w:val="24"/>
          <w:szCs w:val="24"/>
        </w:rPr>
        <w:t>(Lan_et_al.,2023)</w:t>
      </w:r>
      <w:r w:rsidR="00122272" w:rsidRPr="00ED4E31">
        <w:rPr>
          <w:rFonts w:ascii="Times New Roman" w:hAnsi="Times New Roman" w:cs="Times New Roman"/>
          <w:sz w:val="24"/>
          <w:szCs w:val="24"/>
        </w:rPr>
        <w:t xml:space="preserve">. PTG. </w:t>
      </w:r>
    </w:p>
    <w:p w14:paraId="0D1F69A3" w14:textId="61E63BAD" w:rsidR="00122272" w:rsidRPr="00ED4E31" w:rsidRDefault="00122272" w:rsidP="00122272">
      <w:pPr>
        <w:spacing w:after="0" w:line="480" w:lineRule="auto"/>
        <w:ind w:firstLine="720"/>
        <w:rPr>
          <w:rFonts w:ascii="Times New Roman" w:hAnsi="Times New Roman" w:cs="Times New Roman"/>
          <w:sz w:val="24"/>
          <w:szCs w:val="24"/>
          <w:lang w:eastAsia="zh-CN"/>
        </w:rPr>
      </w:pPr>
      <w:r w:rsidRPr="00ED4E31">
        <w:rPr>
          <w:rFonts w:ascii="Times New Roman" w:hAnsi="Times New Roman" w:cs="Times New Roman"/>
          <w:sz w:val="24"/>
          <w:szCs w:val="24"/>
        </w:rPr>
        <w:t xml:space="preserve">In </w:t>
      </w:r>
      <w:r w:rsidR="275868A3" w:rsidRPr="00ED4E31">
        <w:rPr>
          <w:rFonts w:ascii="Times New Roman" w:hAnsi="Times New Roman" w:cs="Times New Roman"/>
          <w:sz w:val="24"/>
          <w:szCs w:val="24"/>
        </w:rPr>
        <w:t>(Dunn</w:t>
      </w:r>
      <w:r w:rsidR="00A56643" w:rsidRPr="00ED4E31">
        <w:rPr>
          <w:rFonts w:ascii="Times New Roman" w:hAnsi="Times New Roman" w:cs="Times New Roman"/>
          <w:sz w:val="24"/>
          <w:szCs w:val="24"/>
        </w:rPr>
        <w:t>_et_al.,</w:t>
      </w:r>
      <w:r w:rsidR="275868A3" w:rsidRPr="00ED4E31">
        <w:rPr>
          <w:rFonts w:ascii="Times New Roman" w:hAnsi="Times New Roman" w:cs="Times New Roman"/>
          <w:sz w:val="24"/>
          <w:szCs w:val="24"/>
        </w:rPr>
        <w:t>2</w:t>
      </w:r>
      <w:r w:rsidRPr="00ED4E31">
        <w:rPr>
          <w:rFonts w:ascii="Times New Roman" w:hAnsi="Times New Roman" w:cs="Times New Roman"/>
          <w:sz w:val="24"/>
          <w:szCs w:val="24"/>
        </w:rPr>
        <w:t xml:space="preserve">014) </w:t>
      </w:r>
      <w:r w:rsidR="00BF1E7F" w:rsidRPr="00ED4E31">
        <w:rPr>
          <w:rFonts w:ascii="Times New Roman" w:hAnsi="Times New Roman" w:cs="Times New Roman"/>
          <w:sz w:val="24"/>
          <w:szCs w:val="24"/>
        </w:rPr>
        <w:t xml:space="preserve">A </w:t>
      </w:r>
      <w:r w:rsidRPr="00ED4E31">
        <w:rPr>
          <w:rFonts w:ascii="Times New Roman" w:hAnsi="Times New Roman" w:cs="Times New Roman"/>
          <w:sz w:val="24"/>
          <w:szCs w:val="24"/>
        </w:rPr>
        <w:t>pioneer</w:t>
      </w:r>
      <w:r w:rsidR="00BF1E7F" w:rsidRPr="00ED4E31">
        <w:rPr>
          <w:rFonts w:ascii="Times New Roman" w:hAnsi="Times New Roman" w:cs="Times New Roman"/>
          <w:sz w:val="24"/>
          <w:szCs w:val="24"/>
        </w:rPr>
        <w:t xml:space="preserve"> work in</w:t>
      </w:r>
      <w:r w:rsidRPr="00ED4E31">
        <w:rPr>
          <w:rFonts w:ascii="Times New Roman" w:hAnsi="Times New Roman" w:cs="Times New Roman"/>
          <w:sz w:val="24"/>
          <w:szCs w:val="24"/>
        </w:rPr>
        <w:t xml:space="preserve"> </w:t>
      </w:r>
      <w:r w:rsidR="00BF1E7F" w:rsidRPr="00ED4E31">
        <w:rPr>
          <w:rFonts w:ascii="Times New Roman" w:hAnsi="Times New Roman" w:cs="Times New Roman"/>
          <w:sz w:val="24"/>
          <w:szCs w:val="24"/>
        </w:rPr>
        <w:t xml:space="preserve">the genomic area found a relation of PTG to </w:t>
      </w:r>
      <w:r w:rsidRPr="00ED4E31">
        <w:rPr>
          <w:rFonts w:ascii="Times New Roman" w:hAnsi="Times New Roman" w:cs="Times New Roman"/>
          <w:sz w:val="24"/>
          <w:szCs w:val="24"/>
        </w:rPr>
        <w:t>the gene-environment (</w:t>
      </w:r>
      <w:proofErr w:type="spellStart"/>
      <w:r w:rsidRPr="00ED4E31">
        <w:rPr>
          <w:rFonts w:ascii="Times New Roman" w:hAnsi="Times New Roman" w:cs="Times New Roman"/>
          <w:sz w:val="24"/>
          <w:szCs w:val="24"/>
        </w:rPr>
        <w:t>GxE</w:t>
      </w:r>
      <w:proofErr w:type="spellEnd"/>
      <w:r w:rsidRPr="00ED4E31">
        <w:rPr>
          <w:rFonts w:ascii="Times New Roman" w:hAnsi="Times New Roman" w:cs="Times New Roman"/>
          <w:sz w:val="24"/>
          <w:szCs w:val="24"/>
        </w:rPr>
        <w:t xml:space="preserve">) interaction study using a New Orleans sample of low-income non-Hispanic Black individuals who exposed to Hurricane Katrina. Among the identified ten common variants in seven genes, the presence of homozygotes rs4606 variants of RGS2 gene was strongly associated with greater PTG after multiple testing, which appeared to be driven by a </w:t>
      </w:r>
      <w:proofErr w:type="spellStart"/>
      <w:r w:rsidRPr="00ED4E31">
        <w:rPr>
          <w:rFonts w:ascii="Times New Roman" w:hAnsi="Times New Roman" w:cs="Times New Roman"/>
          <w:sz w:val="24"/>
          <w:szCs w:val="24"/>
        </w:rPr>
        <w:t>GxE</w:t>
      </w:r>
      <w:proofErr w:type="spellEnd"/>
      <w:r w:rsidRPr="00ED4E31">
        <w:rPr>
          <w:rFonts w:ascii="Times New Roman" w:hAnsi="Times New Roman" w:cs="Times New Roman"/>
          <w:sz w:val="24"/>
          <w:szCs w:val="24"/>
        </w:rPr>
        <w:t xml:space="preserve"> interaction. Finally, </w:t>
      </w:r>
      <w:r w:rsidR="00C20784" w:rsidRPr="00ED4E31">
        <w:rPr>
          <w:rFonts w:ascii="Times New Roman" w:hAnsi="Times New Roman" w:cs="Times New Roman"/>
          <w:sz w:val="24"/>
          <w:szCs w:val="24"/>
        </w:rPr>
        <w:t xml:space="preserve">a </w:t>
      </w:r>
      <w:r w:rsidRPr="00ED4E31">
        <w:rPr>
          <w:rFonts w:ascii="Times New Roman" w:hAnsi="Times New Roman" w:cs="Times New Roman"/>
          <w:sz w:val="24"/>
          <w:szCs w:val="24"/>
        </w:rPr>
        <w:t xml:space="preserve">cardiac physiology </w:t>
      </w:r>
      <w:r w:rsidR="00C20784" w:rsidRPr="00ED4E31">
        <w:rPr>
          <w:rFonts w:ascii="Times New Roman" w:hAnsi="Times New Roman" w:cs="Times New Roman"/>
          <w:sz w:val="24"/>
          <w:szCs w:val="24"/>
        </w:rPr>
        <w:t xml:space="preserve">study revealed </w:t>
      </w:r>
      <w:r w:rsidRPr="00ED4E31">
        <w:rPr>
          <w:rFonts w:ascii="Times New Roman" w:hAnsi="Times New Roman" w:cs="Times New Roman"/>
          <w:sz w:val="24"/>
          <w:szCs w:val="24"/>
        </w:rPr>
        <w:t>that, in posttraumatic individuals who responded to positive images, the low and high frequency components of HRV were significantly higher in PTG group than in control and PTSD group</w:t>
      </w:r>
      <w:r w:rsidR="005F4128">
        <w:rPr>
          <w:rFonts w:ascii="Times New Roman" w:hAnsi="Times New Roman" w:cs="Times New Roman"/>
          <w:sz w:val="24"/>
          <w:szCs w:val="24"/>
        </w:rPr>
        <w:t xml:space="preserve"> </w:t>
      </w:r>
      <w:r w:rsidR="00C20784" w:rsidRPr="00ED4E31">
        <w:rPr>
          <w:rFonts w:ascii="Times New Roman" w:hAnsi="Times New Roman" w:cs="Times New Roman"/>
          <w:sz w:val="24"/>
          <w:szCs w:val="24"/>
        </w:rPr>
        <w:t>(Wei_et_al.,2017)</w:t>
      </w:r>
      <w:r w:rsidRPr="00ED4E31">
        <w:rPr>
          <w:rFonts w:ascii="Times New Roman" w:hAnsi="Times New Roman" w:cs="Times New Roman"/>
          <w:sz w:val="24"/>
          <w:szCs w:val="24"/>
        </w:rPr>
        <w:t xml:space="preserve">. </w:t>
      </w:r>
      <w:r w:rsidR="00C20784" w:rsidRPr="00ED4E31">
        <w:rPr>
          <w:rFonts w:ascii="Times New Roman" w:hAnsi="Times New Roman" w:cs="Times New Roman"/>
          <w:sz w:val="24"/>
          <w:szCs w:val="24"/>
        </w:rPr>
        <w:t>Accordingly</w:t>
      </w:r>
      <w:r w:rsidRPr="00ED4E31">
        <w:rPr>
          <w:rFonts w:ascii="Times New Roman" w:hAnsi="Times New Roman" w:cs="Times New Roman"/>
          <w:sz w:val="24"/>
          <w:szCs w:val="24"/>
        </w:rPr>
        <w:t xml:space="preserve">, basic science research of PTG in Covid-19 may assist better </w:t>
      </w:r>
      <w:r w:rsidR="00715B9E" w:rsidRPr="00ED4E31">
        <w:rPr>
          <w:rFonts w:ascii="Times New Roman" w:hAnsi="Times New Roman" w:cs="Times New Roman"/>
          <w:sz w:val="24"/>
          <w:szCs w:val="24"/>
        </w:rPr>
        <w:t>understanding of its medical implications</w:t>
      </w:r>
      <w:r w:rsidRPr="00ED4E31">
        <w:rPr>
          <w:rFonts w:ascii="Times New Roman" w:hAnsi="Times New Roman" w:cs="Times New Roman"/>
          <w:sz w:val="24"/>
          <w:szCs w:val="24"/>
        </w:rPr>
        <w:t>.</w:t>
      </w:r>
    </w:p>
    <w:p w14:paraId="1F965A90" w14:textId="77777777" w:rsidR="00FE2182" w:rsidRPr="00ED4E31" w:rsidRDefault="00E81BC5">
      <w:pPr>
        <w:spacing w:after="0" w:line="480" w:lineRule="auto"/>
        <w:rPr>
          <w:rFonts w:ascii="Times New Roman" w:hAnsi="Times New Roman" w:cs="Times New Roman"/>
          <w:b/>
          <w:bCs/>
          <w:sz w:val="24"/>
          <w:szCs w:val="24"/>
        </w:rPr>
      </w:pPr>
      <w:r w:rsidRPr="00ED4E31">
        <w:rPr>
          <w:rFonts w:ascii="Times New Roman" w:hAnsi="Times New Roman" w:cs="Times New Roman"/>
          <w:b/>
          <w:bCs/>
          <w:sz w:val="24"/>
          <w:szCs w:val="24"/>
        </w:rPr>
        <w:t>Limitations</w:t>
      </w:r>
    </w:p>
    <w:p w14:paraId="6008ED7C" w14:textId="02590428" w:rsidR="00EF6801" w:rsidRPr="00ED4E31" w:rsidRDefault="00E81BC5" w:rsidP="00DE6BFD">
      <w:pPr>
        <w:spacing w:after="0" w:line="480" w:lineRule="auto"/>
        <w:ind w:firstLine="720"/>
        <w:rPr>
          <w:rFonts w:ascii="Times New Roman" w:hAnsi="Times New Roman" w:cs="Times New Roman"/>
          <w:b/>
          <w:bCs/>
          <w:sz w:val="24"/>
          <w:szCs w:val="24"/>
        </w:rPr>
      </w:pPr>
      <w:r w:rsidRPr="00ED4E31">
        <w:rPr>
          <w:rFonts w:ascii="Times New Roman" w:hAnsi="Times New Roman" w:cs="Times New Roman"/>
          <w:sz w:val="24"/>
          <w:szCs w:val="24"/>
        </w:rPr>
        <w:t xml:space="preserve">The limitations of </w:t>
      </w:r>
      <w:r w:rsidR="002C3B14" w:rsidRPr="00ED4E31">
        <w:rPr>
          <w:rFonts w:ascii="Times New Roman" w:hAnsi="Times New Roman" w:cs="Times New Roman"/>
          <w:sz w:val="24"/>
          <w:szCs w:val="24"/>
        </w:rPr>
        <w:t>this</w:t>
      </w:r>
      <w:r w:rsidRPr="00ED4E31">
        <w:rPr>
          <w:rFonts w:ascii="Times New Roman" w:hAnsi="Times New Roman" w:cs="Times New Roman"/>
          <w:sz w:val="24"/>
          <w:szCs w:val="24"/>
        </w:rPr>
        <w:t xml:space="preserve"> meta-analysis should be acknowledged. First</w:t>
      </w:r>
      <w:r w:rsidR="00EB5EB7" w:rsidRPr="00ED4E31">
        <w:rPr>
          <w:rFonts w:ascii="Times New Roman" w:hAnsi="Times New Roman" w:cs="Times New Roman"/>
          <w:sz w:val="24"/>
          <w:szCs w:val="24"/>
        </w:rPr>
        <w:t xml:space="preserve">, methodological heterogeneous exist across </w:t>
      </w:r>
      <w:r w:rsidR="00E54DFC" w:rsidRPr="00ED4E31">
        <w:rPr>
          <w:rFonts w:ascii="Times New Roman" w:hAnsi="Times New Roman" w:cs="Times New Roman"/>
          <w:sz w:val="24"/>
          <w:szCs w:val="24"/>
        </w:rPr>
        <w:t>s</w:t>
      </w:r>
      <w:r w:rsidR="00EB5EB7" w:rsidRPr="00ED4E31">
        <w:rPr>
          <w:rFonts w:ascii="Times New Roman" w:hAnsi="Times New Roman" w:cs="Times New Roman"/>
          <w:sz w:val="24"/>
          <w:szCs w:val="24"/>
        </w:rPr>
        <w:t>tudies and contributed to divergent findings of studies included</w:t>
      </w:r>
      <w:r w:rsidR="00E54DFC" w:rsidRPr="00ED4E31">
        <w:rPr>
          <w:rFonts w:ascii="Times New Roman" w:hAnsi="Times New Roman" w:cs="Times New Roman"/>
          <w:sz w:val="24"/>
          <w:szCs w:val="24"/>
        </w:rPr>
        <w:t>. The diverse populations, concerning age, race, cultural, geographic location, and roles in the pandemic (e.g., patients, health providers, general populations)</w:t>
      </w:r>
      <w:r w:rsidR="00CE2006" w:rsidRPr="00ED4E31">
        <w:rPr>
          <w:rFonts w:ascii="Times New Roman" w:hAnsi="Times New Roman" w:cs="Times New Roman"/>
          <w:sz w:val="24"/>
          <w:szCs w:val="24"/>
        </w:rPr>
        <w:t>,</w:t>
      </w:r>
      <w:r w:rsidR="002C3B14" w:rsidRPr="00ED4E31">
        <w:rPr>
          <w:rFonts w:ascii="Times New Roman" w:hAnsi="Times New Roman" w:cs="Times New Roman"/>
          <w:sz w:val="24"/>
          <w:szCs w:val="24"/>
        </w:rPr>
        <w:t xml:space="preserve"> may also lead to heterogeneous findings</w:t>
      </w:r>
      <w:r w:rsidR="00E54DFC" w:rsidRPr="00ED4E31">
        <w:rPr>
          <w:rFonts w:ascii="Times New Roman" w:hAnsi="Times New Roman" w:cs="Times New Roman"/>
          <w:sz w:val="24"/>
          <w:szCs w:val="24"/>
        </w:rPr>
        <w:t xml:space="preserve">. </w:t>
      </w:r>
      <w:r w:rsidR="0028013A" w:rsidRPr="00ED4E31">
        <w:rPr>
          <w:rFonts w:ascii="Times New Roman" w:hAnsi="Times New Roman" w:cs="Times New Roman"/>
          <w:sz w:val="24"/>
          <w:szCs w:val="24"/>
        </w:rPr>
        <w:t xml:space="preserve">This divergency suggests the need for further subgroup analysis (e.g., roles). </w:t>
      </w:r>
      <w:r w:rsidR="00C67391" w:rsidRPr="00ED4E31">
        <w:rPr>
          <w:rFonts w:ascii="Times New Roman" w:hAnsi="Times New Roman" w:cs="Times New Roman"/>
          <w:sz w:val="24"/>
          <w:szCs w:val="24"/>
          <w:shd w:val="clear" w:color="auto" w:fill="FFFFFF"/>
        </w:rPr>
        <w:t>The link between Covid-19 and PTG was nevertheless evident across these studies.</w:t>
      </w:r>
      <w:r w:rsidRPr="00ED4E31">
        <w:rPr>
          <w:rFonts w:ascii="Times New Roman" w:hAnsi="Times New Roman" w:cs="Times New Roman"/>
          <w:sz w:val="24"/>
          <w:szCs w:val="24"/>
        </w:rPr>
        <w:t xml:space="preserve"> Second, </w:t>
      </w:r>
      <w:r w:rsidR="00DE4F84" w:rsidRPr="00ED4E31">
        <w:rPr>
          <w:rFonts w:ascii="Times New Roman" w:hAnsi="Times New Roman" w:cs="Times New Roman"/>
          <w:sz w:val="24"/>
          <w:szCs w:val="24"/>
        </w:rPr>
        <w:t xml:space="preserve">to be conceptually sound, we excluded studies with scales without specific foci on growth and those with only unvalidated, single-item measures. This decision could exclude potentially valuable information. </w:t>
      </w:r>
      <w:r w:rsidRPr="00ED4E31">
        <w:rPr>
          <w:rFonts w:ascii="Times New Roman" w:hAnsi="Times New Roman" w:cs="Times New Roman"/>
          <w:sz w:val="24"/>
          <w:szCs w:val="24"/>
        </w:rPr>
        <w:t xml:space="preserve">Third, </w:t>
      </w:r>
      <w:r w:rsidR="00DE4F84" w:rsidRPr="00ED4E31">
        <w:rPr>
          <w:rFonts w:ascii="Times New Roman" w:hAnsi="Times New Roman" w:cs="Times New Roman"/>
          <w:sz w:val="24"/>
          <w:szCs w:val="24"/>
        </w:rPr>
        <w:t xml:space="preserve">important medical indices are missing in most studies; thus, we could not systematically assess their associations with PTG. Fourth, covariates included in studies vary </w:t>
      </w:r>
      <w:r w:rsidR="00DE4F84" w:rsidRPr="00ED4E31">
        <w:rPr>
          <w:rFonts w:ascii="Times New Roman" w:hAnsi="Times New Roman" w:cs="Times New Roman"/>
          <w:sz w:val="24"/>
          <w:szCs w:val="24"/>
        </w:rPr>
        <w:lastRenderedPageBreak/>
        <w:t>wildly, which may account for the heterogeneity in our subgroup analysis.</w:t>
      </w:r>
      <w:r w:rsidR="00EF6801" w:rsidRPr="00ED4E31">
        <w:rPr>
          <w:rFonts w:ascii="Times New Roman" w:hAnsi="Times New Roman" w:cs="Times New Roman"/>
          <w:sz w:val="24"/>
          <w:szCs w:val="24"/>
        </w:rPr>
        <w:t xml:space="preserve"> </w:t>
      </w:r>
      <w:r w:rsidR="00EF6801" w:rsidRPr="00ED4E31">
        <w:rPr>
          <w:rFonts w:ascii="Times New Roman" w:hAnsi="Times New Roman" w:cs="Times New Roman"/>
          <w:sz w:val="24"/>
          <w:szCs w:val="24"/>
          <w:shd w:val="clear" w:color="auto" w:fill="FFFFFF"/>
        </w:rPr>
        <w:t xml:space="preserve">Finally, due to the emergent pandemic, studies in this meta-analysis were published in a close period (2020-2022) with few were conducted in a prospective design. </w:t>
      </w:r>
      <w:r w:rsidR="004C57B7" w:rsidRPr="00ED4E31">
        <w:rPr>
          <w:rFonts w:ascii="Times New Roman" w:hAnsi="Times New Roman" w:cs="Times New Roman"/>
          <w:sz w:val="24"/>
          <w:szCs w:val="24"/>
        </w:rPr>
        <w:t xml:space="preserve">The increased overtime growth </w:t>
      </w:r>
      <w:r w:rsidR="007D2962" w:rsidRPr="00ED4E31">
        <w:rPr>
          <w:rFonts w:ascii="Times New Roman" w:hAnsi="Times New Roman" w:cs="Times New Roman"/>
          <w:sz w:val="24"/>
          <w:szCs w:val="24"/>
        </w:rPr>
        <w:t>has been observed by a new</w:t>
      </w:r>
      <w:r w:rsidR="004C57B7" w:rsidRPr="00ED4E31">
        <w:rPr>
          <w:rFonts w:ascii="Times New Roman" w:hAnsi="Times New Roman" w:cs="Times New Roman"/>
          <w:sz w:val="24"/>
          <w:szCs w:val="24"/>
        </w:rPr>
        <w:t xml:space="preserve"> Covid-19</w:t>
      </w:r>
      <w:r w:rsidR="2CD0EBC1" w:rsidRPr="00ED4E31">
        <w:rPr>
          <w:rFonts w:ascii="Times New Roman" w:hAnsi="Times New Roman" w:cs="Times New Roman"/>
          <w:sz w:val="24"/>
          <w:szCs w:val="24"/>
        </w:rPr>
        <w:t>(</w:t>
      </w:r>
      <w:r w:rsidR="007D2962" w:rsidRPr="00ED4E31">
        <w:rPr>
          <w:rFonts w:ascii="Times New Roman" w:hAnsi="Times New Roman" w:cs="Times New Roman"/>
          <w:sz w:val="24"/>
          <w:szCs w:val="24"/>
        </w:rPr>
        <w:t>Kalaitzaki</w:t>
      </w:r>
      <w:r w:rsidR="005E42CC" w:rsidRPr="00ED4E31">
        <w:rPr>
          <w:rFonts w:ascii="Times New Roman" w:hAnsi="Times New Roman" w:cs="Times New Roman"/>
          <w:sz w:val="24"/>
          <w:szCs w:val="24"/>
        </w:rPr>
        <w:t>_et_al.,</w:t>
      </w:r>
      <w:r w:rsidR="007D2962" w:rsidRPr="00ED4E31">
        <w:rPr>
          <w:rFonts w:ascii="Times New Roman" w:hAnsi="Times New Roman" w:cs="Times New Roman"/>
          <w:sz w:val="24"/>
          <w:szCs w:val="24"/>
        </w:rPr>
        <w:t xml:space="preserve">2023) </w:t>
      </w:r>
      <w:r w:rsidR="004C57B7" w:rsidRPr="00ED4E31">
        <w:rPr>
          <w:rFonts w:ascii="Times New Roman" w:hAnsi="Times New Roman" w:cs="Times New Roman"/>
          <w:sz w:val="24"/>
          <w:szCs w:val="24"/>
        </w:rPr>
        <w:t xml:space="preserve">and </w:t>
      </w:r>
      <w:r w:rsidR="007D2962" w:rsidRPr="00ED4E31">
        <w:rPr>
          <w:rFonts w:ascii="Times New Roman" w:hAnsi="Times New Roman" w:cs="Times New Roman"/>
          <w:sz w:val="24"/>
          <w:szCs w:val="24"/>
        </w:rPr>
        <w:t>a few</w:t>
      </w:r>
      <w:r w:rsidR="004C57B7" w:rsidRPr="00ED4E31">
        <w:rPr>
          <w:rFonts w:ascii="Times New Roman" w:hAnsi="Times New Roman" w:cs="Times New Roman"/>
          <w:sz w:val="24"/>
          <w:szCs w:val="24"/>
        </w:rPr>
        <w:t xml:space="preserve"> </w:t>
      </w:r>
      <w:r w:rsidR="00EF6801" w:rsidRPr="00ED4E31">
        <w:rPr>
          <w:rFonts w:ascii="Times New Roman" w:hAnsi="Times New Roman" w:cs="Times New Roman"/>
          <w:sz w:val="24"/>
          <w:szCs w:val="24"/>
        </w:rPr>
        <w:t>non-Covid</w:t>
      </w:r>
      <w:r w:rsidR="007D2962" w:rsidRPr="00ED4E31">
        <w:rPr>
          <w:rFonts w:ascii="Times New Roman" w:hAnsi="Times New Roman" w:cs="Times New Roman"/>
          <w:sz w:val="24"/>
          <w:szCs w:val="24"/>
        </w:rPr>
        <w:t>(Ai</w:t>
      </w:r>
      <w:r w:rsidR="005E42CC" w:rsidRPr="00ED4E31">
        <w:rPr>
          <w:rFonts w:ascii="Times New Roman" w:hAnsi="Times New Roman" w:cs="Times New Roman"/>
          <w:sz w:val="24"/>
          <w:szCs w:val="24"/>
        </w:rPr>
        <w:t>_et_al.,</w:t>
      </w:r>
      <w:r w:rsidR="007D2962" w:rsidRPr="00ED4E31">
        <w:rPr>
          <w:rFonts w:ascii="Times New Roman" w:hAnsi="Times New Roman" w:cs="Times New Roman"/>
          <w:sz w:val="24"/>
          <w:szCs w:val="24"/>
        </w:rPr>
        <w:t>2021;Hu</w:t>
      </w:r>
      <w:r w:rsidR="005E42CC" w:rsidRPr="00ED4E31">
        <w:rPr>
          <w:rFonts w:ascii="Times New Roman" w:hAnsi="Times New Roman" w:cs="Times New Roman"/>
          <w:sz w:val="24"/>
          <w:szCs w:val="24"/>
        </w:rPr>
        <w:t>_et_al.,</w:t>
      </w:r>
      <w:r w:rsidR="007D2962" w:rsidRPr="00ED4E31">
        <w:rPr>
          <w:rFonts w:ascii="Times New Roman" w:hAnsi="Times New Roman" w:cs="Times New Roman"/>
          <w:sz w:val="24"/>
          <w:szCs w:val="24"/>
        </w:rPr>
        <w:t>2020;Kelly</w:t>
      </w:r>
      <w:r w:rsidR="005E42CC" w:rsidRPr="00ED4E31">
        <w:rPr>
          <w:rFonts w:ascii="Times New Roman" w:hAnsi="Times New Roman" w:cs="Times New Roman"/>
          <w:sz w:val="24"/>
          <w:szCs w:val="24"/>
        </w:rPr>
        <w:t>_et_al.,</w:t>
      </w:r>
      <w:r w:rsidR="007D2962" w:rsidRPr="00ED4E31">
        <w:rPr>
          <w:rFonts w:ascii="Times New Roman" w:hAnsi="Times New Roman" w:cs="Times New Roman"/>
          <w:sz w:val="24"/>
          <w:szCs w:val="24"/>
        </w:rPr>
        <w:t>2018)</w:t>
      </w:r>
      <w:r w:rsidR="006836B3" w:rsidRPr="00ED4E31">
        <w:rPr>
          <w:rFonts w:ascii="Times New Roman" w:hAnsi="Times New Roman" w:cs="Times New Roman"/>
          <w:sz w:val="24"/>
          <w:szCs w:val="24"/>
        </w:rPr>
        <w:t xml:space="preserve"> </w:t>
      </w:r>
      <w:r w:rsidR="00EF6801" w:rsidRPr="00ED4E31">
        <w:rPr>
          <w:rFonts w:ascii="Times New Roman" w:hAnsi="Times New Roman" w:cs="Times New Roman"/>
          <w:sz w:val="24"/>
          <w:szCs w:val="24"/>
        </w:rPr>
        <w:t>prospective stud</w:t>
      </w:r>
      <w:r w:rsidR="004C57B7" w:rsidRPr="00ED4E31">
        <w:rPr>
          <w:rFonts w:ascii="Times New Roman" w:hAnsi="Times New Roman" w:cs="Times New Roman"/>
          <w:sz w:val="24"/>
          <w:szCs w:val="24"/>
        </w:rPr>
        <w:t>ies</w:t>
      </w:r>
      <w:r w:rsidR="00EF6801" w:rsidRPr="00ED4E31">
        <w:rPr>
          <w:rFonts w:ascii="Times New Roman" w:hAnsi="Times New Roman" w:cs="Times New Roman"/>
          <w:sz w:val="24"/>
          <w:szCs w:val="24"/>
        </w:rPr>
        <w:t xml:space="preserve">, </w:t>
      </w:r>
      <w:r w:rsidR="004957DE" w:rsidRPr="00ED4E31">
        <w:rPr>
          <w:rFonts w:ascii="Times New Roman" w:hAnsi="Times New Roman" w:cs="Times New Roman"/>
          <w:sz w:val="24"/>
          <w:szCs w:val="24"/>
        </w:rPr>
        <w:t>a fact</w:t>
      </w:r>
      <w:r w:rsidR="00EF6801" w:rsidRPr="00ED4E31">
        <w:rPr>
          <w:rFonts w:ascii="Times New Roman" w:hAnsi="Times New Roman" w:cs="Times New Roman"/>
          <w:sz w:val="24"/>
          <w:szCs w:val="24"/>
        </w:rPr>
        <w:t xml:space="preserve"> underscor</w:t>
      </w:r>
      <w:r w:rsidR="004957DE" w:rsidRPr="00ED4E31">
        <w:rPr>
          <w:rFonts w:ascii="Times New Roman" w:hAnsi="Times New Roman" w:cs="Times New Roman"/>
          <w:sz w:val="24"/>
          <w:szCs w:val="24"/>
        </w:rPr>
        <w:t>ing</w:t>
      </w:r>
      <w:r w:rsidR="00EF6801" w:rsidRPr="00ED4E31">
        <w:rPr>
          <w:rFonts w:ascii="Times New Roman" w:hAnsi="Times New Roman" w:cs="Times New Roman"/>
          <w:sz w:val="24"/>
          <w:szCs w:val="24"/>
        </w:rPr>
        <w:t xml:space="preserve"> the need to follow-up </w:t>
      </w:r>
      <w:r w:rsidR="004957DE" w:rsidRPr="00ED4E31">
        <w:rPr>
          <w:rFonts w:ascii="Times New Roman" w:hAnsi="Times New Roman" w:cs="Times New Roman"/>
          <w:sz w:val="24"/>
          <w:szCs w:val="24"/>
        </w:rPr>
        <w:t>post-</w:t>
      </w:r>
      <w:r w:rsidR="00EF6801" w:rsidRPr="00ED4E31">
        <w:rPr>
          <w:rFonts w:ascii="Times New Roman" w:hAnsi="Times New Roman" w:cs="Times New Roman"/>
          <w:sz w:val="24"/>
          <w:szCs w:val="24"/>
        </w:rPr>
        <w:t xml:space="preserve">pandemic </w:t>
      </w:r>
      <w:r w:rsidR="004957DE" w:rsidRPr="00ED4E31">
        <w:rPr>
          <w:rFonts w:ascii="Times New Roman" w:hAnsi="Times New Roman" w:cs="Times New Roman"/>
          <w:sz w:val="24"/>
          <w:szCs w:val="24"/>
        </w:rPr>
        <w:t>PTG</w:t>
      </w:r>
      <w:r w:rsidR="00EF6801" w:rsidRPr="00ED4E31">
        <w:rPr>
          <w:rFonts w:ascii="Times New Roman" w:hAnsi="Times New Roman" w:cs="Times New Roman"/>
          <w:sz w:val="24"/>
          <w:szCs w:val="24"/>
        </w:rPr>
        <w:t xml:space="preserve">. </w:t>
      </w:r>
    </w:p>
    <w:p w14:paraId="022E7A78" w14:textId="77777777" w:rsidR="00FE2182" w:rsidRPr="00ED4E31" w:rsidRDefault="00E81BC5">
      <w:pPr>
        <w:spacing w:after="0" w:line="480" w:lineRule="auto"/>
        <w:rPr>
          <w:rFonts w:ascii="Times New Roman" w:hAnsi="Times New Roman" w:cs="Times New Roman"/>
          <w:sz w:val="24"/>
          <w:szCs w:val="24"/>
        </w:rPr>
      </w:pPr>
      <w:r w:rsidRPr="00ED4E31">
        <w:rPr>
          <w:rFonts w:ascii="Times New Roman" w:hAnsi="Times New Roman" w:cs="Times New Roman"/>
          <w:b/>
          <w:bCs/>
          <w:sz w:val="24"/>
          <w:szCs w:val="24"/>
        </w:rPr>
        <w:t>Conclusions</w:t>
      </w:r>
    </w:p>
    <w:p w14:paraId="4C1D0F9B" w14:textId="3EF0AFCA" w:rsidR="00FE2182" w:rsidRDefault="006077C1" w:rsidP="0084693A">
      <w:pPr>
        <w:spacing w:after="0" w:line="480" w:lineRule="auto"/>
        <w:ind w:firstLine="720"/>
        <w:rPr>
          <w:rFonts w:ascii="Times New Roman" w:hAnsi="Times New Roman" w:cs="Times New Roman"/>
          <w:sz w:val="24"/>
          <w:szCs w:val="24"/>
        </w:rPr>
      </w:pPr>
      <w:r w:rsidRPr="00ED4E31">
        <w:rPr>
          <w:rFonts w:ascii="Times New Roman" w:hAnsi="Times New Roman" w:cs="Times New Roman"/>
          <w:sz w:val="24"/>
          <w:szCs w:val="24"/>
        </w:rPr>
        <w:t xml:space="preserve">Over the past two decades, burgeoning research has shown PTG as a promising endpoint after trauma and disasters. </w:t>
      </w:r>
      <w:r w:rsidR="007305C4" w:rsidRPr="00ED4E31">
        <w:rPr>
          <w:rFonts w:ascii="Times New Roman" w:hAnsi="Times New Roman" w:cs="Times New Roman"/>
          <w:sz w:val="24"/>
          <w:szCs w:val="24"/>
        </w:rPr>
        <w:t>The findings from this first meta-analysis suggest that the optimal outcome could occur among patients, health care providers, and general populations who were all exposed to the Covid-19 threat globally</w:t>
      </w:r>
      <w:r w:rsidR="00FD66CA" w:rsidRPr="00ED4E31">
        <w:rPr>
          <w:rFonts w:ascii="Times New Roman" w:hAnsi="Times New Roman" w:cs="Times New Roman"/>
          <w:sz w:val="24"/>
          <w:szCs w:val="24"/>
        </w:rPr>
        <w:t xml:space="preserve">. </w:t>
      </w:r>
      <w:r w:rsidR="007305C4" w:rsidRPr="00ED4E31">
        <w:rPr>
          <w:rFonts w:ascii="Times New Roman" w:hAnsi="Times New Roman" w:cs="Times New Roman"/>
          <w:sz w:val="24"/>
          <w:szCs w:val="24"/>
        </w:rPr>
        <w:t xml:space="preserve">PTG includes a posttraumatic </w:t>
      </w:r>
      <w:r w:rsidR="000E5893" w:rsidRPr="00ED4E31">
        <w:rPr>
          <w:rFonts w:ascii="Times New Roman" w:hAnsi="Times New Roman" w:cs="Times New Roman"/>
          <w:sz w:val="24"/>
          <w:szCs w:val="24"/>
        </w:rPr>
        <w:t xml:space="preserve">outlook </w:t>
      </w:r>
      <w:r w:rsidR="00FD66CA" w:rsidRPr="00ED4E31">
        <w:rPr>
          <w:rFonts w:ascii="Times New Roman" w:hAnsi="Times New Roman" w:cs="Times New Roman"/>
          <w:sz w:val="24"/>
          <w:szCs w:val="24"/>
        </w:rPr>
        <w:t>change</w:t>
      </w:r>
      <w:r w:rsidR="007305C4" w:rsidRPr="00ED4E31">
        <w:rPr>
          <w:rFonts w:ascii="Times New Roman" w:hAnsi="Times New Roman" w:cs="Times New Roman"/>
          <w:sz w:val="24"/>
          <w:szCs w:val="24"/>
        </w:rPr>
        <w:t xml:space="preserve"> in varied domains, or positive outlook, that could lead to optimal behavioral changes. </w:t>
      </w:r>
      <w:r w:rsidR="000E5893" w:rsidRPr="00ED4E31">
        <w:rPr>
          <w:rFonts w:ascii="Times New Roman" w:hAnsi="Times New Roman" w:cs="Times New Roman"/>
          <w:sz w:val="24"/>
          <w:szCs w:val="24"/>
        </w:rPr>
        <w:t>The worldview-based gain is consistent with psychiatrist Frankl’s</w:t>
      </w:r>
      <w:r w:rsidR="00A34A25">
        <w:rPr>
          <w:rFonts w:ascii="Times New Roman" w:hAnsi="Times New Roman" w:cs="Times New Roman"/>
          <w:sz w:val="24"/>
          <w:szCs w:val="24"/>
        </w:rPr>
        <w:t xml:space="preserve"> </w:t>
      </w:r>
      <w:r w:rsidR="00923E7F" w:rsidRPr="00ED4E31">
        <w:rPr>
          <w:rFonts w:ascii="Times New Roman" w:hAnsi="Times New Roman" w:cs="Times New Roman"/>
          <w:sz w:val="24"/>
          <w:szCs w:val="24"/>
        </w:rPr>
        <w:t>(</w:t>
      </w:r>
      <w:r w:rsidR="00923E7F" w:rsidRPr="00D806CF">
        <w:rPr>
          <w:rFonts w:ascii="Times New Roman" w:hAnsi="Times New Roman" w:cs="Times New Roman"/>
          <w:sz w:val="24"/>
          <w:szCs w:val="24"/>
        </w:rPr>
        <w:t>2004</w:t>
      </w:r>
      <w:r w:rsidR="0084188F" w:rsidRPr="00D806CF">
        <w:rPr>
          <w:rFonts w:ascii="Times New Roman" w:hAnsi="Times New Roman" w:cs="Times New Roman"/>
          <w:sz w:val="24"/>
          <w:szCs w:val="24"/>
        </w:rPr>
        <w:t>; p. XIII</w:t>
      </w:r>
      <w:r w:rsidR="00923E7F" w:rsidRPr="00ED4E31">
        <w:rPr>
          <w:rFonts w:ascii="Times New Roman" w:hAnsi="Times New Roman" w:cs="Times New Roman"/>
          <w:sz w:val="24"/>
          <w:szCs w:val="24"/>
        </w:rPr>
        <w:t>)</w:t>
      </w:r>
      <w:r w:rsidR="000E5893" w:rsidRPr="00ED4E31">
        <w:rPr>
          <w:rFonts w:ascii="Times New Roman" w:hAnsi="Times New Roman" w:cs="Times New Roman"/>
          <w:sz w:val="24"/>
          <w:szCs w:val="24"/>
        </w:rPr>
        <w:t xml:space="preserve"> </w:t>
      </w:r>
      <w:r w:rsidR="006911C7" w:rsidRPr="00ED4E31">
        <w:rPr>
          <w:rFonts w:ascii="Times New Roman" w:hAnsi="Times New Roman" w:cs="Times New Roman"/>
          <w:sz w:val="24"/>
          <w:szCs w:val="24"/>
        </w:rPr>
        <w:t>survival tenon</w:t>
      </w:r>
      <w:r w:rsidR="000E5893" w:rsidRPr="00ED4E31">
        <w:rPr>
          <w:rFonts w:ascii="Times New Roman" w:hAnsi="Times New Roman" w:cs="Times New Roman"/>
          <w:sz w:val="24"/>
          <w:szCs w:val="24"/>
        </w:rPr>
        <w:t xml:space="preserve">: “when we </w:t>
      </w:r>
      <w:r w:rsidR="006911C7" w:rsidRPr="00ED4E31">
        <w:rPr>
          <w:rFonts w:ascii="Times New Roman" w:hAnsi="Times New Roman" w:cs="Times New Roman"/>
          <w:sz w:val="24"/>
          <w:szCs w:val="24"/>
        </w:rPr>
        <w:t xml:space="preserve">are no longer able to change a </w:t>
      </w:r>
      <w:r w:rsidR="00923E7F" w:rsidRPr="00ED4E31">
        <w:rPr>
          <w:rFonts w:ascii="Times New Roman" w:hAnsi="Times New Roman" w:cs="Times New Roman"/>
          <w:sz w:val="24"/>
          <w:szCs w:val="24"/>
        </w:rPr>
        <w:t>situation</w:t>
      </w:r>
      <w:r w:rsidR="006911C7" w:rsidRPr="00ED4E31">
        <w:rPr>
          <w:rFonts w:ascii="Times New Roman" w:hAnsi="Times New Roman" w:cs="Times New Roman"/>
          <w:sz w:val="24"/>
          <w:szCs w:val="24"/>
        </w:rPr>
        <w:t xml:space="preserve">, we are challenged to change ourselves.” </w:t>
      </w:r>
      <w:r w:rsidR="00FD66CA" w:rsidRPr="00ED4E31">
        <w:rPr>
          <w:rFonts w:ascii="Times New Roman" w:hAnsi="Times New Roman" w:cs="Times New Roman"/>
          <w:sz w:val="24"/>
          <w:szCs w:val="24"/>
        </w:rPr>
        <w:t xml:space="preserve">Future research should employ prospective designs to reveal its health benefit in long-term survival and quality of life. Investigation </w:t>
      </w:r>
      <w:r w:rsidR="007305C4" w:rsidRPr="00ED4E31">
        <w:rPr>
          <w:rFonts w:ascii="Times New Roman" w:hAnsi="Times New Roman" w:cs="Times New Roman"/>
          <w:sz w:val="24"/>
          <w:szCs w:val="24"/>
        </w:rPr>
        <w:t xml:space="preserve">should </w:t>
      </w:r>
      <w:r w:rsidR="00FD66CA" w:rsidRPr="00ED4E31">
        <w:rPr>
          <w:rFonts w:ascii="Times New Roman" w:hAnsi="Times New Roman" w:cs="Times New Roman"/>
          <w:sz w:val="24"/>
          <w:szCs w:val="24"/>
        </w:rPr>
        <w:t xml:space="preserve">also </w:t>
      </w:r>
      <w:r w:rsidR="007305C4" w:rsidRPr="00ED4E31">
        <w:rPr>
          <w:rFonts w:ascii="Times New Roman" w:hAnsi="Times New Roman" w:cs="Times New Roman"/>
          <w:sz w:val="24"/>
          <w:szCs w:val="24"/>
        </w:rPr>
        <w:t xml:space="preserve">address important medical questions </w:t>
      </w:r>
      <w:r w:rsidR="0084693A" w:rsidRPr="00ED4E31">
        <w:rPr>
          <w:rFonts w:ascii="Times New Roman" w:hAnsi="Times New Roman" w:cs="Times New Roman"/>
          <w:sz w:val="24"/>
          <w:szCs w:val="24"/>
        </w:rPr>
        <w:t>(e.g.,</w:t>
      </w:r>
      <w:r w:rsidR="007305C4" w:rsidRPr="00ED4E31">
        <w:rPr>
          <w:rFonts w:ascii="Times New Roman" w:hAnsi="Times New Roman" w:cs="Times New Roman"/>
          <w:sz w:val="24"/>
          <w:szCs w:val="24"/>
        </w:rPr>
        <w:t xml:space="preserve"> What could be behavioral and </w:t>
      </w:r>
      <w:proofErr w:type="spellStart"/>
      <w:r w:rsidR="007305C4" w:rsidRPr="00ED4E31">
        <w:rPr>
          <w:rFonts w:ascii="Times New Roman" w:hAnsi="Times New Roman" w:cs="Times New Roman"/>
          <w:sz w:val="24"/>
          <w:szCs w:val="24"/>
        </w:rPr>
        <w:t>salutogenic</w:t>
      </w:r>
      <w:proofErr w:type="spellEnd"/>
      <w:r w:rsidR="007305C4" w:rsidRPr="00ED4E31">
        <w:rPr>
          <w:rFonts w:ascii="Times New Roman" w:hAnsi="Times New Roman" w:cs="Times New Roman"/>
          <w:sz w:val="24"/>
          <w:szCs w:val="24"/>
        </w:rPr>
        <w:t xml:space="preserve"> </w:t>
      </w:r>
      <w:r w:rsidR="00923E7F" w:rsidRPr="00ED4E31">
        <w:rPr>
          <w:rFonts w:ascii="Times New Roman" w:hAnsi="Times New Roman" w:cs="Times New Roman"/>
          <w:sz w:val="24"/>
          <w:szCs w:val="24"/>
        </w:rPr>
        <w:t xml:space="preserve">bio-psycho-behavioral </w:t>
      </w:r>
      <w:r w:rsidR="007305C4" w:rsidRPr="00ED4E31">
        <w:rPr>
          <w:rFonts w:ascii="Times New Roman" w:hAnsi="Times New Roman" w:cs="Times New Roman"/>
          <w:sz w:val="24"/>
          <w:szCs w:val="24"/>
        </w:rPr>
        <w:t xml:space="preserve">mechanism </w:t>
      </w:r>
      <w:r w:rsidR="0084693A" w:rsidRPr="00ED4E31">
        <w:rPr>
          <w:rFonts w:ascii="Times New Roman" w:hAnsi="Times New Roman" w:cs="Times New Roman"/>
          <w:sz w:val="24"/>
          <w:szCs w:val="24"/>
        </w:rPr>
        <w:t xml:space="preserve">to inform </w:t>
      </w:r>
      <w:r w:rsidR="00923E7F" w:rsidRPr="00ED4E31">
        <w:rPr>
          <w:rFonts w:ascii="Times New Roman" w:hAnsi="Times New Roman" w:cs="Times New Roman"/>
          <w:sz w:val="24"/>
          <w:szCs w:val="24"/>
        </w:rPr>
        <w:t>clinical practices</w:t>
      </w:r>
      <w:r w:rsidR="00E81BC5" w:rsidRPr="00ED4E31">
        <w:rPr>
          <w:rFonts w:ascii="Times New Roman" w:hAnsi="Times New Roman" w:cs="Times New Roman"/>
          <w:sz w:val="24"/>
          <w:szCs w:val="24"/>
        </w:rPr>
        <w:t>.</w:t>
      </w:r>
    </w:p>
    <w:p w14:paraId="5AD4FA32" w14:textId="573BCEC7" w:rsidR="63A46C06" w:rsidRDefault="63A46C06" w:rsidP="45D0B409">
      <w:pPr>
        <w:shd w:val="clear" w:color="auto" w:fill="FFFFFF" w:themeFill="background1"/>
        <w:spacing w:after="0" w:line="480" w:lineRule="auto"/>
        <w:jc w:val="center"/>
        <w:rPr>
          <w:rFonts w:ascii="Times New Roman" w:eastAsia="Times New Roman" w:hAnsi="Times New Roman" w:cs="Times New Roman"/>
          <w:b/>
          <w:bCs/>
          <w:sz w:val="24"/>
          <w:szCs w:val="24"/>
        </w:rPr>
      </w:pPr>
      <w:r w:rsidRPr="45D0B409">
        <w:rPr>
          <w:rFonts w:ascii="Times New Roman" w:eastAsia="Times New Roman" w:hAnsi="Times New Roman" w:cs="Times New Roman"/>
          <w:b/>
          <w:bCs/>
          <w:sz w:val="24"/>
          <w:szCs w:val="24"/>
        </w:rPr>
        <w:t>References</w:t>
      </w:r>
    </w:p>
    <w:p w14:paraId="563B60A0" w14:textId="335B2E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S., </w:t>
      </w: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P., Andoh-Arthur, J., </w:t>
      </w:r>
      <w:proofErr w:type="spellStart"/>
      <w:r w:rsidRPr="00B90E67">
        <w:rPr>
          <w:rFonts w:ascii="Times New Roman" w:eastAsia="Times New Roman" w:hAnsi="Times New Roman" w:cs="Times New Roman"/>
          <w:sz w:val="24"/>
          <w:szCs w:val="24"/>
        </w:rPr>
        <w:t>Ahiable</w:t>
      </w:r>
      <w:proofErr w:type="spellEnd"/>
      <w:r w:rsidRPr="00B90E67">
        <w:rPr>
          <w:rFonts w:ascii="Times New Roman" w:eastAsia="Times New Roman" w:hAnsi="Times New Roman" w:cs="Times New Roman"/>
          <w:sz w:val="24"/>
          <w:szCs w:val="24"/>
        </w:rPr>
        <w:t xml:space="preserve">, E. K., </w:t>
      </w:r>
      <w:proofErr w:type="spellStart"/>
      <w:r w:rsidRPr="00B90E67">
        <w:rPr>
          <w:rFonts w:ascii="Times New Roman" w:eastAsia="Times New Roman" w:hAnsi="Times New Roman" w:cs="Times New Roman"/>
          <w:sz w:val="24"/>
          <w:szCs w:val="24"/>
        </w:rPr>
        <w:t>Kretchy</w:t>
      </w:r>
      <w:proofErr w:type="spellEnd"/>
      <w:r w:rsidRPr="00B90E67">
        <w:rPr>
          <w:rFonts w:ascii="Times New Roman" w:eastAsia="Times New Roman" w:hAnsi="Times New Roman" w:cs="Times New Roman"/>
          <w:sz w:val="24"/>
          <w:szCs w:val="24"/>
        </w:rPr>
        <w:t>, I. A.,</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 xml:space="preserve">Osafo, J. (2022). Post-traumatic growth and resilience among hospitalized Covid-19 survivors: A gendered analysis. </w:t>
      </w:r>
      <w:r w:rsidRPr="00B90E67">
        <w:rPr>
          <w:rFonts w:ascii="Times New Roman" w:eastAsia="Times New Roman" w:hAnsi="Times New Roman" w:cs="Times New Roman"/>
          <w:i/>
          <w:iCs/>
          <w:sz w:val="24"/>
          <w:szCs w:val="24"/>
        </w:rPr>
        <w:t>International Journal of Environmental Research and Public Health, 19(16)</w:t>
      </w:r>
      <w:r w:rsidRPr="00B90E67">
        <w:rPr>
          <w:rFonts w:ascii="Times New Roman" w:eastAsia="Times New Roman" w:hAnsi="Times New Roman" w:cs="Times New Roman"/>
          <w:sz w:val="24"/>
          <w:szCs w:val="24"/>
        </w:rPr>
        <w:t xml:space="preserve">, 10014. </w:t>
      </w:r>
      <w:hyperlink r:id="rId13" w:history="1">
        <w:r>
          <w:t>https://doi.org/10.3390/ijerph191610014</w:t>
        </w:r>
      </w:hyperlink>
      <w:r w:rsidRPr="00B90E67">
        <w:rPr>
          <w:rFonts w:ascii="Times New Roman" w:eastAsia="Times New Roman" w:hAnsi="Times New Roman" w:cs="Times New Roman"/>
          <w:sz w:val="24"/>
          <w:szCs w:val="24"/>
        </w:rPr>
        <w:t xml:space="preserve">    </w:t>
      </w:r>
    </w:p>
    <w:p w14:paraId="3EF6C0B4" w14:textId="4C238B9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B90E67">
        <w:rPr>
          <w:rFonts w:ascii="Times New Roman" w:eastAsia="Times New Roman" w:hAnsi="Times New Roman" w:cs="Times New Roman"/>
          <w:sz w:val="24"/>
          <w:szCs w:val="24"/>
        </w:rPr>
        <w:lastRenderedPageBreak/>
        <w:t>Ai, A. L., Hall, D., Pargament, K.,</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 xml:space="preserve">Tice, T. N. (2013). Posttraumatic growth in patients who survived cardiac surgery: the predictive and mediating roles of faith-based factors. </w:t>
      </w:r>
      <w:r w:rsidRPr="00B90E67">
        <w:rPr>
          <w:rFonts w:ascii="Times New Roman" w:eastAsia="Times New Roman" w:hAnsi="Times New Roman" w:cs="Times New Roman"/>
          <w:i/>
          <w:iCs/>
          <w:sz w:val="24"/>
          <w:szCs w:val="24"/>
        </w:rPr>
        <w:t>Journal of behavioral medicine, 36(2)</w:t>
      </w:r>
      <w:r w:rsidRPr="00B90E67">
        <w:rPr>
          <w:rFonts w:ascii="Times New Roman" w:eastAsia="Times New Roman" w:hAnsi="Times New Roman" w:cs="Times New Roman"/>
          <w:sz w:val="24"/>
          <w:szCs w:val="24"/>
        </w:rPr>
        <w:t>, 186–198. https://doi.org/10.1007/s10865-012-9412-6</w:t>
      </w:r>
    </w:p>
    <w:p w14:paraId="1B4B866B" w14:textId="0AAE1B3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Arnout, B. A.,</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hint="eastAsia"/>
          <w:sz w:val="24"/>
          <w:szCs w:val="24"/>
        </w:rPr>
        <w:t>Al‐</w:t>
      </w:r>
      <w:proofErr w:type="spellStart"/>
      <w:r w:rsidRPr="00B90E67">
        <w:rPr>
          <w:rFonts w:ascii="Times New Roman" w:eastAsia="Times New Roman" w:hAnsi="Times New Roman" w:cs="Times New Roman"/>
          <w:sz w:val="24"/>
          <w:szCs w:val="24"/>
        </w:rPr>
        <w:t>Sufyani</w:t>
      </w:r>
      <w:proofErr w:type="spellEnd"/>
      <w:r w:rsidRPr="00B90E67">
        <w:rPr>
          <w:rFonts w:ascii="Times New Roman" w:eastAsia="Times New Roman" w:hAnsi="Times New Roman" w:cs="Times New Roman" w:hint="eastAsia"/>
          <w:sz w:val="24"/>
          <w:szCs w:val="24"/>
        </w:rPr>
        <w:t xml:space="preserve">, H. H. (2021). Quantifying the impact of Covid‐19 on the individuals in the kingdom of Saudi Arabia: A cross‐sectional descriptive study of the posttraumatic growth. </w:t>
      </w:r>
      <w:r w:rsidRPr="00B90E67">
        <w:rPr>
          <w:rFonts w:ascii="Times New Roman" w:eastAsia="Times New Roman" w:hAnsi="Times New Roman" w:cs="Times New Roman"/>
          <w:i/>
          <w:iCs/>
          <w:sz w:val="24"/>
          <w:szCs w:val="24"/>
        </w:rPr>
        <w:t>Journal of Public Affairs, 21(4)</w:t>
      </w:r>
      <w:r w:rsidRPr="00B90E67">
        <w:rPr>
          <w:rFonts w:ascii="Times New Roman" w:eastAsia="Times New Roman" w:hAnsi="Times New Roman" w:cs="Times New Roman"/>
          <w:sz w:val="24"/>
          <w:szCs w:val="24"/>
        </w:rPr>
        <w:t xml:space="preserve">. </w:t>
      </w:r>
      <w:hyperlink r:id="rId14" w:history="1">
        <w:r>
          <w:t>https://doi.org/10.1002/pa.2659</w:t>
        </w:r>
      </w:hyperlink>
      <w:r w:rsidRPr="00B90E67">
        <w:rPr>
          <w:rFonts w:ascii="Times New Roman" w:eastAsia="Times New Roman" w:hAnsi="Times New Roman" w:cs="Times New Roman"/>
          <w:sz w:val="24"/>
          <w:szCs w:val="24"/>
        </w:rPr>
        <w:t xml:space="preserve"> </w:t>
      </w:r>
    </w:p>
    <w:p w14:paraId="3B708639" w14:textId="5457934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Bai, C., Ma, J., Bai, B.,</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Zhu, S. (2023). How does strength use relate to posttraumatic growth in health care workers during the COVID-19 pandemic? The mediating role of self-efficacy and optimism.</w:t>
      </w:r>
      <w:r w:rsidRPr="00B90E67">
        <w:rPr>
          <w:rFonts w:ascii="Times New Roman" w:eastAsia="Times New Roman" w:hAnsi="Times New Roman" w:cs="Times New Roman"/>
          <w:i/>
          <w:iCs/>
          <w:sz w:val="24"/>
          <w:szCs w:val="24"/>
        </w:rPr>
        <w:t xml:space="preserve"> Psychological trauma: theory, research, practice and policy, </w:t>
      </w:r>
      <w:r w:rsidRPr="00B90E67">
        <w:rPr>
          <w:rFonts w:ascii="Times New Roman" w:eastAsia="Times New Roman" w:hAnsi="Times New Roman" w:cs="Times New Roman"/>
          <w:sz w:val="24"/>
          <w:szCs w:val="24"/>
        </w:rPr>
        <w:t xml:space="preserve">10.1037/tra0001626. </w:t>
      </w:r>
      <w:hyperlink r:id="rId15" w:history="1">
        <w:r>
          <w:t>https://doi.org/10.1037/tra0001626</w:t>
        </w:r>
      </w:hyperlink>
      <w:r w:rsidRPr="00B90E67">
        <w:rPr>
          <w:rFonts w:ascii="Times New Roman" w:eastAsia="Times New Roman" w:hAnsi="Times New Roman" w:cs="Times New Roman"/>
          <w:sz w:val="24"/>
          <w:szCs w:val="24"/>
        </w:rPr>
        <w:t xml:space="preserve">   </w:t>
      </w:r>
    </w:p>
    <w:p w14:paraId="66D9F9E5" w14:textId="3EBAEE4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Barnicot</w:t>
      </w:r>
      <w:proofErr w:type="spellEnd"/>
      <w:r w:rsidRPr="00B90E67">
        <w:rPr>
          <w:rFonts w:ascii="Times New Roman" w:eastAsia="Times New Roman" w:hAnsi="Times New Roman" w:cs="Times New Roman"/>
          <w:sz w:val="24"/>
          <w:szCs w:val="24"/>
        </w:rPr>
        <w:t>, K., McCabe, R., Bogosian, A., Papadopoulos, R., Crawford, M., Aitken, P., Christensen, T., Wilson, J., Teague, B., Rana, R., Willis, D., Barclay, R., Chung, A.,</w:t>
      </w:r>
      <w:r w:rsidR="002577B1">
        <w:rPr>
          <w:rFonts w:ascii="Times New Roman" w:eastAsia="Times New Roman" w:hAnsi="Times New Roman" w:cs="Times New Roman"/>
          <w:sz w:val="24"/>
          <w:szCs w:val="24"/>
        </w:rPr>
        <w:t xml:space="preserve"> &amp; </w:t>
      </w:r>
      <w:proofErr w:type="spellStart"/>
      <w:r w:rsidRPr="00B90E67">
        <w:rPr>
          <w:rFonts w:ascii="Times New Roman" w:eastAsia="Times New Roman" w:hAnsi="Times New Roman" w:cs="Times New Roman"/>
          <w:sz w:val="24"/>
          <w:szCs w:val="24"/>
        </w:rPr>
        <w:t>Rohricht</w:t>
      </w:r>
      <w:proofErr w:type="spellEnd"/>
      <w:r w:rsidRPr="00B90E67">
        <w:rPr>
          <w:rFonts w:ascii="Times New Roman" w:eastAsia="Times New Roman" w:hAnsi="Times New Roman" w:cs="Times New Roman"/>
          <w:sz w:val="24"/>
          <w:szCs w:val="24"/>
        </w:rPr>
        <w:t xml:space="preserve">, F. (2023). Predictors of post-traumatic growth in a sample of United Kingdom mental and community healthcare workers during the COVID-19 pandemic. </w:t>
      </w:r>
      <w:r w:rsidRPr="00B90E67">
        <w:rPr>
          <w:rFonts w:ascii="Times New Roman" w:eastAsia="Times New Roman" w:hAnsi="Times New Roman" w:cs="Times New Roman"/>
          <w:i/>
          <w:iCs/>
          <w:sz w:val="24"/>
          <w:szCs w:val="24"/>
        </w:rPr>
        <w:t>International journal of environmental research and public health, 20(4)</w:t>
      </w:r>
      <w:r w:rsidRPr="00B90E67">
        <w:rPr>
          <w:rFonts w:ascii="Times New Roman" w:eastAsia="Times New Roman" w:hAnsi="Times New Roman" w:cs="Times New Roman"/>
          <w:sz w:val="24"/>
          <w:szCs w:val="24"/>
        </w:rPr>
        <w:t xml:space="preserve">, 3539. </w:t>
      </w:r>
      <w:hyperlink r:id="rId16" w:history="1">
        <w:r>
          <w:t>https://doi.org/10.3390/ijerph20043539</w:t>
        </w:r>
      </w:hyperlink>
      <w:r w:rsidRPr="00B90E67">
        <w:rPr>
          <w:rFonts w:ascii="Times New Roman" w:eastAsia="Times New Roman" w:hAnsi="Times New Roman" w:cs="Times New Roman"/>
          <w:sz w:val="24"/>
          <w:szCs w:val="24"/>
        </w:rPr>
        <w:t xml:space="preserve"> </w:t>
      </w:r>
    </w:p>
    <w:p w14:paraId="04F92A51" w14:textId="24530211" w:rsidR="00023D50" w:rsidRPr="00ED5EA8" w:rsidRDefault="00363EB9" w:rsidP="00A46D6A">
      <w:pPr>
        <w:pStyle w:val="ListParagraph"/>
        <w:numPr>
          <w:ilvl w:val="0"/>
          <w:numId w:val="53"/>
        </w:numPr>
        <w:spacing w:after="0" w:line="360" w:lineRule="auto"/>
        <w:rPr>
          <w:rFonts w:ascii="Times New Roman" w:eastAsia="Times New Roman" w:hAnsi="Times New Roman" w:cs="Times New Roman"/>
        </w:rPr>
      </w:pPr>
      <w:bookmarkStart w:id="6" w:name="_Hlk144544984"/>
      <w:r w:rsidRPr="005538DA">
        <w:rPr>
          <w:rFonts w:ascii="Times New Roman" w:hAnsi="Times New Roman" w:cs="Times New Roman"/>
          <w:sz w:val="24"/>
          <w:szCs w:val="24"/>
          <w:highlight w:val="yellow"/>
        </w:rPr>
        <w:t xml:space="preserve">Calhoun LG, Tedeschi RG. </w:t>
      </w:r>
      <w:bookmarkEnd w:id="6"/>
      <w:r w:rsidRPr="005538DA">
        <w:rPr>
          <w:rFonts w:ascii="Times New Roman" w:hAnsi="Times New Roman" w:cs="Times New Roman"/>
          <w:sz w:val="24"/>
          <w:szCs w:val="24"/>
          <w:highlight w:val="yellow"/>
        </w:rPr>
        <w:t xml:space="preserve">The foundations of posttraumatic growth: An expanded framework. In: Calhoun LG, Tedeschi RG, eds. </w:t>
      </w:r>
      <w:r w:rsidRPr="005538DA">
        <w:rPr>
          <w:rFonts w:ascii="Times New Roman" w:hAnsi="Times New Roman" w:cs="Times New Roman"/>
          <w:i/>
          <w:iCs/>
          <w:sz w:val="24"/>
          <w:szCs w:val="24"/>
          <w:highlight w:val="yellow"/>
        </w:rPr>
        <w:t>Handbook of Posttraumatic Growth: Research</w:t>
      </w:r>
      <w:r w:rsidR="002577B1">
        <w:rPr>
          <w:rFonts w:ascii="Times New Roman" w:hAnsi="Times New Roman" w:cs="Times New Roman"/>
          <w:i/>
          <w:iCs/>
          <w:sz w:val="24"/>
          <w:szCs w:val="24"/>
          <w:highlight w:val="yellow"/>
        </w:rPr>
        <w:t xml:space="preserve"> &amp; </w:t>
      </w:r>
      <w:r w:rsidRPr="005538DA">
        <w:rPr>
          <w:rFonts w:ascii="Times New Roman" w:hAnsi="Times New Roman" w:cs="Times New Roman"/>
          <w:i/>
          <w:iCs/>
          <w:sz w:val="24"/>
          <w:szCs w:val="24"/>
          <w:highlight w:val="yellow"/>
        </w:rPr>
        <w:t>Practice</w:t>
      </w:r>
      <w:r w:rsidRPr="005538DA">
        <w:rPr>
          <w:rFonts w:ascii="Times New Roman" w:hAnsi="Times New Roman" w:cs="Times New Roman"/>
          <w:sz w:val="24"/>
          <w:szCs w:val="24"/>
          <w:highlight w:val="yellow"/>
        </w:rPr>
        <w:t>. Lawrence Erlbaum Associates Publishers; 2006:3-23</w:t>
      </w:r>
    </w:p>
    <w:p w14:paraId="70B462C4" w14:textId="1F83007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Castiglioni, M., </w:t>
      </w:r>
      <w:proofErr w:type="spellStart"/>
      <w:r w:rsidRPr="525F5380">
        <w:rPr>
          <w:rFonts w:ascii="Times New Roman" w:eastAsia="Times New Roman" w:hAnsi="Times New Roman" w:cs="Times New Roman"/>
          <w:sz w:val="24"/>
          <w:szCs w:val="24"/>
        </w:rPr>
        <w:t>Caldiroli</w:t>
      </w:r>
      <w:proofErr w:type="spellEnd"/>
      <w:r w:rsidRPr="525F5380">
        <w:rPr>
          <w:rFonts w:ascii="Times New Roman" w:eastAsia="Times New Roman" w:hAnsi="Times New Roman" w:cs="Times New Roman"/>
          <w:sz w:val="24"/>
          <w:szCs w:val="24"/>
        </w:rPr>
        <w:t>, C. L., Procaccia, R., Conte, F., Neimeyer, R. A., Zamin, C., Paladino,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Negri, A. (2023). The up-side of the COVID-19 pandemic: Are core belief violation and meaning making associated with post-traumatic </w:t>
      </w:r>
      <w:proofErr w:type="gramStart"/>
      <w:r w:rsidRPr="525F5380">
        <w:rPr>
          <w:rFonts w:ascii="Times New Roman" w:eastAsia="Times New Roman" w:hAnsi="Times New Roman" w:cs="Times New Roman"/>
          <w:sz w:val="24"/>
          <w:szCs w:val="24"/>
        </w:rPr>
        <w:t>growth?.</w:t>
      </w:r>
      <w:proofErr w:type="gramEnd"/>
      <w:r w:rsidRPr="525F5380">
        <w:rPr>
          <w:rFonts w:ascii="Times New Roman" w:eastAsia="Times New Roman" w:hAnsi="Times New Roman" w:cs="Times New Roman"/>
          <w:sz w:val="24"/>
          <w:szCs w:val="24"/>
        </w:rPr>
        <w:t xml:space="preserve"> </w:t>
      </w:r>
      <w:r w:rsidRPr="525F5380">
        <w:rPr>
          <w:rFonts w:ascii="Times New Roman" w:eastAsia="Times New Roman" w:hAnsi="Times New Roman" w:cs="Times New Roman"/>
          <w:i/>
          <w:iCs/>
          <w:sz w:val="24"/>
          <w:szCs w:val="24"/>
        </w:rPr>
        <w:t>International journal of environmental research and public health, 20(11)</w:t>
      </w:r>
      <w:r w:rsidRPr="525F5380">
        <w:rPr>
          <w:rFonts w:ascii="Times New Roman" w:eastAsia="Times New Roman" w:hAnsi="Times New Roman" w:cs="Times New Roman"/>
          <w:sz w:val="24"/>
          <w:szCs w:val="24"/>
        </w:rPr>
        <w:t xml:space="preserve">, 5991. </w:t>
      </w:r>
      <w:hyperlink r:id="rId17">
        <w:r>
          <w:t>https://doi.org/10.3390/ijerph20115991</w:t>
        </w:r>
      </w:hyperlink>
      <w:r w:rsidRPr="525F5380">
        <w:rPr>
          <w:rFonts w:ascii="Times New Roman" w:eastAsia="Times New Roman" w:hAnsi="Times New Roman" w:cs="Times New Roman"/>
          <w:sz w:val="24"/>
          <w:szCs w:val="24"/>
        </w:rPr>
        <w:t xml:space="preserve"> </w:t>
      </w:r>
    </w:p>
    <w:p w14:paraId="533DE5A0" w14:textId="7FB5E19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Chasson, M., Orit, T., Ben,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Salam, A.S. (2022). Posttraumatic </w:t>
      </w:r>
      <w:proofErr w:type="spellStart"/>
      <w:r w:rsidRPr="525F5380">
        <w:rPr>
          <w:rFonts w:ascii="Times New Roman" w:eastAsia="Times New Roman" w:hAnsi="Times New Roman" w:cs="Times New Roman"/>
          <w:sz w:val="24"/>
          <w:szCs w:val="24"/>
        </w:rPr>
        <w:t>growtma</w:t>
      </w:r>
      <w:proofErr w:type="spellEnd"/>
      <w:r w:rsidRPr="525F5380">
        <w:rPr>
          <w:rFonts w:ascii="Times New Roman" w:eastAsia="Times New Roman" w:hAnsi="Times New Roman" w:cs="Times New Roman"/>
          <w:sz w:val="24"/>
          <w:szCs w:val="24"/>
        </w:rPr>
        <w:t xml:space="preserve">, h in the wake of COVID-19 among Jewish and Arab pregnant women in Israel. Psychological trauma: theory, research, practice and policy, 14(8), 1324-1332. doi:10.1037/tra0001189 </w:t>
      </w:r>
    </w:p>
    <w:p w14:paraId="089EFEAC" w14:textId="7F9B800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Tang, S. (2021). Profiles of grief, post-traumatic stress, and post-traumatic growth among people bereaved due to Covid-19.</w:t>
      </w:r>
      <w:r w:rsidRPr="525F5380">
        <w:rPr>
          <w:rFonts w:ascii="Times New Roman" w:eastAsia="Times New Roman" w:hAnsi="Times New Roman" w:cs="Times New Roman"/>
          <w:i/>
          <w:iCs/>
          <w:sz w:val="24"/>
          <w:szCs w:val="24"/>
        </w:rPr>
        <w:t xml:space="preserve">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12(1)</w:t>
      </w:r>
      <w:r w:rsidRPr="525F5380">
        <w:rPr>
          <w:rFonts w:ascii="Times New Roman" w:eastAsia="Times New Roman" w:hAnsi="Times New Roman" w:cs="Times New Roman"/>
          <w:sz w:val="24"/>
          <w:szCs w:val="24"/>
        </w:rPr>
        <w:t xml:space="preserve">, 1947563. doi:10.1080/20008198.2021.1947563 </w:t>
      </w:r>
    </w:p>
    <w:p w14:paraId="569CD444" w14:textId="0B8C165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Chen, R., Sun, C., Chen, J. J., Jen, H. J., Kang, X. L., Kao, C.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Chou, K. R. (2021). A large-scale survey on trauma, burnout, and posttraumatic growth among nurses during the COVID-19 pandemic. </w:t>
      </w:r>
      <w:r w:rsidRPr="525F5380">
        <w:rPr>
          <w:rFonts w:ascii="Times New Roman" w:eastAsia="Times New Roman" w:hAnsi="Times New Roman" w:cs="Times New Roman"/>
          <w:i/>
          <w:iCs/>
          <w:sz w:val="24"/>
          <w:szCs w:val="24"/>
        </w:rPr>
        <w:t>International journal of mental health nursing, 30(1)</w:t>
      </w:r>
      <w:r w:rsidRPr="525F5380">
        <w:rPr>
          <w:rFonts w:ascii="Times New Roman" w:eastAsia="Times New Roman" w:hAnsi="Times New Roman" w:cs="Times New Roman"/>
          <w:sz w:val="24"/>
          <w:szCs w:val="24"/>
        </w:rPr>
        <w:t xml:space="preserve">, 102-116. doi:10.1111/inm.12796  </w:t>
      </w:r>
    </w:p>
    <w:p w14:paraId="59880EFE" w14:textId="1840DFB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Cui, P. P., Wang, P. P., Wang, K., Ping, Z., Wang, P.,</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Chen, C. (2021). Post-traumatic growth and influencing factors among frontline nurses fighting against COVID-19. </w:t>
      </w:r>
      <w:r w:rsidRPr="525F5380">
        <w:rPr>
          <w:rFonts w:ascii="Times New Roman" w:eastAsia="Times New Roman" w:hAnsi="Times New Roman" w:cs="Times New Roman"/>
          <w:i/>
          <w:iCs/>
          <w:sz w:val="24"/>
          <w:szCs w:val="24"/>
        </w:rPr>
        <w:t>Occupational and environmental medicine, 78(2)</w:t>
      </w:r>
      <w:r w:rsidRPr="525F5380">
        <w:rPr>
          <w:rFonts w:ascii="Times New Roman" w:eastAsia="Times New Roman" w:hAnsi="Times New Roman" w:cs="Times New Roman"/>
          <w:sz w:val="24"/>
          <w:szCs w:val="24"/>
        </w:rPr>
        <w:t>, 129–135. https://doi.org/10.1136/oemed-2020-106540</w:t>
      </w:r>
    </w:p>
    <w:p w14:paraId="53B3FB64" w14:textId="0BD260F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Das, K., Qureshi, S., Haider, A., Tarique,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Bhatija</w:t>
      </w:r>
      <w:proofErr w:type="spellEnd"/>
      <w:r w:rsidRPr="525F5380">
        <w:rPr>
          <w:rFonts w:ascii="Times New Roman" w:eastAsia="Times New Roman" w:hAnsi="Times New Roman" w:cs="Times New Roman"/>
          <w:sz w:val="24"/>
          <w:szCs w:val="24"/>
        </w:rPr>
        <w:t xml:space="preserve">, R. R. (2023). Post-traumatic growth among frontline doctors fighting against COVID-19 at a tertiary care public hospital in Karachi, Pakistan. </w:t>
      </w:r>
      <w:r w:rsidRPr="525F5380">
        <w:rPr>
          <w:rFonts w:ascii="Times New Roman" w:eastAsia="Times New Roman" w:hAnsi="Times New Roman" w:cs="Times New Roman"/>
          <w:i/>
          <w:iCs/>
          <w:sz w:val="24"/>
          <w:szCs w:val="24"/>
        </w:rPr>
        <w:t>The Journal of the Pakistan Medical Association, 73(8)</w:t>
      </w:r>
      <w:r w:rsidRPr="525F5380">
        <w:rPr>
          <w:rFonts w:ascii="Times New Roman" w:eastAsia="Times New Roman" w:hAnsi="Times New Roman" w:cs="Times New Roman"/>
          <w:sz w:val="24"/>
          <w:szCs w:val="24"/>
        </w:rPr>
        <w:t xml:space="preserve">, 1653–1657. </w:t>
      </w:r>
      <w:hyperlink r:id="rId18">
        <w:r>
          <w:t>https://doi.org/10.47391/JPMA.7813</w:t>
        </w:r>
      </w:hyperlink>
      <w:r w:rsidRPr="525F5380">
        <w:rPr>
          <w:rFonts w:ascii="Times New Roman" w:eastAsia="Times New Roman" w:hAnsi="Times New Roman" w:cs="Times New Roman"/>
          <w:sz w:val="24"/>
          <w:szCs w:val="24"/>
        </w:rPr>
        <w:t xml:space="preserve">   </w:t>
      </w:r>
    </w:p>
    <w:p w14:paraId="3AC0125B" w14:textId="20DED18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Dell'Osso</w:t>
      </w:r>
      <w:proofErr w:type="spellEnd"/>
      <w:r w:rsidRPr="525F5380">
        <w:rPr>
          <w:rFonts w:ascii="Times New Roman" w:eastAsia="Times New Roman" w:hAnsi="Times New Roman" w:cs="Times New Roman"/>
          <w:sz w:val="24"/>
          <w:szCs w:val="24"/>
        </w:rPr>
        <w:t xml:space="preserve">, L., </w:t>
      </w:r>
      <w:proofErr w:type="spellStart"/>
      <w:r w:rsidRPr="525F5380">
        <w:rPr>
          <w:rFonts w:ascii="Times New Roman" w:eastAsia="Times New Roman" w:hAnsi="Times New Roman" w:cs="Times New Roman"/>
          <w:sz w:val="24"/>
          <w:szCs w:val="24"/>
        </w:rPr>
        <w:t>Carpita</w:t>
      </w:r>
      <w:proofErr w:type="spellEnd"/>
      <w:r w:rsidRPr="525F5380">
        <w:rPr>
          <w:rFonts w:ascii="Times New Roman" w:eastAsia="Times New Roman" w:hAnsi="Times New Roman" w:cs="Times New Roman"/>
          <w:sz w:val="24"/>
          <w:szCs w:val="24"/>
        </w:rPr>
        <w:t>, B., Nardi, B., Bonelli, C., Calvaruso,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Cremone</w:t>
      </w:r>
      <w:proofErr w:type="spellEnd"/>
      <w:r w:rsidRPr="525F5380">
        <w:rPr>
          <w:rFonts w:ascii="Times New Roman" w:eastAsia="Times New Roman" w:hAnsi="Times New Roman" w:cs="Times New Roman"/>
          <w:sz w:val="24"/>
          <w:szCs w:val="24"/>
        </w:rPr>
        <w:t xml:space="preserve">, I. M. (2023). Biological correlates of post-traumatic growth (PTG): A literature review. </w:t>
      </w:r>
      <w:r w:rsidRPr="525F5380">
        <w:rPr>
          <w:rFonts w:ascii="Times New Roman" w:eastAsia="Times New Roman" w:hAnsi="Times New Roman" w:cs="Times New Roman"/>
          <w:i/>
          <w:iCs/>
          <w:sz w:val="24"/>
          <w:szCs w:val="24"/>
        </w:rPr>
        <w:t>Brain Sciences, 13(2)</w:t>
      </w:r>
      <w:r w:rsidRPr="525F5380">
        <w:rPr>
          <w:rFonts w:ascii="Times New Roman" w:eastAsia="Times New Roman" w:hAnsi="Times New Roman" w:cs="Times New Roman"/>
          <w:sz w:val="24"/>
          <w:szCs w:val="24"/>
        </w:rPr>
        <w:t xml:space="preserve">, 305. </w:t>
      </w:r>
      <w:hyperlink r:id="rId19">
        <w:r>
          <w:t>https://doi.org/10.3390/brainsci13020305</w:t>
        </w:r>
      </w:hyperlink>
      <w:r w:rsidRPr="525F5380">
        <w:rPr>
          <w:rFonts w:ascii="Times New Roman" w:eastAsia="Times New Roman" w:hAnsi="Times New Roman" w:cs="Times New Roman"/>
          <w:sz w:val="24"/>
          <w:szCs w:val="24"/>
        </w:rPr>
        <w:t xml:space="preserve"> </w:t>
      </w:r>
    </w:p>
    <w:p w14:paraId="758CFD87" w14:textId="1F17F95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Diaz, M., Aldridge-Gerry,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Spiegel, D. (2014). Posttraumatic growth and diurnal cortisol slope among women with metastatic breast cancer. </w:t>
      </w:r>
      <w:proofErr w:type="spellStart"/>
      <w:r w:rsidRPr="525F5380">
        <w:rPr>
          <w:rFonts w:ascii="Times New Roman" w:eastAsia="Times New Roman" w:hAnsi="Times New Roman" w:cs="Times New Roman"/>
          <w:i/>
          <w:iCs/>
          <w:sz w:val="24"/>
          <w:szCs w:val="24"/>
        </w:rPr>
        <w:t>Psychoneuroendocrinology</w:t>
      </w:r>
      <w:proofErr w:type="spellEnd"/>
      <w:r w:rsidRPr="525F5380">
        <w:rPr>
          <w:rFonts w:ascii="Times New Roman" w:eastAsia="Times New Roman" w:hAnsi="Times New Roman" w:cs="Times New Roman"/>
          <w:i/>
          <w:iCs/>
          <w:sz w:val="24"/>
          <w:szCs w:val="24"/>
        </w:rPr>
        <w:t>, 44</w:t>
      </w:r>
      <w:r w:rsidRPr="525F5380">
        <w:rPr>
          <w:rFonts w:ascii="Times New Roman" w:eastAsia="Times New Roman" w:hAnsi="Times New Roman" w:cs="Times New Roman"/>
          <w:sz w:val="24"/>
          <w:szCs w:val="24"/>
        </w:rPr>
        <w:t xml:space="preserve">, 83-87. </w:t>
      </w:r>
      <w:hyperlink r:id="rId20">
        <w:r>
          <w:t>https://doi.org/10.1016/j.psyneuen.2014.03.001</w:t>
        </w:r>
      </w:hyperlink>
      <w:r w:rsidRPr="525F5380">
        <w:rPr>
          <w:rFonts w:ascii="Times New Roman" w:eastAsia="Times New Roman" w:hAnsi="Times New Roman" w:cs="Times New Roman"/>
          <w:sz w:val="24"/>
          <w:szCs w:val="24"/>
        </w:rPr>
        <w:t xml:space="preserve">  </w:t>
      </w:r>
    </w:p>
    <w:p w14:paraId="3CE72765" w14:textId="75C4356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Dunn, E. C., </w:t>
      </w:r>
      <w:proofErr w:type="spellStart"/>
      <w:r w:rsidRPr="525F5380">
        <w:rPr>
          <w:rFonts w:ascii="Times New Roman" w:eastAsia="Times New Roman" w:hAnsi="Times New Roman" w:cs="Times New Roman"/>
          <w:sz w:val="24"/>
          <w:szCs w:val="24"/>
        </w:rPr>
        <w:t>Solovieff</w:t>
      </w:r>
      <w:proofErr w:type="spellEnd"/>
      <w:r w:rsidRPr="525F5380">
        <w:rPr>
          <w:rFonts w:ascii="Times New Roman" w:eastAsia="Times New Roman" w:hAnsi="Times New Roman" w:cs="Times New Roman"/>
          <w:sz w:val="24"/>
          <w:szCs w:val="24"/>
        </w:rPr>
        <w:t xml:space="preserve">, N., Lowe, S. R., Gallagher, P. J., </w:t>
      </w:r>
      <w:proofErr w:type="spellStart"/>
      <w:r w:rsidRPr="525F5380">
        <w:rPr>
          <w:rFonts w:ascii="Times New Roman" w:eastAsia="Times New Roman" w:hAnsi="Times New Roman" w:cs="Times New Roman"/>
          <w:sz w:val="24"/>
          <w:szCs w:val="24"/>
        </w:rPr>
        <w:t>Chaponis</w:t>
      </w:r>
      <w:proofErr w:type="spellEnd"/>
      <w:r w:rsidRPr="525F5380">
        <w:rPr>
          <w:rFonts w:ascii="Times New Roman" w:eastAsia="Times New Roman" w:hAnsi="Times New Roman" w:cs="Times New Roman"/>
          <w:sz w:val="24"/>
          <w:szCs w:val="24"/>
        </w:rPr>
        <w:t>, J., Rosand, J., Koenen, K. C., Waters, M. C., Rhodes, J.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Smoller, J. W. (2014). Interaction between genetic variants and exposure to Hurricane Katrina on post-traumatic stress and post-traumatic growth: a prospective analysis of </w:t>
      </w:r>
      <w:proofErr w:type="gramStart"/>
      <w:r w:rsidRPr="525F5380">
        <w:rPr>
          <w:rFonts w:ascii="Times New Roman" w:eastAsia="Times New Roman" w:hAnsi="Times New Roman" w:cs="Times New Roman"/>
          <w:sz w:val="24"/>
          <w:szCs w:val="24"/>
        </w:rPr>
        <w:t>low income</w:t>
      </w:r>
      <w:proofErr w:type="gramEnd"/>
      <w:r w:rsidRPr="525F5380">
        <w:rPr>
          <w:rFonts w:ascii="Times New Roman" w:eastAsia="Times New Roman" w:hAnsi="Times New Roman" w:cs="Times New Roman"/>
          <w:sz w:val="24"/>
          <w:szCs w:val="24"/>
        </w:rPr>
        <w:t xml:space="preserve"> adults.</w:t>
      </w:r>
      <w:r w:rsidRPr="525F5380">
        <w:rPr>
          <w:rFonts w:ascii="Times New Roman" w:eastAsia="Times New Roman" w:hAnsi="Times New Roman" w:cs="Times New Roman"/>
          <w:i/>
          <w:iCs/>
          <w:sz w:val="24"/>
          <w:szCs w:val="24"/>
        </w:rPr>
        <w:t xml:space="preserve"> Journal of affective disorders,</w:t>
      </w:r>
      <w:r w:rsidRPr="525F5380">
        <w:rPr>
          <w:rFonts w:ascii="Times New Roman" w:eastAsia="Times New Roman" w:hAnsi="Times New Roman" w:cs="Times New Roman"/>
          <w:sz w:val="24"/>
          <w:szCs w:val="24"/>
        </w:rPr>
        <w:t xml:space="preserve"> 152-154, 243–249. </w:t>
      </w:r>
      <w:hyperlink r:id="rId21">
        <w:r w:rsidRPr="525F5380">
          <w:rPr>
            <w:rStyle w:val="Hyperlink"/>
            <w:rFonts w:ascii="Times New Roman" w:eastAsia="Times New Roman" w:hAnsi="Times New Roman" w:cs="Times New Roman"/>
            <w:sz w:val="24"/>
            <w:szCs w:val="24"/>
          </w:rPr>
          <w:t>https://doi.org/10.1016/j.jad.2013.09.018</w:t>
        </w:r>
      </w:hyperlink>
    </w:p>
    <w:p w14:paraId="0ADF1135" w14:textId="77777777" w:rsidR="00A03854" w:rsidRPr="00B90E67" w:rsidRDefault="00A03854" w:rsidP="00A46D6A">
      <w:pPr>
        <w:pStyle w:val="ListParagraph"/>
        <w:numPr>
          <w:ilvl w:val="0"/>
          <w:numId w:val="53"/>
        </w:numPr>
        <w:suppressAutoHyphens w:val="0"/>
        <w:spacing w:line="360" w:lineRule="auto"/>
        <w:rPr>
          <w:rFonts w:ascii="Times New Roman" w:hAnsi="Times New Roman" w:cs="Times New Roman"/>
          <w:sz w:val="24"/>
          <w:szCs w:val="24"/>
          <w:highlight w:val="yellow"/>
        </w:rPr>
      </w:pPr>
      <w:r w:rsidRPr="525F5380">
        <w:rPr>
          <w:rFonts w:ascii="Times New Roman" w:hAnsi="Times New Roman" w:cs="Times New Roman"/>
          <w:sz w:val="24"/>
          <w:szCs w:val="24"/>
          <w:highlight w:val="yellow"/>
        </w:rPr>
        <w:t xml:space="preserve">Kocatürk, Emek, et al. “The Global Impact of the COVID-19 Pandemic on the Management and Course of Chronic Urticaria.” Allergy, vol. 76, no. 3, 1 Mar. 2021, pp. 816–830, pubmed.ncbi.nlm.nih.gov/33284457/, </w:t>
      </w:r>
      <w:hyperlink r:id="rId22">
        <w:r w:rsidRPr="525F5380">
          <w:rPr>
            <w:rStyle w:val="Hyperlink"/>
            <w:rFonts w:ascii="Times New Roman" w:hAnsi="Times New Roman" w:cs="Times New Roman"/>
            <w:sz w:val="24"/>
            <w:szCs w:val="24"/>
            <w:highlight w:val="yellow"/>
          </w:rPr>
          <w:t>https://doi.org/10.1111/all.14687</w:t>
        </w:r>
      </w:hyperlink>
      <w:r w:rsidRPr="525F5380">
        <w:rPr>
          <w:rFonts w:ascii="Times New Roman" w:hAnsi="Times New Roman" w:cs="Times New Roman"/>
          <w:sz w:val="24"/>
          <w:szCs w:val="24"/>
          <w:highlight w:val="yellow"/>
        </w:rPr>
        <w:t>.</w:t>
      </w:r>
    </w:p>
    <w:p w14:paraId="2AA3C49E" w14:textId="0342556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El Khoury-</w:t>
      </w:r>
      <w:proofErr w:type="spellStart"/>
      <w:r w:rsidRPr="525F5380">
        <w:rPr>
          <w:rFonts w:ascii="Times New Roman" w:eastAsia="Times New Roman" w:hAnsi="Times New Roman" w:cs="Times New Roman"/>
          <w:sz w:val="24"/>
          <w:szCs w:val="24"/>
        </w:rPr>
        <w:t>Malhame</w:t>
      </w:r>
      <w:proofErr w:type="spellEnd"/>
      <w:r w:rsidRPr="525F5380">
        <w:rPr>
          <w:rFonts w:ascii="Times New Roman" w:eastAsia="Times New Roman" w:hAnsi="Times New Roman" w:cs="Times New Roman"/>
          <w:sz w:val="24"/>
          <w:szCs w:val="24"/>
        </w:rPr>
        <w:t xml:space="preserve">, M., Sfeir, M., </w:t>
      </w:r>
      <w:proofErr w:type="spellStart"/>
      <w:r w:rsidRPr="525F5380">
        <w:rPr>
          <w:rFonts w:ascii="Times New Roman" w:eastAsia="Times New Roman" w:hAnsi="Times New Roman" w:cs="Times New Roman"/>
          <w:sz w:val="24"/>
          <w:szCs w:val="24"/>
        </w:rPr>
        <w:t>Hallit</w:t>
      </w:r>
      <w:proofErr w:type="spellEnd"/>
      <w:r w:rsidRPr="525F5380">
        <w:rPr>
          <w:rFonts w:ascii="Times New Roman" w:eastAsia="Times New Roman" w:hAnsi="Times New Roman" w:cs="Times New Roman"/>
          <w:sz w:val="24"/>
          <w:szCs w:val="24"/>
        </w:rPr>
        <w:t>, S.,</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Sawma</w:t>
      </w:r>
      <w:proofErr w:type="spellEnd"/>
      <w:r w:rsidRPr="525F5380">
        <w:rPr>
          <w:rFonts w:ascii="Times New Roman" w:eastAsia="Times New Roman" w:hAnsi="Times New Roman" w:cs="Times New Roman"/>
          <w:sz w:val="24"/>
          <w:szCs w:val="24"/>
        </w:rPr>
        <w:t>, T. (2023). Factors associated with posttraumatic growth: Gratitude, PTSD and distress; one year into the COVID-19 pandemic in Lebanon.</w:t>
      </w:r>
      <w:r w:rsidRPr="525F5380">
        <w:rPr>
          <w:rFonts w:ascii="Times New Roman" w:eastAsia="Times New Roman" w:hAnsi="Times New Roman" w:cs="Times New Roman"/>
          <w:i/>
          <w:iCs/>
          <w:sz w:val="24"/>
          <w:szCs w:val="24"/>
        </w:rPr>
        <w:t xml:space="preserve"> Current psychology (New Brunswick, N.J.)</w:t>
      </w:r>
      <w:r w:rsidRPr="525F5380">
        <w:rPr>
          <w:rFonts w:ascii="Times New Roman" w:eastAsia="Times New Roman" w:hAnsi="Times New Roman" w:cs="Times New Roman"/>
          <w:sz w:val="24"/>
          <w:szCs w:val="24"/>
        </w:rPr>
        <w:t xml:space="preserve">, 1–10. </w:t>
      </w:r>
      <w:hyperlink r:id="rId23">
        <w:r>
          <w:t>https://doi.org/10.1007/s12144-022-04159-8</w:t>
        </w:r>
      </w:hyperlink>
      <w:r w:rsidRPr="525F5380">
        <w:rPr>
          <w:rFonts w:ascii="Times New Roman" w:eastAsia="Times New Roman" w:hAnsi="Times New Roman" w:cs="Times New Roman"/>
          <w:sz w:val="24"/>
          <w:szCs w:val="24"/>
        </w:rPr>
        <w:t xml:space="preserve">   </w:t>
      </w:r>
    </w:p>
    <w:p w14:paraId="67BABB3C" w14:textId="22D299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 xml:space="preserve">Feingold, J. H., Hurtado, A., Feder, A., </w:t>
      </w:r>
      <w:proofErr w:type="spellStart"/>
      <w:r w:rsidRPr="525F5380">
        <w:rPr>
          <w:rFonts w:ascii="Times New Roman" w:eastAsia="Times New Roman" w:hAnsi="Times New Roman" w:cs="Times New Roman"/>
          <w:sz w:val="24"/>
          <w:szCs w:val="24"/>
        </w:rPr>
        <w:t>Peccoralo</w:t>
      </w:r>
      <w:proofErr w:type="spellEnd"/>
      <w:r w:rsidRPr="525F5380">
        <w:rPr>
          <w:rFonts w:ascii="Times New Roman" w:eastAsia="Times New Roman" w:hAnsi="Times New Roman" w:cs="Times New Roman"/>
          <w:sz w:val="24"/>
          <w:szCs w:val="24"/>
        </w:rPr>
        <w:t>, L., Southwick, S. M., Ripp,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Pietrzak, R. H. (2022). Posttraumatic growth among health care workers on the frontlines of the COVID-19 pandemic.</w:t>
      </w:r>
      <w:r w:rsidRPr="525F5380">
        <w:rPr>
          <w:rFonts w:ascii="Times New Roman" w:eastAsia="Times New Roman" w:hAnsi="Times New Roman" w:cs="Times New Roman"/>
          <w:i/>
          <w:iCs/>
          <w:sz w:val="24"/>
          <w:szCs w:val="24"/>
        </w:rPr>
        <w:t xml:space="preserve"> Journal of affective disorders, 296</w:t>
      </w:r>
      <w:r w:rsidRPr="525F5380">
        <w:rPr>
          <w:rFonts w:ascii="Times New Roman" w:eastAsia="Times New Roman" w:hAnsi="Times New Roman" w:cs="Times New Roman"/>
          <w:sz w:val="24"/>
          <w:szCs w:val="24"/>
        </w:rPr>
        <w:t>, 35–40. https://doi.org/10.1016/j.jad.2021.09.032</w:t>
      </w:r>
    </w:p>
    <w:p w14:paraId="01ADE4D6" w14:textId="044BF20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Finstad, G. L., Giorgi, G., </w:t>
      </w:r>
      <w:proofErr w:type="spellStart"/>
      <w:r w:rsidRPr="525F5380">
        <w:rPr>
          <w:rFonts w:ascii="Times New Roman" w:eastAsia="Times New Roman" w:hAnsi="Times New Roman" w:cs="Times New Roman"/>
          <w:sz w:val="24"/>
          <w:szCs w:val="24"/>
        </w:rPr>
        <w:t>Lulli</w:t>
      </w:r>
      <w:proofErr w:type="spellEnd"/>
      <w:r w:rsidRPr="525F5380">
        <w:rPr>
          <w:rFonts w:ascii="Times New Roman" w:eastAsia="Times New Roman" w:hAnsi="Times New Roman" w:cs="Times New Roman"/>
          <w:sz w:val="24"/>
          <w:szCs w:val="24"/>
        </w:rPr>
        <w:t>, L. G., Pandolfi, C., Foti, G., León-Perez, J. M., Cantero-Sánchez, F.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Mucci, N. (2021). Resilience, coping strategies and posttraumatic growth in the workplace following COVID-19: A narrative review on the positive aspects of trauma.</w:t>
      </w:r>
      <w:r w:rsidRPr="525F5380">
        <w:rPr>
          <w:rFonts w:ascii="Times New Roman" w:eastAsia="Times New Roman" w:hAnsi="Times New Roman" w:cs="Times New Roman"/>
          <w:i/>
          <w:iCs/>
          <w:sz w:val="24"/>
          <w:szCs w:val="24"/>
        </w:rPr>
        <w:t xml:space="preserve"> International Journal of Environmental Research and Public Health, 18(18)</w:t>
      </w:r>
      <w:r w:rsidRPr="525F5380">
        <w:rPr>
          <w:rFonts w:ascii="Times New Roman" w:eastAsia="Times New Roman" w:hAnsi="Times New Roman" w:cs="Times New Roman"/>
          <w:sz w:val="24"/>
          <w:szCs w:val="24"/>
        </w:rPr>
        <w:t xml:space="preserve">, 9453. </w:t>
      </w:r>
      <w:hyperlink r:id="rId24">
        <w:r w:rsidRPr="525F5380">
          <w:rPr>
            <w:rStyle w:val="Hyperlink"/>
            <w:sz w:val="24"/>
            <w:szCs w:val="24"/>
          </w:rPr>
          <w:t>https://doi.org/10.3390/ijerph18189453</w:t>
        </w:r>
      </w:hyperlink>
    </w:p>
    <w:p w14:paraId="073098C6" w14:textId="7090BF5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Gangstad, B., Norman, P.,</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Barton, J. (2009). Cognitive processing and posttraumatic growth after stroke.</w:t>
      </w:r>
      <w:r w:rsidRPr="525F5380">
        <w:rPr>
          <w:rFonts w:ascii="Times New Roman" w:eastAsia="Times New Roman" w:hAnsi="Times New Roman" w:cs="Times New Roman"/>
          <w:i/>
          <w:iCs/>
          <w:sz w:val="24"/>
          <w:szCs w:val="24"/>
        </w:rPr>
        <w:t xml:space="preserve"> Rehabilitation psychology, 54(1)</w:t>
      </w:r>
      <w:r w:rsidRPr="525F5380">
        <w:rPr>
          <w:rFonts w:ascii="Times New Roman" w:eastAsia="Times New Roman" w:hAnsi="Times New Roman" w:cs="Times New Roman"/>
          <w:sz w:val="24"/>
          <w:szCs w:val="24"/>
        </w:rPr>
        <w:t>, 69–75. https://doi.org/10.1037/a0014639</w:t>
      </w:r>
    </w:p>
    <w:p w14:paraId="6E618BCB" w14:textId="7C0A8EA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Garnefski</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Kraaij</w:t>
      </w:r>
      <w:proofErr w:type="spellEnd"/>
      <w:r w:rsidRPr="525F5380">
        <w:rPr>
          <w:rFonts w:ascii="Times New Roman" w:eastAsia="Times New Roman" w:hAnsi="Times New Roman" w:cs="Times New Roman"/>
          <w:sz w:val="24"/>
          <w:szCs w:val="24"/>
        </w:rPr>
        <w:t xml:space="preserve">, V., </w:t>
      </w:r>
      <w:proofErr w:type="spellStart"/>
      <w:r w:rsidRPr="525F5380">
        <w:rPr>
          <w:rFonts w:ascii="Times New Roman" w:eastAsia="Times New Roman" w:hAnsi="Times New Roman" w:cs="Times New Roman"/>
          <w:sz w:val="24"/>
          <w:szCs w:val="24"/>
        </w:rPr>
        <w:t>Schroevers</w:t>
      </w:r>
      <w:proofErr w:type="spellEnd"/>
      <w:r w:rsidRPr="525F5380">
        <w:rPr>
          <w:rFonts w:ascii="Times New Roman" w:eastAsia="Times New Roman" w:hAnsi="Times New Roman" w:cs="Times New Roman"/>
          <w:sz w:val="24"/>
          <w:szCs w:val="24"/>
        </w:rPr>
        <w:t>, M.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Somsen, G. A. (2008). Post-traumatic growth after a myocardial infarction: A matter of personality, psychological health, or cognitive </w:t>
      </w:r>
      <w:proofErr w:type="gramStart"/>
      <w:r w:rsidRPr="525F5380">
        <w:rPr>
          <w:rFonts w:ascii="Times New Roman" w:eastAsia="Times New Roman" w:hAnsi="Times New Roman" w:cs="Times New Roman"/>
          <w:sz w:val="24"/>
          <w:szCs w:val="24"/>
        </w:rPr>
        <w:t>coping?.</w:t>
      </w:r>
      <w:proofErr w:type="gramEnd"/>
      <w:r w:rsidRPr="525F5380">
        <w:rPr>
          <w:rFonts w:ascii="Times New Roman" w:eastAsia="Times New Roman" w:hAnsi="Times New Roman" w:cs="Times New Roman"/>
          <w:sz w:val="24"/>
          <w:szCs w:val="24"/>
        </w:rPr>
        <w:t xml:space="preserve"> </w:t>
      </w:r>
      <w:r w:rsidRPr="525F5380">
        <w:rPr>
          <w:rFonts w:ascii="Times New Roman" w:eastAsia="Times New Roman" w:hAnsi="Times New Roman" w:cs="Times New Roman"/>
          <w:i/>
          <w:iCs/>
          <w:sz w:val="24"/>
          <w:szCs w:val="24"/>
        </w:rPr>
        <w:t>Journal of clinical psychology in medical settings, 15(4)</w:t>
      </w:r>
      <w:r w:rsidRPr="525F5380">
        <w:rPr>
          <w:rFonts w:ascii="Times New Roman" w:eastAsia="Times New Roman" w:hAnsi="Times New Roman" w:cs="Times New Roman"/>
          <w:sz w:val="24"/>
          <w:szCs w:val="24"/>
        </w:rPr>
        <w:t>, 270–277. https://doi.org/10.1007/s10880-008-9136-5</w:t>
      </w:r>
    </w:p>
    <w:p w14:paraId="2F3CCD7E" w14:textId="3C0E9EB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Gul, H., Ehsan, N., Iqbal, N.,</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Hassan, B. (2023). Illness perception, social isolation, psychological distress, and posttraumatic growth in the aftermath of Covid-19. Pakistan </w:t>
      </w:r>
      <w:r w:rsidRPr="525F5380">
        <w:rPr>
          <w:rFonts w:ascii="Times New Roman" w:eastAsia="Times New Roman" w:hAnsi="Times New Roman" w:cs="Times New Roman"/>
          <w:i/>
          <w:iCs/>
          <w:sz w:val="24"/>
          <w:szCs w:val="24"/>
        </w:rPr>
        <w:t>Journal of Psychological Research, 38(2)</w:t>
      </w:r>
      <w:r w:rsidRPr="525F5380">
        <w:rPr>
          <w:rFonts w:ascii="Times New Roman" w:eastAsia="Times New Roman" w:hAnsi="Times New Roman" w:cs="Times New Roman"/>
          <w:sz w:val="24"/>
          <w:szCs w:val="24"/>
        </w:rPr>
        <w:t xml:space="preserve">, 309–327. </w:t>
      </w:r>
      <w:hyperlink r:id="rId25">
        <w:r>
          <w:t>https://doi.org/10.33824/pjpr.2023.38.2.19</w:t>
        </w:r>
      </w:hyperlink>
      <w:r w:rsidRPr="525F5380">
        <w:rPr>
          <w:rFonts w:ascii="Times New Roman" w:eastAsia="Times New Roman" w:hAnsi="Times New Roman" w:cs="Times New Roman"/>
          <w:sz w:val="24"/>
          <w:szCs w:val="24"/>
        </w:rPr>
        <w:t xml:space="preserve"> </w:t>
      </w:r>
    </w:p>
    <w:p w14:paraId="4AA434E9" w14:textId="17EB9F6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Hu, R., Wang, X., Liu, Z., Hou, J., Liu, Y., Tu, J., Jia, M., Liu, Y.,</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Zhou, H. (2022). Stigma, depression, and post-traumatic growth among Chinese stroke survivors: A longitudinal study examining patterns and correlations.</w:t>
      </w:r>
      <w:r w:rsidRPr="525F5380">
        <w:rPr>
          <w:rFonts w:ascii="Times New Roman" w:eastAsia="Times New Roman" w:hAnsi="Times New Roman" w:cs="Times New Roman"/>
          <w:i/>
          <w:iCs/>
        </w:rPr>
        <w:t xml:space="preserve"> Topics in stroke rehabilitation, 29(1),</w:t>
      </w:r>
      <w:r w:rsidRPr="525F5380">
        <w:rPr>
          <w:rFonts w:ascii="Times New Roman" w:eastAsia="Times New Roman" w:hAnsi="Times New Roman" w:cs="Times New Roman"/>
        </w:rPr>
        <w:t xml:space="preserve"> 16–29. https://doi.org/10.1080/10749357.2020.1864965</w:t>
      </w:r>
    </w:p>
    <w:p w14:paraId="188EBC31" w14:textId="45502DB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Hyun, S., Wong, G. T. F., Levy-Carrick, N. C., </w:t>
      </w:r>
      <w:proofErr w:type="spellStart"/>
      <w:r w:rsidRPr="525F5380">
        <w:rPr>
          <w:rFonts w:ascii="Times New Roman" w:eastAsia="Times New Roman" w:hAnsi="Times New Roman" w:cs="Times New Roman"/>
          <w:sz w:val="24"/>
          <w:szCs w:val="24"/>
        </w:rPr>
        <w:t>Charmaraman</w:t>
      </w:r>
      <w:proofErr w:type="spellEnd"/>
      <w:r w:rsidRPr="525F5380">
        <w:rPr>
          <w:rFonts w:ascii="Times New Roman" w:eastAsia="Times New Roman" w:hAnsi="Times New Roman" w:cs="Times New Roman"/>
          <w:sz w:val="24"/>
          <w:szCs w:val="24"/>
        </w:rPr>
        <w:t>, L., Cozier, Y., Yip, T., Hahm, H.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Liu, C. H. (2021). Psychosocial correlates of posttraumatic growth among U.S. young adults during the COVID-19 pandemic.</w:t>
      </w:r>
      <w:r w:rsidRPr="525F5380">
        <w:rPr>
          <w:rFonts w:ascii="Times New Roman" w:eastAsia="Times New Roman" w:hAnsi="Times New Roman" w:cs="Times New Roman"/>
          <w:i/>
          <w:iCs/>
          <w:sz w:val="24"/>
          <w:szCs w:val="24"/>
        </w:rPr>
        <w:t xml:space="preserve"> Psychiatry research, 302</w:t>
      </w:r>
      <w:r w:rsidRPr="525F5380">
        <w:rPr>
          <w:rFonts w:ascii="Times New Roman" w:eastAsia="Times New Roman" w:hAnsi="Times New Roman" w:cs="Times New Roman"/>
          <w:sz w:val="24"/>
          <w:szCs w:val="24"/>
        </w:rPr>
        <w:t>, 114035. https://doi.org/10.1016/j.psychres.2021.114035</w:t>
      </w:r>
    </w:p>
    <w:p w14:paraId="36D66CB5" w14:textId="2FF63E1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Javed,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Dawood, S. (2016). Psychosocial predictors of post-traumatic growth in patients after myocardial infarction. </w:t>
      </w:r>
      <w:r w:rsidRPr="525F5380">
        <w:rPr>
          <w:rFonts w:ascii="Times New Roman" w:eastAsia="Times New Roman" w:hAnsi="Times New Roman" w:cs="Times New Roman"/>
          <w:i/>
          <w:iCs/>
          <w:sz w:val="24"/>
          <w:szCs w:val="24"/>
        </w:rPr>
        <w:t>Pakistan Journal of Psychological Research, 31(2)</w:t>
      </w:r>
      <w:r w:rsidRPr="525F5380">
        <w:rPr>
          <w:rFonts w:ascii="Times New Roman" w:eastAsia="Times New Roman" w:hAnsi="Times New Roman" w:cs="Times New Roman"/>
          <w:sz w:val="24"/>
          <w:szCs w:val="24"/>
        </w:rPr>
        <w:t>, 365–381</w:t>
      </w:r>
    </w:p>
    <w:p w14:paraId="5B152B7A" w14:textId="14B7C65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Jian, Y., Hu, T., Zong,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Tang, W. (2022). Relationship between post-traumatic disorder and posttraumatic growth in COVID-19 home-confined adolescents: The moderating role of self-efficacy. </w:t>
      </w:r>
      <w:r w:rsidRPr="525F5380">
        <w:rPr>
          <w:rFonts w:ascii="Times New Roman" w:eastAsia="Times New Roman" w:hAnsi="Times New Roman" w:cs="Times New Roman"/>
          <w:i/>
          <w:iCs/>
          <w:sz w:val="24"/>
          <w:szCs w:val="24"/>
        </w:rPr>
        <w:t>Current psychology (New Brunswick, N.J.)</w:t>
      </w:r>
      <w:r w:rsidRPr="525F5380">
        <w:rPr>
          <w:rFonts w:ascii="Times New Roman" w:eastAsia="Times New Roman" w:hAnsi="Times New Roman" w:cs="Times New Roman"/>
          <w:sz w:val="24"/>
          <w:szCs w:val="24"/>
        </w:rPr>
        <w:t xml:space="preserve">, 1–10. </w:t>
      </w:r>
      <w:hyperlink r:id="rId26">
        <w:r w:rsidRPr="525F5380">
          <w:rPr>
            <w:rStyle w:val="Hyperlink"/>
            <w:sz w:val="24"/>
            <w:szCs w:val="24"/>
          </w:rPr>
          <w:t>https://doi.org/10.1007/s12144-021-02515-8</w:t>
        </w:r>
      </w:hyperlink>
    </w:p>
    <w:p w14:paraId="5631CB5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(2021). Posttraumatic symptoms, posttraumatic growth, and internal resources among the general population in Greece: A nation-wide survey amid the first COVID-19 lockdown.</w:t>
      </w:r>
      <w:r w:rsidRPr="525F5380">
        <w:rPr>
          <w:rFonts w:ascii="Times New Roman" w:eastAsia="Times New Roman" w:hAnsi="Times New Roman" w:cs="Times New Roman"/>
          <w:i/>
          <w:iCs/>
          <w:sz w:val="24"/>
          <w:szCs w:val="24"/>
        </w:rPr>
        <w:t xml:space="preserve"> International journal of psychology : Journal international de </w:t>
      </w:r>
      <w:proofErr w:type="spellStart"/>
      <w:r w:rsidRPr="525F5380">
        <w:rPr>
          <w:rFonts w:ascii="Times New Roman" w:eastAsia="Times New Roman" w:hAnsi="Times New Roman" w:cs="Times New Roman"/>
          <w:i/>
          <w:iCs/>
          <w:sz w:val="24"/>
          <w:szCs w:val="24"/>
        </w:rPr>
        <w:t>psychologie</w:t>
      </w:r>
      <w:proofErr w:type="spellEnd"/>
      <w:r w:rsidRPr="525F5380">
        <w:rPr>
          <w:rFonts w:ascii="Times New Roman" w:eastAsia="Times New Roman" w:hAnsi="Times New Roman" w:cs="Times New Roman"/>
          <w:i/>
          <w:iCs/>
          <w:sz w:val="24"/>
          <w:szCs w:val="24"/>
        </w:rPr>
        <w:t>, 56(5)</w:t>
      </w:r>
      <w:r w:rsidRPr="525F5380">
        <w:rPr>
          <w:rFonts w:ascii="Times New Roman" w:eastAsia="Times New Roman" w:hAnsi="Times New Roman" w:cs="Times New Roman"/>
          <w:sz w:val="24"/>
          <w:szCs w:val="24"/>
        </w:rPr>
        <w:t>, 766–771. https://doi.org/10.1002/ijop.12750</w:t>
      </w:r>
    </w:p>
    <w:p w14:paraId="4F5301FA" w14:textId="6940482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G.,</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(2022). Perceived posttraumatic growth and its psychosocial predictors during two consecutive Covid-19 lockdowns.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7">
        <w:r>
          <w:t>https://doi.org/10.1037/str0000273</w:t>
        </w:r>
      </w:hyperlink>
      <w:r w:rsidRPr="525F5380">
        <w:rPr>
          <w:rFonts w:ascii="Times New Roman" w:eastAsia="Times New Roman" w:hAnsi="Times New Roman" w:cs="Times New Roman"/>
          <w:sz w:val="24"/>
          <w:szCs w:val="24"/>
        </w:rPr>
        <w:t xml:space="preserve">   </w:t>
      </w:r>
    </w:p>
    <w:p w14:paraId="3E7FBC32" w14:textId="621DC10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E.,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xml:space="preserve">, G., </w:t>
      </w:r>
      <w:proofErr w:type="spellStart"/>
      <w:r w:rsidRPr="525F5380">
        <w:rPr>
          <w:rFonts w:ascii="Times New Roman" w:eastAsia="Times New Roman" w:hAnsi="Times New Roman" w:cs="Times New Roman"/>
          <w:sz w:val="24"/>
          <w:szCs w:val="24"/>
        </w:rPr>
        <w:t>Theodoratou</w:t>
      </w:r>
      <w:proofErr w:type="spellEnd"/>
      <w:r w:rsidRPr="525F5380">
        <w:rPr>
          <w:rFonts w:ascii="Times New Roman" w:eastAsia="Times New Roman" w:hAnsi="Times New Roman" w:cs="Times New Roman"/>
          <w:sz w:val="24"/>
          <w:szCs w:val="24"/>
        </w:rPr>
        <w:t>,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Konstantakopoulos</w:t>
      </w:r>
      <w:proofErr w:type="spellEnd"/>
      <w:r w:rsidRPr="525F5380">
        <w:rPr>
          <w:rFonts w:ascii="Times New Roman" w:eastAsia="Times New Roman" w:hAnsi="Times New Roman" w:cs="Times New Roman"/>
          <w:sz w:val="24"/>
          <w:szCs w:val="24"/>
        </w:rPr>
        <w:t xml:space="preserve">, G. (2023). Gain from pain: Exploring vicarious posttraumatic growth and its facilitators among health care workers across two consecutive lockdowns during the COVID-19 pandemic.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8">
        <w:r>
          <w:t>https://doi.org/10.1037/str0000314</w:t>
        </w:r>
      </w:hyperlink>
      <w:r w:rsidRPr="525F5380">
        <w:rPr>
          <w:rFonts w:ascii="Times New Roman" w:eastAsia="Times New Roman" w:hAnsi="Times New Roman" w:cs="Times New Roman"/>
          <w:sz w:val="24"/>
          <w:szCs w:val="24"/>
        </w:rPr>
        <w:t xml:space="preserve"> </w:t>
      </w:r>
    </w:p>
    <w:p w14:paraId="4563A4FA" w14:textId="2A8261B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Kelly, G., Morris,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Shetty, H. (2018). Predictors of post-traumatic growth in stroke survivors. </w:t>
      </w:r>
      <w:r w:rsidRPr="525F5380">
        <w:rPr>
          <w:rFonts w:ascii="Times New Roman" w:eastAsia="Times New Roman" w:hAnsi="Times New Roman" w:cs="Times New Roman"/>
          <w:i/>
          <w:iCs/>
          <w:sz w:val="24"/>
          <w:szCs w:val="24"/>
        </w:rPr>
        <w:t>Disability and rehabilitation, 40(24)</w:t>
      </w:r>
      <w:r w:rsidRPr="525F5380">
        <w:rPr>
          <w:rFonts w:ascii="Times New Roman" w:eastAsia="Times New Roman" w:hAnsi="Times New Roman" w:cs="Times New Roman"/>
          <w:sz w:val="24"/>
          <w:szCs w:val="24"/>
        </w:rPr>
        <w:t>, 2916–2924. https://doi.org/10.1080/09638288.2017.1363300</w:t>
      </w:r>
    </w:p>
    <w:p w14:paraId="1ABCEA5B" w14:textId="66EA6F5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Khattab, M. F., Kannan, T. M. A., Morsi, A., Al-Sabbagh, Q., </w:t>
      </w:r>
      <w:proofErr w:type="spellStart"/>
      <w:r w:rsidRPr="525F5380">
        <w:rPr>
          <w:rFonts w:ascii="Times New Roman" w:eastAsia="Times New Roman" w:hAnsi="Times New Roman" w:cs="Times New Roman"/>
          <w:sz w:val="24"/>
          <w:szCs w:val="24"/>
        </w:rPr>
        <w:t>Hadidi</w:t>
      </w:r>
      <w:proofErr w:type="spellEnd"/>
      <w:r w:rsidRPr="525F5380">
        <w:rPr>
          <w:rFonts w:ascii="Times New Roman" w:eastAsia="Times New Roman" w:hAnsi="Times New Roman" w:cs="Times New Roman"/>
          <w:sz w:val="24"/>
          <w:szCs w:val="24"/>
        </w:rPr>
        <w:t xml:space="preserve">, F., Al-Sabbagh, M. Q., M Taha, M., </w:t>
      </w:r>
      <w:proofErr w:type="spellStart"/>
      <w:r w:rsidRPr="525F5380">
        <w:rPr>
          <w:rFonts w:ascii="Times New Roman" w:eastAsia="Times New Roman" w:hAnsi="Times New Roman" w:cs="Times New Roman"/>
          <w:sz w:val="24"/>
          <w:szCs w:val="24"/>
        </w:rPr>
        <w:t>Bourghli</w:t>
      </w:r>
      <w:proofErr w:type="spellEnd"/>
      <w:r w:rsidRPr="525F5380">
        <w:rPr>
          <w:rFonts w:ascii="Times New Roman" w:eastAsia="Times New Roman" w:hAnsi="Times New Roman" w:cs="Times New Roman"/>
          <w:sz w:val="24"/>
          <w:szCs w:val="24"/>
        </w:rPr>
        <w: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Obeid, I. (2020) The short-term impact of COVID-19 pandemic on spine surgeons: A cross-sectional global study. </w:t>
      </w:r>
      <w:r w:rsidRPr="525F5380">
        <w:rPr>
          <w:rFonts w:ascii="Times New Roman" w:eastAsia="Times New Roman" w:hAnsi="Times New Roman" w:cs="Times New Roman"/>
          <w:i/>
          <w:iCs/>
          <w:sz w:val="24"/>
          <w:szCs w:val="24"/>
        </w:rPr>
        <w:t>European Spine Journal, 29(8)</w:t>
      </w:r>
      <w:r w:rsidRPr="525F5380">
        <w:rPr>
          <w:rFonts w:ascii="Times New Roman" w:eastAsia="Times New Roman" w:hAnsi="Times New Roman" w:cs="Times New Roman"/>
          <w:sz w:val="24"/>
          <w:szCs w:val="24"/>
        </w:rPr>
        <w:t xml:space="preserve">, 1806–1812. </w:t>
      </w:r>
      <w:hyperlink r:id="rId29">
        <w:r>
          <w:t>https://doi.org/10.1007/s00586-020-06517-1</w:t>
        </w:r>
      </w:hyperlink>
      <w:r w:rsidRPr="525F5380">
        <w:rPr>
          <w:rFonts w:ascii="Times New Roman" w:eastAsia="Times New Roman" w:hAnsi="Times New Roman" w:cs="Times New Roman"/>
          <w:sz w:val="24"/>
          <w:szCs w:val="24"/>
        </w:rPr>
        <w:t xml:space="preserve">. Accessed 20 Jan. 2021 </w:t>
      </w:r>
    </w:p>
    <w:p w14:paraId="5C776F3C" w14:textId="4ABEEEC5"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Krishnamoorthy, Y., Nagarajan, R., Saya, G. K.,</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Menon, V. (2020). Prevalence of psychological morbidities among general population, healthcare workers and COVID-19 patients amidst the COVID-19 pandemic: A systematic review and meta-analysis. </w:t>
      </w:r>
      <w:r w:rsidRPr="525F5380">
        <w:rPr>
          <w:rFonts w:ascii="Times New Roman" w:eastAsia="Times New Roman" w:hAnsi="Times New Roman" w:cs="Times New Roman"/>
          <w:i/>
          <w:iCs/>
          <w:sz w:val="24"/>
          <w:szCs w:val="24"/>
        </w:rPr>
        <w:t>Psychiatry research, 293</w:t>
      </w:r>
      <w:r w:rsidRPr="525F5380">
        <w:rPr>
          <w:rFonts w:ascii="Times New Roman" w:eastAsia="Times New Roman" w:hAnsi="Times New Roman" w:cs="Times New Roman"/>
          <w:sz w:val="24"/>
          <w:szCs w:val="24"/>
        </w:rPr>
        <w:t>, 113382. https://doi.org/10.1016/j.psychres.2020.113382</w:t>
      </w:r>
    </w:p>
    <w:p w14:paraId="6CF34A4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Kocatürk, E., Salman, A., Cherrez-Ojeda, I., Criado, P. R., Peter, J., </w:t>
      </w:r>
      <w:proofErr w:type="spellStart"/>
      <w:r w:rsidRPr="525F5380">
        <w:rPr>
          <w:rFonts w:ascii="Times New Roman" w:eastAsia="Times New Roman" w:hAnsi="Times New Roman" w:cs="Times New Roman"/>
          <w:sz w:val="24"/>
          <w:szCs w:val="24"/>
        </w:rPr>
        <w:t>Comert</w:t>
      </w:r>
      <w:proofErr w:type="spellEnd"/>
      <w:r w:rsidRPr="525F5380">
        <w:rPr>
          <w:rFonts w:ascii="Times New Roman" w:eastAsia="Times New Roman" w:hAnsi="Times New Roman" w:cs="Times New Roman"/>
          <w:sz w:val="24"/>
          <w:szCs w:val="24"/>
        </w:rPr>
        <w:t xml:space="preserve">-Ozer, E., </w:t>
      </w:r>
      <w:proofErr w:type="spellStart"/>
      <w:r w:rsidRPr="525F5380">
        <w:rPr>
          <w:rFonts w:ascii="Times New Roman" w:eastAsia="Times New Roman" w:hAnsi="Times New Roman" w:cs="Times New Roman"/>
          <w:sz w:val="24"/>
          <w:szCs w:val="24"/>
        </w:rPr>
        <w:t>Abuzakouk</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Agondi</w:t>
      </w:r>
      <w:proofErr w:type="spellEnd"/>
      <w:r w:rsidRPr="525F5380">
        <w:rPr>
          <w:rFonts w:ascii="Times New Roman" w:eastAsia="Times New Roman" w:hAnsi="Times New Roman" w:cs="Times New Roman"/>
          <w:sz w:val="24"/>
          <w:szCs w:val="24"/>
        </w:rPr>
        <w:t xml:space="preserve">, R. C., Al-Ahmad, M., Altrichter, S., Arnaout, R., Arruda, L. K., </w:t>
      </w:r>
      <w:proofErr w:type="spellStart"/>
      <w:r w:rsidRPr="525F5380">
        <w:rPr>
          <w:rFonts w:ascii="Times New Roman" w:eastAsia="Times New Roman" w:hAnsi="Times New Roman" w:cs="Times New Roman"/>
          <w:sz w:val="24"/>
          <w:szCs w:val="24"/>
        </w:rPr>
        <w:t>Asero</w:t>
      </w:r>
      <w:proofErr w:type="spellEnd"/>
      <w:r w:rsidRPr="525F5380">
        <w:rPr>
          <w:rFonts w:ascii="Times New Roman" w:eastAsia="Times New Roman" w:hAnsi="Times New Roman" w:cs="Times New Roman"/>
          <w:sz w:val="24"/>
          <w:szCs w:val="24"/>
        </w:rPr>
        <w:t xml:space="preserve">, R., Bauer, A., Ben-Shoshan, M., Bernstein, J. A., Bizjak, M., </w:t>
      </w:r>
      <w:proofErr w:type="spellStart"/>
      <w:r w:rsidRPr="525F5380">
        <w:rPr>
          <w:rFonts w:ascii="Times New Roman" w:eastAsia="Times New Roman" w:hAnsi="Times New Roman" w:cs="Times New Roman"/>
          <w:sz w:val="24"/>
          <w:szCs w:val="24"/>
        </w:rPr>
        <w:t>Boccon-Gibod</w:t>
      </w:r>
      <w:proofErr w:type="spellEnd"/>
      <w:r w:rsidRPr="525F5380">
        <w:rPr>
          <w:rFonts w:ascii="Times New Roman" w:eastAsia="Times New Roman" w:hAnsi="Times New Roman" w:cs="Times New Roman"/>
          <w:sz w:val="24"/>
          <w:szCs w:val="24"/>
        </w:rPr>
        <w:t xml:space="preserve">, I., </w:t>
      </w:r>
      <w:proofErr w:type="spellStart"/>
      <w:r w:rsidRPr="525F5380">
        <w:rPr>
          <w:rFonts w:ascii="Times New Roman" w:eastAsia="Times New Roman" w:hAnsi="Times New Roman" w:cs="Times New Roman"/>
          <w:sz w:val="24"/>
          <w:szCs w:val="24"/>
        </w:rPr>
        <w:t>Bonnekoh</w:t>
      </w:r>
      <w:proofErr w:type="spellEnd"/>
      <w:r w:rsidRPr="525F5380">
        <w:rPr>
          <w:rFonts w:ascii="Times New Roman" w:eastAsia="Times New Roman" w:hAnsi="Times New Roman" w:cs="Times New Roman"/>
          <w:sz w:val="24"/>
          <w:szCs w:val="24"/>
        </w:rPr>
        <w:t xml:space="preserve">, H., </w:t>
      </w:r>
      <w:proofErr w:type="spellStart"/>
      <w:r w:rsidRPr="525F5380">
        <w:rPr>
          <w:rFonts w:ascii="Times New Roman" w:eastAsia="Times New Roman" w:hAnsi="Times New Roman" w:cs="Times New Roman"/>
          <w:sz w:val="24"/>
          <w:szCs w:val="24"/>
        </w:rPr>
        <w:t>Bouillet</w:t>
      </w:r>
      <w:proofErr w:type="spellEnd"/>
      <w:r w:rsidRPr="525F5380">
        <w:rPr>
          <w:rFonts w:ascii="Times New Roman" w:eastAsia="Times New Roman" w:hAnsi="Times New Roman" w:cs="Times New Roman"/>
          <w:sz w:val="24"/>
          <w:szCs w:val="24"/>
        </w:rPr>
        <w:t xml:space="preserve">, L., Maurer, M. (2021). The global impact of the COVID-19 </w:t>
      </w:r>
      <w:r w:rsidRPr="525F5380">
        <w:rPr>
          <w:rFonts w:ascii="Times New Roman" w:eastAsia="Times New Roman" w:hAnsi="Times New Roman" w:cs="Times New Roman"/>
          <w:sz w:val="24"/>
          <w:szCs w:val="24"/>
        </w:rPr>
        <w:lastRenderedPageBreak/>
        <w:t xml:space="preserve">pandemic on the management and course of chronic Urticaria. </w:t>
      </w:r>
      <w:r w:rsidRPr="525F5380">
        <w:rPr>
          <w:rFonts w:ascii="Times New Roman" w:eastAsia="Times New Roman" w:hAnsi="Times New Roman" w:cs="Times New Roman"/>
          <w:i/>
          <w:iCs/>
          <w:sz w:val="24"/>
          <w:szCs w:val="24"/>
        </w:rPr>
        <w:t>Allergy, 76(3)</w:t>
      </w:r>
      <w:r w:rsidRPr="525F5380">
        <w:rPr>
          <w:rFonts w:ascii="Times New Roman" w:eastAsia="Times New Roman" w:hAnsi="Times New Roman" w:cs="Times New Roman"/>
          <w:sz w:val="24"/>
          <w:szCs w:val="24"/>
        </w:rPr>
        <w:t xml:space="preserve">, 816–830, </w:t>
      </w:r>
      <w:hyperlink r:id="rId30">
        <w:r>
          <w:t>https://doi.org/10.1111/all.14687</w:t>
        </w:r>
      </w:hyperlink>
      <w:r w:rsidRPr="525F5380">
        <w:rPr>
          <w:rFonts w:ascii="Times New Roman" w:eastAsia="Times New Roman" w:hAnsi="Times New Roman" w:cs="Times New Roman"/>
          <w:sz w:val="24"/>
          <w:szCs w:val="24"/>
        </w:rPr>
        <w:t xml:space="preserve">. </w:t>
      </w:r>
    </w:p>
    <w:p w14:paraId="4C748A50" w14:textId="19DAC6F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Koliouli</w:t>
      </w:r>
      <w:proofErr w:type="spellEnd"/>
      <w:r w:rsidRPr="525F5380">
        <w:rPr>
          <w:rFonts w:ascii="Times New Roman" w:eastAsia="Times New Roman" w:hAnsi="Times New Roman" w:cs="Times New Roman"/>
          <w:sz w:val="24"/>
          <w:szCs w:val="24"/>
        </w:rPr>
        <w:t xml:space="preserve">, Flora, and </w:t>
      </w:r>
      <w:proofErr w:type="spellStart"/>
      <w:r w:rsidRPr="525F5380">
        <w:rPr>
          <w:rFonts w:ascii="Times New Roman" w:eastAsia="Times New Roman" w:hAnsi="Times New Roman" w:cs="Times New Roman"/>
          <w:sz w:val="24"/>
          <w:szCs w:val="24"/>
        </w:rPr>
        <w:t>Lissy</w:t>
      </w:r>
      <w:proofErr w:type="spellEnd"/>
      <w:r w:rsidRPr="525F5380">
        <w:rPr>
          <w:rFonts w:ascii="Times New Roman" w:eastAsia="Times New Roman" w:hAnsi="Times New Roman" w:cs="Times New Roman"/>
          <w:sz w:val="24"/>
          <w:szCs w:val="24"/>
        </w:rPr>
        <w:t xml:space="preserve"> </w:t>
      </w:r>
      <w:proofErr w:type="spellStart"/>
      <w:r w:rsidRPr="525F5380">
        <w:rPr>
          <w:rFonts w:ascii="Times New Roman" w:eastAsia="Times New Roman" w:hAnsi="Times New Roman" w:cs="Times New Roman"/>
          <w:sz w:val="24"/>
          <w:szCs w:val="24"/>
        </w:rPr>
        <w:t>Canellopoulos</w:t>
      </w:r>
      <w:proofErr w:type="spellEnd"/>
      <w:r w:rsidRPr="525F5380">
        <w:rPr>
          <w:rFonts w:ascii="Times New Roman" w:eastAsia="Times New Roman" w:hAnsi="Times New Roman" w:cs="Times New Roman"/>
          <w:sz w:val="24"/>
          <w:szCs w:val="24"/>
        </w:rPr>
        <w:t xml:space="preserve">. (2021). Dispositional optimism, stress, post-traumatic stress disorder and post-traumatic growth in Greek general population facing the COVID-19 crisis. </w:t>
      </w:r>
      <w:r w:rsidRPr="525F5380">
        <w:rPr>
          <w:rFonts w:ascii="Times New Roman" w:eastAsia="Times New Roman" w:hAnsi="Times New Roman" w:cs="Times New Roman"/>
          <w:i/>
          <w:iCs/>
          <w:sz w:val="24"/>
          <w:szCs w:val="24"/>
        </w:rPr>
        <w:t>European Journal of Trauma</w:t>
      </w:r>
      <w:r w:rsidR="002577B1">
        <w:rPr>
          <w:rFonts w:ascii="Times New Roman" w:eastAsia="Times New Roman" w:hAnsi="Times New Roman" w:cs="Times New Roman"/>
          <w:i/>
          <w:iCs/>
          <w:sz w:val="24"/>
          <w:szCs w:val="24"/>
        </w:rPr>
        <w:t xml:space="preserve"> &amp; </w:t>
      </w:r>
      <w:r w:rsidRPr="525F5380">
        <w:rPr>
          <w:rFonts w:ascii="Times New Roman" w:eastAsia="Times New Roman" w:hAnsi="Times New Roman" w:cs="Times New Roman"/>
          <w:i/>
          <w:iCs/>
          <w:sz w:val="24"/>
          <w:szCs w:val="24"/>
        </w:rPr>
        <w:t>Dissociation, 5(2)</w:t>
      </w:r>
      <w:r w:rsidRPr="525F5380">
        <w:rPr>
          <w:rFonts w:ascii="Times New Roman" w:eastAsia="Times New Roman" w:hAnsi="Times New Roman" w:cs="Times New Roman"/>
          <w:sz w:val="24"/>
          <w:szCs w:val="24"/>
        </w:rPr>
        <w:t>,100209. doi:10.1016/j.ejtd.2021.100209</w:t>
      </w:r>
    </w:p>
    <w:p w14:paraId="2DEAEBB7" w14:textId="790F016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Kowalski, R. M., Carroll, H.,</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Britt, J. (2022). Finding the silver lining in the COVID-19 crisis. </w:t>
      </w:r>
      <w:r w:rsidRPr="525F5380">
        <w:rPr>
          <w:rFonts w:ascii="Times New Roman" w:eastAsia="Times New Roman" w:hAnsi="Times New Roman" w:cs="Times New Roman"/>
          <w:i/>
          <w:iCs/>
          <w:sz w:val="24"/>
          <w:szCs w:val="24"/>
        </w:rPr>
        <w:t>Journal of health psychology, 27(6)</w:t>
      </w:r>
      <w:r w:rsidRPr="525F5380">
        <w:rPr>
          <w:rFonts w:ascii="Times New Roman" w:eastAsia="Times New Roman" w:hAnsi="Times New Roman" w:cs="Times New Roman"/>
          <w:sz w:val="24"/>
          <w:szCs w:val="24"/>
        </w:rPr>
        <w:t>, 1507–1514. https://doi.org/10.1177/1359105321999088</w:t>
      </w:r>
    </w:p>
    <w:p w14:paraId="28619E5A" w14:textId="4FB60EA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Lan, H., Suo, X., Zuo, C., Pan, N., Zhang, X., Kemp, G. J., Gong, Q.,</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Wang, S. (2023). Distinct pre-COVID brain structural signatures in COVID-19-related post-traumatic stress symptoms and post-traumatic growth.</w:t>
      </w:r>
      <w:r w:rsidRPr="525F5380">
        <w:rPr>
          <w:rFonts w:ascii="Times New Roman" w:eastAsia="Times New Roman" w:hAnsi="Times New Roman" w:cs="Times New Roman"/>
          <w:i/>
          <w:iCs/>
          <w:sz w:val="24"/>
          <w:szCs w:val="24"/>
        </w:rPr>
        <w:t xml:space="preserve"> Cerebral cortex (New York, N.Y. : 1991), 33(23),</w:t>
      </w:r>
      <w:r w:rsidRPr="525F5380">
        <w:rPr>
          <w:rFonts w:ascii="Times New Roman" w:eastAsia="Times New Roman" w:hAnsi="Times New Roman" w:cs="Times New Roman"/>
          <w:sz w:val="24"/>
          <w:szCs w:val="24"/>
        </w:rPr>
        <w:t xml:space="preserve"> 11373–11383. </w:t>
      </w:r>
      <w:hyperlink r:id="rId31">
        <w:r>
          <w:t>https://doi.org/10.1093/cercor/bhad372</w:t>
        </w:r>
      </w:hyperlink>
      <w:r w:rsidRPr="525F5380">
        <w:rPr>
          <w:rFonts w:ascii="Times New Roman" w:eastAsia="Times New Roman" w:hAnsi="Times New Roman" w:cs="Times New Roman"/>
          <w:sz w:val="24"/>
          <w:szCs w:val="24"/>
        </w:rPr>
        <w:t xml:space="preserve"> </w:t>
      </w:r>
    </w:p>
    <w:p w14:paraId="4404B87D" w14:textId="165C2F8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Lau, B. H. P., Chan, C. L.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Ng, S. M. (2021). Post-traumatic growth in the first Covid outbreak in Hong Kong.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675132. </w:t>
      </w:r>
      <w:hyperlink r:id="rId32">
        <w:r>
          <w:t>https://doi.org/10.3389/fpsyg.2021.675132</w:t>
        </w:r>
      </w:hyperlink>
      <w:r w:rsidRPr="525F5380">
        <w:rPr>
          <w:rFonts w:ascii="Times New Roman" w:eastAsia="Times New Roman" w:hAnsi="Times New Roman" w:cs="Times New Roman"/>
          <w:sz w:val="24"/>
          <w:szCs w:val="24"/>
        </w:rPr>
        <w:t xml:space="preserve"> </w:t>
      </w:r>
    </w:p>
    <w:p w14:paraId="04266C6E" w14:textId="6997026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Lewis, C., Lewis, K., Edwards, B., Evison, C., John, A., Pearce, H., Raisanen, L., Richards, N., Roberts, A., Jones, I.,</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Bisson, J. I. (2022). Posttraumatic growth related to the Covid-19 pandemic among individuals with lived experience of psychiatric disorder. </w:t>
      </w:r>
      <w:r w:rsidRPr="525F5380">
        <w:rPr>
          <w:rFonts w:ascii="Times New Roman" w:eastAsia="Times New Roman" w:hAnsi="Times New Roman" w:cs="Times New Roman"/>
          <w:i/>
          <w:iCs/>
          <w:sz w:val="24"/>
          <w:szCs w:val="24"/>
        </w:rPr>
        <w:t>Journal of traumatic stress, 35(6)</w:t>
      </w:r>
      <w:r w:rsidRPr="525F5380">
        <w:rPr>
          <w:rFonts w:ascii="Times New Roman" w:eastAsia="Times New Roman" w:hAnsi="Times New Roman" w:cs="Times New Roman"/>
          <w:sz w:val="24"/>
          <w:szCs w:val="24"/>
        </w:rPr>
        <w:t xml:space="preserve">, 1756–1768. </w:t>
      </w:r>
      <w:hyperlink r:id="rId33">
        <w:r>
          <w:t>https://doi.org/10.1002/jts.22884</w:t>
        </w:r>
      </w:hyperlink>
      <w:r w:rsidRPr="525F5380">
        <w:rPr>
          <w:rFonts w:ascii="Times New Roman" w:eastAsia="Times New Roman" w:hAnsi="Times New Roman" w:cs="Times New Roman"/>
          <w:sz w:val="24"/>
          <w:szCs w:val="24"/>
        </w:rPr>
        <w:t xml:space="preserve"> </w:t>
      </w:r>
    </w:p>
    <w:p w14:paraId="511A6358" w14:textId="73F9819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Li, L., Mao, M., Wang, S., Yin, R., Yan, H., Jin,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Cheng, Y. (2022). Posttraumatic growth in Chinese nurses and general public during the COVID-19 outbreak. </w:t>
      </w:r>
      <w:r w:rsidRPr="525F5380">
        <w:rPr>
          <w:rFonts w:ascii="Times New Roman" w:eastAsia="Times New Roman" w:hAnsi="Times New Roman" w:cs="Times New Roman"/>
          <w:i/>
          <w:iCs/>
          <w:sz w:val="24"/>
          <w:szCs w:val="24"/>
        </w:rPr>
        <w:t>Psychology, health</w:t>
      </w:r>
      <w:r w:rsidR="002577B1">
        <w:rPr>
          <w:rFonts w:ascii="Times New Roman" w:eastAsia="Times New Roman" w:hAnsi="Times New Roman" w:cs="Times New Roman"/>
          <w:i/>
          <w:iCs/>
          <w:sz w:val="24"/>
          <w:szCs w:val="24"/>
        </w:rPr>
        <w:t xml:space="preserve"> &amp; </w:t>
      </w:r>
      <w:r w:rsidRPr="525F5380">
        <w:rPr>
          <w:rFonts w:ascii="Times New Roman" w:eastAsia="Times New Roman" w:hAnsi="Times New Roman" w:cs="Times New Roman"/>
          <w:i/>
          <w:iCs/>
          <w:sz w:val="24"/>
          <w:szCs w:val="24"/>
        </w:rPr>
        <w:t>medicine, 27(2),</w:t>
      </w:r>
      <w:r w:rsidRPr="525F5380">
        <w:rPr>
          <w:rFonts w:ascii="Times New Roman" w:eastAsia="Times New Roman" w:hAnsi="Times New Roman" w:cs="Times New Roman"/>
          <w:sz w:val="24"/>
          <w:szCs w:val="24"/>
        </w:rPr>
        <w:t xml:space="preserve"> 301–311. https://doi.org/10.1080/13548506.2021.1897148</w:t>
      </w:r>
    </w:p>
    <w:p w14:paraId="7C620753" w14:textId="45ED68C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Li, T., Qi, X., Li, Q., Tang, W., Su, K., Jia, M., Yang, W., Xia, Y., Xiong, Y., Qi, 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Feng, L. (2021). A systematic review and meta-analysis of seasonal Influenza vaccination of health workers. </w:t>
      </w:r>
      <w:r w:rsidRPr="525F5380">
        <w:rPr>
          <w:rFonts w:ascii="Times New Roman" w:eastAsia="Times New Roman" w:hAnsi="Times New Roman" w:cs="Times New Roman"/>
          <w:i/>
          <w:iCs/>
          <w:sz w:val="24"/>
          <w:szCs w:val="24"/>
        </w:rPr>
        <w:t>Vaccines (Basel), 9(10),</w:t>
      </w:r>
      <w:r w:rsidRPr="525F5380">
        <w:rPr>
          <w:rFonts w:ascii="Times New Roman" w:eastAsia="Times New Roman" w:hAnsi="Times New Roman" w:cs="Times New Roman"/>
          <w:sz w:val="24"/>
          <w:szCs w:val="24"/>
        </w:rPr>
        <w:t xml:space="preserve"> 1104. doi:10.3390/vaccines9101104  </w:t>
      </w:r>
    </w:p>
    <w:p w14:paraId="57BFEB9E" w14:textId="3FD97BE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Łosiak</w:t>
      </w:r>
      <w:proofErr w:type="spellEnd"/>
      <w:r w:rsidRPr="525F5380">
        <w:rPr>
          <w:rFonts w:ascii="Times New Roman" w:eastAsia="Times New Roman" w:hAnsi="Times New Roman" w:cs="Times New Roman"/>
          <w:sz w:val="24"/>
          <w:szCs w:val="24"/>
        </w:rPr>
        <w:t>,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Nikiel, J. (2014). Posttraumatic growth in patients after myocardial infarction: the role of cognitive coping and experience of life threat. </w:t>
      </w:r>
      <w:r w:rsidRPr="525F5380">
        <w:rPr>
          <w:rFonts w:ascii="Times New Roman" w:eastAsia="Times New Roman" w:hAnsi="Times New Roman" w:cs="Times New Roman"/>
          <w:i/>
          <w:iCs/>
          <w:sz w:val="24"/>
          <w:szCs w:val="24"/>
        </w:rPr>
        <w:t>Health Psychology Report, 2(4)</w:t>
      </w:r>
      <w:r w:rsidRPr="525F5380">
        <w:rPr>
          <w:rFonts w:ascii="Times New Roman" w:eastAsia="Times New Roman" w:hAnsi="Times New Roman" w:cs="Times New Roman"/>
          <w:sz w:val="24"/>
          <w:szCs w:val="24"/>
        </w:rPr>
        <w:t>, 256–262. DOI: 10.5114/hpr.2014.45894</w:t>
      </w:r>
    </w:p>
    <w:p w14:paraId="78BEFEF6" w14:textId="1574009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Lyu, Y., Yu, Y., Chen, S., Lu,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Ni, S. (2021). Positive functioning at work during Covid‐19: Posttraumatic growth, resilience, and emotional exhaustion in Chinese frontline </w:t>
      </w:r>
      <w:r w:rsidRPr="525F5380">
        <w:rPr>
          <w:rFonts w:ascii="Times New Roman" w:eastAsia="Times New Roman" w:hAnsi="Times New Roman" w:cs="Times New Roman"/>
          <w:sz w:val="24"/>
          <w:szCs w:val="24"/>
        </w:rPr>
        <w:lastRenderedPageBreak/>
        <w:t xml:space="preserve">healthcare workers. </w:t>
      </w:r>
      <w:r w:rsidRPr="525F5380">
        <w:rPr>
          <w:rFonts w:ascii="Times New Roman" w:eastAsia="Times New Roman" w:hAnsi="Times New Roman" w:cs="Times New Roman"/>
          <w:i/>
          <w:iCs/>
          <w:sz w:val="24"/>
          <w:szCs w:val="24"/>
        </w:rPr>
        <w:t xml:space="preserve">Applied Psychology: Health and Well-Being. </w:t>
      </w:r>
      <w:hyperlink r:id="rId34">
        <w:r>
          <w:t>https://doi.org/10.1111/aphw.12276</w:t>
        </w:r>
      </w:hyperlink>
      <w:r w:rsidRPr="525F5380">
        <w:rPr>
          <w:rFonts w:ascii="Times New Roman" w:eastAsia="Times New Roman" w:hAnsi="Times New Roman" w:cs="Times New Roman"/>
          <w:sz w:val="24"/>
          <w:szCs w:val="24"/>
        </w:rPr>
        <w:t xml:space="preserve"> </w:t>
      </w:r>
    </w:p>
    <w:p w14:paraId="5248192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Ma X, Wan X, Chen C. (2022). The correlation between posttraumatic growth and social support in people with breast cancer: A meta-analysis. </w:t>
      </w:r>
      <w:r w:rsidRPr="525F5380">
        <w:rPr>
          <w:rFonts w:ascii="Times New Roman" w:eastAsia="Times New Roman" w:hAnsi="Times New Roman" w:cs="Times New Roman"/>
          <w:i/>
          <w:iCs/>
          <w:sz w:val="24"/>
          <w:szCs w:val="24"/>
        </w:rPr>
        <w:t>Front Psychol, 13</w:t>
      </w:r>
      <w:r w:rsidRPr="525F5380">
        <w:rPr>
          <w:rFonts w:ascii="Times New Roman" w:eastAsia="Times New Roman" w:hAnsi="Times New Roman" w:cs="Times New Roman"/>
          <w:sz w:val="24"/>
          <w:szCs w:val="24"/>
        </w:rPr>
        <w:t xml:space="preserve">,1060150. doi:10.3389/fpsyg.2022.1060150 </w:t>
      </w:r>
    </w:p>
    <w:p w14:paraId="32F9DBB0" w14:textId="1E46DA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Magid, K., El-</w:t>
      </w:r>
      <w:proofErr w:type="spellStart"/>
      <w:r w:rsidRPr="525F5380">
        <w:rPr>
          <w:rFonts w:ascii="Times New Roman" w:eastAsia="Times New Roman" w:hAnsi="Times New Roman" w:cs="Times New Roman"/>
          <w:sz w:val="24"/>
          <w:szCs w:val="24"/>
        </w:rPr>
        <w:t>Gabalawy</w:t>
      </w:r>
      <w:proofErr w:type="spellEnd"/>
      <w:r w:rsidRPr="525F5380">
        <w:rPr>
          <w:rFonts w:ascii="Times New Roman" w:eastAsia="Times New Roman" w:hAnsi="Times New Roman" w:cs="Times New Roman"/>
          <w:sz w:val="24"/>
          <w:szCs w:val="24"/>
        </w:rPr>
        <w:t>, R., Maran,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Serber, E. R. (2019). An examination of the association Between post-traumatic growth and stress symptomatology in cardiac outpatients. </w:t>
      </w:r>
      <w:r w:rsidRPr="525F5380">
        <w:rPr>
          <w:rFonts w:ascii="Times New Roman" w:eastAsia="Times New Roman" w:hAnsi="Times New Roman" w:cs="Times New Roman"/>
          <w:i/>
          <w:iCs/>
          <w:sz w:val="24"/>
          <w:szCs w:val="24"/>
        </w:rPr>
        <w:t>Journal of clinical psychology in medical settings, 26(3)</w:t>
      </w:r>
      <w:r w:rsidRPr="525F5380">
        <w:rPr>
          <w:rFonts w:ascii="Times New Roman" w:eastAsia="Times New Roman" w:hAnsi="Times New Roman" w:cs="Times New Roman"/>
          <w:sz w:val="24"/>
          <w:szCs w:val="24"/>
        </w:rPr>
        <w:t>, 271–281. https://doi.org/10.1007/s10880-018-9585-4</w:t>
      </w:r>
    </w:p>
    <w:p w14:paraId="366DC5B5" w14:textId="1F2DA55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McMillen, J.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Fisher, R. H. (1998). The Perceived Benefit Scales: Measuring perceived positive life changes after negative events. </w:t>
      </w:r>
      <w:r w:rsidRPr="525F5380">
        <w:rPr>
          <w:rFonts w:ascii="Times New Roman" w:eastAsia="Times New Roman" w:hAnsi="Times New Roman" w:cs="Times New Roman"/>
          <w:i/>
          <w:iCs/>
          <w:sz w:val="24"/>
          <w:szCs w:val="24"/>
        </w:rPr>
        <w:t>Social Work Research, 22(3)</w:t>
      </w:r>
      <w:r w:rsidRPr="525F5380">
        <w:rPr>
          <w:rFonts w:ascii="Times New Roman" w:eastAsia="Times New Roman" w:hAnsi="Times New Roman" w:cs="Times New Roman"/>
          <w:sz w:val="24"/>
          <w:szCs w:val="24"/>
        </w:rPr>
        <w:t>, 173–186. https://doi.org/10.1093/swr/22.3.173</w:t>
      </w:r>
    </w:p>
    <w:p w14:paraId="2C4671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Metz MBC, Olufemi OT, Daly JM, Barba M. Systematic review and meta-analysis of seroprevalence studies of West Nile virus in equids in Europe between 2001 and 2018.</w:t>
      </w:r>
      <w:r w:rsidRPr="525F5380">
        <w:rPr>
          <w:rFonts w:ascii="Times New Roman" w:eastAsia="Times New Roman" w:hAnsi="Times New Roman" w:cs="Times New Roman"/>
          <w:i/>
          <w:iCs/>
          <w:sz w:val="24"/>
          <w:szCs w:val="24"/>
        </w:rPr>
        <w:t> </w:t>
      </w:r>
      <w:proofErr w:type="spellStart"/>
      <w:r w:rsidRPr="525F5380">
        <w:rPr>
          <w:rFonts w:ascii="Times New Roman" w:eastAsia="Times New Roman" w:hAnsi="Times New Roman" w:cs="Times New Roman"/>
          <w:i/>
          <w:iCs/>
          <w:sz w:val="24"/>
          <w:szCs w:val="24"/>
        </w:rPr>
        <w:t>Transbound</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Emerg</w:t>
      </w:r>
      <w:proofErr w:type="spellEnd"/>
      <w:r w:rsidRPr="525F5380">
        <w:rPr>
          <w:rFonts w:ascii="Times New Roman" w:eastAsia="Times New Roman" w:hAnsi="Times New Roman" w:cs="Times New Roman"/>
          <w:i/>
          <w:iCs/>
          <w:sz w:val="24"/>
          <w:szCs w:val="24"/>
        </w:rPr>
        <w:t xml:space="preserve"> Dis, 68(4)</w:t>
      </w:r>
      <w:r w:rsidRPr="525F5380">
        <w:rPr>
          <w:rFonts w:ascii="Times New Roman" w:eastAsia="Times New Roman" w:hAnsi="Times New Roman" w:cs="Times New Roman"/>
          <w:sz w:val="24"/>
          <w:szCs w:val="24"/>
        </w:rPr>
        <w:t xml:space="preserve">,1814-1823. doi:10.1111/tbed.13866 </w:t>
      </w:r>
    </w:p>
    <w:p w14:paraId="2574269B" w14:textId="352D4AD5"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 </w:t>
      </w:r>
      <w:proofErr w:type="spellStart"/>
      <w:r w:rsidRPr="525F5380">
        <w:rPr>
          <w:rFonts w:ascii="Times New Roman" w:eastAsia="Times New Roman" w:hAnsi="Times New Roman" w:cs="Times New Roman"/>
          <w:sz w:val="24"/>
          <w:szCs w:val="24"/>
        </w:rPr>
        <w:t>Y.,Tao</w:t>
      </w:r>
      <w:proofErr w:type="spellEnd"/>
      <w:r w:rsidRPr="525F5380">
        <w:rPr>
          <w:rFonts w:ascii="Times New Roman" w:eastAsia="Times New Roman" w:hAnsi="Times New Roman" w:cs="Times New Roman"/>
          <w:sz w:val="24"/>
          <w:szCs w:val="24"/>
        </w:rPr>
        <w:t>, P., Liu, G., Chen, L., Li, G., Lu, S., Zhang, G., Liang,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Huang, H. (2022). Post-traumatic growth of nurses who faced the Covid-19 epidemic and its correlation with professional self-identity and social support. </w:t>
      </w:r>
      <w:r w:rsidRPr="525F5380">
        <w:rPr>
          <w:rFonts w:ascii="Times New Roman" w:eastAsia="Times New Roman" w:hAnsi="Times New Roman" w:cs="Times New Roman"/>
          <w:i/>
          <w:iCs/>
          <w:sz w:val="24"/>
          <w:szCs w:val="24"/>
        </w:rPr>
        <w:t>Frontiers in psychiatry, 12,</w:t>
      </w:r>
      <w:r w:rsidRPr="525F5380">
        <w:rPr>
          <w:rFonts w:ascii="Times New Roman" w:eastAsia="Times New Roman" w:hAnsi="Times New Roman" w:cs="Times New Roman"/>
          <w:sz w:val="24"/>
          <w:szCs w:val="24"/>
        </w:rPr>
        <w:t xml:space="preserve"> 562938. </w:t>
      </w:r>
      <w:hyperlink r:id="rId35">
        <w:r>
          <w:t>https://doi.org/10.3389/fpsyt.2021.562938</w:t>
        </w:r>
      </w:hyperlink>
      <w:r w:rsidRPr="525F5380">
        <w:rPr>
          <w:rFonts w:ascii="Times New Roman" w:eastAsia="Times New Roman" w:hAnsi="Times New Roman" w:cs="Times New Roman"/>
          <w:sz w:val="24"/>
          <w:szCs w:val="24"/>
        </w:rPr>
        <w:t xml:space="preserve">  </w:t>
      </w:r>
    </w:p>
    <w:p w14:paraId="73F9C72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Mohr D. C., Dick L. P., Russo D., Pinn J., Boudewyn A. C., </w:t>
      </w:r>
      <w:proofErr w:type="spellStart"/>
      <w:r w:rsidRPr="525F5380">
        <w:rPr>
          <w:rFonts w:ascii="Times New Roman" w:eastAsia="Times New Roman" w:hAnsi="Times New Roman" w:cs="Times New Roman"/>
          <w:sz w:val="24"/>
          <w:szCs w:val="24"/>
        </w:rPr>
        <w:t>Likosky</w:t>
      </w:r>
      <w:proofErr w:type="spellEnd"/>
      <w:r w:rsidRPr="525F5380">
        <w:rPr>
          <w:rFonts w:ascii="Times New Roman" w:eastAsia="Times New Roman" w:hAnsi="Times New Roman" w:cs="Times New Roman"/>
          <w:sz w:val="24"/>
          <w:szCs w:val="24"/>
        </w:rPr>
        <w:t xml:space="preserve"> W., Goodkin D. E. (1999). The psychosocial impact of multiple sclerosis: Exploring the patient’s perspective. </w:t>
      </w:r>
      <w:r w:rsidRPr="525F5380">
        <w:rPr>
          <w:rFonts w:ascii="Times New Roman" w:eastAsia="Times New Roman" w:hAnsi="Times New Roman" w:cs="Times New Roman"/>
          <w:i/>
          <w:iCs/>
          <w:sz w:val="24"/>
          <w:szCs w:val="24"/>
        </w:rPr>
        <w:t>Health Psychology, 18(4)</w:t>
      </w:r>
      <w:r w:rsidRPr="525F5380">
        <w:rPr>
          <w:rFonts w:ascii="Times New Roman" w:eastAsia="Times New Roman" w:hAnsi="Times New Roman" w:cs="Times New Roman"/>
          <w:sz w:val="24"/>
          <w:szCs w:val="24"/>
        </w:rPr>
        <w:t xml:space="preserve">, 376–382. </w:t>
      </w:r>
    </w:p>
    <w:p w14:paraId="505ACC08" w14:textId="259C9EC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Morales, D. X., </w:t>
      </w:r>
      <w:proofErr w:type="spellStart"/>
      <w:r w:rsidRPr="525F5380">
        <w:rPr>
          <w:rFonts w:ascii="Times New Roman" w:eastAsia="Times New Roman" w:hAnsi="Times New Roman" w:cs="Times New Roman"/>
          <w:sz w:val="24"/>
          <w:szCs w:val="24"/>
        </w:rPr>
        <w:t>Grineski</w:t>
      </w:r>
      <w:proofErr w:type="spellEnd"/>
      <w:r w:rsidRPr="525F5380">
        <w:rPr>
          <w:rFonts w:ascii="Times New Roman" w:eastAsia="Times New Roman" w:hAnsi="Times New Roman" w:cs="Times New Roman"/>
          <w:sz w:val="24"/>
          <w:szCs w:val="24"/>
        </w:rPr>
        <w:t>, S.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Collins, T. W. (2023). The silver lining of the COVID-19 pandemic: Undergraduate research experiences, mentorship, and posttraumatic growth. Research in Higher Education. </w:t>
      </w:r>
      <w:hyperlink r:id="rId36">
        <w:r>
          <w:t>https://doi.org/10.1007/s11162-023-09763-6</w:t>
        </w:r>
      </w:hyperlink>
      <w:r w:rsidRPr="525F5380">
        <w:rPr>
          <w:rFonts w:ascii="Times New Roman" w:eastAsia="Times New Roman" w:hAnsi="Times New Roman" w:cs="Times New Roman"/>
          <w:sz w:val="24"/>
          <w:szCs w:val="24"/>
        </w:rPr>
        <w:t xml:space="preserve"> </w:t>
      </w:r>
    </w:p>
    <w:p w14:paraId="46524239" w14:textId="04830FA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Moreland, M. L., Rickman, S. R.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Yalch, M. M. (2023). Influence of trauma and personality on posttraumatic cognitions in military veterans. </w:t>
      </w:r>
      <w:r w:rsidRPr="525F5380">
        <w:rPr>
          <w:rFonts w:ascii="Times New Roman" w:eastAsia="Times New Roman" w:hAnsi="Times New Roman" w:cs="Times New Roman"/>
          <w:i/>
          <w:iCs/>
          <w:sz w:val="24"/>
          <w:szCs w:val="24"/>
        </w:rPr>
        <w:t>Traumatology</w:t>
      </w:r>
      <w:r w:rsidRPr="525F5380">
        <w:rPr>
          <w:rFonts w:ascii="Times New Roman" w:eastAsia="Times New Roman" w:hAnsi="Times New Roman" w:cs="Times New Roman"/>
          <w:sz w:val="24"/>
          <w:szCs w:val="24"/>
        </w:rPr>
        <w:t>. </w:t>
      </w:r>
      <w:hyperlink r:id="rId37">
        <w:r>
          <w:t>https://doi.org/10.1037/trm0000469</w:t>
        </w:r>
      </w:hyperlink>
      <w:r w:rsidRPr="525F5380">
        <w:rPr>
          <w:rFonts w:ascii="Times New Roman" w:eastAsia="Times New Roman" w:hAnsi="Times New Roman" w:cs="Times New Roman"/>
          <w:sz w:val="24"/>
          <w:szCs w:val="24"/>
        </w:rPr>
        <w:t xml:space="preserve"> </w:t>
      </w:r>
    </w:p>
    <w:p w14:paraId="5CC34D16" w14:textId="32FB72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Northfield, E.-L.,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Johnston, K. L. (2022). I get by with a little help from my friends: Posttraumatic growth in the Covid-19 pandemic.</w:t>
      </w:r>
      <w:r w:rsidRPr="525F5380">
        <w:rPr>
          <w:rFonts w:ascii="Times New Roman" w:eastAsia="Times New Roman" w:hAnsi="Times New Roman" w:cs="Times New Roman"/>
          <w:i/>
          <w:iCs/>
          <w:sz w:val="24"/>
          <w:szCs w:val="24"/>
        </w:rPr>
        <w:t xml:space="preserve"> Traumatology, 28(1)</w:t>
      </w:r>
      <w:r w:rsidRPr="525F5380">
        <w:rPr>
          <w:rFonts w:ascii="Times New Roman" w:eastAsia="Times New Roman" w:hAnsi="Times New Roman" w:cs="Times New Roman"/>
          <w:sz w:val="24"/>
          <w:szCs w:val="24"/>
        </w:rPr>
        <w:t xml:space="preserve">, 195–201.  </w:t>
      </w:r>
    </w:p>
    <w:p w14:paraId="4B7130AA" w14:textId="32814AB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 xml:space="preserve">O'Connor, R. C., Wetherall, K., Cleare, S., McClelland, H., Melson, A. J., Niedzwiedz, C. L., O'Carroll, R. E., O'Connor, D. B., Platt, S., Scowcroft, E., Watson, B., </w:t>
      </w:r>
      <w:proofErr w:type="spellStart"/>
      <w:r w:rsidRPr="525F5380">
        <w:rPr>
          <w:rFonts w:ascii="Times New Roman" w:eastAsia="Times New Roman" w:hAnsi="Times New Roman" w:cs="Times New Roman"/>
          <w:sz w:val="24"/>
          <w:szCs w:val="24"/>
        </w:rPr>
        <w:t>Zortea</w:t>
      </w:r>
      <w:proofErr w:type="spellEnd"/>
      <w:r w:rsidRPr="525F5380">
        <w:rPr>
          <w:rFonts w:ascii="Times New Roman" w:eastAsia="Times New Roman" w:hAnsi="Times New Roman" w:cs="Times New Roman"/>
          <w:sz w:val="24"/>
          <w:szCs w:val="24"/>
        </w:rPr>
        <w:t>, T., Ferguson,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Robb, K. A. (2021). Mental health and well-being during the COVID-19 pandemic: longitudinal analyses of adults in the UK COVID-19 mental health</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wellbeing study. </w:t>
      </w:r>
      <w:r w:rsidRPr="525F5380">
        <w:rPr>
          <w:rFonts w:ascii="Times New Roman" w:eastAsia="Times New Roman" w:hAnsi="Times New Roman" w:cs="Times New Roman"/>
          <w:i/>
          <w:iCs/>
          <w:sz w:val="24"/>
          <w:szCs w:val="24"/>
        </w:rPr>
        <w:t>The British journal of psychiatry: the journal of mental science, 218(6),</w:t>
      </w:r>
      <w:r w:rsidRPr="525F5380">
        <w:rPr>
          <w:rFonts w:ascii="Times New Roman" w:eastAsia="Times New Roman" w:hAnsi="Times New Roman" w:cs="Times New Roman"/>
          <w:sz w:val="24"/>
          <w:szCs w:val="24"/>
        </w:rPr>
        <w:t xml:space="preserve"> 326–333. </w:t>
      </w:r>
      <w:hyperlink r:id="rId38">
        <w:r w:rsidRPr="525F5380">
          <w:rPr>
            <w:rStyle w:val="Hyperlink"/>
            <w:rFonts w:ascii="Times New Roman" w:eastAsia="Times New Roman" w:hAnsi="Times New Roman" w:cs="Times New Roman"/>
            <w:sz w:val="24"/>
            <w:szCs w:val="24"/>
          </w:rPr>
          <w:t>https://doi.org/10.1192/bjp.2020.212</w:t>
        </w:r>
      </w:hyperlink>
    </w:p>
    <w:p w14:paraId="5064C445" w14:textId="4BF1CB0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 Overbaugh, K. J.,</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 xml:space="preserve">Parshall, M. B. (2017). Personal growth, symptoms, and uncertainty in community-residing adults with heart failure. </w:t>
      </w:r>
      <w:r w:rsidRPr="525F5380">
        <w:rPr>
          <w:rFonts w:ascii="Times New Roman" w:eastAsia="Times New Roman" w:hAnsi="Times New Roman" w:cs="Times New Roman"/>
          <w:i/>
          <w:iCs/>
        </w:rPr>
        <w:t>Heart</w:t>
      </w:r>
      <w:r w:rsidR="002577B1">
        <w:rPr>
          <w:rFonts w:ascii="Times New Roman" w:eastAsia="Times New Roman" w:hAnsi="Times New Roman" w:cs="Times New Roman"/>
          <w:i/>
          <w:iCs/>
        </w:rPr>
        <w:t xml:space="preserve"> &amp; </w:t>
      </w:r>
      <w:r w:rsidRPr="525F5380">
        <w:rPr>
          <w:rFonts w:ascii="Times New Roman" w:eastAsia="Times New Roman" w:hAnsi="Times New Roman" w:cs="Times New Roman"/>
          <w:i/>
          <w:iCs/>
        </w:rPr>
        <w:t>lung : the journal of critical care, 46(1),</w:t>
      </w:r>
      <w:r w:rsidRPr="525F5380">
        <w:rPr>
          <w:rFonts w:ascii="Times New Roman" w:eastAsia="Times New Roman" w:hAnsi="Times New Roman" w:cs="Times New Roman"/>
        </w:rPr>
        <w:t xml:space="preserve"> 54–60. https://doi.org/10.1016/j.hrtlng.2016.09.002</w:t>
      </w:r>
    </w:p>
    <w:p w14:paraId="25FACE05" w14:textId="72B65FE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9F2D25">
        <w:rPr>
          <w:rFonts w:ascii="Times New Roman" w:eastAsia="Times New Roman" w:hAnsi="Times New Roman" w:cs="Times New Roman"/>
          <w:sz w:val="24"/>
          <w:szCs w:val="24"/>
        </w:rPr>
        <w:t>Park, C. L., Cohen, L. H.,</w:t>
      </w:r>
      <w:r w:rsidR="002577B1">
        <w:rPr>
          <w:rFonts w:ascii="Times New Roman" w:eastAsia="Times New Roman" w:hAnsi="Times New Roman" w:cs="Times New Roman"/>
          <w:sz w:val="24"/>
          <w:szCs w:val="24"/>
        </w:rPr>
        <w:t xml:space="preserve"> &amp; </w:t>
      </w:r>
      <w:r w:rsidRPr="009F2D25">
        <w:rPr>
          <w:rFonts w:ascii="Times New Roman" w:eastAsia="Times New Roman" w:hAnsi="Times New Roman" w:cs="Times New Roman"/>
          <w:sz w:val="24"/>
          <w:szCs w:val="24"/>
        </w:rPr>
        <w:t>M</w:t>
      </w:r>
      <w:r w:rsidRPr="525F5380">
        <w:rPr>
          <w:rFonts w:ascii="Times New Roman" w:eastAsia="Times New Roman" w:hAnsi="Times New Roman" w:cs="Times New Roman"/>
          <w:sz w:val="24"/>
          <w:szCs w:val="24"/>
        </w:rPr>
        <w:t xml:space="preserve">urch, R. L. (1996). Stress related growth scale (SRGS). </w:t>
      </w:r>
      <w:r w:rsidRPr="525F5380">
        <w:rPr>
          <w:rFonts w:ascii="Times New Roman" w:eastAsia="Times New Roman" w:hAnsi="Times New Roman" w:cs="Times New Roman"/>
          <w:i/>
          <w:iCs/>
          <w:sz w:val="24"/>
          <w:szCs w:val="24"/>
        </w:rPr>
        <w:t xml:space="preserve">APA </w:t>
      </w:r>
      <w:proofErr w:type="spellStart"/>
      <w:r w:rsidRPr="525F5380">
        <w:rPr>
          <w:rFonts w:ascii="Times New Roman" w:eastAsia="Times New Roman" w:hAnsi="Times New Roman" w:cs="Times New Roman"/>
          <w:i/>
          <w:iCs/>
          <w:sz w:val="24"/>
          <w:szCs w:val="24"/>
        </w:rPr>
        <w:t>PsycTests</w:t>
      </w:r>
      <w:proofErr w:type="spellEnd"/>
      <w:r w:rsidRPr="525F5380">
        <w:rPr>
          <w:rFonts w:ascii="Times New Roman" w:eastAsia="Times New Roman" w:hAnsi="Times New Roman" w:cs="Times New Roman"/>
          <w:sz w:val="24"/>
          <w:szCs w:val="24"/>
        </w:rPr>
        <w:t>. https://doi.org/10.1037/t17236-000</w:t>
      </w:r>
    </w:p>
    <w:p w14:paraId="21BE676A" w14:textId="5989A80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Park, S.-R.,</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Im</w:t>
      </w:r>
      <w:proofErr w:type="spellEnd"/>
      <w:r w:rsidRPr="525F5380">
        <w:rPr>
          <w:rFonts w:ascii="Times New Roman" w:eastAsia="Times New Roman" w:hAnsi="Times New Roman" w:cs="Times New Roman"/>
          <w:sz w:val="24"/>
          <w:szCs w:val="24"/>
        </w:rPr>
        <w:t>, S.-Y. (2021). Is posttraumatic growth helpful in overcoming mental health disorders due to COVID-</w:t>
      </w:r>
      <w:proofErr w:type="gramStart"/>
      <w:r w:rsidRPr="525F5380">
        <w:rPr>
          <w:rFonts w:ascii="Times New Roman" w:eastAsia="Times New Roman" w:hAnsi="Times New Roman" w:cs="Times New Roman"/>
          <w:sz w:val="24"/>
          <w:szCs w:val="24"/>
        </w:rPr>
        <w:t>19?:</w:t>
      </w:r>
      <w:proofErr w:type="gramEnd"/>
      <w:r w:rsidRPr="525F5380">
        <w:rPr>
          <w:rFonts w:ascii="Times New Roman" w:eastAsia="Times New Roman" w:hAnsi="Times New Roman" w:cs="Times New Roman"/>
          <w:sz w:val="24"/>
          <w:szCs w:val="24"/>
        </w:rPr>
        <w:t xml:space="preserve"> The moderating effect of posttraumatic growth in the relationship between Covid-19 and psychological health. </w:t>
      </w:r>
      <w:r w:rsidRPr="525F5380">
        <w:rPr>
          <w:rFonts w:ascii="Times New Roman" w:eastAsia="Times New Roman" w:hAnsi="Times New Roman" w:cs="Times New Roman"/>
          <w:i/>
          <w:iCs/>
          <w:sz w:val="24"/>
          <w:szCs w:val="24"/>
        </w:rPr>
        <w:t>Frontiers.</w:t>
      </w:r>
      <w:r w:rsidRPr="525F5380">
        <w:rPr>
          <w:rFonts w:ascii="Times New Roman" w:eastAsia="Times New Roman" w:hAnsi="Times New Roman" w:cs="Times New Roman"/>
          <w:sz w:val="24"/>
          <w:szCs w:val="24"/>
        </w:rPr>
        <w:t xml:space="preserve">  https://www.frontiersin.org/articles/10.3389/fpsyg.2021.773326/full</w:t>
      </w:r>
    </w:p>
    <w:p w14:paraId="20921F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Parums</w:t>
      </w:r>
      <w:proofErr w:type="spellEnd"/>
      <w:r w:rsidRPr="525F5380">
        <w:rPr>
          <w:rFonts w:ascii="Times New Roman" w:eastAsia="Times New Roman" w:hAnsi="Times New Roman" w:cs="Times New Roman"/>
          <w:sz w:val="24"/>
          <w:szCs w:val="24"/>
        </w:rPr>
        <w:t xml:space="preserve">, Dinah V. (2021). Editorial: Long COVID, or Post-COVID syndrome, and the global impact on health care. </w:t>
      </w:r>
      <w:r w:rsidRPr="525F5380">
        <w:rPr>
          <w:rFonts w:ascii="Times New Roman" w:eastAsia="Times New Roman" w:hAnsi="Times New Roman" w:cs="Times New Roman"/>
          <w:i/>
          <w:iCs/>
          <w:sz w:val="24"/>
          <w:szCs w:val="24"/>
        </w:rPr>
        <w:t xml:space="preserve">Medical Science Monitor, 27. </w:t>
      </w:r>
      <w:hyperlink r:id="rId39">
        <w:r>
          <w:t>https://doi.org/10.12659/msm.933446</w:t>
        </w:r>
      </w:hyperlink>
      <w:r w:rsidRPr="525F5380">
        <w:rPr>
          <w:rFonts w:ascii="Times New Roman" w:eastAsia="Times New Roman" w:hAnsi="Times New Roman" w:cs="Times New Roman"/>
          <w:sz w:val="24"/>
          <w:szCs w:val="24"/>
        </w:rPr>
        <w:t xml:space="preserve">. </w:t>
      </w:r>
    </w:p>
    <w:p w14:paraId="20DFBFC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Peng ZY, Wan LH. (2018) Posttraumatic growth of stroke survivors and its correlation with rumination and social support.</w:t>
      </w:r>
      <w:r w:rsidRPr="525F5380">
        <w:rPr>
          <w:rFonts w:ascii="Times New Roman" w:eastAsia="Times New Roman" w:hAnsi="Times New Roman" w:cs="Times New Roman"/>
          <w:i/>
          <w:iCs/>
          <w:sz w:val="24"/>
          <w:szCs w:val="24"/>
        </w:rPr>
        <w:t xml:space="preserve"> J </w:t>
      </w:r>
      <w:proofErr w:type="spellStart"/>
      <w:r w:rsidRPr="525F5380">
        <w:rPr>
          <w:rFonts w:ascii="Times New Roman" w:eastAsia="Times New Roman" w:hAnsi="Times New Roman" w:cs="Times New Roman"/>
          <w:i/>
          <w:iCs/>
          <w:sz w:val="24"/>
          <w:szCs w:val="24"/>
        </w:rPr>
        <w:t>Neurosci</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50(4)</w:t>
      </w:r>
      <w:r w:rsidRPr="525F5380">
        <w:rPr>
          <w:rFonts w:ascii="Times New Roman" w:eastAsia="Times New Roman" w:hAnsi="Times New Roman" w:cs="Times New Roman"/>
          <w:sz w:val="24"/>
          <w:szCs w:val="24"/>
        </w:rPr>
        <w:t xml:space="preserve">:252-257. </w:t>
      </w:r>
      <w:proofErr w:type="spellStart"/>
      <w:r w:rsidRPr="525F5380">
        <w:rPr>
          <w:rFonts w:ascii="Times New Roman" w:eastAsia="Times New Roman" w:hAnsi="Times New Roman" w:cs="Times New Roman"/>
          <w:sz w:val="24"/>
          <w:szCs w:val="24"/>
        </w:rPr>
        <w:t>doi</w:t>
      </w:r>
      <w:proofErr w:type="spellEnd"/>
      <w:r w:rsidRPr="525F5380">
        <w:rPr>
          <w:rFonts w:ascii="Times New Roman" w:eastAsia="Times New Roman" w:hAnsi="Times New Roman" w:cs="Times New Roman"/>
          <w:sz w:val="24"/>
          <w:szCs w:val="24"/>
        </w:rPr>
        <w:t xml:space="preserve">: 10.1097/JNN.0000000000000371. </w:t>
      </w:r>
    </w:p>
    <w:p w14:paraId="42CE33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Pięta</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Rzeszutek</w:t>
      </w:r>
      <w:proofErr w:type="spellEnd"/>
      <w:r w:rsidRPr="525F5380">
        <w:rPr>
          <w:rFonts w:ascii="Times New Roman" w:eastAsia="Times New Roman" w:hAnsi="Times New Roman" w:cs="Times New Roman"/>
          <w:sz w:val="24"/>
          <w:szCs w:val="24"/>
        </w:rPr>
        <w:t xml:space="preserve"> M. (2022). Posttraumatic growth and well-being among people living with HIV: A systematic review and meta-analysis in recognition of 40 years of HIV/AIDS. </w:t>
      </w:r>
      <w:r w:rsidRPr="525F5380">
        <w:rPr>
          <w:rFonts w:ascii="Times New Roman" w:eastAsia="Times New Roman" w:hAnsi="Times New Roman" w:cs="Times New Roman"/>
          <w:i/>
          <w:iCs/>
          <w:sz w:val="24"/>
          <w:szCs w:val="24"/>
        </w:rPr>
        <w:t>Qual Life Res, 31(5)</w:t>
      </w:r>
      <w:r w:rsidRPr="525F5380">
        <w:rPr>
          <w:rFonts w:ascii="Times New Roman" w:eastAsia="Times New Roman" w:hAnsi="Times New Roman" w:cs="Times New Roman"/>
          <w:sz w:val="24"/>
          <w:szCs w:val="24"/>
        </w:rPr>
        <w:t xml:space="preserve">,1269-1288. doi:10.1007/s11136-021-02990-3  </w:t>
      </w:r>
    </w:p>
    <w:p w14:paraId="7B9D8443" w14:textId="1100450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Pietrzak, R. H., Tsai,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Southwick, S. M. (2021). Association of symptoms of posttraumatic stress disorder with posttraumatic psychological growth among US veterans during the COVID-19 pandemic. </w:t>
      </w:r>
      <w:r w:rsidRPr="525F5380">
        <w:rPr>
          <w:rFonts w:ascii="Times New Roman" w:eastAsia="Times New Roman" w:hAnsi="Times New Roman" w:cs="Times New Roman"/>
          <w:i/>
          <w:iCs/>
          <w:sz w:val="24"/>
          <w:szCs w:val="24"/>
        </w:rPr>
        <w:t>JAMA network open, 4(4)</w:t>
      </w:r>
      <w:r w:rsidRPr="525F5380">
        <w:rPr>
          <w:rFonts w:ascii="Times New Roman" w:eastAsia="Times New Roman" w:hAnsi="Times New Roman" w:cs="Times New Roman"/>
          <w:sz w:val="24"/>
          <w:szCs w:val="24"/>
        </w:rPr>
        <w:t>, e214972. https://doi.org/10.1001/jamanetworkopen.2021.4972</w:t>
      </w:r>
    </w:p>
    <w:p w14:paraId="64E7F3D3" w14:textId="5263E1C6"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Rabe, S., Zoellner, T., </w:t>
      </w:r>
      <w:proofErr w:type="spellStart"/>
      <w:r w:rsidRPr="525F5380">
        <w:rPr>
          <w:rFonts w:ascii="Times New Roman" w:eastAsia="Times New Roman" w:hAnsi="Times New Roman" w:cs="Times New Roman"/>
          <w:sz w:val="24"/>
          <w:szCs w:val="24"/>
        </w:rPr>
        <w:t>Maercker</w:t>
      </w:r>
      <w:proofErr w:type="spellEnd"/>
      <w:r w:rsidRPr="525F5380">
        <w:rPr>
          <w:rFonts w:ascii="Times New Roman" w:eastAsia="Times New Roman" w:hAnsi="Times New Roman" w:cs="Times New Roman"/>
          <w:sz w:val="24"/>
          <w:szCs w:val="24"/>
        </w:rPr>
        <w: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Karl, A. (2006). Neural correlates of posttraumatic growth after severe motor vehicle accidents. J</w:t>
      </w:r>
      <w:r w:rsidRPr="525F5380">
        <w:rPr>
          <w:rFonts w:ascii="Times New Roman" w:eastAsia="Times New Roman" w:hAnsi="Times New Roman" w:cs="Times New Roman"/>
          <w:i/>
          <w:iCs/>
          <w:sz w:val="24"/>
          <w:szCs w:val="24"/>
        </w:rPr>
        <w:t>ournal of Consulting and Clinical Psychology, 74(5)</w:t>
      </w:r>
      <w:r w:rsidRPr="525F5380">
        <w:rPr>
          <w:rFonts w:ascii="Times New Roman" w:eastAsia="Times New Roman" w:hAnsi="Times New Roman" w:cs="Times New Roman"/>
          <w:sz w:val="24"/>
          <w:szCs w:val="24"/>
        </w:rPr>
        <w:t xml:space="preserve">, 880–886. </w:t>
      </w:r>
      <w:hyperlink r:id="rId40">
        <w:r>
          <w:t>https://doi.org/10.1037/0022-006X.74.5.880</w:t>
        </w:r>
      </w:hyperlink>
      <w:r w:rsidRPr="525F5380">
        <w:rPr>
          <w:rFonts w:ascii="Times New Roman" w:eastAsia="Times New Roman" w:hAnsi="Times New Roman" w:cs="Times New Roman"/>
          <w:sz w:val="24"/>
          <w:szCs w:val="24"/>
        </w:rPr>
        <w:t xml:space="preserve"> </w:t>
      </w:r>
    </w:p>
    <w:p w14:paraId="3181DE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 xml:space="preserve">Rahimi R, </w:t>
      </w:r>
      <w:proofErr w:type="spellStart"/>
      <w:r w:rsidRPr="525F5380">
        <w:rPr>
          <w:rFonts w:ascii="Times New Roman" w:eastAsia="Times New Roman" w:hAnsi="Times New Roman" w:cs="Times New Roman"/>
          <w:sz w:val="24"/>
          <w:szCs w:val="24"/>
        </w:rPr>
        <w:t>Heidarzadeh</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Shoaee</w:t>
      </w:r>
      <w:proofErr w:type="spellEnd"/>
      <w:r w:rsidRPr="525F5380">
        <w:rPr>
          <w:rFonts w:ascii="Times New Roman" w:eastAsia="Times New Roman" w:hAnsi="Times New Roman" w:cs="Times New Roman"/>
          <w:sz w:val="24"/>
          <w:szCs w:val="24"/>
        </w:rPr>
        <w:t xml:space="preserve"> R. 2016. The relationship between posttraumatic growth and social support in patients with Myocardial Infarction. </w:t>
      </w:r>
      <w:r w:rsidRPr="525F5380">
        <w:rPr>
          <w:rFonts w:ascii="Times New Roman" w:eastAsia="Times New Roman" w:hAnsi="Times New Roman" w:cs="Times New Roman"/>
          <w:i/>
          <w:iCs/>
          <w:sz w:val="24"/>
          <w:szCs w:val="24"/>
        </w:rPr>
        <w:t xml:space="preserve">Can J Cardiovasc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Spring, 26(2),</w:t>
      </w:r>
      <w:r w:rsidRPr="525F5380">
        <w:rPr>
          <w:rFonts w:ascii="Times New Roman" w:eastAsia="Times New Roman" w:hAnsi="Times New Roman" w:cs="Times New Roman"/>
          <w:sz w:val="24"/>
          <w:szCs w:val="24"/>
        </w:rPr>
        <w:t xml:space="preserve">19-24.  </w:t>
      </w:r>
    </w:p>
    <w:p w14:paraId="5E47E0A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Sawyer A, Ayers S, Field AP. (2010). Posttraumatic growth and adjustment among individuals with cancer or HIV/AIDS: a meta-analysis. </w:t>
      </w:r>
      <w:r w:rsidRPr="525F5380">
        <w:rPr>
          <w:rFonts w:ascii="Times New Roman" w:eastAsia="Times New Roman" w:hAnsi="Times New Roman" w:cs="Times New Roman"/>
          <w:i/>
          <w:iCs/>
          <w:sz w:val="24"/>
          <w:szCs w:val="24"/>
        </w:rPr>
        <w:t>Clin Psychol Rev, 30(4),</w:t>
      </w:r>
      <w:r w:rsidRPr="525F5380">
        <w:rPr>
          <w:rFonts w:ascii="Times New Roman" w:eastAsia="Times New Roman" w:hAnsi="Times New Roman" w:cs="Times New Roman"/>
          <w:sz w:val="24"/>
          <w:szCs w:val="24"/>
        </w:rPr>
        <w:t xml:space="preserve"> 436-447. doi:10.1016/j.cpr.2010.02.004 </w:t>
      </w:r>
    </w:p>
    <w:p w14:paraId="0681FF53" w14:textId="5CD93B6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Senol-Durak, E., Di Tella,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Romeo, A. (2023). Editorial: Post-traumatic growth. </w:t>
      </w:r>
      <w:r w:rsidRPr="525F5380">
        <w:rPr>
          <w:rFonts w:ascii="Times New Roman" w:eastAsia="Times New Roman" w:hAnsi="Times New Roman" w:cs="Times New Roman"/>
          <w:i/>
          <w:iCs/>
          <w:sz w:val="24"/>
          <w:szCs w:val="24"/>
        </w:rPr>
        <w:t>Frontiers in psychology, 14,</w:t>
      </w:r>
      <w:r w:rsidRPr="525F5380">
        <w:rPr>
          <w:rFonts w:ascii="Times New Roman" w:eastAsia="Times New Roman" w:hAnsi="Times New Roman" w:cs="Times New Roman"/>
          <w:sz w:val="24"/>
          <w:szCs w:val="24"/>
        </w:rPr>
        <w:t xml:space="preserve"> 1227892. https://doi.org/10.3389/fpsyg.2023.1227892</w:t>
      </w:r>
    </w:p>
    <w:p w14:paraId="442CBD6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Shand LK, Cowlishaw S, Brooker JE, Burney S, Ricciardelli LA. (2015). Correlates of post-traumatic stress symptoms and growth in cancer patients: a systematic review and meta-analysis. </w:t>
      </w:r>
      <w:proofErr w:type="spellStart"/>
      <w:r w:rsidRPr="525F5380">
        <w:rPr>
          <w:rFonts w:ascii="Times New Roman" w:eastAsia="Times New Roman" w:hAnsi="Times New Roman" w:cs="Times New Roman"/>
          <w:sz w:val="24"/>
          <w:szCs w:val="24"/>
        </w:rPr>
        <w:t>P</w:t>
      </w:r>
      <w:r w:rsidRPr="525F5380">
        <w:rPr>
          <w:rFonts w:ascii="Times New Roman" w:eastAsia="Times New Roman" w:hAnsi="Times New Roman" w:cs="Times New Roman"/>
          <w:i/>
          <w:iCs/>
          <w:sz w:val="24"/>
          <w:szCs w:val="24"/>
        </w:rPr>
        <w:t>sychooncology</w:t>
      </w:r>
      <w:proofErr w:type="spellEnd"/>
      <w:r w:rsidRPr="525F5380">
        <w:rPr>
          <w:rFonts w:ascii="Times New Roman" w:eastAsia="Times New Roman" w:hAnsi="Times New Roman" w:cs="Times New Roman"/>
          <w:i/>
          <w:iCs/>
          <w:sz w:val="24"/>
          <w:szCs w:val="24"/>
        </w:rPr>
        <w:t>, 24(6)</w:t>
      </w:r>
      <w:r w:rsidRPr="525F5380">
        <w:rPr>
          <w:rFonts w:ascii="Times New Roman" w:eastAsia="Times New Roman" w:hAnsi="Times New Roman" w:cs="Times New Roman"/>
          <w:sz w:val="24"/>
          <w:szCs w:val="24"/>
        </w:rPr>
        <w:t xml:space="preserve">, 624-634. doi:10.1002/pon.3719  </w:t>
      </w:r>
    </w:p>
    <w:p w14:paraId="036B501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Sheikh, A. I. (2004). Posttraumatic growth in the context of heart disease. Journal of </w:t>
      </w:r>
      <w:r w:rsidRPr="525F5380">
        <w:rPr>
          <w:rFonts w:ascii="Times New Roman" w:eastAsia="Times New Roman" w:hAnsi="Times New Roman" w:cs="Times New Roman"/>
          <w:i/>
          <w:iCs/>
          <w:sz w:val="24"/>
          <w:szCs w:val="24"/>
        </w:rPr>
        <w:t>Clinical Psychology in Medical Settings, 11(4),</w:t>
      </w:r>
      <w:r w:rsidRPr="525F5380">
        <w:rPr>
          <w:rFonts w:ascii="Times New Roman" w:eastAsia="Times New Roman" w:hAnsi="Times New Roman" w:cs="Times New Roman"/>
          <w:sz w:val="24"/>
          <w:szCs w:val="24"/>
        </w:rPr>
        <w:t xml:space="preserve"> 265–273. </w:t>
      </w:r>
      <w:hyperlink r:id="rId41">
        <w:r w:rsidRPr="525F5380">
          <w:rPr>
            <w:rFonts w:ascii="Times New Roman" w:eastAsia="Times New Roman" w:hAnsi="Times New Roman" w:cs="Times New Roman"/>
          </w:rPr>
          <w:t>https://doi.org/10.1023/B:JOCS.0000045346.76242.73</w:t>
        </w:r>
      </w:hyperlink>
    </w:p>
    <w:p w14:paraId="46EB7DBB" w14:textId="14C99D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Sim, J. C.,</w:t>
      </w:r>
      <w:r w:rsidR="002577B1">
        <w:rPr>
          <w:rFonts w:ascii="Times New Roman" w:eastAsia="Times New Roman" w:hAnsi="Times New Roman" w:cs="Times New Roman"/>
        </w:rPr>
        <w:t xml:space="preserve"> &amp; </w:t>
      </w:r>
      <w:proofErr w:type="spellStart"/>
      <w:r w:rsidRPr="525F5380">
        <w:rPr>
          <w:rFonts w:ascii="Times New Roman" w:eastAsia="Times New Roman" w:hAnsi="Times New Roman" w:cs="Times New Roman"/>
        </w:rPr>
        <w:t>Im</w:t>
      </w:r>
      <w:proofErr w:type="spellEnd"/>
      <w:r w:rsidRPr="525F5380">
        <w:rPr>
          <w:rFonts w:ascii="Times New Roman" w:eastAsia="Times New Roman" w:hAnsi="Times New Roman" w:cs="Times New Roman"/>
        </w:rPr>
        <w:t>, S. Y. (2023). The impact of COVID-19 on mental health and posttraumatic growth of Korean college students: A mixed method study examining the moderating role of coping flexibility and sense of community.</w:t>
      </w:r>
      <w:r w:rsidRPr="525F5380">
        <w:rPr>
          <w:rFonts w:ascii="Times New Roman" w:eastAsia="Times New Roman" w:hAnsi="Times New Roman" w:cs="Times New Roman"/>
          <w:i/>
          <w:iCs/>
        </w:rPr>
        <w:t xml:space="preserve"> Frontiers in psychology, 14,</w:t>
      </w:r>
      <w:r w:rsidRPr="525F5380">
        <w:rPr>
          <w:rFonts w:ascii="Times New Roman" w:eastAsia="Times New Roman" w:hAnsi="Times New Roman" w:cs="Times New Roman"/>
        </w:rPr>
        <w:t xml:space="preserve"> 1200570. https://doi.org/10.3389/fpsyg.2023.1200570</w:t>
      </w:r>
    </w:p>
    <w:p w14:paraId="53435BCE" w14:textId="15BBE14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Smyth, J. M., Hockemeyer, J.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Tulloch, H. (2008). Expressive writing and post-traumatic stress disorder: Effects on trauma symptoms, mood states, and cortisol reactivity. </w:t>
      </w:r>
      <w:r w:rsidRPr="525F5380">
        <w:rPr>
          <w:rFonts w:ascii="Times New Roman" w:eastAsia="Times New Roman" w:hAnsi="Times New Roman" w:cs="Times New Roman"/>
          <w:i/>
          <w:iCs/>
          <w:sz w:val="24"/>
          <w:szCs w:val="24"/>
        </w:rPr>
        <w:t>British Journal of Health Psychology, 13(1)</w:t>
      </w:r>
      <w:r w:rsidRPr="525F5380">
        <w:rPr>
          <w:rFonts w:ascii="Times New Roman" w:eastAsia="Times New Roman" w:hAnsi="Times New Roman" w:cs="Times New Roman"/>
          <w:sz w:val="24"/>
          <w:szCs w:val="24"/>
        </w:rPr>
        <w:t xml:space="preserve">, 85–93. </w:t>
      </w:r>
      <w:hyperlink r:id="rId42">
        <w:r>
          <w:t>https://doi.org/10.1348/135910707X250866</w:t>
        </w:r>
      </w:hyperlink>
      <w:r w:rsidRPr="525F5380">
        <w:rPr>
          <w:rFonts w:ascii="Times New Roman" w:eastAsia="Times New Roman" w:hAnsi="Times New Roman" w:cs="Times New Roman"/>
          <w:sz w:val="24"/>
          <w:szCs w:val="24"/>
        </w:rPr>
        <w:t xml:space="preserve"> </w:t>
      </w:r>
    </w:p>
    <w:p w14:paraId="5A25C4C0" w14:textId="63BDBD9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Sohrabi, C., Alsafi, Z., </w:t>
      </w:r>
      <w:proofErr w:type="spellStart"/>
      <w:r w:rsidRPr="525F5380">
        <w:rPr>
          <w:rFonts w:ascii="Times New Roman" w:eastAsia="Times New Roman" w:hAnsi="Times New Roman" w:cs="Times New Roman"/>
          <w:sz w:val="24"/>
          <w:szCs w:val="24"/>
        </w:rPr>
        <w:t>O'neill</w:t>
      </w:r>
      <w:proofErr w:type="spellEnd"/>
      <w:r w:rsidRPr="525F5380">
        <w:rPr>
          <w:rFonts w:ascii="Times New Roman" w:eastAsia="Times New Roman" w:hAnsi="Times New Roman" w:cs="Times New Roman"/>
          <w:sz w:val="24"/>
          <w:szCs w:val="24"/>
        </w:rPr>
        <w:t>, N., Khan, M., Kerwan, A., Al-Jabir, A., Iosifidis,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Agha, R. (2020). World Health Organization declares global emergency: A review of the 2019 novel coronavirus (COVID-19). </w:t>
      </w:r>
      <w:r w:rsidRPr="525F5380">
        <w:rPr>
          <w:rFonts w:ascii="Times New Roman" w:eastAsia="Times New Roman" w:hAnsi="Times New Roman" w:cs="Times New Roman"/>
          <w:i/>
          <w:iCs/>
          <w:sz w:val="24"/>
          <w:szCs w:val="24"/>
        </w:rPr>
        <w:t>International Journal of Surgery, 76</w:t>
      </w:r>
      <w:r w:rsidRPr="525F5380">
        <w:rPr>
          <w:rFonts w:ascii="Times New Roman" w:eastAsia="Times New Roman" w:hAnsi="Times New Roman" w:cs="Times New Roman"/>
          <w:sz w:val="24"/>
          <w:szCs w:val="24"/>
        </w:rPr>
        <w:t xml:space="preserve">, 71-76. </w:t>
      </w:r>
      <w:hyperlink r:id="rId43">
        <w:r>
          <w:t>https://doi.org/10.1016/j.ijsu.2020.02.034</w:t>
        </w:r>
      </w:hyperlink>
      <w:r w:rsidRPr="525F5380">
        <w:rPr>
          <w:rFonts w:ascii="Times New Roman" w:eastAsia="Times New Roman" w:hAnsi="Times New Roman" w:cs="Times New Roman"/>
          <w:sz w:val="24"/>
          <w:szCs w:val="24"/>
        </w:rPr>
        <w:t xml:space="preserve"> </w:t>
      </w:r>
    </w:p>
    <w:p w14:paraId="75F9EE8F" w14:textId="011EA25F"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Stroup, D. F., Berlin, J. A., Morton, S. C., Olkin, I., Williamson, G. D., Rennie, D., Moher, D., Becker, B. J., Sipe, 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Thacker, S. B. (2000). Meta-analysis of observational studies in epidemiology: a proposal for reporting. Meta-analysis of observational studies in epidemiology (MOOSE) group.</w:t>
      </w:r>
      <w:r w:rsidRPr="525F5380">
        <w:rPr>
          <w:rFonts w:ascii="Times New Roman" w:eastAsia="Times New Roman" w:hAnsi="Times New Roman" w:cs="Times New Roman"/>
          <w:i/>
          <w:iCs/>
          <w:sz w:val="24"/>
          <w:szCs w:val="24"/>
        </w:rPr>
        <w:t xml:space="preserve"> JAMA, 283(15),</w:t>
      </w:r>
      <w:r w:rsidRPr="525F5380">
        <w:rPr>
          <w:rFonts w:ascii="Times New Roman" w:eastAsia="Times New Roman" w:hAnsi="Times New Roman" w:cs="Times New Roman"/>
          <w:sz w:val="24"/>
          <w:szCs w:val="24"/>
        </w:rPr>
        <w:t xml:space="preserve"> 2008–2012. </w:t>
      </w:r>
      <w:hyperlink r:id="rId44">
        <w:r w:rsidRPr="00ED5EA8">
          <w:rPr>
            <w:rStyle w:val="Hyperlink"/>
            <w:color w:val="auto"/>
            <w:sz w:val="24"/>
            <w:szCs w:val="24"/>
            <w:u w:val="none"/>
          </w:rPr>
          <w:t>https://doi.org/10.1001/jama.283.15.2008</w:t>
        </w:r>
      </w:hyperlink>
    </w:p>
    <w:p w14:paraId="4BE01238" w14:textId="0F47D48E" w:rsidR="00A03854" w:rsidRPr="00B90E67" w:rsidRDefault="00363EB9" w:rsidP="00A46D6A">
      <w:pPr>
        <w:pStyle w:val="ListParagraph"/>
        <w:numPr>
          <w:ilvl w:val="0"/>
          <w:numId w:val="53"/>
        </w:numPr>
        <w:spacing w:after="0" w:line="360" w:lineRule="auto"/>
        <w:rPr>
          <w:rFonts w:ascii="Times New Roman" w:eastAsia="Times New Roman" w:hAnsi="Times New Roman" w:cs="Times New Roman"/>
        </w:rPr>
      </w:pPr>
      <w:r w:rsidRPr="00ED5EA8">
        <w:rPr>
          <w:rFonts w:ascii="Times New Roman" w:hAnsi="Times New Roman" w:cs="Times New Roman"/>
          <w:sz w:val="24"/>
          <w:szCs w:val="24"/>
        </w:rPr>
        <w:lastRenderedPageBreak/>
        <w:t xml:space="preserve">Tedeschi RG, Calhoun LG. The Posttraumatic Growth Inventory: Measuring the positive legacy of trauma. </w:t>
      </w:r>
      <w:r w:rsidRPr="00ED5EA8">
        <w:rPr>
          <w:rFonts w:ascii="Times New Roman" w:hAnsi="Times New Roman" w:cs="Times New Roman"/>
          <w:i/>
          <w:iCs/>
          <w:sz w:val="24"/>
          <w:szCs w:val="24"/>
        </w:rPr>
        <w:t>Journal of Traumatic Stress</w:t>
      </w:r>
      <w:r w:rsidRPr="00ED5EA8">
        <w:rPr>
          <w:rFonts w:ascii="Times New Roman" w:hAnsi="Times New Roman" w:cs="Times New Roman"/>
          <w:sz w:val="24"/>
          <w:szCs w:val="24"/>
        </w:rPr>
        <w:t>. 1996;9(3):455-472.</w:t>
      </w:r>
      <w:r w:rsidRPr="009F2D25">
        <w:rPr>
          <w:rFonts w:ascii="Times New Roman" w:hAnsi="Times New Roman" w:cs="Times New Roman"/>
          <w:sz w:val="24"/>
          <w:szCs w:val="24"/>
        </w:rPr>
        <w:t xml:space="preserve"> </w:t>
      </w:r>
      <w:r w:rsidR="00A03854" w:rsidRPr="525F5380">
        <w:rPr>
          <w:rFonts w:ascii="Times New Roman" w:eastAsia="Times New Roman" w:hAnsi="Times New Roman" w:cs="Times New Roman"/>
          <w:sz w:val="24"/>
          <w:szCs w:val="24"/>
        </w:rPr>
        <w:t>Tu, A. K., Restivo Haney, J., O'Neill, K., Swaminathan, A., Choi, K. W., Lee, H., Smoller, J. W., Patel, V., Barreira, P. J., Liu, C. H.,</w:t>
      </w:r>
      <w:r w:rsidR="002577B1">
        <w:rPr>
          <w:rFonts w:ascii="Times New Roman" w:eastAsia="Times New Roman" w:hAnsi="Times New Roman" w:cs="Times New Roman"/>
          <w:sz w:val="24"/>
          <w:szCs w:val="24"/>
        </w:rPr>
        <w:t xml:space="preserve"> &amp; </w:t>
      </w:r>
      <w:r w:rsidR="00A03854" w:rsidRPr="525F5380">
        <w:rPr>
          <w:rFonts w:ascii="Times New Roman" w:eastAsia="Times New Roman" w:hAnsi="Times New Roman" w:cs="Times New Roman"/>
          <w:sz w:val="24"/>
          <w:szCs w:val="24"/>
        </w:rPr>
        <w:t xml:space="preserve">Naslund, J. A. (2023). Post-traumatic growth in PhD students during the COVID-19 pandemic. </w:t>
      </w:r>
      <w:r w:rsidR="00A03854" w:rsidRPr="525F5380">
        <w:rPr>
          <w:rFonts w:ascii="Times New Roman" w:eastAsia="Times New Roman" w:hAnsi="Times New Roman" w:cs="Times New Roman"/>
          <w:i/>
          <w:iCs/>
          <w:sz w:val="24"/>
          <w:szCs w:val="24"/>
        </w:rPr>
        <w:t>Psychiatry research communications, 3(1)</w:t>
      </w:r>
      <w:r w:rsidR="00A03854" w:rsidRPr="525F5380">
        <w:rPr>
          <w:rFonts w:ascii="Times New Roman" w:eastAsia="Times New Roman" w:hAnsi="Times New Roman" w:cs="Times New Roman"/>
          <w:sz w:val="24"/>
          <w:szCs w:val="24"/>
        </w:rPr>
        <w:t xml:space="preserve">, 100104. </w:t>
      </w:r>
      <w:hyperlink r:id="rId45">
        <w:r w:rsidR="00A03854">
          <w:t>https://doi.org/10.1016/j.psycom.2023.100104</w:t>
        </w:r>
      </w:hyperlink>
      <w:r w:rsidR="00A03854" w:rsidRPr="525F5380">
        <w:rPr>
          <w:rFonts w:ascii="Times New Roman" w:eastAsia="Times New Roman" w:hAnsi="Times New Roman" w:cs="Times New Roman"/>
          <w:sz w:val="24"/>
          <w:szCs w:val="24"/>
        </w:rPr>
        <w:t xml:space="preserve"> </w:t>
      </w:r>
    </w:p>
    <w:p w14:paraId="6E27DE49" w14:textId="51B20E5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Ulset, V.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von Soest, T. (2022). Posttraumatic growth during the Covid-19 lockdown: A large-scale population-based study among Norwegian adolescents. </w:t>
      </w:r>
      <w:r w:rsidRPr="525F5380">
        <w:rPr>
          <w:rFonts w:ascii="Times New Roman" w:eastAsia="Times New Roman" w:hAnsi="Times New Roman" w:cs="Times New Roman"/>
          <w:i/>
          <w:iCs/>
          <w:sz w:val="24"/>
          <w:szCs w:val="24"/>
        </w:rPr>
        <w:t>Journal of traumatic stress, 35(3),</w:t>
      </w:r>
      <w:r w:rsidRPr="525F5380">
        <w:rPr>
          <w:rFonts w:ascii="Times New Roman" w:eastAsia="Times New Roman" w:hAnsi="Times New Roman" w:cs="Times New Roman"/>
          <w:sz w:val="24"/>
          <w:szCs w:val="24"/>
        </w:rPr>
        <w:t xml:space="preserve"> 941-954. doi:10.1002/jts.22801 </w:t>
      </w:r>
    </w:p>
    <w:p w14:paraId="0A877E99" w14:textId="36DD4B9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Van der Hallen, R.,</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 xml:space="preserve">Godor, B. P. (2022). COVID-19 pandemic-related posttraumatic growth in a small cohort of university students: A 1-year longitudinal </w:t>
      </w:r>
      <w:proofErr w:type="spellStart"/>
      <w:r w:rsidRPr="525F5380">
        <w:rPr>
          <w:rFonts w:ascii="Times New Roman" w:eastAsia="Times New Roman" w:hAnsi="Times New Roman" w:cs="Times New Roman"/>
        </w:rPr>
        <w:t>study.Lao</w:t>
      </w:r>
      <w:proofErr w:type="spellEnd"/>
      <w:r w:rsidRPr="525F5380">
        <w:rPr>
          <w:rFonts w:ascii="Times New Roman" w:eastAsia="Times New Roman" w:hAnsi="Times New Roman" w:cs="Times New Roman"/>
        </w:rPr>
        <w:t xml:space="preserve">  114541. https://doi.org/10.1016/j.psychres.2022.114541</w:t>
      </w:r>
    </w:p>
    <w:p w14:paraId="0B10729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Van </w:t>
      </w:r>
      <w:proofErr w:type="spellStart"/>
      <w:r w:rsidRPr="525F5380">
        <w:rPr>
          <w:rFonts w:ascii="Times New Roman" w:eastAsia="Times New Roman" w:hAnsi="Times New Roman" w:cs="Times New Roman"/>
          <w:sz w:val="24"/>
          <w:szCs w:val="24"/>
        </w:rPr>
        <w:t>Zuuren</w:t>
      </w:r>
      <w:proofErr w:type="spellEnd"/>
      <w:r w:rsidRPr="525F5380">
        <w:rPr>
          <w:rFonts w:ascii="Times New Roman" w:eastAsia="Times New Roman" w:hAnsi="Times New Roman" w:cs="Times New Roman"/>
          <w:sz w:val="24"/>
          <w:szCs w:val="24"/>
        </w:rPr>
        <w:t>, E. J., and Z. Fedorowicz. (2016). Moose on the loose: checklist for meta‐analyses of observational studies. </w:t>
      </w:r>
      <w:r w:rsidRPr="525F5380">
        <w:rPr>
          <w:rFonts w:ascii="Times New Roman" w:eastAsia="Times New Roman" w:hAnsi="Times New Roman" w:cs="Times New Roman"/>
          <w:i/>
          <w:iCs/>
          <w:sz w:val="24"/>
          <w:szCs w:val="24"/>
        </w:rPr>
        <w:t>British Journal of Dermatology, 175.5</w:t>
      </w:r>
      <w:r w:rsidRPr="525F5380">
        <w:rPr>
          <w:rFonts w:ascii="Times New Roman" w:eastAsia="Times New Roman" w:hAnsi="Times New Roman" w:cs="Times New Roman"/>
          <w:sz w:val="24"/>
          <w:szCs w:val="24"/>
        </w:rPr>
        <w:t xml:space="preserve">, 853-854. </w:t>
      </w:r>
    </w:p>
    <w:p w14:paraId="11092835" w14:textId="62AA3E3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Vazquez, C., Valiente, C., García, F. E., Contreras, A., Peinado, V., Trucharte,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Bentall, R. P. (2021). Post-traumatic growth and stress-related responses during the Covid-19 pandemic in a national representative sample: The role of positive core beliefs about the world and others. </w:t>
      </w:r>
      <w:r w:rsidRPr="525F5380">
        <w:rPr>
          <w:rFonts w:ascii="Times New Roman" w:eastAsia="Times New Roman" w:hAnsi="Times New Roman" w:cs="Times New Roman"/>
          <w:i/>
          <w:iCs/>
          <w:sz w:val="24"/>
          <w:szCs w:val="24"/>
        </w:rPr>
        <w:t>Journal of Happiness Studies</w:t>
      </w:r>
      <w:r w:rsidRPr="525F5380">
        <w:rPr>
          <w:rFonts w:ascii="Times New Roman" w:eastAsia="Times New Roman" w:hAnsi="Times New Roman" w:cs="Times New Roman"/>
          <w:sz w:val="24"/>
          <w:szCs w:val="24"/>
        </w:rPr>
        <w:t xml:space="preserve">. </w:t>
      </w:r>
      <w:hyperlink r:id="rId46">
        <w:r>
          <w:t>https://doi.org/10.1007/s10902-020-00352-3</w:t>
        </w:r>
      </w:hyperlink>
      <w:r w:rsidRPr="525F5380">
        <w:rPr>
          <w:rFonts w:ascii="Times New Roman" w:eastAsia="Times New Roman" w:hAnsi="Times New Roman" w:cs="Times New Roman"/>
          <w:sz w:val="24"/>
          <w:szCs w:val="24"/>
        </w:rPr>
        <w:t xml:space="preserve">  </w:t>
      </w:r>
    </w:p>
    <w:p w14:paraId="27583DD1" w14:textId="3822AE8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 X., Huang, H., Peng, Q., Yu, N. X., Zhang, Y., Ding, Y., Wu, H., Hao, J., Lu, G.,</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Chen, C. (2023) A meta-analysis on the relationship between posttraumatic growth and resilience in people with breast cancer.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xml:space="preserve"> Open, 10(5)</w:t>
      </w:r>
      <w:r w:rsidRPr="525F5380">
        <w:rPr>
          <w:rFonts w:ascii="Times New Roman" w:eastAsia="Times New Roman" w:hAnsi="Times New Roman" w:cs="Times New Roman"/>
          <w:sz w:val="24"/>
          <w:szCs w:val="24"/>
        </w:rPr>
        <w:t xml:space="preserve">,734-2745. doi:10.1002/nop2.1540 </w:t>
      </w:r>
    </w:p>
    <w:p w14:paraId="7F48361E" w14:textId="258F7C3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Wang, S., Quan, L., Chavarro, J. E., </w:t>
      </w:r>
      <w:proofErr w:type="spellStart"/>
      <w:r w:rsidRPr="525F5380">
        <w:rPr>
          <w:rFonts w:ascii="Times New Roman" w:eastAsia="Times New Roman" w:hAnsi="Times New Roman" w:cs="Times New Roman"/>
          <w:sz w:val="24"/>
          <w:szCs w:val="24"/>
        </w:rPr>
        <w:t>Slopen</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Kubzansky</w:t>
      </w:r>
      <w:proofErr w:type="spellEnd"/>
      <w:r w:rsidRPr="525F5380">
        <w:rPr>
          <w:rFonts w:ascii="Times New Roman" w:eastAsia="Times New Roman" w:hAnsi="Times New Roman" w:cs="Times New Roman"/>
          <w:sz w:val="24"/>
          <w:szCs w:val="24"/>
        </w:rPr>
        <w:t>, L. D., Koenen, K. C., Kang, J. H., Weisskopf, M. G., Branch-Elliman,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Roberts, A. L. (2022). Associations of depression, anxiety, worry, perceived stress, and loneliness prior to infection with risk of post-COVID-19 conditions. </w:t>
      </w:r>
      <w:r w:rsidRPr="525F5380">
        <w:rPr>
          <w:rFonts w:ascii="Times New Roman" w:eastAsia="Times New Roman" w:hAnsi="Times New Roman" w:cs="Times New Roman"/>
          <w:i/>
          <w:iCs/>
          <w:sz w:val="24"/>
          <w:szCs w:val="24"/>
        </w:rPr>
        <w:t>JAMA psychiatry, 79(11)</w:t>
      </w:r>
      <w:r w:rsidRPr="525F5380">
        <w:rPr>
          <w:rFonts w:ascii="Times New Roman" w:eastAsia="Times New Roman" w:hAnsi="Times New Roman" w:cs="Times New Roman"/>
          <w:sz w:val="24"/>
          <w:szCs w:val="24"/>
        </w:rPr>
        <w:t>, 1081–1091. </w:t>
      </w:r>
      <w:hyperlink r:id="rId47">
        <w:r>
          <w:t>https://doi.org/10.1001/jamapsychiatry.2022.2640</w:t>
        </w:r>
      </w:hyperlink>
      <w:r w:rsidRPr="525F5380">
        <w:rPr>
          <w:rFonts w:ascii="Times New Roman" w:eastAsia="Times New Roman" w:hAnsi="Times New Roman" w:cs="Times New Roman"/>
          <w:sz w:val="24"/>
          <w:szCs w:val="24"/>
        </w:rPr>
        <w:t xml:space="preserve"> </w:t>
      </w:r>
    </w:p>
    <w:p w14:paraId="105109C6" w14:textId="0C9D22C6"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Wang, S., Zhao,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Li, J. (2023). True grit and brain: Trait grit mediates the connection of DLPFC functional connectivity density to posttraumatic growth following COVID-19. </w:t>
      </w:r>
      <w:r w:rsidRPr="525F5380">
        <w:rPr>
          <w:rFonts w:ascii="Times New Roman" w:eastAsia="Times New Roman" w:hAnsi="Times New Roman" w:cs="Times New Roman"/>
          <w:i/>
          <w:iCs/>
          <w:sz w:val="24"/>
          <w:szCs w:val="24"/>
        </w:rPr>
        <w:t>Journal of affective disorders, 325</w:t>
      </w:r>
      <w:r w:rsidRPr="525F5380">
        <w:rPr>
          <w:rFonts w:ascii="Times New Roman" w:eastAsia="Times New Roman" w:hAnsi="Times New Roman" w:cs="Times New Roman"/>
          <w:sz w:val="24"/>
          <w:szCs w:val="24"/>
        </w:rPr>
        <w:t xml:space="preserve">, 313–320. </w:t>
      </w:r>
      <w:hyperlink r:id="rId48">
        <w:r>
          <w:t>https://doi.org/10.1016/j.jad.2023.01.022</w:t>
        </w:r>
      </w:hyperlink>
      <w:r w:rsidRPr="525F5380">
        <w:rPr>
          <w:rFonts w:ascii="Times New Roman" w:eastAsia="Times New Roman" w:hAnsi="Times New Roman" w:cs="Times New Roman"/>
          <w:sz w:val="24"/>
          <w:szCs w:val="24"/>
        </w:rPr>
        <w:t xml:space="preserve"> </w:t>
      </w:r>
    </w:p>
    <w:p w14:paraId="0FF0A190" w14:textId="034BC2C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Waters, M. C., Rhodes, J.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Smoller, J. W. (2014). Interaction between genetic variants and exposure to Hurricane Katrina on post-traumatic stress and post-traumatic growth: A </w:t>
      </w:r>
      <w:r w:rsidRPr="525F5380">
        <w:rPr>
          <w:rFonts w:ascii="Times New Roman" w:eastAsia="Times New Roman" w:hAnsi="Times New Roman" w:cs="Times New Roman"/>
          <w:sz w:val="24"/>
          <w:szCs w:val="24"/>
        </w:rPr>
        <w:lastRenderedPageBreak/>
        <w:t xml:space="preserve">prospective analysis of low-income adults. </w:t>
      </w:r>
      <w:r w:rsidRPr="525F5380">
        <w:rPr>
          <w:rFonts w:ascii="Times New Roman" w:eastAsia="Times New Roman" w:hAnsi="Times New Roman" w:cs="Times New Roman"/>
          <w:i/>
          <w:iCs/>
          <w:sz w:val="24"/>
          <w:szCs w:val="24"/>
        </w:rPr>
        <w:t>Journal of Affective Disorders,</w:t>
      </w:r>
      <w:r w:rsidRPr="525F5380">
        <w:rPr>
          <w:rFonts w:ascii="Times New Roman" w:eastAsia="Times New Roman" w:hAnsi="Times New Roman" w:cs="Times New Roman"/>
          <w:sz w:val="24"/>
          <w:szCs w:val="24"/>
        </w:rPr>
        <w:t xml:space="preserve"> 152–154, 243–249. </w:t>
      </w:r>
      <w:hyperlink r:id="rId49">
        <w:r>
          <w:t>https://doi.org/10.1016/j.jad.2013.09.018</w:t>
        </w:r>
      </w:hyperlink>
      <w:r w:rsidRPr="525F5380">
        <w:rPr>
          <w:rFonts w:ascii="Times New Roman" w:eastAsia="Times New Roman" w:hAnsi="Times New Roman" w:cs="Times New Roman"/>
          <w:sz w:val="24"/>
          <w:szCs w:val="24"/>
        </w:rPr>
        <w:t xml:space="preserve"> </w:t>
      </w:r>
    </w:p>
    <w:p w14:paraId="1D72C05F" w14:textId="0C7BEC4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Wei, C., Han, J., Zhang, Y., </w:t>
      </w:r>
      <w:proofErr w:type="spellStart"/>
      <w:r w:rsidRPr="525F5380">
        <w:rPr>
          <w:rFonts w:ascii="Times New Roman" w:eastAsia="Times New Roman" w:hAnsi="Times New Roman" w:cs="Times New Roman"/>
          <w:sz w:val="24"/>
          <w:szCs w:val="24"/>
        </w:rPr>
        <w:t>Hannak</w:t>
      </w:r>
      <w:proofErr w:type="spellEnd"/>
      <w:r w:rsidRPr="525F5380">
        <w:rPr>
          <w:rFonts w:ascii="Times New Roman" w:eastAsia="Times New Roman" w:hAnsi="Times New Roman" w:cs="Times New Roman"/>
          <w:sz w:val="24"/>
          <w:szCs w:val="24"/>
        </w:rPr>
        <w:t>, W., Dai,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Liu, Z. (2017). Affective emotion increases heart rate variability and activates left dorsolateral prefrontal cortex in post-traumatic growth. </w:t>
      </w:r>
      <w:r w:rsidRPr="525F5380">
        <w:rPr>
          <w:rFonts w:ascii="Times New Roman" w:eastAsia="Times New Roman" w:hAnsi="Times New Roman" w:cs="Times New Roman"/>
          <w:i/>
          <w:iCs/>
          <w:sz w:val="24"/>
          <w:szCs w:val="24"/>
        </w:rPr>
        <w:t>Scientific Reports, 7(1)</w:t>
      </w:r>
      <w:r w:rsidRPr="525F5380">
        <w:rPr>
          <w:rFonts w:ascii="Times New Roman" w:eastAsia="Times New Roman" w:hAnsi="Times New Roman" w:cs="Times New Roman"/>
          <w:sz w:val="24"/>
          <w:szCs w:val="24"/>
        </w:rPr>
        <w:t xml:space="preserve">, 16667. </w:t>
      </w:r>
      <w:hyperlink r:id="rId50">
        <w:r>
          <w:t>https://doi.org/10.1038/s41598-017-16890-5</w:t>
        </w:r>
      </w:hyperlink>
      <w:r w:rsidRPr="525F5380">
        <w:rPr>
          <w:rFonts w:ascii="Times New Roman" w:eastAsia="Times New Roman" w:hAnsi="Times New Roman" w:cs="Times New Roman"/>
          <w:sz w:val="24"/>
          <w:szCs w:val="24"/>
        </w:rPr>
        <w:t xml:space="preserve"> </w:t>
      </w:r>
    </w:p>
    <w:p w14:paraId="564AB2AF" w14:textId="09249BD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Willey, B., </w:t>
      </w:r>
      <w:proofErr w:type="spellStart"/>
      <w:r w:rsidRPr="525F5380">
        <w:rPr>
          <w:rFonts w:ascii="Times New Roman" w:eastAsia="Times New Roman" w:hAnsi="Times New Roman" w:cs="Times New Roman"/>
          <w:sz w:val="24"/>
          <w:szCs w:val="24"/>
        </w:rPr>
        <w:t>Mimmack</w:t>
      </w:r>
      <w:proofErr w:type="spellEnd"/>
      <w:r w:rsidRPr="525F5380">
        <w:rPr>
          <w:rFonts w:ascii="Times New Roman" w:eastAsia="Times New Roman" w:hAnsi="Times New Roman" w:cs="Times New Roman"/>
          <w:sz w:val="24"/>
          <w:szCs w:val="24"/>
        </w:rPr>
        <w:t xml:space="preserve">, K., Gagliardi, G., Dossett, M. L., Wang, S., Udeogu, O. J., Donovan, N. J., Gatchel, J. R., Quiroz, Y. T., </w:t>
      </w:r>
      <w:proofErr w:type="spellStart"/>
      <w:r w:rsidRPr="525F5380">
        <w:rPr>
          <w:rFonts w:ascii="Times New Roman" w:eastAsia="Times New Roman" w:hAnsi="Times New Roman" w:cs="Times New Roman"/>
          <w:sz w:val="24"/>
          <w:szCs w:val="24"/>
        </w:rPr>
        <w:t>Amariglio</w:t>
      </w:r>
      <w:proofErr w:type="spellEnd"/>
      <w:r w:rsidRPr="525F5380">
        <w:rPr>
          <w:rFonts w:ascii="Times New Roman" w:eastAsia="Times New Roman" w:hAnsi="Times New Roman" w:cs="Times New Roman"/>
          <w:sz w:val="24"/>
          <w:szCs w:val="24"/>
        </w:rPr>
        <w:t xml:space="preserve">, R., Liu, C. H., Hyun, S., </w:t>
      </w:r>
      <w:proofErr w:type="spellStart"/>
      <w:r w:rsidRPr="525F5380">
        <w:rPr>
          <w:rFonts w:ascii="Times New Roman" w:eastAsia="Times New Roman" w:hAnsi="Times New Roman" w:cs="Times New Roman"/>
          <w:sz w:val="24"/>
          <w:szCs w:val="24"/>
        </w:rPr>
        <w:t>ElTohamy</w:t>
      </w:r>
      <w:proofErr w:type="spellEnd"/>
      <w:r w:rsidRPr="525F5380">
        <w:rPr>
          <w:rFonts w:ascii="Times New Roman" w:eastAsia="Times New Roman" w:hAnsi="Times New Roman" w:cs="Times New Roman"/>
          <w:sz w:val="24"/>
          <w:szCs w:val="24"/>
        </w:rPr>
        <w:t>, A., Rentz, D., Sperling, R. A., Marshall, G.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Vannini, P. (2022). Racial and socioeconomic status differences in stress, posttraumatic growth, and mental health in an older adult cohort during the Covid-19 pandemic. </w:t>
      </w:r>
      <w:proofErr w:type="spellStart"/>
      <w:r w:rsidRPr="525F5380">
        <w:rPr>
          <w:rFonts w:ascii="Times New Roman" w:eastAsia="Times New Roman" w:hAnsi="Times New Roman" w:cs="Times New Roman"/>
          <w:i/>
          <w:iCs/>
          <w:sz w:val="24"/>
          <w:szCs w:val="24"/>
        </w:rPr>
        <w:t>EclinicalMedicine</w:t>
      </w:r>
      <w:proofErr w:type="spellEnd"/>
      <w:r w:rsidRPr="525F5380">
        <w:rPr>
          <w:rFonts w:ascii="Times New Roman" w:eastAsia="Times New Roman" w:hAnsi="Times New Roman" w:cs="Times New Roman"/>
          <w:i/>
          <w:iCs/>
          <w:sz w:val="24"/>
          <w:szCs w:val="24"/>
        </w:rPr>
        <w:t>, (45),</w:t>
      </w:r>
      <w:r w:rsidRPr="525F5380">
        <w:rPr>
          <w:rFonts w:ascii="Times New Roman" w:eastAsia="Times New Roman" w:hAnsi="Times New Roman" w:cs="Times New Roman"/>
          <w:sz w:val="24"/>
          <w:szCs w:val="24"/>
        </w:rPr>
        <w:t xml:space="preserve"> 101343. </w:t>
      </w:r>
      <w:hyperlink r:id="rId51">
        <w:r>
          <w:t>https://doi.org/10.1016/j.eclinm.2022.101343</w:t>
        </w:r>
      </w:hyperlink>
      <w:r w:rsidRPr="525F5380">
        <w:rPr>
          <w:rFonts w:ascii="Times New Roman" w:eastAsia="Times New Roman" w:hAnsi="Times New Roman" w:cs="Times New Roman"/>
          <w:sz w:val="24"/>
          <w:szCs w:val="24"/>
        </w:rPr>
        <w:t xml:space="preserve">.  </w:t>
      </w:r>
    </w:p>
    <w:p w14:paraId="0AB5C9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Xiao, X., Yang, X., Zheng, W., Wang, B., Fu, L., Luo, D., Hu, Y., Ju, N., Xu, H., Fang, Y., Fong Chan, P. S., Xu, Z., Chen, P., He, J., Zhu, H., Tang, H., Huang, D., Hong, Z., Hao, Y., Cai, L., … Zou, H. (2022). Depression, anxiety and post-traumatic growth among COVID-19 survivors six-month after discharge. </w:t>
      </w:r>
      <w:r w:rsidRPr="525F5380">
        <w:rPr>
          <w:rFonts w:ascii="Times New Roman" w:eastAsia="Times New Roman" w:hAnsi="Times New Roman" w:cs="Times New Roman"/>
          <w:i/>
          <w:iCs/>
          <w:sz w:val="24"/>
          <w:szCs w:val="24"/>
        </w:rPr>
        <w:t xml:space="preserve">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2055294. https://doi.org/10.1080/20008198.2022.2055294</w:t>
      </w:r>
    </w:p>
    <w:p w14:paraId="7B106794" w14:textId="5C7C5AF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Yao, X., Wang, J., Yang,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Zhang, H. (2023). Factors influencing nurses' post-traumatic growth during the COVID-19 pandemic: Bayesian network analysis. </w:t>
      </w:r>
      <w:r w:rsidRPr="525F5380">
        <w:rPr>
          <w:rFonts w:ascii="Times New Roman" w:eastAsia="Times New Roman" w:hAnsi="Times New Roman" w:cs="Times New Roman"/>
          <w:i/>
          <w:iCs/>
          <w:sz w:val="24"/>
          <w:szCs w:val="24"/>
        </w:rPr>
        <w:t>Frontiers in psychiatry, 14</w:t>
      </w:r>
      <w:r w:rsidRPr="525F5380">
        <w:rPr>
          <w:rFonts w:ascii="Times New Roman" w:eastAsia="Times New Roman" w:hAnsi="Times New Roman" w:cs="Times New Roman"/>
          <w:sz w:val="24"/>
          <w:szCs w:val="24"/>
        </w:rPr>
        <w:t xml:space="preserve">, 1163956. </w:t>
      </w:r>
      <w:hyperlink r:id="rId52">
        <w:r>
          <w:t>https://doi.org/10.3389/fpsyt.2023.1163956</w:t>
        </w:r>
      </w:hyperlink>
      <w:r w:rsidRPr="525F5380">
        <w:rPr>
          <w:rFonts w:ascii="Times New Roman" w:eastAsia="Times New Roman" w:hAnsi="Times New Roman" w:cs="Times New Roman"/>
          <w:sz w:val="24"/>
          <w:szCs w:val="24"/>
        </w:rPr>
        <w:t xml:space="preserve"> </w:t>
      </w:r>
    </w:p>
    <w:p w14:paraId="3F629AD7" w14:textId="29BACA0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Yeung, N. C. Y., Wong, E. L.-Y., Cheung, A. W.-L., Leung, C. S.-Y., Yeoh, E.-K.,</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Wong, S. Y.-S. (2022). Finding the positives from the Covid-19 pandemic: factors associated with posttraumatic growth among nurses in Hong Kong.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xml:space="preserve"> </w:t>
      </w:r>
      <w:hyperlink r:id="rId53">
        <w:r>
          <w:t>https://doi.org/10.1080/20008198.2021.2005346</w:t>
        </w:r>
      </w:hyperlink>
      <w:r w:rsidRPr="525F5380">
        <w:rPr>
          <w:rFonts w:ascii="Times New Roman" w:eastAsia="Times New Roman" w:hAnsi="Times New Roman" w:cs="Times New Roman"/>
          <w:sz w:val="24"/>
          <w:szCs w:val="24"/>
        </w:rPr>
        <w:t xml:space="preserve">   </w:t>
      </w:r>
    </w:p>
    <w:p w14:paraId="44DB108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Yıldız, E. (2021). Posttraumatic growth and positive determinants in nursing students after Covid‐19 alarm status: A descriptive cross‐sectional study. </w:t>
      </w:r>
      <w:r w:rsidRPr="525F5380">
        <w:rPr>
          <w:rFonts w:ascii="Times New Roman" w:eastAsia="Times New Roman" w:hAnsi="Times New Roman" w:cs="Times New Roman"/>
          <w:i/>
          <w:iCs/>
          <w:sz w:val="24"/>
          <w:szCs w:val="24"/>
        </w:rPr>
        <w:t>Perspectives in Psychiatric Care</w:t>
      </w:r>
      <w:r w:rsidRPr="525F5380">
        <w:rPr>
          <w:rFonts w:ascii="Times New Roman" w:eastAsia="Times New Roman" w:hAnsi="Times New Roman" w:cs="Times New Roman"/>
          <w:sz w:val="24"/>
          <w:szCs w:val="24"/>
        </w:rPr>
        <w:t xml:space="preserve">. </w:t>
      </w:r>
      <w:hyperlink r:id="rId54">
        <w:r>
          <w:t>https://doi.org/10.1111/ppc.12761</w:t>
        </w:r>
      </w:hyperlink>
      <w:r w:rsidRPr="525F5380">
        <w:rPr>
          <w:rFonts w:ascii="Times New Roman" w:eastAsia="Times New Roman" w:hAnsi="Times New Roman" w:cs="Times New Roman"/>
          <w:sz w:val="24"/>
          <w:szCs w:val="24"/>
        </w:rPr>
        <w:t xml:space="preserve"> </w:t>
      </w:r>
    </w:p>
    <w:p w14:paraId="231616DC" w14:textId="7DE5D4C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Zhai, H. K., Li, Q., Hu, Y. X., Cui, Y. X., Wei, X.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Zhou, X. (2021). Emotional creativity improves posttraumatic growth and mental health during the COVID-19 pandemic.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600798. https://doi.org/10.3389/fpsyg.2021.600798</w:t>
      </w:r>
    </w:p>
    <w:p w14:paraId="2177CD84" w14:textId="752176EA" w:rsidR="00A03854" w:rsidRPr="00B90E67" w:rsidRDefault="00A03854" w:rsidP="00260FE7">
      <w:pPr>
        <w:pStyle w:val="ListParagraph"/>
        <w:numPr>
          <w:ilvl w:val="0"/>
          <w:numId w:val="53"/>
        </w:numPr>
        <w:spacing w:after="0" w:line="360" w:lineRule="auto"/>
        <w:jc w:val="both"/>
        <w:rPr>
          <w:rFonts w:ascii="Times New Roman" w:eastAsia="Times New Roman" w:hAnsi="Times New Roman" w:cs="Times New Roman"/>
        </w:rPr>
      </w:pPr>
      <w:r w:rsidRPr="525F5380">
        <w:rPr>
          <w:rFonts w:ascii="Times New Roman" w:eastAsia="Times New Roman" w:hAnsi="Times New Roman" w:cs="Times New Roman"/>
          <w:sz w:val="24"/>
          <w:szCs w:val="24"/>
        </w:rPr>
        <w:t>Zhang, X. T., Shi, S. S., Ren, Y. Q.,</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Wang, L. (2021). The traumatic experience of clinical nurses during the Covid-19 pandemic: Which factors are related to post-traumatic </w:t>
      </w:r>
      <w:r w:rsidRPr="525F5380">
        <w:rPr>
          <w:rFonts w:ascii="Times New Roman" w:eastAsia="Times New Roman" w:hAnsi="Times New Roman" w:cs="Times New Roman"/>
          <w:sz w:val="24"/>
          <w:szCs w:val="24"/>
        </w:rPr>
        <w:lastRenderedPageBreak/>
        <w:t>growth?</w:t>
      </w:r>
      <w:r w:rsidRPr="525F5380">
        <w:rPr>
          <w:rFonts w:ascii="Times New Roman" w:eastAsia="Times New Roman" w:hAnsi="Times New Roman" w:cs="Times New Roman"/>
          <w:i/>
          <w:iCs/>
          <w:sz w:val="24"/>
          <w:szCs w:val="24"/>
        </w:rPr>
        <w:t> Risk Management and Healthcare Policy, (14)</w:t>
      </w:r>
      <w:r w:rsidRPr="525F5380">
        <w:rPr>
          <w:rFonts w:ascii="Times New Roman" w:eastAsia="Times New Roman" w:hAnsi="Times New Roman" w:cs="Times New Roman"/>
          <w:sz w:val="24"/>
          <w:szCs w:val="24"/>
        </w:rPr>
        <w:t xml:space="preserve">, 2145–2151. </w:t>
      </w:r>
      <w:hyperlink r:id="rId55">
        <w:r>
          <w:t>https://doi.org/10.2147/rmhp.s307294</w:t>
        </w:r>
      </w:hyperlink>
      <w:r w:rsidRPr="525F5380">
        <w:rPr>
          <w:rFonts w:ascii="Times New Roman" w:eastAsia="Times New Roman" w:hAnsi="Times New Roman" w:cs="Times New Roman"/>
          <w:sz w:val="24"/>
          <w:szCs w:val="24"/>
        </w:rPr>
        <w:t xml:space="preserve"> </w:t>
      </w:r>
    </w:p>
    <w:p w14:paraId="0C140165" w14:textId="1FDBE2E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Zhen,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Zhou, X. (2022). Latent patterns of posttraumatic stress symptoms, depression, and posttraumatic growth among adolescents during the COVID-19 pandemic. </w:t>
      </w:r>
      <w:r w:rsidRPr="525F5380">
        <w:rPr>
          <w:rFonts w:ascii="Times New Roman" w:eastAsia="Times New Roman" w:hAnsi="Times New Roman" w:cs="Times New Roman"/>
          <w:i/>
          <w:iCs/>
          <w:sz w:val="24"/>
          <w:szCs w:val="24"/>
        </w:rPr>
        <w:t>Journal of traumatic stress, 35(1)</w:t>
      </w:r>
      <w:r w:rsidRPr="525F5380">
        <w:rPr>
          <w:rFonts w:ascii="Times New Roman" w:eastAsia="Times New Roman" w:hAnsi="Times New Roman" w:cs="Times New Roman"/>
          <w:sz w:val="24"/>
          <w:szCs w:val="24"/>
        </w:rPr>
        <w:t>, 197–209. https://doi.org/10.1002/jts.22720</w:t>
      </w:r>
    </w:p>
    <w:p w14:paraId="76863B42" w14:textId="519D519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Zhou, Y., MacGeorge, E. 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Myrick, J. G. (2020). Mental health and its predictors during the early months of the Covid-19 pandemic experience in the United States. </w:t>
      </w:r>
      <w:r w:rsidRPr="525F5380">
        <w:rPr>
          <w:rFonts w:ascii="Times New Roman" w:eastAsia="Times New Roman" w:hAnsi="Times New Roman" w:cs="Times New Roman"/>
          <w:i/>
          <w:iCs/>
          <w:sz w:val="24"/>
          <w:szCs w:val="24"/>
        </w:rPr>
        <w:t>International Journal of Environmental Research and Public Health, 17(17)</w:t>
      </w:r>
      <w:r w:rsidRPr="525F5380">
        <w:rPr>
          <w:rFonts w:ascii="Times New Roman" w:eastAsia="Times New Roman" w:hAnsi="Times New Roman" w:cs="Times New Roman"/>
          <w:sz w:val="24"/>
          <w:szCs w:val="24"/>
        </w:rPr>
        <w:t xml:space="preserve">, 6315. </w:t>
      </w:r>
      <w:hyperlink r:id="rId56">
        <w:r>
          <w:t>https://doi.org/10.3390/ijerph17176315</w:t>
        </w:r>
      </w:hyperlink>
      <w:r w:rsidRPr="525F5380">
        <w:rPr>
          <w:rFonts w:ascii="Times New Roman" w:eastAsia="Times New Roman" w:hAnsi="Times New Roman" w:cs="Times New Roman"/>
          <w:sz w:val="24"/>
          <w:szCs w:val="24"/>
        </w:rPr>
        <w:t xml:space="preserve">  </w:t>
      </w:r>
    </w:p>
    <w:p w14:paraId="33936A82" w14:textId="5A0D5759" w:rsidR="000B4B24" w:rsidRPr="00260FE7" w:rsidRDefault="00D00B6A" w:rsidP="00260FE7">
      <w:pPr>
        <w:pStyle w:val="ListParagraph"/>
        <w:numPr>
          <w:ilvl w:val="0"/>
          <w:numId w:val="53"/>
        </w:numPr>
        <w:spacing w:after="0" w:line="480" w:lineRule="auto"/>
        <w:rPr>
          <w:rFonts w:ascii="Times New Roman" w:hAnsi="Times New Roman" w:cs="Times New Roman"/>
          <w:b/>
          <w:bCs/>
          <w:sz w:val="24"/>
          <w:szCs w:val="24"/>
          <w:highlight w:val="yellow"/>
        </w:rPr>
        <w:sectPr w:rsidR="000B4B24" w:rsidRPr="00260FE7" w:rsidSect="00723CDE">
          <w:headerReference w:type="default" r:id="rId57"/>
          <w:pgSz w:w="12240" w:h="15840"/>
          <w:pgMar w:top="1440" w:right="1440" w:bottom="1440" w:left="1440" w:header="720" w:footer="0" w:gutter="0"/>
          <w:pgNumType w:start="1"/>
          <w:cols w:space="720"/>
          <w:formProt w:val="0"/>
          <w:docGrid w:linePitch="360" w:charSpace="4096"/>
        </w:sectPr>
      </w:pPr>
      <w:r w:rsidRPr="00260FE7">
        <w:rPr>
          <w:rFonts w:ascii="Times New Roman" w:hAnsi="Times New Roman" w:cs="Times New Roman"/>
          <w:sz w:val="24"/>
          <w:szCs w:val="24"/>
          <w:highlight w:val="yellow"/>
        </w:rPr>
        <w:t xml:space="preserve">Frankl, V.  (2004 or 6???). Man’s </w:t>
      </w:r>
      <w:proofErr w:type="spellStart"/>
      <w:r w:rsidRPr="00260FE7">
        <w:rPr>
          <w:rFonts w:ascii="Times New Roman" w:hAnsi="Times New Roman" w:cs="Times New Roman"/>
          <w:sz w:val="24"/>
          <w:szCs w:val="24"/>
          <w:highlight w:val="yellow"/>
        </w:rPr>
        <w:t>serach</w:t>
      </w:r>
      <w:proofErr w:type="spellEnd"/>
      <w:r w:rsidRPr="00260FE7">
        <w:rPr>
          <w:rFonts w:ascii="Times New Roman" w:hAnsi="Times New Roman" w:cs="Times New Roman"/>
          <w:sz w:val="24"/>
          <w:szCs w:val="24"/>
          <w:highlight w:val="yellow"/>
        </w:rPr>
        <w:t xml:space="preserve"> for meaning</w:t>
      </w:r>
      <w:r w:rsidR="00A62E61">
        <w:rPr>
          <w:rFonts w:ascii="Times New Roman" w:hAnsi="Times New Roman" w:cs="Times New Roman"/>
          <w:sz w:val="24"/>
          <w:szCs w:val="24"/>
          <w:highlight w:val="yellow"/>
        </w:rPr>
        <w:t>. Location???: Beacon Press</w:t>
      </w:r>
      <w:r w:rsidRPr="00260FE7">
        <w:rPr>
          <w:rFonts w:ascii="Times New Roman" w:hAnsi="Times New Roman" w:cs="Times New Roman"/>
          <w:sz w:val="24"/>
          <w:szCs w:val="24"/>
          <w:highlight w:val="yellow"/>
        </w:rPr>
        <w:t xml:space="preserve">. </w:t>
      </w:r>
    </w:p>
    <w:p w14:paraId="2D3B7F9D" w14:textId="17F80CC3" w:rsidR="45D0B409" w:rsidRDefault="45D0B409" w:rsidP="00185165">
      <w:pPr>
        <w:tabs>
          <w:tab w:val="left" w:pos="3473"/>
        </w:tabs>
        <w:spacing w:after="0" w:line="360" w:lineRule="auto"/>
        <w:ind w:firstLine="720"/>
      </w:pPr>
    </w:p>
    <w:p w14:paraId="1D51B1B6" w14:textId="77777777" w:rsidR="00296DB7" w:rsidRDefault="00E81BC5">
      <w:pPr>
        <w:spacing w:after="0" w:line="480" w:lineRule="auto"/>
        <w:jc w:val="center"/>
        <w:rPr>
          <w:rFonts w:ascii="Arial" w:hAnsi="Arial" w:cs="Arial"/>
          <w:color w:val="222222"/>
          <w:sz w:val="20"/>
          <w:szCs w:val="20"/>
          <w:shd w:val="clear" w:color="auto" w:fill="FFFFFF"/>
        </w:rPr>
      </w:pPr>
      <w:bookmarkStart w:id="7" w:name="_Hlk143514158"/>
      <w:r>
        <w:rPr>
          <w:rFonts w:ascii="Open Sans" w:hAnsi="Open Sans" w:cs="Open Sans"/>
          <w:color w:val="333333"/>
          <w:sz w:val="21"/>
          <w:szCs w:val="21"/>
        </w:rPr>
        <w:br/>
      </w:r>
      <w:bookmarkEnd w:id="7"/>
      <w:r w:rsidR="00296DB7">
        <w:rPr>
          <w:rFonts w:ascii="Arial" w:hAnsi="Arial" w:cs="Arial"/>
          <w:color w:val="222222"/>
          <w:sz w:val="20"/>
          <w:szCs w:val="20"/>
          <w:shd w:val="clear" w:color="auto" w:fill="FFFFFF"/>
        </w:rPr>
        <w:t>53-854.</w:t>
      </w:r>
    </w:p>
    <w:p w14:paraId="36262094" w14:textId="77777777" w:rsidR="00D00B6A" w:rsidRDefault="00D00B6A">
      <w:pPr>
        <w:spacing w:after="0" w:line="480" w:lineRule="auto"/>
        <w:jc w:val="center"/>
        <w:rPr>
          <w:rFonts w:ascii="Arial" w:hAnsi="Arial" w:cs="Arial"/>
          <w:color w:val="222222"/>
          <w:sz w:val="20"/>
          <w:szCs w:val="20"/>
          <w:shd w:val="clear" w:color="auto" w:fill="FFFFFF"/>
        </w:rPr>
      </w:pPr>
    </w:p>
    <w:p w14:paraId="30274501" w14:textId="77777777" w:rsidR="00FE2182" w:rsidRDefault="00E81BC5">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Figure 1: Flowchart of Study Selection </w:t>
      </w:r>
    </w:p>
    <w:p w14:paraId="6D8F0656" w14:textId="77777777" w:rsidR="00FE2182" w:rsidRDefault="00FE2182">
      <w:pPr>
        <w:spacing w:after="0" w:line="240" w:lineRule="auto"/>
      </w:pPr>
    </w:p>
    <w:p w14:paraId="22F2FC51" w14:textId="77777777" w:rsidR="00FE2182" w:rsidRDefault="00FE2182">
      <w:pPr>
        <w:spacing w:after="0" w:line="240" w:lineRule="auto"/>
        <w:rPr>
          <w:lang w:val="en-AU"/>
        </w:rPr>
      </w:pPr>
    </w:p>
    <w:p w14:paraId="5EC678A1"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59264" behindDoc="0" locked="0" layoutInCell="1" allowOverlap="1" wp14:anchorId="45B19103" wp14:editId="4814F309">
                <wp:simplePos x="0" y="0"/>
                <wp:positionH relativeFrom="column">
                  <wp:posOffset>559435</wp:posOffset>
                </wp:positionH>
                <wp:positionV relativeFrom="paragraph">
                  <wp:posOffset>76835</wp:posOffset>
                </wp:positionV>
                <wp:extent cx="1887220" cy="1243330"/>
                <wp:effectExtent l="0" t="0" r="17780" b="13970"/>
                <wp:wrapNone/>
                <wp:docPr id="1" name="Rectangle 1"/>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45B19103" id="Rectangle 1" o:spid="_x0000_s1026" style="position:absolute;margin-left:44.05pt;margin-top:6.05pt;width:148.6pt;height:9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filled="f" strokecolor="black [3213]" strokeweight="1pt">
                <v:textbo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v:textbox>
              </v:rect>
            </w:pict>
          </mc:Fallback>
        </mc:AlternateContent>
      </w:r>
    </w:p>
    <w:p w14:paraId="72A5C7B0" w14:textId="77777777" w:rsidR="00FE2182" w:rsidRDefault="00FE2182">
      <w:pPr>
        <w:spacing w:after="0" w:line="240" w:lineRule="auto"/>
        <w:rPr>
          <w:lang w:val="en-AU"/>
        </w:rPr>
      </w:pPr>
    </w:p>
    <w:p w14:paraId="5CEA9EA0"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1552" behindDoc="0" locked="0" layoutInCell="1" allowOverlap="1" wp14:anchorId="66BC7D07" wp14:editId="681570CC">
                <wp:simplePos x="0" y="0"/>
                <wp:positionH relativeFrom="column">
                  <wp:posOffset>-403225</wp:posOffset>
                </wp:positionH>
                <wp:positionV relativeFrom="paragraph">
                  <wp:posOffset>222250</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66BC7D0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7" type="#_x0000_t176" style="position:absolute;margin-left:-31.75pt;margin-top:17.5pt;width:100.55pt;height:20.7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6A59048A" w14:textId="77777777" w:rsidR="00FE2182" w:rsidRDefault="00FE2182">
      <w:pPr>
        <w:spacing w:after="0" w:line="240" w:lineRule="auto"/>
        <w:rPr>
          <w:lang w:val="en-AU"/>
        </w:rPr>
      </w:pPr>
    </w:p>
    <w:p w14:paraId="74100FD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7456" behindDoc="0" locked="0" layoutInCell="1" allowOverlap="1" wp14:anchorId="19953A99" wp14:editId="0CF5B60F">
                <wp:simplePos x="0" y="0"/>
                <wp:positionH relativeFrom="column">
                  <wp:posOffset>2453640</wp:posOffset>
                </wp:positionH>
                <wp:positionV relativeFrom="paragraph">
                  <wp:posOffset>9525</wp:posOffset>
                </wp:positionV>
                <wp:extent cx="563245"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type id="_x0000_t32" coordsize="21600,21600" o:oned="t" filled="f" o:spt="32" path="m,l21600,21600e" w14:anchorId="605D9E2A">
                <v:path fillok="f" arrowok="t" o:connecttype="none"/>
                <o:lock v:ext="edit" shapetype="t"/>
              </v:shapetype>
              <v:shape id="Straight Arrow Connector 14" style="position:absolute;margin-left:193.2pt;margin-top:.75pt;width:44.35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273C0EDC" w14:textId="77777777" w:rsidR="00FE2182" w:rsidRDefault="00FE2182">
      <w:pPr>
        <w:spacing w:after="0" w:line="240" w:lineRule="auto"/>
        <w:rPr>
          <w:lang w:val="en-AU"/>
        </w:rPr>
      </w:pPr>
    </w:p>
    <w:p w14:paraId="4612D57A"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9744" behindDoc="0" locked="0" layoutInCell="1" allowOverlap="1" wp14:anchorId="495612F3" wp14:editId="0621C248">
                <wp:simplePos x="0" y="0"/>
                <wp:positionH relativeFrom="column">
                  <wp:posOffset>3122295</wp:posOffset>
                </wp:positionH>
                <wp:positionV relativeFrom="paragraph">
                  <wp:posOffset>52070</wp:posOffset>
                </wp:positionV>
                <wp:extent cx="1809115" cy="422275"/>
                <wp:effectExtent l="0" t="0" r="6985" b="10160"/>
                <wp:wrapNone/>
                <wp:docPr id="876546547"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495612F3"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fillcolor="white [3212]" strokecolor="black [3213]" strokeweight="1pt">
                <v:textbo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Pr>
          <w:noProof/>
          <w:lang w:val="en-AU"/>
        </w:rPr>
        <mc:AlternateContent>
          <mc:Choice Requires="wps">
            <w:drawing>
              <wp:anchor distT="0" distB="0" distL="114300" distR="114300" simplePos="0" relativeHeight="251678720" behindDoc="0" locked="0" layoutInCell="1" allowOverlap="1" wp14:anchorId="5826FB01" wp14:editId="6A782DB4">
                <wp:simplePos x="0" y="0"/>
                <wp:positionH relativeFrom="column">
                  <wp:posOffset>2480310</wp:posOffset>
                </wp:positionH>
                <wp:positionV relativeFrom="paragraph">
                  <wp:posOffset>164465</wp:posOffset>
                </wp:positionV>
                <wp:extent cx="564515" cy="0"/>
                <wp:effectExtent l="0" t="63500" r="0" b="76200"/>
                <wp:wrapNone/>
                <wp:docPr id="1376044072"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 style="position:absolute;margin-left:195.3pt;margin-top:12.95pt;width:44.45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413AE1BD">
                <v:stroke joinstyle="miter" endarrow="block"/>
              </v:shape>
            </w:pict>
          </mc:Fallback>
        </mc:AlternateContent>
      </w:r>
    </w:p>
    <w:p w14:paraId="4195B3DD"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4624" behindDoc="0" locked="0" layoutInCell="1" allowOverlap="1" wp14:anchorId="1F7E3227" wp14:editId="4756BAE3">
                <wp:simplePos x="0" y="0"/>
                <wp:positionH relativeFrom="column">
                  <wp:posOffset>1400175</wp:posOffset>
                </wp:positionH>
                <wp:positionV relativeFrom="paragraph">
                  <wp:posOffset>128905</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27" style="position:absolute;margin-left:110.25pt;margin-top:10.15pt;width:0;height:22.15pt;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6119E223">
                <v:stroke joinstyle="miter" endarrow="block"/>
              </v:shape>
            </w:pict>
          </mc:Fallback>
        </mc:AlternateContent>
      </w:r>
    </w:p>
    <w:p w14:paraId="2721F370" w14:textId="77777777" w:rsidR="00FE2182" w:rsidRDefault="00FE2182">
      <w:pPr>
        <w:spacing w:after="0" w:line="240" w:lineRule="auto"/>
        <w:rPr>
          <w:lang w:val="en-AU"/>
        </w:rPr>
      </w:pPr>
    </w:p>
    <w:p w14:paraId="5C84D478"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8480" behindDoc="0" locked="0" layoutInCell="1" allowOverlap="1" wp14:anchorId="654C838F" wp14:editId="435FF0C5">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5" style="position:absolute;margin-left:193.2pt;margin-top:25.85pt;width:44.35pt;height: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256800D4">
                <v:stroke joinstyle="miter" endarrow="block"/>
              </v:shape>
            </w:pict>
          </mc:Fallback>
        </mc:AlternateContent>
      </w:r>
      <w:r>
        <w:rPr>
          <w:noProof/>
          <w:lang w:val="en-AU"/>
        </w:rPr>
        <mc:AlternateContent>
          <mc:Choice Requires="wps">
            <w:drawing>
              <wp:anchor distT="0" distB="0" distL="114300" distR="114300" simplePos="0" relativeHeight="251660288" behindDoc="0" locked="0" layoutInCell="1" allowOverlap="1" wp14:anchorId="52A49E04" wp14:editId="104EE13D">
                <wp:simplePos x="0" y="0"/>
                <wp:positionH relativeFrom="column">
                  <wp:posOffset>559435</wp:posOffset>
                </wp:positionH>
                <wp:positionV relativeFrom="paragraph">
                  <wp:posOffset>74930</wp:posOffset>
                </wp:positionV>
                <wp:extent cx="1887220" cy="526415"/>
                <wp:effectExtent l="0" t="0" r="17780" b="26035"/>
                <wp:wrapNone/>
                <wp:docPr id="231617844" name="Rectangle 23161784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52A49E04" id="Rectangle 231617844" o:spid="_x0000_s1029" style="position:absolute;margin-left:44.05pt;margin-top:5.9pt;width:148.6pt;height:4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filled="f" strokecolor="black [3213]" strokeweight="1pt">
                <v:textbo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v:textbox>
              </v:rect>
            </w:pict>
          </mc:Fallback>
        </mc:AlternateContent>
      </w:r>
    </w:p>
    <w:p w14:paraId="286CBA2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1312" behindDoc="0" locked="0" layoutInCell="1" allowOverlap="1" wp14:anchorId="3D239636" wp14:editId="1946602C">
                <wp:simplePos x="0" y="0"/>
                <wp:positionH relativeFrom="column">
                  <wp:posOffset>3046730</wp:posOffset>
                </wp:positionH>
                <wp:positionV relativeFrom="paragraph">
                  <wp:posOffset>59690</wp:posOffset>
                </wp:positionV>
                <wp:extent cx="1887220" cy="526415"/>
                <wp:effectExtent l="0" t="0" r="17780" b="26035"/>
                <wp:wrapNone/>
                <wp:docPr id="424160993" name="Rectangle 42416099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3D239636" id="Rectangle 424160993" o:spid="_x0000_s1030" style="position:absolute;margin-left:239.9pt;margin-top:4.7pt;width:148.6pt;height:4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filled="f" strokecolor="black [3213]" strokeweight="1pt">
                <v:textbo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7F83A819" w14:textId="77777777" w:rsidR="00FE2182" w:rsidRDefault="00FE2182">
      <w:pPr>
        <w:spacing w:after="0" w:line="240" w:lineRule="auto"/>
        <w:rPr>
          <w:lang w:val="en-AU"/>
        </w:rPr>
      </w:pPr>
    </w:p>
    <w:p w14:paraId="78D4C3AF"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5648" behindDoc="0" locked="0" layoutInCell="1" allowOverlap="1" wp14:anchorId="3BE4478F" wp14:editId="3F9A0F0B">
                <wp:simplePos x="0" y="0"/>
                <wp:positionH relativeFrom="column">
                  <wp:posOffset>1400175</wp:posOffset>
                </wp:positionH>
                <wp:positionV relativeFrom="paragraph">
                  <wp:posOffset>99695</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35" style="position:absolute;margin-left:110.25pt;margin-top:7.85pt;width:0;height:22.1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4CBCDC6B">
                <v:stroke joinstyle="miter" endarrow="block"/>
              </v:shape>
            </w:pict>
          </mc:Fallback>
        </mc:AlternateContent>
      </w:r>
    </w:p>
    <w:p w14:paraId="1564137A" w14:textId="77777777" w:rsidR="00FE2182" w:rsidRDefault="00FE2182">
      <w:pPr>
        <w:spacing w:after="0" w:line="240" w:lineRule="auto"/>
        <w:rPr>
          <w:lang w:val="en-AU"/>
        </w:rPr>
      </w:pPr>
    </w:p>
    <w:p w14:paraId="3B4BEF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3360" behindDoc="0" locked="0" layoutInCell="1" allowOverlap="1" wp14:anchorId="143FE786" wp14:editId="72A1C0F1">
                <wp:simplePos x="0" y="0"/>
                <wp:positionH relativeFrom="column">
                  <wp:posOffset>3049270</wp:posOffset>
                </wp:positionH>
                <wp:positionV relativeFrom="paragraph">
                  <wp:posOffset>173355</wp:posOffset>
                </wp:positionV>
                <wp:extent cx="1887220" cy="526415"/>
                <wp:effectExtent l="0" t="0" r="17780" b="26035"/>
                <wp:wrapNone/>
                <wp:docPr id="6" name="Rectangle 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143FE786" id="Rectangle 6" o:spid="_x0000_s1031" style="position:absolute;margin-left:240.1pt;margin-top:13.65pt;width:148.6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filled="f" strokecolor="black [3213]" strokeweight="1pt">
                <v:textbo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Pr>
          <w:noProof/>
          <w:lang w:val="en-AU"/>
        </w:rPr>
        <mc:AlternateContent>
          <mc:Choice Requires="wps">
            <w:drawing>
              <wp:anchor distT="0" distB="0" distL="114300" distR="114300" simplePos="0" relativeHeight="251662336" behindDoc="0" locked="0" layoutInCell="1" allowOverlap="1" wp14:anchorId="4273BF68" wp14:editId="6D82DB4F">
                <wp:simplePos x="0" y="0"/>
                <wp:positionH relativeFrom="column">
                  <wp:posOffset>560705</wp:posOffset>
                </wp:positionH>
                <wp:positionV relativeFrom="paragraph">
                  <wp:posOffset>47625</wp:posOffset>
                </wp:positionV>
                <wp:extent cx="1887220" cy="526415"/>
                <wp:effectExtent l="0" t="0" r="17780" b="26035"/>
                <wp:wrapNone/>
                <wp:docPr id="5" name="Rectangle 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4273BF68" id="Rectangle 5" o:spid="_x0000_s1032" style="position:absolute;margin-left:44.15pt;margin-top:3.75pt;width:148.6pt;height:4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filled="f" strokecolor="black [3213]" strokeweight="1pt">
                <v:textbo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r>
        <w:rPr>
          <w:noProof/>
          <w:lang w:val="en-AU"/>
        </w:rPr>
        <mc:AlternateContent>
          <mc:Choice Requires="wps">
            <w:drawing>
              <wp:anchor distT="0" distB="0" distL="114300" distR="114300" simplePos="0" relativeHeight="251669504" behindDoc="0" locked="0" layoutInCell="1" allowOverlap="1" wp14:anchorId="5024606E" wp14:editId="1E944A2F">
                <wp:simplePos x="0" y="0"/>
                <wp:positionH relativeFrom="column">
                  <wp:posOffset>2463165</wp:posOffset>
                </wp:positionH>
                <wp:positionV relativeFrom="paragraph">
                  <wp:posOffset>320675</wp:posOffset>
                </wp:positionV>
                <wp:extent cx="563245" cy="0"/>
                <wp:effectExtent l="0" t="76200" r="27305" b="95250"/>
                <wp:wrapNone/>
                <wp:docPr id="16" name="Straight Arrow Connector 16"/>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6" style="position:absolute;margin-left:193.95pt;margin-top:25.25pt;width:44.35pt;height: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A281E57">
                <v:stroke joinstyle="miter" endarrow="block"/>
              </v:shape>
            </w:pict>
          </mc:Fallback>
        </mc:AlternateContent>
      </w:r>
    </w:p>
    <w:p w14:paraId="46F33CBC" w14:textId="77777777" w:rsidR="00FE2182" w:rsidRDefault="00FE2182">
      <w:pPr>
        <w:spacing w:after="0" w:line="240" w:lineRule="auto"/>
        <w:rPr>
          <w:lang w:val="en-AU"/>
        </w:rPr>
      </w:pPr>
    </w:p>
    <w:p w14:paraId="7C6DCD4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2576" behindDoc="0" locked="0" layoutInCell="1" allowOverlap="1" wp14:anchorId="39EEA7F8" wp14:editId="13AEA618">
                <wp:simplePos x="0" y="0"/>
                <wp:positionH relativeFrom="column">
                  <wp:posOffset>-1160780</wp:posOffset>
                </wp:positionH>
                <wp:positionV relativeFrom="paragraph">
                  <wp:posOffset>140335</wp:posOffset>
                </wp:positionV>
                <wp:extent cx="2787650" cy="262890"/>
                <wp:effectExtent l="4763" t="0" r="18097" b="18098"/>
                <wp:wrapNone/>
                <wp:docPr id="32" name="Flowchart: Alternate Process 32"/>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 w14:anchorId="39EEA7F8" id="Flowchart: Alternate Process 32" o:spid="_x0000_s1033" type="#_x0000_t176" style="position:absolute;margin-left:-91.4pt;margin-top:11.05pt;width:219.5pt;height:20.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fillcolor="#9cc2e5 [1944]" strokecolor="black [3213]" strokeweight="1pt">
                <v:textbo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v:textbox>
              </v:shape>
            </w:pict>
          </mc:Fallback>
        </mc:AlternateContent>
      </w:r>
    </w:p>
    <w:p w14:paraId="0D7886B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6672" behindDoc="0" locked="0" layoutInCell="1" allowOverlap="1" wp14:anchorId="2E26A7C2" wp14:editId="1BFE8A6E">
                <wp:simplePos x="0" y="0"/>
                <wp:positionH relativeFrom="column">
                  <wp:posOffset>1409700</wp:posOffset>
                </wp:positionH>
                <wp:positionV relativeFrom="paragraph">
                  <wp:posOffset>56515</wp:posOffset>
                </wp:positionV>
                <wp:extent cx="0" cy="281305"/>
                <wp:effectExtent l="76200" t="0" r="57150" b="61595"/>
                <wp:wrapNone/>
                <wp:docPr id="36" name="Straight Arrow Connector 3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36" style="position:absolute;margin-left:111pt;margin-top:4.45pt;width:0;height:22.15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7BE039A8">
                <v:stroke joinstyle="miter" endarrow="block"/>
              </v:shape>
            </w:pict>
          </mc:Fallback>
        </mc:AlternateContent>
      </w:r>
    </w:p>
    <w:p w14:paraId="63D40AFE" w14:textId="77777777" w:rsidR="00FE2182" w:rsidRDefault="00FE2182">
      <w:pPr>
        <w:spacing w:after="0" w:line="240" w:lineRule="auto"/>
        <w:rPr>
          <w:lang w:val="en-AU"/>
        </w:rPr>
      </w:pPr>
    </w:p>
    <w:p w14:paraId="58B6922E"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5408" behindDoc="0" locked="0" layoutInCell="1" allowOverlap="1" wp14:anchorId="0F116658" wp14:editId="29900347">
                <wp:simplePos x="0" y="0"/>
                <wp:positionH relativeFrom="column">
                  <wp:posOffset>3047365</wp:posOffset>
                </wp:positionH>
                <wp:positionV relativeFrom="paragraph">
                  <wp:posOffset>154940</wp:posOffset>
                </wp:positionV>
                <wp:extent cx="1887220" cy="1133475"/>
                <wp:effectExtent l="0" t="0" r="17780" b="28575"/>
                <wp:wrapNone/>
                <wp:docPr id="9" name="Rectangle 9"/>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0F116658" id="Rectangle 9" o:spid="_x0000_s1034" style="position:absolute;margin-left:239.95pt;margin-top:12.2pt;width:148.6pt;height:8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filled="f" strokecolor="black [3213]" strokeweight="1pt">
                <v:textbo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Pr>
          <w:noProof/>
          <w:lang w:val="en-AU"/>
        </w:rPr>
        <mc:AlternateContent>
          <mc:Choice Requires="wps">
            <w:drawing>
              <wp:anchor distT="0" distB="0" distL="114300" distR="114300" simplePos="0" relativeHeight="251670528" behindDoc="0" locked="0" layoutInCell="1" allowOverlap="1" wp14:anchorId="14DA954F" wp14:editId="209EBB5D">
                <wp:simplePos x="0" y="0"/>
                <wp:positionH relativeFrom="column">
                  <wp:posOffset>2476500</wp:posOffset>
                </wp:positionH>
                <wp:positionV relativeFrom="paragraph">
                  <wp:posOffset>294640</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7" style="position:absolute;margin-left:195pt;margin-top:23.2pt;width:44.35pt;height:0;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385CA152">
                <v:stroke joinstyle="miter" endarrow="block"/>
              </v:shape>
            </w:pict>
          </mc:Fallback>
        </mc:AlternateContent>
      </w:r>
      <w:r>
        <w:rPr>
          <w:noProof/>
          <w:lang w:val="en-AU"/>
        </w:rPr>
        <mc:AlternateContent>
          <mc:Choice Requires="wps">
            <w:drawing>
              <wp:anchor distT="0" distB="0" distL="114300" distR="114300" simplePos="0" relativeHeight="251664384" behindDoc="0" locked="0" layoutInCell="1" allowOverlap="1" wp14:anchorId="04869317" wp14:editId="39C58497">
                <wp:simplePos x="0" y="0"/>
                <wp:positionH relativeFrom="column">
                  <wp:posOffset>561975</wp:posOffset>
                </wp:positionH>
                <wp:positionV relativeFrom="paragraph">
                  <wp:posOffset>13335</wp:posOffset>
                </wp:positionV>
                <wp:extent cx="1887220" cy="526415"/>
                <wp:effectExtent l="0" t="0" r="17780" b="26035"/>
                <wp:wrapNone/>
                <wp:docPr id="8" name="Rectangle 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04869317" id="Rectangle 8" o:spid="_x0000_s1035" style="position:absolute;margin-left:44.25pt;margin-top:1.05pt;width:148.6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filled="f" strokecolor="black [3213]" strokeweight="1pt">
                <v:textbo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p>
    <w:p w14:paraId="701E8CD0" w14:textId="77777777" w:rsidR="00FE2182" w:rsidRDefault="00FE2182">
      <w:pPr>
        <w:spacing w:after="0" w:line="240" w:lineRule="auto"/>
        <w:rPr>
          <w:lang w:val="en-AU"/>
        </w:rPr>
      </w:pPr>
    </w:p>
    <w:p w14:paraId="5F0D049E" w14:textId="77777777" w:rsidR="00FE2182" w:rsidRDefault="00FE2182">
      <w:pPr>
        <w:spacing w:after="0" w:line="240" w:lineRule="auto"/>
        <w:rPr>
          <w:lang w:val="en-AU"/>
        </w:rPr>
      </w:pPr>
    </w:p>
    <w:p w14:paraId="117701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7696" behindDoc="0" locked="0" layoutInCell="1" allowOverlap="1" wp14:anchorId="697C6746" wp14:editId="6492E123">
                <wp:simplePos x="0" y="0"/>
                <wp:positionH relativeFrom="column">
                  <wp:posOffset>1400810</wp:posOffset>
                </wp:positionH>
                <wp:positionV relativeFrom="paragraph">
                  <wp:posOffset>29210</wp:posOffset>
                </wp:positionV>
                <wp:extent cx="0" cy="746125"/>
                <wp:effectExtent l="76200" t="0" r="57150" b="53975"/>
                <wp:wrapNone/>
                <wp:docPr id="19" name="Straight Arrow Connector 19"/>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Straight Arrow Connector 19" style="position:absolute;margin-left:110.3pt;margin-top:2.3pt;width:0;height:58.75pt;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5C120885">
                <v:stroke joinstyle="miter" endarrow="block"/>
              </v:shape>
            </w:pict>
          </mc:Fallback>
        </mc:AlternateContent>
      </w:r>
    </w:p>
    <w:p w14:paraId="1D7CDA3B" w14:textId="77777777" w:rsidR="00FE2182" w:rsidRDefault="00FE2182">
      <w:pPr>
        <w:spacing w:after="0" w:line="240" w:lineRule="auto"/>
        <w:rPr>
          <w:lang w:val="en-AU"/>
        </w:rPr>
      </w:pPr>
    </w:p>
    <w:p w14:paraId="59CCC3CD" w14:textId="77777777" w:rsidR="00FE2182" w:rsidRDefault="00FE2182">
      <w:pPr>
        <w:spacing w:after="0" w:line="240" w:lineRule="auto"/>
        <w:rPr>
          <w:lang w:val="en-AU"/>
        </w:rPr>
      </w:pPr>
    </w:p>
    <w:p w14:paraId="1F807C6C" w14:textId="77777777" w:rsidR="00FE2182" w:rsidRDefault="00FE2182">
      <w:pPr>
        <w:spacing w:after="0" w:line="240" w:lineRule="auto"/>
        <w:rPr>
          <w:lang w:val="en-AU"/>
        </w:rPr>
      </w:pPr>
    </w:p>
    <w:p w14:paraId="1F31F2C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6432" behindDoc="0" locked="0" layoutInCell="1" allowOverlap="1" wp14:anchorId="71D3ED74" wp14:editId="6A497100">
                <wp:simplePos x="0" y="0"/>
                <wp:positionH relativeFrom="column">
                  <wp:posOffset>540385</wp:posOffset>
                </wp:positionH>
                <wp:positionV relativeFrom="paragraph">
                  <wp:posOffset>110490</wp:posOffset>
                </wp:positionV>
                <wp:extent cx="1887220" cy="723900"/>
                <wp:effectExtent l="0" t="0" r="17780" b="1905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71D3ED74" id="Rectangle 13" o:spid="_x0000_s1036" style="position:absolute;margin-left:42.55pt;margin-top:8.7pt;width:148.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filled="f" strokecolor="black [3213]" strokeweight="1pt">
                <v:textbo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2529B88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3600" behindDoc="0" locked="0" layoutInCell="1" allowOverlap="1" wp14:anchorId="1E810291" wp14:editId="564C27ED">
                <wp:simplePos x="0" y="0"/>
                <wp:positionH relativeFrom="column">
                  <wp:posOffset>-133350</wp:posOffset>
                </wp:positionH>
                <wp:positionV relativeFrom="paragraph">
                  <wp:posOffset>170180</wp:posOffset>
                </wp:positionV>
                <wp:extent cx="764540" cy="262890"/>
                <wp:effectExtent l="2858" t="0" r="20002" b="200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 w14:anchorId="1E810291" id="Flowchart: Alternate Process 33" o:spid="_x0000_s1037" type="#_x0000_t176" style="position:absolute;margin-left:-10.5pt;margin-top:13.4pt;width:60.2pt;height:20.7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fillcolor="#9cc2e5 [1944]" strokecolor="black [3213]" strokeweight="1pt">
                <v:textbo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68BEC95" w14:textId="77777777" w:rsidR="00FE2182" w:rsidRDefault="00FE2182">
      <w:pPr>
        <w:spacing w:after="0" w:line="240" w:lineRule="auto"/>
        <w:rPr>
          <w:lang w:val="en-AU"/>
        </w:rPr>
      </w:pPr>
    </w:p>
    <w:p w14:paraId="70FFFEB8" w14:textId="77777777" w:rsidR="00FE2182" w:rsidRDefault="00FE2182">
      <w:pPr>
        <w:spacing w:after="0" w:line="240" w:lineRule="auto"/>
        <w:rPr>
          <w:lang w:val="en-AU"/>
        </w:rPr>
      </w:pPr>
    </w:p>
    <w:p w14:paraId="27DBDCF2" w14:textId="77777777" w:rsidR="00FE2182" w:rsidRDefault="00FE2182">
      <w:pPr>
        <w:spacing w:after="0" w:line="240" w:lineRule="auto"/>
      </w:pPr>
    </w:p>
    <w:p w14:paraId="38B7EC62" w14:textId="77777777" w:rsidR="00FE2182" w:rsidRDefault="00FE2182">
      <w:pPr>
        <w:spacing w:after="0" w:line="480" w:lineRule="auto"/>
        <w:rPr>
          <w:rFonts w:ascii="Times New Roman" w:hAnsi="Times New Roman" w:cs="Times New Roman"/>
          <w:sz w:val="24"/>
          <w:szCs w:val="24"/>
        </w:rPr>
      </w:pPr>
    </w:p>
    <w:p w14:paraId="242EB3AF" w14:textId="77777777" w:rsidR="00EA3BD1" w:rsidRDefault="00EA3BD1">
      <w:pPr>
        <w:suppressAutoHyphens w:val="0"/>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br w:type="page"/>
      </w:r>
    </w:p>
    <w:p w14:paraId="02F4357C" w14:textId="1E57AA58" w:rsidR="00FE2182" w:rsidRDefault="00E81BC5">
      <w:pPr>
        <w:jc w:val="center"/>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lastRenderedPageBreak/>
        <w:t>Table 1: Overview of the selected studies (k=30) for main analysis</w:t>
      </w:r>
    </w:p>
    <w:p w14:paraId="1F5D1325" w14:textId="29FCFB99" w:rsidR="00EA3BD1" w:rsidRDefault="00EA3BD1">
      <w:pPr>
        <w:jc w:val="center"/>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noProof/>
          <w:sz w:val="24"/>
          <w:szCs w:val="24"/>
          <w:lang w:eastAsia="zh-CN"/>
        </w:rPr>
        <w:drawing>
          <wp:inline distT="0" distB="0" distL="0" distR="0" wp14:anchorId="694CDAB2" wp14:editId="00E71E22">
            <wp:extent cx="5943600" cy="619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p>
    <w:p w14:paraId="51AC8B09" w14:textId="77777777" w:rsidR="00FE2182" w:rsidRDefault="00FE2182">
      <w:pPr>
        <w:spacing w:after="0" w:line="480" w:lineRule="auto"/>
        <w:rPr>
          <w:rFonts w:ascii="Times New Roman" w:hAnsi="Times New Roman" w:cs="Times New Roman"/>
          <w:b/>
          <w:bCs/>
          <w:sz w:val="18"/>
          <w:szCs w:val="18"/>
        </w:rPr>
      </w:pPr>
    </w:p>
    <w:p w14:paraId="22BC7E13" w14:textId="77777777" w:rsidR="00A718E7" w:rsidRDefault="00A718E7">
      <w:pPr>
        <w:suppressAutoHyphens w:val="0"/>
        <w:rPr>
          <w:rFonts w:ascii="Times New Roman" w:hAnsi="Times New Roman" w:cs="Times New Roman"/>
          <w:sz w:val="16"/>
          <w:szCs w:val="16"/>
        </w:rPr>
      </w:pPr>
      <w:r>
        <w:rPr>
          <w:rFonts w:ascii="Times New Roman" w:hAnsi="Times New Roman" w:cs="Times New Roman"/>
          <w:sz w:val="16"/>
          <w:szCs w:val="16"/>
        </w:rPr>
        <w:br w:type="page"/>
      </w:r>
    </w:p>
    <w:p w14:paraId="635EC0CB" w14:textId="555B1835" w:rsidR="00FE2182" w:rsidRPr="00116CC2" w:rsidRDefault="00E81BC5">
      <w:pPr>
        <w:spacing w:after="0" w:line="480" w:lineRule="auto"/>
        <w:jc w:val="center"/>
        <w:rPr>
          <w:rFonts w:ascii="Times New Roman" w:hAnsi="Times New Roman" w:cs="Times New Roman"/>
          <w:b/>
          <w:bCs/>
          <w:sz w:val="24"/>
          <w:szCs w:val="24"/>
        </w:rPr>
      </w:pPr>
      <w:r w:rsidRPr="00116CC2">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
      <w:tblGrid>
        <w:gridCol w:w="1059"/>
        <w:gridCol w:w="1519"/>
        <w:gridCol w:w="671"/>
        <w:gridCol w:w="771"/>
        <w:gridCol w:w="723"/>
        <w:gridCol w:w="1559"/>
        <w:gridCol w:w="1718"/>
        <w:gridCol w:w="1163"/>
      </w:tblGrid>
      <w:tr w:rsidR="00054604" w:rsidRPr="005453D3" w14:paraId="3122B6DD" w14:textId="77777777" w:rsidTr="00985F94">
        <w:trPr>
          <w:trHeight w:val="426"/>
        </w:trPr>
        <w:tc>
          <w:tcPr>
            <w:tcW w:w="2578" w:type="dxa"/>
            <w:gridSpan w:val="2"/>
          </w:tcPr>
          <w:p w14:paraId="1E9350B9" w14:textId="31AACA05" w:rsidR="00C21C06" w:rsidRPr="00185165" w:rsidRDefault="00C21C06">
            <w:pPr>
              <w:spacing w:after="0" w:line="480" w:lineRule="auto"/>
              <w:jc w:val="center"/>
              <w:rPr>
                <w:rFonts w:ascii="Times New Roman" w:hAnsi="Times New Roman" w:cs="Times New Roman"/>
                <w:b/>
                <w:bCs/>
                <w:sz w:val="18"/>
                <w:szCs w:val="18"/>
              </w:rPr>
            </w:pPr>
            <w:r w:rsidRPr="00185165">
              <w:rPr>
                <w:rFonts w:ascii="Times New Roman" w:hAnsi="Times New Roman" w:cs="Times New Roman"/>
                <w:b/>
                <w:bCs/>
                <w:sz w:val="18"/>
                <w:szCs w:val="18"/>
              </w:rPr>
              <w:t>Random Effects Model (k</w:t>
            </w:r>
            <w:r w:rsidR="000D41BA">
              <w:rPr>
                <w:rFonts w:ascii="Times New Roman" w:hAnsi="Times New Roman" w:cs="Times New Roman"/>
                <w:b/>
                <w:bCs/>
                <w:sz w:val="18"/>
                <w:szCs w:val="18"/>
              </w:rPr>
              <w:t>=</w:t>
            </w:r>
            <w:r w:rsidRPr="00185165">
              <w:rPr>
                <w:rFonts w:ascii="Times New Roman" w:hAnsi="Times New Roman" w:cs="Times New Roman"/>
                <w:b/>
                <w:bCs/>
                <w:sz w:val="18"/>
                <w:szCs w:val="18"/>
              </w:rPr>
              <w:t>30)</w:t>
            </w:r>
          </w:p>
        </w:tc>
        <w:tc>
          <w:tcPr>
            <w:tcW w:w="655" w:type="dxa"/>
          </w:tcPr>
          <w:p w14:paraId="148C9171" w14:textId="77777777" w:rsidR="00C21C06" w:rsidRPr="00185165" w:rsidRDefault="00C21C06">
            <w:pPr>
              <w:spacing w:after="0" w:line="480" w:lineRule="auto"/>
              <w:jc w:val="center"/>
              <w:rPr>
                <w:rFonts w:ascii="Times New Roman" w:hAnsi="Times New Roman" w:cs="Times New Roman"/>
                <w:sz w:val="18"/>
                <w:szCs w:val="18"/>
              </w:rPr>
            </w:pPr>
          </w:p>
        </w:tc>
        <w:tc>
          <w:tcPr>
            <w:tcW w:w="753" w:type="dxa"/>
          </w:tcPr>
          <w:p w14:paraId="6FB4536C" w14:textId="77777777" w:rsidR="00C21C06" w:rsidRPr="00185165" w:rsidRDefault="00C21C06">
            <w:pPr>
              <w:spacing w:after="0" w:line="480" w:lineRule="auto"/>
              <w:jc w:val="center"/>
              <w:rPr>
                <w:rFonts w:ascii="Times New Roman" w:hAnsi="Times New Roman" w:cs="Times New Roman"/>
                <w:sz w:val="18"/>
                <w:szCs w:val="18"/>
              </w:rPr>
            </w:pPr>
          </w:p>
        </w:tc>
        <w:tc>
          <w:tcPr>
            <w:tcW w:w="706" w:type="dxa"/>
          </w:tcPr>
          <w:p w14:paraId="73F138FD" w14:textId="77777777" w:rsidR="00C21C06" w:rsidRPr="00185165" w:rsidRDefault="00C21C06">
            <w:pPr>
              <w:spacing w:after="0" w:line="480" w:lineRule="auto"/>
              <w:jc w:val="center"/>
              <w:rPr>
                <w:rFonts w:ascii="Times New Roman" w:hAnsi="Times New Roman" w:cs="Times New Roman"/>
                <w:sz w:val="18"/>
                <w:szCs w:val="18"/>
              </w:rPr>
            </w:pPr>
          </w:p>
        </w:tc>
        <w:tc>
          <w:tcPr>
            <w:tcW w:w="1559" w:type="dxa"/>
          </w:tcPr>
          <w:p w14:paraId="08242B30" w14:textId="77777777" w:rsidR="00C21C06" w:rsidRPr="00185165" w:rsidRDefault="00C21C06">
            <w:pPr>
              <w:spacing w:after="0" w:line="480" w:lineRule="auto"/>
              <w:jc w:val="center"/>
              <w:rPr>
                <w:rFonts w:ascii="Times New Roman" w:hAnsi="Times New Roman" w:cs="Times New Roman"/>
                <w:sz w:val="18"/>
                <w:szCs w:val="18"/>
              </w:rPr>
            </w:pPr>
          </w:p>
        </w:tc>
        <w:tc>
          <w:tcPr>
            <w:tcW w:w="1718" w:type="dxa"/>
          </w:tcPr>
          <w:p w14:paraId="6E998BDA" w14:textId="77777777" w:rsidR="00C21C06" w:rsidRPr="00185165" w:rsidRDefault="00C21C06">
            <w:pPr>
              <w:spacing w:after="0" w:line="480" w:lineRule="auto"/>
              <w:jc w:val="center"/>
              <w:rPr>
                <w:rFonts w:ascii="Times New Roman" w:hAnsi="Times New Roman" w:cs="Times New Roman"/>
                <w:sz w:val="18"/>
                <w:szCs w:val="18"/>
              </w:rPr>
            </w:pPr>
          </w:p>
        </w:tc>
        <w:tc>
          <w:tcPr>
            <w:tcW w:w="1163" w:type="dxa"/>
          </w:tcPr>
          <w:p w14:paraId="13972BF9" w14:textId="77777777" w:rsidR="00C21C06" w:rsidRPr="00185165" w:rsidRDefault="00C21C06">
            <w:pPr>
              <w:spacing w:after="0" w:line="480" w:lineRule="auto"/>
              <w:jc w:val="center"/>
              <w:rPr>
                <w:rFonts w:ascii="Times New Roman" w:hAnsi="Times New Roman" w:cs="Times New Roman"/>
                <w:sz w:val="18"/>
                <w:szCs w:val="18"/>
              </w:rPr>
            </w:pPr>
          </w:p>
        </w:tc>
      </w:tr>
      <w:tr w:rsidR="00730C60" w14:paraId="4B17362E" w14:textId="77777777" w:rsidTr="00985F94">
        <w:trPr>
          <w:trHeight w:val="426"/>
        </w:trPr>
        <w:tc>
          <w:tcPr>
            <w:tcW w:w="1059" w:type="dxa"/>
          </w:tcPr>
          <w:p w14:paraId="7DB2D4A9" w14:textId="77777777" w:rsidR="00C21C06" w:rsidRPr="00185165" w:rsidRDefault="00C21C06">
            <w:pPr>
              <w:spacing w:after="0" w:line="480" w:lineRule="auto"/>
              <w:jc w:val="center"/>
              <w:rPr>
                <w:rFonts w:ascii="Times New Roman" w:hAnsi="Times New Roman" w:cs="Times New Roman"/>
                <w:b/>
                <w:bCs/>
                <w:sz w:val="18"/>
                <w:szCs w:val="18"/>
              </w:rPr>
            </w:pPr>
          </w:p>
        </w:tc>
        <w:tc>
          <w:tcPr>
            <w:tcW w:w="1519" w:type="dxa"/>
          </w:tcPr>
          <w:p w14:paraId="509553DA" w14:textId="71EC8ECE" w:rsidR="00C21C06" w:rsidRPr="00185165" w:rsidRDefault="003A37E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Estimate</w:t>
            </w:r>
          </w:p>
        </w:tc>
        <w:tc>
          <w:tcPr>
            <w:tcW w:w="655" w:type="dxa"/>
          </w:tcPr>
          <w:p w14:paraId="0BBEA0CC" w14:textId="6179AD2E"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se</w:t>
            </w:r>
          </w:p>
        </w:tc>
        <w:tc>
          <w:tcPr>
            <w:tcW w:w="753" w:type="dxa"/>
          </w:tcPr>
          <w:p w14:paraId="2B2B7A58" w14:textId="164043DB"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Z</w:t>
            </w:r>
          </w:p>
        </w:tc>
        <w:tc>
          <w:tcPr>
            <w:tcW w:w="706" w:type="dxa"/>
          </w:tcPr>
          <w:p w14:paraId="3E013957" w14:textId="0DC531D4" w:rsidR="00C21C06" w:rsidRPr="00185165" w:rsidRDefault="00A57ABE">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c>
          <w:tcPr>
            <w:tcW w:w="1559" w:type="dxa"/>
          </w:tcPr>
          <w:p w14:paraId="5001A15C" w14:textId="2111DD01"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CI </w:t>
            </w:r>
            <w:r w:rsidR="00451F1A" w:rsidRPr="00185165">
              <w:rPr>
                <w:rFonts w:ascii="Times New Roman" w:hAnsi="Times New Roman" w:cs="Times New Roman"/>
                <w:sz w:val="18"/>
                <w:szCs w:val="18"/>
              </w:rPr>
              <w:t>L</w:t>
            </w:r>
            <w:r w:rsidRPr="00185165">
              <w:rPr>
                <w:rFonts w:ascii="Times New Roman" w:hAnsi="Times New Roman" w:cs="Times New Roman"/>
                <w:sz w:val="18"/>
                <w:szCs w:val="18"/>
              </w:rPr>
              <w:t>ower Bound</w:t>
            </w:r>
          </w:p>
        </w:tc>
        <w:tc>
          <w:tcPr>
            <w:tcW w:w="1718" w:type="dxa"/>
          </w:tcPr>
          <w:p w14:paraId="69982FB2" w14:textId="3B57542E"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CI</w:t>
            </w:r>
            <w:r w:rsidR="00911AB8" w:rsidRPr="00185165">
              <w:rPr>
                <w:rFonts w:ascii="Times New Roman" w:hAnsi="Times New Roman" w:cs="Times New Roman"/>
                <w:sz w:val="18"/>
                <w:szCs w:val="18"/>
              </w:rPr>
              <w:t xml:space="preserve"> Upper Bound</w:t>
            </w:r>
          </w:p>
        </w:tc>
        <w:tc>
          <w:tcPr>
            <w:tcW w:w="1163" w:type="dxa"/>
          </w:tcPr>
          <w:p w14:paraId="0E6AA160" w14:textId="77777777" w:rsidR="00C21C06" w:rsidRPr="00185165" w:rsidRDefault="00C21C06">
            <w:pPr>
              <w:spacing w:after="0" w:line="480" w:lineRule="auto"/>
              <w:jc w:val="center"/>
              <w:rPr>
                <w:rFonts w:ascii="Times New Roman" w:hAnsi="Times New Roman" w:cs="Times New Roman"/>
                <w:b/>
                <w:bCs/>
                <w:sz w:val="18"/>
                <w:szCs w:val="18"/>
              </w:rPr>
            </w:pPr>
          </w:p>
        </w:tc>
      </w:tr>
      <w:tr w:rsidR="00730C60" w14:paraId="51432208" w14:textId="77777777" w:rsidTr="00985F94">
        <w:trPr>
          <w:trHeight w:val="565"/>
        </w:trPr>
        <w:tc>
          <w:tcPr>
            <w:tcW w:w="1059" w:type="dxa"/>
          </w:tcPr>
          <w:p w14:paraId="21FBBEAE" w14:textId="05C7C2A1" w:rsidR="00C21C06" w:rsidRPr="00185165" w:rsidRDefault="006376C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Intercept</w:t>
            </w:r>
          </w:p>
        </w:tc>
        <w:tc>
          <w:tcPr>
            <w:tcW w:w="1519" w:type="dxa"/>
          </w:tcPr>
          <w:p w14:paraId="51CEE869" w14:textId="2116FA4D" w:rsidR="00C21C06" w:rsidRPr="00185165" w:rsidRDefault="00CC31DF">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0.75</w:t>
            </w:r>
          </w:p>
        </w:tc>
        <w:tc>
          <w:tcPr>
            <w:tcW w:w="655" w:type="dxa"/>
          </w:tcPr>
          <w:p w14:paraId="09B6DDC3" w14:textId="3196957A"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0.15</w:t>
            </w:r>
          </w:p>
        </w:tc>
        <w:tc>
          <w:tcPr>
            <w:tcW w:w="753" w:type="dxa"/>
          </w:tcPr>
          <w:p w14:paraId="47663E9B" w14:textId="374B6675"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4.92</w:t>
            </w:r>
          </w:p>
        </w:tc>
        <w:tc>
          <w:tcPr>
            <w:tcW w:w="706" w:type="dxa"/>
          </w:tcPr>
          <w:p w14:paraId="387CA610" w14:textId="17566E23" w:rsidR="00C21C06" w:rsidRPr="00185165" w:rsidRDefault="0005460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c>
          <w:tcPr>
            <w:tcW w:w="1559" w:type="dxa"/>
          </w:tcPr>
          <w:p w14:paraId="20FB80EA" w14:textId="1D500A64" w:rsidR="00C21C06" w:rsidRPr="00185165" w:rsidRDefault="00C55E3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0.45</w:t>
            </w:r>
          </w:p>
        </w:tc>
        <w:tc>
          <w:tcPr>
            <w:tcW w:w="1718" w:type="dxa"/>
          </w:tcPr>
          <w:p w14:paraId="6B8D6753" w14:textId="79A26363" w:rsidR="00C21C06" w:rsidRPr="00185165" w:rsidRDefault="00AA465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1.05</w:t>
            </w:r>
          </w:p>
        </w:tc>
        <w:tc>
          <w:tcPr>
            <w:tcW w:w="1163" w:type="dxa"/>
          </w:tcPr>
          <w:p w14:paraId="2AC1BE95" w14:textId="77777777" w:rsidR="00C21C06" w:rsidRDefault="00C21C06">
            <w:pPr>
              <w:spacing w:after="0" w:line="480" w:lineRule="auto"/>
              <w:jc w:val="center"/>
              <w:rPr>
                <w:rFonts w:ascii="Times New Roman" w:hAnsi="Times New Roman" w:cs="Times New Roman"/>
                <w:b/>
                <w:bCs/>
                <w:sz w:val="24"/>
                <w:szCs w:val="24"/>
              </w:rPr>
            </w:pPr>
          </w:p>
        </w:tc>
      </w:tr>
      <w:tr w:rsidR="00730C60" w14:paraId="7299ECEE" w14:textId="77777777" w:rsidTr="00985F94">
        <w:trPr>
          <w:trHeight w:val="565"/>
        </w:trPr>
        <w:tc>
          <w:tcPr>
            <w:tcW w:w="2578" w:type="dxa"/>
            <w:gridSpan w:val="2"/>
          </w:tcPr>
          <w:p w14:paraId="2B24B868" w14:textId="7E0160F5" w:rsidR="00246EBB" w:rsidRPr="00185165" w:rsidRDefault="0085379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Heterogeneity </w:t>
            </w:r>
            <w:r w:rsidR="00E308A7" w:rsidRPr="00185165">
              <w:rPr>
                <w:rFonts w:ascii="Times New Roman" w:hAnsi="Times New Roman" w:cs="Times New Roman"/>
                <w:sz w:val="18"/>
                <w:szCs w:val="18"/>
              </w:rPr>
              <w:t>Statistics</w:t>
            </w:r>
          </w:p>
        </w:tc>
        <w:tc>
          <w:tcPr>
            <w:tcW w:w="655" w:type="dxa"/>
          </w:tcPr>
          <w:p w14:paraId="3AC34380" w14:textId="77777777" w:rsidR="00246EBB" w:rsidRDefault="00246EBB">
            <w:pPr>
              <w:spacing w:after="0" w:line="480" w:lineRule="auto"/>
              <w:jc w:val="center"/>
              <w:rPr>
                <w:rFonts w:ascii="Times New Roman" w:hAnsi="Times New Roman" w:cs="Times New Roman"/>
                <w:b/>
                <w:bCs/>
                <w:sz w:val="24"/>
                <w:szCs w:val="24"/>
              </w:rPr>
            </w:pPr>
          </w:p>
        </w:tc>
        <w:tc>
          <w:tcPr>
            <w:tcW w:w="753" w:type="dxa"/>
          </w:tcPr>
          <w:p w14:paraId="7001578B" w14:textId="77777777" w:rsidR="00246EBB" w:rsidRDefault="00246EBB">
            <w:pPr>
              <w:spacing w:after="0" w:line="480" w:lineRule="auto"/>
              <w:jc w:val="center"/>
              <w:rPr>
                <w:rFonts w:ascii="Times New Roman" w:hAnsi="Times New Roman" w:cs="Times New Roman"/>
                <w:b/>
                <w:bCs/>
                <w:sz w:val="24"/>
                <w:szCs w:val="24"/>
              </w:rPr>
            </w:pPr>
          </w:p>
        </w:tc>
        <w:tc>
          <w:tcPr>
            <w:tcW w:w="706" w:type="dxa"/>
          </w:tcPr>
          <w:p w14:paraId="7E886BB9" w14:textId="77777777" w:rsidR="00246EBB" w:rsidRDefault="00246EBB">
            <w:pPr>
              <w:spacing w:after="0" w:line="480" w:lineRule="auto"/>
              <w:jc w:val="center"/>
              <w:rPr>
                <w:rFonts w:ascii="Times New Roman" w:hAnsi="Times New Roman" w:cs="Times New Roman"/>
                <w:b/>
                <w:bCs/>
                <w:sz w:val="24"/>
                <w:szCs w:val="24"/>
              </w:rPr>
            </w:pPr>
          </w:p>
        </w:tc>
        <w:tc>
          <w:tcPr>
            <w:tcW w:w="1559" w:type="dxa"/>
          </w:tcPr>
          <w:p w14:paraId="52999E8D" w14:textId="77777777" w:rsidR="00246EBB" w:rsidRDefault="00246EBB">
            <w:pPr>
              <w:spacing w:after="0" w:line="480" w:lineRule="auto"/>
              <w:jc w:val="center"/>
              <w:rPr>
                <w:rFonts w:ascii="Times New Roman" w:hAnsi="Times New Roman" w:cs="Times New Roman"/>
                <w:b/>
                <w:bCs/>
                <w:sz w:val="24"/>
                <w:szCs w:val="24"/>
              </w:rPr>
            </w:pPr>
          </w:p>
        </w:tc>
        <w:tc>
          <w:tcPr>
            <w:tcW w:w="1718" w:type="dxa"/>
          </w:tcPr>
          <w:p w14:paraId="6A647B49" w14:textId="77777777" w:rsidR="00246EBB" w:rsidRDefault="00246EBB">
            <w:pPr>
              <w:spacing w:after="0" w:line="480" w:lineRule="auto"/>
              <w:jc w:val="center"/>
              <w:rPr>
                <w:rFonts w:ascii="Times New Roman" w:hAnsi="Times New Roman" w:cs="Times New Roman"/>
                <w:b/>
                <w:bCs/>
                <w:sz w:val="24"/>
                <w:szCs w:val="24"/>
              </w:rPr>
            </w:pPr>
          </w:p>
        </w:tc>
        <w:tc>
          <w:tcPr>
            <w:tcW w:w="1163" w:type="dxa"/>
          </w:tcPr>
          <w:p w14:paraId="2BDA8739" w14:textId="77777777" w:rsidR="00246EBB" w:rsidRDefault="00246EBB">
            <w:pPr>
              <w:spacing w:after="0" w:line="480" w:lineRule="auto"/>
              <w:jc w:val="center"/>
              <w:rPr>
                <w:rFonts w:ascii="Times New Roman" w:hAnsi="Times New Roman" w:cs="Times New Roman"/>
                <w:b/>
                <w:bCs/>
                <w:sz w:val="24"/>
                <w:szCs w:val="24"/>
              </w:rPr>
            </w:pPr>
          </w:p>
        </w:tc>
      </w:tr>
      <w:tr w:rsidR="00730C60" w14:paraId="00072FBC" w14:textId="77777777" w:rsidTr="00985F94">
        <w:trPr>
          <w:trHeight w:val="565"/>
        </w:trPr>
        <w:tc>
          <w:tcPr>
            <w:tcW w:w="1059" w:type="dxa"/>
          </w:tcPr>
          <w:p w14:paraId="187D47E2" w14:textId="77777777" w:rsidR="00C21C06" w:rsidRDefault="00C21C06">
            <w:pPr>
              <w:spacing w:after="0" w:line="480" w:lineRule="auto"/>
              <w:jc w:val="center"/>
              <w:rPr>
                <w:rFonts w:ascii="Times New Roman" w:hAnsi="Times New Roman" w:cs="Times New Roman"/>
                <w:b/>
                <w:bCs/>
                <w:sz w:val="24"/>
                <w:szCs w:val="24"/>
              </w:rPr>
            </w:pPr>
          </w:p>
        </w:tc>
        <w:tc>
          <w:tcPr>
            <w:tcW w:w="1519" w:type="dxa"/>
          </w:tcPr>
          <w:p w14:paraId="193B6FE9" w14:textId="47824077"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w:t>
            </w:r>
          </w:p>
        </w:tc>
        <w:tc>
          <w:tcPr>
            <w:tcW w:w="655" w:type="dxa"/>
          </w:tcPr>
          <w:p w14:paraId="18410A13" w14:textId="0408A53F"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Tau^2</w:t>
            </w:r>
          </w:p>
        </w:tc>
        <w:tc>
          <w:tcPr>
            <w:tcW w:w="753" w:type="dxa"/>
          </w:tcPr>
          <w:p w14:paraId="122C38DF" w14:textId="4B47B390" w:rsidR="00C21C06" w:rsidRPr="00185165" w:rsidRDefault="00ED415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I^2</w:t>
            </w:r>
          </w:p>
        </w:tc>
        <w:tc>
          <w:tcPr>
            <w:tcW w:w="706" w:type="dxa"/>
          </w:tcPr>
          <w:p w14:paraId="458E7ECE" w14:textId="1978A380" w:rsidR="00C21C06" w:rsidRPr="00185165" w:rsidRDefault="00595A6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H^2</w:t>
            </w:r>
          </w:p>
        </w:tc>
        <w:tc>
          <w:tcPr>
            <w:tcW w:w="1559" w:type="dxa"/>
          </w:tcPr>
          <w:p w14:paraId="06A37CBB" w14:textId="49A768D5" w:rsidR="00C21C06" w:rsidRPr="00185165" w:rsidRDefault="00E032B8">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df</w:t>
            </w:r>
          </w:p>
        </w:tc>
        <w:tc>
          <w:tcPr>
            <w:tcW w:w="1718" w:type="dxa"/>
          </w:tcPr>
          <w:p w14:paraId="48F4C7E2" w14:textId="0C44587E" w:rsidR="00C21C06" w:rsidRPr="00185165" w:rsidRDefault="007D19D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Q</w:t>
            </w:r>
          </w:p>
        </w:tc>
        <w:tc>
          <w:tcPr>
            <w:tcW w:w="1163" w:type="dxa"/>
          </w:tcPr>
          <w:p w14:paraId="71A4FA8C" w14:textId="0EFF009B" w:rsidR="00C21C06" w:rsidRPr="00185165" w:rsidRDefault="003F2EA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r>
      <w:tr w:rsidR="00730C60" w14:paraId="2A8D5F78" w14:textId="77777777" w:rsidTr="00985F94">
        <w:trPr>
          <w:trHeight w:val="565"/>
        </w:trPr>
        <w:tc>
          <w:tcPr>
            <w:tcW w:w="1059" w:type="dxa"/>
          </w:tcPr>
          <w:p w14:paraId="0B907559" w14:textId="77777777" w:rsidR="00C21C06" w:rsidRDefault="00C21C06">
            <w:pPr>
              <w:spacing w:after="0" w:line="480" w:lineRule="auto"/>
              <w:jc w:val="center"/>
              <w:rPr>
                <w:rFonts w:ascii="Times New Roman" w:hAnsi="Times New Roman" w:cs="Times New Roman"/>
                <w:b/>
                <w:bCs/>
                <w:sz w:val="24"/>
                <w:szCs w:val="24"/>
              </w:rPr>
            </w:pPr>
          </w:p>
        </w:tc>
        <w:tc>
          <w:tcPr>
            <w:tcW w:w="1519" w:type="dxa"/>
          </w:tcPr>
          <w:p w14:paraId="3FF27B99" w14:textId="3A24AD73" w:rsidR="00C21C06" w:rsidRPr="00185165" w:rsidRDefault="0055482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0.8</w:t>
            </w:r>
            <w:r w:rsidR="009A339A">
              <w:rPr>
                <w:rFonts w:ascii="Times New Roman" w:hAnsi="Times New Roman" w:cs="Times New Roman"/>
                <w:sz w:val="18"/>
                <w:szCs w:val="18"/>
              </w:rPr>
              <w:t>3</w:t>
            </w:r>
          </w:p>
        </w:tc>
        <w:tc>
          <w:tcPr>
            <w:tcW w:w="655" w:type="dxa"/>
          </w:tcPr>
          <w:p w14:paraId="547C7320" w14:textId="4ED111A5" w:rsidR="00C21C06" w:rsidRPr="00185165" w:rsidRDefault="00054F7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0.6</w:t>
            </w:r>
            <w:r w:rsidR="00B01EB8">
              <w:rPr>
                <w:rFonts w:ascii="Times New Roman" w:hAnsi="Times New Roman" w:cs="Times New Roman"/>
                <w:sz w:val="18"/>
                <w:szCs w:val="18"/>
              </w:rPr>
              <w:t>9</w:t>
            </w:r>
          </w:p>
        </w:tc>
        <w:tc>
          <w:tcPr>
            <w:tcW w:w="753" w:type="dxa"/>
          </w:tcPr>
          <w:p w14:paraId="45596499" w14:textId="204CD24F" w:rsidR="00C21C06" w:rsidRPr="00185165" w:rsidRDefault="00C220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99.</w:t>
            </w:r>
            <w:r w:rsidR="00390707">
              <w:rPr>
                <w:rFonts w:ascii="Times New Roman" w:hAnsi="Times New Roman" w:cs="Times New Roman"/>
                <w:sz w:val="18"/>
                <w:szCs w:val="18"/>
              </w:rPr>
              <w:t>72</w:t>
            </w:r>
            <w:r w:rsidRPr="00185165">
              <w:rPr>
                <w:rFonts w:ascii="Times New Roman" w:hAnsi="Times New Roman" w:cs="Times New Roman"/>
                <w:sz w:val="18"/>
                <w:szCs w:val="18"/>
              </w:rPr>
              <w:t>%</w:t>
            </w:r>
          </w:p>
        </w:tc>
        <w:tc>
          <w:tcPr>
            <w:tcW w:w="706" w:type="dxa"/>
          </w:tcPr>
          <w:p w14:paraId="1175107C" w14:textId="239F7CF1" w:rsidR="00C21C06" w:rsidRPr="00185165" w:rsidRDefault="00730C6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352.96</w:t>
            </w:r>
          </w:p>
        </w:tc>
        <w:tc>
          <w:tcPr>
            <w:tcW w:w="1559" w:type="dxa"/>
          </w:tcPr>
          <w:p w14:paraId="530622C9" w14:textId="0F4DD146" w:rsidR="00C21C06" w:rsidRPr="00185165" w:rsidRDefault="00E43B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2</w:t>
            </w:r>
            <w:r w:rsidR="00C17504">
              <w:rPr>
                <w:rFonts w:ascii="Times New Roman" w:hAnsi="Times New Roman" w:cs="Times New Roman"/>
                <w:sz w:val="18"/>
                <w:szCs w:val="18"/>
              </w:rPr>
              <w:t>9</w:t>
            </w:r>
          </w:p>
        </w:tc>
        <w:tc>
          <w:tcPr>
            <w:tcW w:w="1718" w:type="dxa"/>
          </w:tcPr>
          <w:p w14:paraId="2D716CA3" w14:textId="1CDCA160" w:rsidR="00C21C06" w:rsidRPr="00185165" w:rsidRDefault="00A9410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6174.90</w:t>
            </w:r>
          </w:p>
        </w:tc>
        <w:tc>
          <w:tcPr>
            <w:tcW w:w="1163" w:type="dxa"/>
          </w:tcPr>
          <w:p w14:paraId="7361671A" w14:textId="68E18F7E" w:rsidR="00C21C06" w:rsidRPr="00185165" w:rsidRDefault="009245A9">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r>
    </w:tbl>
    <w:p w14:paraId="1A9600A8" w14:textId="77777777" w:rsidR="00F31026" w:rsidRDefault="00F31026">
      <w:pPr>
        <w:spacing w:after="0" w:line="480" w:lineRule="auto"/>
        <w:jc w:val="center"/>
        <w:rPr>
          <w:rFonts w:ascii="Times New Roman" w:hAnsi="Times New Roman" w:cs="Times New Roman"/>
          <w:b/>
          <w:bCs/>
          <w:sz w:val="24"/>
          <w:szCs w:val="24"/>
        </w:rPr>
      </w:pPr>
    </w:p>
    <w:p w14:paraId="37B2367B" w14:textId="77777777" w:rsidR="00F31026" w:rsidRDefault="00F31026">
      <w:pPr>
        <w:spacing w:after="0" w:line="480" w:lineRule="auto"/>
        <w:jc w:val="center"/>
        <w:rPr>
          <w:rFonts w:ascii="Times New Roman" w:hAnsi="Times New Roman" w:cs="Times New Roman"/>
          <w:b/>
          <w:bCs/>
          <w:sz w:val="24"/>
          <w:szCs w:val="24"/>
        </w:rPr>
      </w:pPr>
    </w:p>
    <w:p w14:paraId="4517147F" w14:textId="38031468" w:rsidR="00FE2182" w:rsidRDefault="00FE2182">
      <w:pPr>
        <w:spacing w:after="0" w:line="480" w:lineRule="auto"/>
        <w:jc w:val="center"/>
        <w:rPr>
          <w:rFonts w:ascii="Times New Roman" w:hAnsi="Times New Roman" w:cs="Times New Roman"/>
          <w:b/>
          <w:bCs/>
          <w:sz w:val="24"/>
          <w:szCs w:val="24"/>
        </w:rPr>
      </w:pPr>
    </w:p>
    <w:p w14:paraId="65A40960" w14:textId="77777777" w:rsidR="00116CC2" w:rsidRDefault="00116CC2">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217A236E" w14:textId="7F47195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2 : Forest Plot of Main Analysis</w:t>
      </w:r>
    </w:p>
    <w:p w14:paraId="65ADFDE3" w14:textId="13B5578F" w:rsidR="00FE2182" w:rsidRDefault="00FE2182">
      <w:pPr>
        <w:spacing w:after="0" w:line="480" w:lineRule="auto"/>
        <w:jc w:val="center"/>
        <w:rPr>
          <w:rFonts w:ascii="Times New Roman" w:hAnsi="Times New Roman" w:cs="Times New Roman"/>
          <w:b/>
          <w:bCs/>
          <w:sz w:val="24"/>
          <w:szCs w:val="24"/>
        </w:rPr>
      </w:pPr>
    </w:p>
    <w:p w14:paraId="0AF7B72E" w14:textId="4045CE99" w:rsidR="00D4758A" w:rsidRDefault="00910EA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1388E4" wp14:editId="00B03F1C">
            <wp:extent cx="5943600" cy="4058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r w:rsidR="00D4758A">
        <w:rPr>
          <w:rFonts w:ascii="Times New Roman" w:hAnsi="Times New Roman" w:cs="Times New Roman"/>
          <w:b/>
          <w:bCs/>
          <w:sz w:val="24"/>
          <w:szCs w:val="24"/>
        </w:rPr>
        <w:br w:type="page"/>
      </w:r>
    </w:p>
    <w:p w14:paraId="6079137F" w14:textId="4248FB6A" w:rsidR="00FE2182" w:rsidRDefault="00E81BC5" w:rsidP="00BF4E7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3: </w:t>
      </w:r>
      <w:r>
        <w:rPr>
          <w:rFonts w:ascii="Times New Roman" w:eastAsiaTheme="minorEastAsia" w:hAnsi="Times New Roman" w:cs="Times New Roman"/>
          <w:sz w:val="24"/>
          <w:szCs w:val="24"/>
          <w:lang w:eastAsia="zh-CN"/>
        </w:rPr>
        <w:t>Overview of the selected studies for subgroup analysis</w:t>
      </w:r>
    </w:p>
    <w:p w14:paraId="0E6B41F6" w14:textId="04547AC6" w:rsidR="007E3B68" w:rsidRDefault="00BB786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F6A378" wp14:editId="379D8E35">
            <wp:extent cx="6425514" cy="4394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66843" cy="4422463"/>
                    </a:xfrm>
                    <a:prstGeom prst="rect">
                      <a:avLst/>
                    </a:prstGeom>
                  </pic:spPr>
                </pic:pic>
              </a:graphicData>
            </a:graphic>
          </wp:inline>
        </w:drawing>
      </w:r>
      <w:r w:rsidR="007E3B68">
        <w:rPr>
          <w:rFonts w:ascii="Times New Roman" w:hAnsi="Times New Roman" w:cs="Times New Roman"/>
          <w:b/>
          <w:bCs/>
          <w:sz w:val="24"/>
          <w:szCs w:val="24"/>
        </w:rPr>
        <w:br w:type="page"/>
      </w:r>
    </w:p>
    <w:p w14:paraId="1FEDC708" w14:textId="04E1E20F" w:rsidR="00FE2182" w:rsidRDefault="00E81BC5">
      <w:pPr>
        <w:tabs>
          <w:tab w:val="left" w:pos="5235"/>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 Results Summary of subgroup analysis</w:t>
      </w:r>
    </w:p>
    <w:p w14:paraId="48F52326" w14:textId="77777777" w:rsidR="003041A9" w:rsidRDefault="003041A9"/>
    <w:p w14:paraId="779BB383" w14:textId="2215E264" w:rsidR="003041A9" w:rsidRDefault="00691BE6">
      <w:pPr>
        <w:sectPr w:rsidR="003041A9" w:rsidSect="00723CDE">
          <w:headerReference w:type="default" r:id="rId61"/>
          <w:pgSz w:w="12240" w:h="15840"/>
          <w:pgMar w:top="1440" w:right="1440" w:bottom="1440" w:left="1440" w:header="720" w:footer="0" w:gutter="0"/>
          <w:cols w:space="720"/>
          <w:formProt w:val="0"/>
          <w:docGrid w:linePitch="360" w:charSpace="4096"/>
        </w:sectPr>
      </w:pPr>
      <w:r>
        <w:rPr>
          <w:noProof/>
        </w:rPr>
        <w:drawing>
          <wp:inline distT="0" distB="0" distL="0" distR="0" wp14:anchorId="3C9AD74B" wp14:editId="01CA347A">
            <wp:extent cx="6149872" cy="2379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p>
    <w:p w14:paraId="2B429935" w14:textId="7777777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34FC6065" w14:textId="77777777" w:rsidR="00FE2182" w:rsidRDefault="00E81BC5">
      <w:pPr>
        <w:spacing w:after="0" w:line="48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rPr>
        <w:t>Figure 3: Forest plot for Depression related PTG among COVID-19 people</w:t>
      </w:r>
    </w:p>
    <w:p w14:paraId="510AC9DF" w14:textId="77777777" w:rsidR="00FE2182" w:rsidRDefault="00E81BC5">
      <w:pPr>
        <w:spacing w:after="0" w:line="480" w:lineRule="auto"/>
        <w:rPr>
          <w:rFonts w:ascii="Times New Roman" w:hAnsi="Times New Roman" w:cs="Times New Roman"/>
          <w:sz w:val="24"/>
          <w:szCs w:val="24"/>
          <w:lang w:eastAsia="zh-CN"/>
        </w:rPr>
      </w:pPr>
      <w:r>
        <w:rPr>
          <w:noProof/>
          <w:lang w:eastAsia="zh-CN"/>
        </w:rPr>
        <w:drawing>
          <wp:inline distT="0" distB="0" distL="0" distR="0" wp14:anchorId="07A8FC65" wp14:editId="78E76396">
            <wp:extent cx="5943600" cy="3028315"/>
            <wp:effectExtent l="0" t="0" r="0" b="0"/>
            <wp:docPr id="4"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63"/>
                    <a:stretch>
                      <a:fillRect/>
                    </a:stretch>
                  </pic:blipFill>
                  <pic:spPr>
                    <a:xfrm>
                      <a:off x="0" y="0"/>
                      <a:ext cx="5943600" cy="3028315"/>
                    </a:xfrm>
                    <a:prstGeom prst="rect">
                      <a:avLst/>
                    </a:prstGeom>
                  </pic:spPr>
                </pic:pic>
              </a:graphicData>
            </a:graphic>
          </wp:inline>
        </w:drawing>
      </w:r>
    </w:p>
    <w:p w14:paraId="25EF5F48" w14:textId="3C42F542" w:rsidR="004C57B7" w:rsidRDefault="004C57B7">
      <w:pPr>
        <w:rPr>
          <w:rFonts w:ascii="Times New Roman" w:hAnsi="Times New Roman" w:cs="Times New Roman"/>
          <w:sz w:val="24"/>
          <w:szCs w:val="24"/>
        </w:rPr>
      </w:pPr>
      <w:r>
        <w:rPr>
          <w:rFonts w:ascii="Times New Roman" w:hAnsi="Times New Roman" w:cs="Times New Roman"/>
          <w:sz w:val="24"/>
          <w:szCs w:val="24"/>
        </w:rPr>
        <w:br w:type="page"/>
      </w:r>
    </w:p>
    <w:p w14:paraId="3AF50FCA" w14:textId="2F5936AF" w:rsidR="004C57B7" w:rsidRPr="00453BFC" w:rsidDel="00CB1085" w:rsidRDefault="004C57B7" w:rsidP="00CB1085">
      <w:pPr>
        <w:spacing w:after="0" w:line="240" w:lineRule="auto"/>
        <w:rPr>
          <w:del w:id="8" w:author="Qizhou Duan" w:date="2024-02-09T11:30:00Z"/>
          <w:rFonts w:ascii="Times New Roman" w:hAnsi="Times New Roman" w:cs="Times New Roman"/>
          <w:b/>
          <w:bCs/>
          <w:sz w:val="24"/>
          <w:szCs w:val="24"/>
        </w:rPr>
        <w:pPrChange w:id="9" w:author="Qizhou Duan" w:date="2024-02-09T11:30:00Z">
          <w:pPr>
            <w:spacing w:after="0" w:line="240" w:lineRule="auto"/>
          </w:pPr>
        </w:pPrChange>
      </w:pPr>
      <w:del w:id="10" w:author="Qizhou Duan" w:date="2024-02-09T11:30:00Z">
        <w:r w:rsidRPr="00453BFC" w:rsidDel="00CB1085">
          <w:rPr>
            <w:rFonts w:ascii="Times New Roman" w:hAnsi="Times New Roman" w:cs="Times New Roman"/>
            <w:b/>
            <w:bCs/>
            <w:sz w:val="24"/>
            <w:szCs w:val="24"/>
          </w:rPr>
          <w:lastRenderedPageBreak/>
          <w:delText>Methodological Heterogeneity across Studies</w:delText>
        </w:r>
      </w:del>
    </w:p>
    <w:p w14:paraId="666B942B" w14:textId="60E16BEC" w:rsidR="004C57B7" w:rsidRPr="00453BFC" w:rsidDel="00CB1085" w:rsidRDefault="004C57B7" w:rsidP="00CB1085">
      <w:pPr>
        <w:spacing w:after="0" w:line="240" w:lineRule="auto"/>
        <w:rPr>
          <w:del w:id="11" w:author="Qizhou Duan" w:date="2024-02-09T11:30:00Z"/>
          <w:rFonts w:ascii="Times New Roman" w:hAnsi="Times New Roman" w:cs="Times New Roman"/>
          <w:sz w:val="24"/>
          <w:szCs w:val="24"/>
        </w:rPr>
        <w:pPrChange w:id="12" w:author="Qizhou Duan" w:date="2024-02-09T11:30:00Z">
          <w:pPr/>
        </w:pPrChange>
      </w:pPr>
      <w:del w:id="13" w:author="Qizhou Duan" w:date="2024-02-09T11:30:00Z">
        <w:r w:rsidRPr="00453BFC" w:rsidDel="00CB1085">
          <w:rPr>
            <w:rFonts w:ascii="Times New Roman" w:hAnsi="Times New Roman" w:cs="Times New Roman"/>
            <w:sz w:val="24"/>
            <w:szCs w:val="24"/>
          </w:rPr>
          <w:delText>In the final sample of studies, most studies used PTGI or its variations (e.g., SF, CPTGI), except one used SRGS-SF (Zhai</w:delText>
        </w:r>
        <w:r w:rsidR="005E42CC" w:rsidDel="00CB1085">
          <w:rPr>
            <w:rFonts w:ascii="Times New Roman" w:hAnsi="Times New Roman" w:cs="Times New Roman"/>
            <w:sz w:val="24"/>
            <w:szCs w:val="24"/>
          </w:rPr>
          <w:delText>_et_al.,</w:delText>
        </w:r>
        <w:r w:rsidRPr="00453BFC" w:rsidDel="00CB1085">
          <w:rPr>
            <w:rFonts w:ascii="Times New Roman" w:hAnsi="Times New Roman" w:cs="Times New Roman"/>
            <w:sz w:val="24"/>
            <w:szCs w:val="24"/>
          </w:rPr>
          <w:delText xml:space="preserve">2021). Despite the discrepancy in assessments, the link between CVD and PTG were compatible among studies. Thus, both scales on adulthood growth should be seen as usable in Covid-19 research. Given its wide usage in international studies, PTGI should be considered as a better choice in future clinical studies. Furthermore, the… For example, mean age of </w:delText>
        </w:r>
        <w:r w:rsidRPr="00453BFC" w:rsidDel="00CB1085">
          <w:rPr>
            <w:rFonts w:ascii="Times New Roman" w:eastAsia="Times New Roman" w:hAnsi="Times New Roman" w:cs="Times New Roman"/>
            <w:sz w:val="24"/>
            <w:szCs w:val="24"/>
          </w:rPr>
          <w:delText xml:space="preserve">Chasson et al.’s (2022) study was 28.16, whereas Pietrzak et al.’ (2021) was 63.3. Both groups showed moderate or moderately high-level PTG (this may be modified based on subgroup analysis of age effects). </w:delText>
        </w:r>
        <w:r w:rsidRPr="00453BFC" w:rsidDel="00CB1085">
          <w:rPr>
            <w:rFonts w:ascii="Times New Roman" w:hAnsi="Times New Roman" w:cs="Times New Roman"/>
            <w:sz w:val="24"/>
            <w:szCs w:val="24"/>
          </w:rPr>
          <w:delText>Finally,</w:delText>
        </w:r>
      </w:del>
    </w:p>
    <w:p w14:paraId="48202304" w14:textId="56F3EE42" w:rsidR="004C57B7" w:rsidDel="00CB1085" w:rsidRDefault="004C57B7" w:rsidP="00CB1085">
      <w:pPr>
        <w:spacing w:after="0" w:line="240" w:lineRule="auto"/>
        <w:rPr>
          <w:del w:id="14" w:author="Qizhou Duan" w:date="2024-02-09T11:30:00Z"/>
          <w:rFonts w:ascii="Times New Roman" w:hAnsi="Times New Roman" w:cs="Times New Roman"/>
          <w:sz w:val="24"/>
          <w:szCs w:val="24"/>
        </w:rPr>
        <w:pPrChange w:id="15" w:author="Qizhou Duan" w:date="2024-02-09T11:30:00Z">
          <w:pPr>
            <w:spacing w:after="0" w:line="240" w:lineRule="auto"/>
          </w:pPr>
        </w:pPrChange>
      </w:pPr>
      <w:del w:id="16" w:author="Qizhou Duan" w:date="2024-02-09T11:30:00Z">
        <w:r w:rsidRPr="00453BFC" w:rsidDel="00CB1085">
          <w:rPr>
            <w:rFonts w:ascii="Times New Roman" w:hAnsi="Times New Roman" w:cs="Times New Roman"/>
            <w:sz w:val="24"/>
            <w:szCs w:val="24"/>
          </w:rPr>
          <w:delText xml:space="preserve">This diverse populations in these studies concerning age, race, cultural, and roles in the pandemic (e.g., patients, health providers, general populations). There was also the variation in when PTG was observed across 30 studies. </w:delText>
        </w:r>
        <w:r w:rsidRPr="00453BFC" w:rsidDel="00CB1085">
          <w:rPr>
            <w:rFonts w:ascii="Times New Roman" w:hAnsi="Times New Roman" w:cs="Times New Roman"/>
            <w:sz w:val="24"/>
            <w:szCs w:val="24"/>
            <w:shd w:val="clear" w:color="auto" w:fill="FFFFFF"/>
          </w:rPr>
          <w:delText>The assessment time ranged from </w:delText>
        </w:r>
        <w:r w:rsidRPr="00453BFC" w:rsidDel="00CB1085">
          <w:rPr>
            <w:rStyle w:val="m5172520087873701182gmail-msodel"/>
            <w:rFonts w:ascii="Times New Roman" w:hAnsi="Times New Roman" w:cs="Times New Roman"/>
            <w:sz w:val="24"/>
            <w:szCs w:val="24"/>
            <w:shd w:val="clear" w:color="auto" w:fill="FFFFFF"/>
          </w:rPr>
          <w:delText>??</w:delText>
        </w:r>
        <w:r w:rsidRPr="00453BFC" w:rsidDel="00CB1085">
          <w:rPr>
            <w:rStyle w:val="m5172520087873701182gmail-msoins"/>
            <w:rFonts w:ascii="Times New Roman" w:hAnsi="Times New Roman" w:cs="Times New Roman"/>
            <w:sz w:val="24"/>
            <w:szCs w:val="24"/>
            <w:shd w:val="clear" w:color="auto" w:fill="FFFFFF"/>
          </w:rPr>
          <w:delText> </w:delText>
        </w:r>
        <w:r w:rsidRPr="00453BFC" w:rsidDel="00CB1085">
          <w:rPr>
            <w:rFonts w:ascii="Times New Roman" w:hAnsi="Times New Roman" w:cs="Times New Roman"/>
            <w:sz w:val="24"/>
            <w:szCs w:val="24"/>
            <w:shd w:val="clear" w:color="auto" w:fill="FFFFFF"/>
          </w:rPr>
          <w:delText>month (??</w:delText>
        </w:r>
        <w:r w:rsidR="005E42CC" w:rsidDel="00CB1085">
          <w:rPr>
            <w:rFonts w:ascii="Times New Roman" w:hAnsi="Times New Roman" w:cs="Times New Roman"/>
            <w:sz w:val="24"/>
            <w:szCs w:val="24"/>
            <w:shd w:val="clear" w:color="auto" w:fill="FFFFFF"/>
          </w:rPr>
          <w:delText>_et_al.,</w:delText>
        </w:r>
        <w:r w:rsidRPr="00453BFC" w:rsidDel="00CB1085">
          <w:rPr>
            <w:rFonts w:ascii="Times New Roman" w:hAnsi="Times New Roman" w:cs="Times New Roman"/>
            <w:sz w:val="24"/>
            <w:szCs w:val="24"/>
            <w:shd w:val="clear" w:color="auto" w:fill="FFFFFF"/>
          </w:rPr>
          <w:delText>202?) to</w:delText>
        </w:r>
        <w:r w:rsidRPr="00453BFC" w:rsidDel="00CB1085">
          <w:rPr>
            <w:rStyle w:val="m5172520087873701182gmail-msodel"/>
            <w:rFonts w:ascii="Times New Roman" w:hAnsi="Times New Roman" w:cs="Times New Roman"/>
            <w:sz w:val="24"/>
            <w:szCs w:val="24"/>
            <w:shd w:val="clear" w:color="auto" w:fill="FFFFFF"/>
          </w:rPr>
          <w:delText>??</w:delText>
        </w:r>
        <w:r w:rsidRPr="00453BFC" w:rsidDel="00CB1085">
          <w:rPr>
            <w:rFonts w:ascii="Times New Roman" w:hAnsi="Times New Roman" w:cs="Times New Roman"/>
            <w:sz w:val="24"/>
            <w:szCs w:val="24"/>
            <w:shd w:val="clear" w:color="auto" w:fill="FFFFFF"/>
          </w:rPr>
          <w:delText> years (??</w:delText>
        </w:r>
        <w:r w:rsidR="005E42CC" w:rsidDel="00CB1085">
          <w:rPr>
            <w:rFonts w:ascii="Times New Roman" w:hAnsi="Times New Roman" w:cs="Times New Roman"/>
            <w:sz w:val="24"/>
            <w:szCs w:val="24"/>
            <w:shd w:val="clear" w:color="auto" w:fill="FFFFFF"/>
          </w:rPr>
          <w:delText>_et_al.,</w:delText>
        </w:r>
        <w:r w:rsidRPr="00453BFC" w:rsidDel="00CB1085">
          <w:rPr>
            <w:rFonts w:ascii="Times New Roman" w:hAnsi="Times New Roman" w:cs="Times New Roman"/>
            <w:sz w:val="24"/>
            <w:szCs w:val="24"/>
            <w:shd w:val="clear" w:color="auto" w:fill="FFFFFF"/>
          </w:rPr>
          <w:delText xml:space="preserve">202? QZ, replace them). </w:delText>
        </w:r>
        <w:r w:rsidRPr="00453BFC" w:rsidDel="00CB1085">
          <w:rPr>
            <w:rFonts w:ascii="Times New Roman" w:hAnsi="Times New Roman" w:cs="Times New Roman"/>
            <w:sz w:val="24"/>
            <w:szCs w:val="24"/>
          </w:rPr>
          <w:delText>Fifth</w:delText>
        </w:r>
        <w:r w:rsidDel="00CB1085">
          <w:rPr>
            <w:rFonts w:ascii="Times New Roman" w:hAnsi="Times New Roman" w:cs="Times New Roman"/>
            <w:sz w:val="24"/>
            <w:szCs w:val="24"/>
          </w:rPr>
          <w:delText>, some studies did not specify the gender positively related to PTG. Sixth, Given the complicated relationship of PTG with PTSD and depression, two CVD mortality risks, it should be interesting to explore the likely intertwining trajectory of the three constructs in patients with CVD prognosis. Finally, we do not have enough effect size to test a PTG-PTSD relationship in PTG. …Most studies are cross-sectional in nature, hindering the statement of causality, even though and a cross-sectional design was included in previous meta-analyses (e.g., Stroup</w:delText>
        </w:r>
        <w:r w:rsidR="005E42CC" w:rsidDel="00CB1085">
          <w:rPr>
            <w:rFonts w:ascii="Times New Roman" w:hAnsi="Times New Roman" w:cs="Times New Roman"/>
            <w:sz w:val="24"/>
            <w:szCs w:val="24"/>
          </w:rPr>
          <w:delText>_et_al.,</w:delText>
        </w:r>
        <w:r w:rsidDel="00CB1085">
          <w:rPr>
            <w:rFonts w:ascii="Times New Roman" w:hAnsi="Times New Roman" w:cs="Times New Roman"/>
            <w:sz w:val="24"/>
            <w:szCs w:val="24"/>
          </w:rPr>
          <w:delText>2000).</w:delText>
        </w:r>
      </w:del>
    </w:p>
    <w:p w14:paraId="13EC31CA" w14:textId="67084E0A" w:rsidR="004C57B7" w:rsidRPr="007D0AC6" w:rsidDel="00CB1085" w:rsidRDefault="004C57B7" w:rsidP="00CB1085">
      <w:pPr>
        <w:spacing w:after="0" w:line="240" w:lineRule="auto"/>
        <w:rPr>
          <w:del w:id="17" w:author="Qizhou Duan" w:date="2024-02-09T11:30:00Z"/>
          <w:rFonts w:ascii="Times New Roman" w:eastAsia="Times New Roman" w:hAnsi="Times New Roman" w:cs="Times New Roman"/>
          <w:sz w:val="24"/>
          <w:szCs w:val="24"/>
        </w:rPr>
        <w:pPrChange w:id="18" w:author="Qizhou Duan" w:date="2024-02-09T11:30:00Z">
          <w:pPr>
            <w:spacing w:line="240" w:lineRule="auto"/>
          </w:pPr>
        </w:pPrChange>
      </w:pPr>
    </w:p>
    <w:p w14:paraId="673EC3FC" w14:textId="764CB36C" w:rsidR="004C57B7" w:rsidDel="00CB1085" w:rsidRDefault="004C57B7" w:rsidP="00CB1085">
      <w:pPr>
        <w:spacing w:after="0" w:line="240" w:lineRule="auto"/>
        <w:rPr>
          <w:del w:id="19" w:author="Qizhou Duan" w:date="2024-02-09T11:30:00Z"/>
          <w:rFonts w:ascii="Times New Roman" w:hAnsi="Times New Roman" w:cs="Times New Roman"/>
          <w:sz w:val="24"/>
          <w:szCs w:val="24"/>
          <w:highlight w:val="yellow"/>
        </w:rPr>
        <w:pPrChange w:id="20" w:author="Qizhou Duan" w:date="2024-02-09T11:30:00Z">
          <w:pPr>
            <w:spacing w:line="240" w:lineRule="auto"/>
          </w:pPr>
        </w:pPrChange>
      </w:pPr>
      <w:del w:id="21" w:author="Qizhou Duan" w:date="2024-02-09T11:30:00Z">
        <w:r w:rsidDel="00CB1085">
          <w:rPr>
            <w:rFonts w:ascii="Times New Roman" w:hAnsi="Times New Roman" w:cs="Times New Roman"/>
            <w:sz w:val="24"/>
            <w:szCs w:val="24"/>
          </w:rPr>
          <w:delText>.</w:delText>
        </w:r>
        <w:r w:rsidRPr="007D0AC6" w:rsidDel="00CB1085">
          <w:rPr>
            <w:rFonts w:ascii="Times New Roman" w:hAnsi="Times New Roman" w:cs="Times New Roman"/>
            <w:sz w:val="24"/>
            <w:szCs w:val="24"/>
            <w:highlight w:val="yellow"/>
          </w:rPr>
          <w:delText xml:space="preserve"> </w:delText>
        </w:r>
      </w:del>
    </w:p>
    <w:p w14:paraId="6DF17DD3" w14:textId="778C1BFC" w:rsidR="004C57B7" w:rsidDel="00CB1085" w:rsidRDefault="004C57B7" w:rsidP="00CB1085">
      <w:pPr>
        <w:spacing w:after="0" w:line="240" w:lineRule="auto"/>
        <w:rPr>
          <w:del w:id="22" w:author="Qizhou Duan" w:date="2024-02-09T11:30:00Z"/>
        </w:rPr>
        <w:pPrChange w:id="23" w:author="Qizhou Duan" w:date="2024-02-09T11:30:00Z">
          <w:pPr>
            <w:spacing w:line="240" w:lineRule="auto"/>
          </w:pPr>
        </w:pPrChange>
      </w:pPr>
    </w:p>
    <w:tbl>
      <w:tblPr>
        <w:tblStyle w:val="TableGrid"/>
        <w:tblW w:w="10350" w:type="dxa"/>
        <w:jc w:val="center"/>
        <w:tblLayout w:type="fixed"/>
        <w:tblLook w:val="04A0" w:firstRow="1" w:lastRow="0" w:firstColumn="1" w:lastColumn="0" w:noHBand="0" w:noVBand="1"/>
      </w:tblPr>
      <w:tblGrid>
        <w:gridCol w:w="1454"/>
        <w:gridCol w:w="695"/>
        <w:gridCol w:w="937"/>
        <w:gridCol w:w="971"/>
        <w:gridCol w:w="895"/>
        <w:gridCol w:w="1668"/>
        <w:gridCol w:w="1063"/>
        <w:gridCol w:w="2667"/>
      </w:tblGrid>
      <w:tr w:rsidR="00960088" w:rsidDel="00CB1085" w14:paraId="67BE6C13" w14:textId="7A2D9704" w:rsidTr="00030A13">
        <w:trPr>
          <w:trHeight w:val="216"/>
          <w:jc w:val="center"/>
          <w:del w:id="24" w:author="Qizhou Duan" w:date="2024-02-09T11:30:00Z"/>
        </w:trPr>
        <w:tc>
          <w:tcPr>
            <w:tcW w:w="1454" w:type="dxa"/>
            <w:tcBorders>
              <w:top w:val="single" w:sz="12" w:space="0" w:color="000000"/>
              <w:left w:val="nil"/>
              <w:right w:val="nil"/>
            </w:tcBorders>
            <w:shd w:val="clear" w:color="auto" w:fill="FBE4D5" w:themeFill="accent2" w:themeFillTint="33"/>
          </w:tcPr>
          <w:p w14:paraId="428EF7DD" w14:textId="7599B738" w:rsidR="00960088" w:rsidDel="00CB1085" w:rsidRDefault="00960088" w:rsidP="00CB1085">
            <w:pPr>
              <w:widowControl w:val="0"/>
              <w:spacing w:after="0" w:line="240" w:lineRule="auto"/>
              <w:rPr>
                <w:del w:id="25" w:author="Qizhou Duan" w:date="2024-02-09T11:30:00Z"/>
                <w:rFonts w:ascii="Times New Roman" w:hAnsi="Times New Roman" w:cs="Times New Roman"/>
                <w:sz w:val="24"/>
                <w:szCs w:val="24"/>
              </w:rPr>
              <w:pPrChange w:id="26" w:author="Qizhou Duan" w:date="2024-02-09T11:30:00Z">
                <w:pPr>
                  <w:widowControl w:val="0"/>
                  <w:spacing w:after="0" w:line="240" w:lineRule="auto"/>
                </w:pPr>
              </w:pPrChange>
            </w:pPr>
            <w:del w:id="27" w:author="Qizhou Duan" w:date="2024-02-09T11:30:00Z">
              <w:r w:rsidDel="00CB1085">
                <w:rPr>
                  <w:rFonts w:ascii="Times New Roman" w:hAnsi="Times New Roman" w:cs="Times New Roman"/>
                  <w:sz w:val="24"/>
                  <w:szCs w:val="24"/>
                </w:rPr>
                <w:delText>Source</w:delText>
              </w:r>
            </w:del>
          </w:p>
        </w:tc>
        <w:tc>
          <w:tcPr>
            <w:tcW w:w="695" w:type="dxa"/>
            <w:tcBorders>
              <w:top w:val="single" w:sz="12" w:space="0" w:color="000000"/>
              <w:left w:val="nil"/>
              <w:right w:val="nil"/>
            </w:tcBorders>
            <w:shd w:val="clear" w:color="auto" w:fill="FBE4D5" w:themeFill="accent2" w:themeFillTint="33"/>
          </w:tcPr>
          <w:p w14:paraId="01C79FDF" w14:textId="7AC9E153" w:rsidR="00960088" w:rsidDel="00CB1085" w:rsidRDefault="00960088" w:rsidP="00CB1085">
            <w:pPr>
              <w:widowControl w:val="0"/>
              <w:spacing w:after="0" w:line="240" w:lineRule="auto"/>
              <w:rPr>
                <w:del w:id="28" w:author="Qizhou Duan" w:date="2024-02-09T11:30:00Z"/>
                <w:rFonts w:ascii="Times New Roman" w:hAnsi="Times New Roman" w:cs="Times New Roman"/>
                <w:sz w:val="24"/>
                <w:szCs w:val="24"/>
              </w:rPr>
              <w:pPrChange w:id="29" w:author="Qizhou Duan" w:date="2024-02-09T11:30:00Z">
                <w:pPr>
                  <w:widowControl w:val="0"/>
                  <w:spacing w:after="0" w:line="240" w:lineRule="auto"/>
                </w:pPr>
              </w:pPrChange>
            </w:pPr>
            <w:del w:id="30" w:author="Qizhou Duan" w:date="2024-02-09T11:30:00Z">
              <w:r w:rsidDel="00CB1085">
                <w:rPr>
                  <w:rFonts w:ascii="Times New Roman" w:hAnsi="Times New Roman" w:cs="Times New Roman"/>
                  <w:sz w:val="24"/>
                  <w:szCs w:val="24"/>
                </w:rPr>
                <w:delText>Year</w:delText>
              </w:r>
            </w:del>
          </w:p>
        </w:tc>
        <w:tc>
          <w:tcPr>
            <w:tcW w:w="937" w:type="dxa"/>
            <w:tcBorders>
              <w:top w:val="single" w:sz="12" w:space="0" w:color="000000"/>
              <w:left w:val="nil"/>
              <w:right w:val="nil"/>
            </w:tcBorders>
            <w:shd w:val="clear" w:color="auto" w:fill="FBE4D5" w:themeFill="accent2" w:themeFillTint="33"/>
          </w:tcPr>
          <w:p w14:paraId="624CE588" w14:textId="094C93C7" w:rsidR="00960088" w:rsidDel="00CB1085" w:rsidRDefault="00960088" w:rsidP="00CB1085">
            <w:pPr>
              <w:widowControl w:val="0"/>
              <w:spacing w:after="0" w:line="240" w:lineRule="auto"/>
              <w:rPr>
                <w:del w:id="31" w:author="Qizhou Duan" w:date="2024-02-09T11:30:00Z"/>
                <w:rFonts w:ascii="Times New Roman" w:hAnsi="Times New Roman" w:cs="Times New Roman"/>
                <w:sz w:val="24"/>
                <w:szCs w:val="24"/>
              </w:rPr>
              <w:pPrChange w:id="32" w:author="Qizhou Duan" w:date="2024-02-09T11:30:00Z">
                <w:pPr>
                  <w:widowControl w:val="0"/>
                  <w:spacing w:after="0" w:line="240" w:lineRule="auto"/>
                </w:pPr>
              </w:pPrChange>
            </w:pPr>
            <w:del w:id="33" w:author="Qizhou Duan" w:date="2024-02-09T11:30:00Z">
              <w:r w:rsidDel="00CB1085">
                <w:rPr>
                  <w:rFonts w:ascii="Times New Roman" w:hAnsi="Times New Roman" w:cs="Times New Roman"/>
                  <w:sz w:val="24"/>
                  <w:szCs w:val="24"/>
                </w:rPr>
                <w:delText>Sample size</w:delText>
              </w:r>
            </w:del>
          </w:p>
        </w:tc>
        <w:tc>
          <w:tcPr>
            <w:tcW w:w="971" w:type="dxa"/>
            <w:tcBorders>
              <w:top w:val="single" w:sz="12" w:space="0" w:color="000000"/>
              <w:left w:val="nil"/>
              <w:right w:val="nil"/>
            </w:tcBorders>
            <w:shd w:val="clear" w:color="auto" w:fill="FBE4D5" w:themeFill="accent2" w:themeFillTint="33"/>
          </w:tcPr>
          <w:p w14:paraId="3B0E831A" w14:textId="4B013EBF" w:rsidR="00960088" w:rsidDel="00CB1085" w:rsidRDefault="00960088" w:rsidP="00CB1085">
            <w:pPr>
              <w:widowControl w:val="0"/>
              <w:spacing w:after="0" w:line="240" w:lineRule="auto"/>
              <w:rPr>
                <w:del w:id="34" w:author="Qizhou Duan" w:date="2024-02-09T11:30:00Z"/>
                <w:rFonts w:ascii="Times New Roman" w:hAnsi="Times New Roman" w:cs="Times New Roman"/>
                <w:sz w:val="24"/>
                <w:szCs w:val="24"/>
              </w:rPr>
              <w:pPrChange w:id="35" w:author="Qizhou Duan" w:date="2024-02-09T11:30:00Z">
                <w:pPr>
                  <w:widowControl w:val="0"/>
                  <w:spacing w:after="0" w:line="240" w:lineRule="auto"/>
                </w:pPr>
              </w:pPrChange>
            </w:pPr>
            <w:del w:id="36" w:author="Qizhou Duan" w:date="2024-02-09T11:30:00Z">
              <w:r w:rsidDel="00CB1085">
                <w:rPr>
                  <w:rFonts w:ascii="Times New Roman" w:hAnsi="Times New Roman" w:cs="Times New Roman"/>
                  <w:sz w:val="24"/>
                  <w:szCs w:val="24"/>
                </w:rPr>
                <w:delText>Male,%</w:delText>
              </w:r>
            </w:del>
          </w:p>
        </w:tc>
        <w:tc>
          <w:tcPr>
            <w:tcW w:w="895" w:type="dxa"/>
            <w:tcBorders>
              <w:top w:val="single" w:sz="12" w:space="0" w:color="000000"/>
              <w:left w:val="nil"/>
              <w:right w:val="nil"/>
            </w:tcBorders>
            <w:shd w:val="clear" w:color="auto" w:fill="FBE4D5" w:themeFill="accent2" w:themeFillTint="33"/>
          </w:tcPr>
          <w:p w14:paraId="36C84E1E" w14:textId="3503E167" w:rsidR="00960088" w:rsidDel="00CB1085" w:rsidRDefault="00960088" w:rsidP="00CB1085">
            <w:pPr>
              <w:widowControl w:val="0"/>
              <w:spacing w:after="0" w:line="240" w:lineRule="auto"/>
              <w:rPr>
                <w:del w:id="37" w:author="Qizhou Duan" w:date="2024-02-09T11:30:00Z"/>
                <w:rFonts w:ascii="Times New Roman" w:hAnsi="Times New Roman" w:cs="Times New Roman"/>
                <w:sz w:val="24"/>
                <w:szCs w:val="24"/>
              </w:rPr>
              <w:pPrChange w:id="38" w:author="Qizhou Duan" w:date="2024-02-09T11:30:00Z">
                <w:pPr>
                  <w:widowControl w:val="0"/>
                  <w:spacing w:after="0" w:line="240" w:lineRule="auto"/>
                </w:pPr>
              </w:pPrChange>
            </w:pPr>
            <w:del w:id="39" w:author="Qizhou Duan" w:date="2024-02-09T11:30:00Z">
              <w:r w:rsidDel="00CB1085">
                <w:rPr>
                  <w:rFonts w:ascii="Times New Roman" w:hAnsi="Times New Roman" w:cs="Times New Roman"/>
                  <w:sz w:val="24"/>
                  <w:szCs w:val="24"/>
                </w:rPr>
                <w:delText>Age (mean)</w:delText>
              </w:r>
            </w:del>
          </w:p>
        </w:tc>
        <w:tc>
          <w:tcPr>
            <w:tcW w:w="1668" w:type="dxa"/>
            <w:tcBorders>
              <w:top w:val="single" w:sz="12" w:space="0" w:color="000000"/>
              <w:left w:val="nil"/>
              <w:right w:val="nil"/>
            </w:tcBorders>
            <w:shd w:val="clear" w:color="auto" w:fill="FBE4D5" w:themeFill="accent2" w:themeFillTint="33"/>
          </w:tcPr>
          <w:p w14:paraId="3D69AE4A" w14:textId="757169CF" w:rsidR="00960088" w:rsidDel="00CB1085" w:rsidRDefault="00960088" w:rsidP="00CB1085">
            <w:pPr>
              <w:widowControl w:val="0"/>
              <w:spacing w:after="0" w:line="240" w:lineRule="auto"/>
              <w:rPr>
                <w:del w:id="40" w:author="Qizhou Duan" w:date="2024-02-09T11:30:00Z"/>
                <w:rFonts w:ascii="Times New Roman" w:hAnsi="Times New Roman" w:cs="Times New Roman"/>
                <w:sz w:val="24"/>
                <w:szCs w:val="24"/>
              </w:rPr>
              <w:pPrChange w:id="41" w:author="Qizhou Duan" w:date="2024-02-09T11:30:00Z">
                <w:pPr>
                  <w:widowControl w:val="0"/>
                  <w:spacing w:after="0" w:line="240" w:lineRule="auto"/>
                </w:pPr>
              </w:pPrChange>
            </w:pPr>
            <w:del w:id="42" w:author="Qizhou Duan" w:date="2024-02-09T11:30:00Z">
              <w:r w:rsidDel="00CB1085">
                <w:rPr>
                  <w:rFonts w:ascii="Times New Roman" w:hAnsi="Times New Roman" w:cs="Times New Roman"/>
                  <w:sz w:val="24"/>
                  <w:szCs w:val="24"/>
                </w:rPr>
                <w:delText>End Point</w:delText>
              </w:r>
            </w:del>
          </w:p>
        </w:tc>
        <w:tc>
          <w:tcPr>
            <w:tcW w:w="1063" w:type="dxa"/>
            <w:tcBorders>
              <w:top w:val="single" w:sz="12" w:space="0" w:color="000000"/>
              <w:left w:val="nil"/>
              <w:right w:val="nil"/>
            </w:tcBorders>
            <w:shd w:val="clear" w:color="auto" w:fill="FBE4D5" w:themeFill="accent2" w:themeFillTint="33"/>
          </w:tcPr>
          <w:p w14:paraId="1A501B1C" w14:textId="49CA8148" w:rsidR="00960088" w:rsidDel="00CB1085" w:rsidRDefault="00960088" w:rsidP="00CB1085">
            <w:pPr>
              <w:widowControl w:val="0"/>
              <w:spacing w:after="0" w:line="240" w:lineRule="auto"/>
              <w:rPr>
                <w:del w:id="43" w:author="Qizhou Duan" w:date="2024-02-09T11:30:00Z"/>
                <w:rFonts w:ascii="Times New Roman" w:hAnsi="Times New Roman" w:cs="Times New Roman"/>
                <w:sz w:val="24"/>
                <w:szCs w:val="24"/>
              </w:rPr>
              <w:pPrChange w:id="44" w:author="Qizhou Duan" w:date="2024-02-09T11:30:00Z">
                <w:pPr>
                  <w:widowControl w:val="0"/>
                  <w:spacing w:after="0" w:line="240" w:lineRule="auto"/>
                </w:pPr>
              </w:pPrChange>
            </w:pPr>
            <w:del w:id="45" w:author="Qizhou Duan" w:date="2024-02-09T11:30:00Z">
              <w:r w:rsidDel="00CB1085">
                <w:rPr>
                  <w:rFonts w:ascii="Times New Roman" w:hAnsi="Times New Roman" w:cs="Times New Roman"/>
                  <w:sz w:val="24"/>
                  <w:szCs w:val="24"/>
                </w:rPr>
                <w:delText>Follow up, y</w:delText>
              </w:r>
            </w:del>
          </w:p>
        </w:tc>
        <w:tc>
          <w:tcPr>
            <w:tcW w:w="2667" w:type="dxa"/>
            <w:tcBorders>
              <w:top w:val="single" w:sz="12" w:space="0" w:color="000000"/>
              <w:left w:val="nil"/>
              <w:right w:val="nil"/>
            </w:tcBorders>
            <w:shd w:val="clear" w:color="auto" w:fill="FBE4D5" w:themeFill="accent2" w:themeFillTint="33"/>
          </w:tcPr>
          <w:p w14:paraId="0E2CCCEE" w14:textId="244EB2C9" w:rsidR="00960088" w:rsidDel="00CB1085" w:rsidRDefault="00960088" w:rsidP="00CB1085">
            <w:pPr>
              <w:widowControl w:val="0"/>
              <w:spacing w:after="0" w:line="240" w:lineRule="auto"/>
              <w:rPr>
                <w:del w:id="46" w:author="Qizhou Duan" w:date="2024-02-09T11:30:00Z"/>
                <w:rFonts w:ascii="Times New Roman" w:hAnsi="Times New Roman" w:cs="Times New Roman"/>
                <w:sz w:val="24"/>
                <w:szCs w:val="24"/>
              </w:rPr>
              <w:pPrChange w:id="47" w:author="Qizhou Duan" w:date="2024-02-09T11:30:00Z">
                <w:pPr>
                  <w:widowControl w:val="0"/>
                  <w:spacing w:after="0" w:line="240" w:lineRule="auto"/>
                </w:pPr>
              </w:pPrChange>
            </w:pPr>
            <w:del w:id="48" w:author="Qizhou Duan" w:date="2024-02-09T11:30:00Z">
              <w:r w:rsidDel="00CB1085">
                <w:rPr>
                  <w:rFonts w:ascii="Times New Roman" w:hAnsi="Times New Roman" w:cs="Times New Roman"/>
                  <w:sz w:val="24"/>
                  <w:szCs w:val="24"/>
                </w:rPr>
                <w:delText>Determinant</w:delText>
              </w:r>
            </w:del>
          </w:p>
        </w:tc>
      </w:tr>
      <w:tr w:rsidR="00960088" w:rsidDel="00CB1085" w14:paraId="25FF9AEA" w14:textId="3915E6A4" w:rsidTr="00030A13">
        <w:trPr>
          <w:trHeight w:val="216"/>
          <w:jc w:val="center"/>
          <w:del w:id="49" w:author="Qizhou Duan" w:date="2024-02-09T11:30:00Z"/>
        </w:trPr>
        <w:tc>
          <w:tcPr>
            <w:tcW w:w="1454" w:type="dxa"/>
            <w:tcBorders>
              <w:top w:val="nil"/>
              <w:left w:val="nil"/>
              <w:bottom w:val="nil"/>
              <w:right w:val="nil"/>
            </w:tcBorders>
            <w:shd w:val="clear" w:color="auto" w:fill="FBE4D5" w:themeFill="accent2" w:themeFillTint="33"/>
          </w:tcPr>
          <w:p w14:paraId="0F44F5CA" w14:textId="33947CE2" w:rsidR="00960088" w:rsidDel="00CB1085" w:rsidRDefault="00960088" w:rsidP="00CB1085">
            <w:pPr>
              <w:widowControl w:val="0"/>
              <w:spacing w:after="0" w:line="240" w:lineRule="auto"/>
              <w:rPr>
                <w:del w:id="50" w:author="Qizhou Duan" w:date="2024-02-09T11:30:00Z"/>
                <w:rFonts w:ascii="Times New Roman" w:hAnsi="Times New Roman" w:cs="Times New Roman"/>
                <w:sz w:val="24"/>
                <w:szCs w:val="24"/>
              </w:rPr>
              <w:pPrChange w:id="51" w:author="Qizhou Duan" w:date="2024-02-09T11:30:00Z">
                <w:pPr>
                  <w:widowControl w:val="0"/>
                  <w:spacing w:after="0" w:line="240" w:lineRule="auto"/>
                </w:pPr>
              </w:pPrChange>
            </w:pPr>
            <w:del w:id="52" w:author="Qizhou Duan" w:date="2024-02-09T11:30:00Z">
              <w:r w:rsidDel="00CB1085">
                <w:rPr>
                  <w:rFonts w:ascii="Times New Roman" w:hAnsi="Times New Roman" w:cs="Times New Roman"/>
                  <w:sz w:val="24"/>
                  <w:szCs w:val="24"/>
                </w:rPr>
                <w:delText>Ai et al.</w:delText>
              </w:r>
            </w:del>
          </w:p>
        </w:tc>
        <w:tc>
          <w:tcPr>
            <w:tcW w:w="695" w:type="dxa"/>
            <w:tcBorders>
              <w:top w:val="nil"/>
              <w:left w:val="nil"/>
              <w:bottom w:val="nil"/>
              <w:right w:val="nil"/>
            </w:tcBorders>
            <w:shd w:val="clear" w:color="auto" w:fill="FBE4D5" w:themeFill="accent2" w:themeFillTint="33"/>
          </w:tcPr>
          <w:p w14:paraId="6395F489" w14:textId="0E57DC02" w:rsidR="00960088" w:rsidDel="00CB1085" w:rsidRDefault="00960088" w:rsidP="00CB1085">
            <w:pPr>
              <w:widowControl w:val="0"/>
              <w:spacing w:after="0" w:line="240" w:lineRule="auto"/>
              <w:rPr>
                <w:del w:id="53" w:author="Qizhou Duan" w:date="2024-02-09T11:30:00Z"/>
                <w:rFonts w:ascii="Times New Roman" w:hAnsi="Times New Roman" w:cs="Times New Roman"/>
                <w:sz w:val="24"/>
                <w:szCs w:val="24"/>
              </w:rPr>
              <w:pPrChange w:id="54" w:author="Qizhou Duan" w:date="2024-02-09T11:30:00Z">
                <w:pPr>
                  <w:widowControl w:val="0"/>
                  <w:spacing w:after="0" w:line="240" w:lineRule="auto"/>
                </w:pPr>
              </w:pPrChange>
            </w:pPr>
            <w:del w:id="55" w:author="Qizhou Duan" w:date="2024-02-09T11:30:00Z">
              <w:r w:rsidDel="00CB1085">
                <w:rPr>
                  <w:rFonts w:ascii="Times New Roman" w:hAnsi="Times New Roman" w:cs="Times New Roman"/>
                  <w:sz w:val="24"/>
                  <w:szCs w:val="24"/>
                </w:rPr>
                <w:delText>2013</w:delText>
              </w:r>
            </w:del>
          </w:p>
        </w:tc>
        <w:tc>
          <w:tcPr>
            <w:tcW w:w="937" w:type="dxa"/>
            <w:tcBorders>
              <w:top w:val="nil"/>
              <w:left w:val="nil"/>
              <w:bottom w:val="nil"/>
              <w:right w:val="nil"/>
            </w:tcBorders>
            <w:shd w:val="clear" w:color="auto" w:fill="FBE4D5" w:themeFill="accent2" w:themeFillTint="33"/>
          </w:tcPr>
          <w:p w14:paraId="0AD327C8" w14:textId="24181754" w:rsidR="00960088" w:rsidDel="00CB1085" w:rsidRDefault="00960088" w:rsidP="00CB1085">
            <w:pPr>
              <w:widowControl w:val="0"/>
              <w:spacing w:after="0" w:line="240" w:lineRule="auto"/>
              <w:rPr>
                <w:del w:id="56" w:author="Qizhou Duan" w:date="2024-02-09T11:30:00Z"/>
                <w:rFonts w:ascii="Times New Roman" w:hAnsi="Times New Roman" w:cs="Times New Roman"/>
                <w:sz w:val="24"/>
                <w:szCs w:val="24"/>
              </w:rPr>
              <w:pPrChange w:id="57" w:author="Qizhou Duan" w:date="2024-02-09T11:30:00Z">
                <w:pPr>
                  <w:widowControl w:val="0"/>
                  <w:spacing w:after="0" w:line="240" w:lineRule="auto"/>
                </w:pPr>
              </w:pPrChange>
            </w:pPr>
            <w:del w:id="58" w:author="Qizhou Duan" w:date="2024-02-09T11:30:00Z">
              <w:r w:rsidDel="00CB1085">
                <w:rPr>
                  <w:rFonts w:ascii="Times New Roman" w:hAnsi="Times New Roman" w:cs="Times New Roman"/>
                  <w:sz w:val="24"/>
                  <w:szCs w:val="24"/>
                </w:rPr>
                <w:delText>262</w:delText>
              </w:r>
            </w:del>
          </w:p>
        </w:tc>
        <w:tc>
          <w:tcPr>
            <w:tcW w:w="971" w:type="dxa"/>
            <w:tcBorders>
              <w:top w:val="nil"/>
              <w:left w:val="nil"/>
              <w:bottom w:val="nil"/>
              <w:right w:val="nil"/>
            </w:tcBorders>
            <w:shd w:val="clear" w:color="auto" w:fill="FBE4D5" w:themeFill="accent2" w:themeFillTint="33"/>
          </w:tcPr>
          <w:p w14:paraId="61A9C85F" w14:textId="7F4DFCB9" w:rsidR="00960088" w:rsidDel="00CB1085" w:rsidRDefault="00960088" w:rsidP="00CB1085">
            <w:pPr>
              <w:widowControl w:val="0"/>
              <w:spacing w:after="0" w:line="240" w:lineRule="auto"/>
              <w:rPr>
                <w:del w:id="59" w:author="Qizhou Duan" w:date="2024-02-09T11:30:00Z"/>
                <w:rFonts w:ascii="Times New Roman" w:hAnsi="Times New Roman" w:cs="Times New Roman"/>
                <w:sz w:val="24"/>
                <w:szCs w:val="24"/>
              </w:rPr>
              <w:pPrChange w:id="60" w:author="Qizhou Duan" w:date="2024-02-09T11:30:00Z">
                <w:pPr>
                  <w:widowControl w:val="0"/>
                  <w:spacing w:after="0" w:line="240" w:lineRule="auto"/>
                </w:pPr>
              </w:pPrChange>
            </w:pPr>
            <w:del w:id="61" w:author="Qizhou Duan" w:date="2024-02-09T11:30:00Z">
              <w:r w:rsidDel="00CB1085">
                <w:rPr>
                  <w:rFonts w:ascii="Times New Roman" w:hAnsi="Times New Roman" w:cs="Times New Roman"/>
                  <w:sz w:val="24"/>
                  <w:szCs w:val="24"/>
                </w:rPr>
                <w:delText>60%</w:delText>
              </w:r>
            </w:del>
          </w:p>
        </w:tc>
        <w:tc>
          <w:tcPr>
            <w:tcW w:w="895" w:type="dxa"/>
            <w:tcBorders>
              <w:top w:val="nil"/>
              <w:left w:val="nil"/>
              <w:bottom w:val="nil"/>
              <w:right w:val="nil"/>
            </w:tcBorders>
            <w:shd w:val="clear" w:color="auto" w:fill="FBE4D5" w:themeFill="accent2" w:themeFillTint="33"/>
          </w:tcPr>
          <w:p w14:paraId="4978BE80" w14:textId="0FE0FC1B" w:rsidR="00960088" w:rsidDel="00CB1085" w:rsidRDefault="00960088" w:rsidP="00CB1085">
            <w:pPr>
              <w:widowControl w:val="0"/>
              <w:spacing w:after="0" w:line="240" w:lineRule="auto"/>
              <w:rPr>
                <w:del w:id="62" w:author="Qizhou Duan" w:date="2024-02-09T11:30:00Z"/>
                <w:rFonts w:ascii="Times New Roman" w:hAnsi="Times New Roman" w:cs="Times New Roman"/>
                <w:sz w:val="24"/>
                <w:szCs w:val="24"/>
              </w:rPr>
              <w:pPrChange w:id="63" w:author="Qizhou Duan" w:date="2024-02-09T11:30:00Z">
                <w:pPr>
                  <w:widowControl w:val="0"/>
                  <w:spacing w:after="0" w:line="240" w:lineRule="auto"/>
                </w:pPr>
              </w:pPrChange>
            </w:pPr>
            <w:del w:id="64" w:author="Qizhou Duan" w:date="2024-02-09T11:30:00Z">
              <w:r w:rsidDel="00CB1085">
                <w:rPr>
                  <w:rFonts w:ascii="Times New Roman" w:hAnsi="Times New Roman" w:cs="Times New Roman"/>
                  <w:sz w:val="24"/>
                  <w:szCs w:val="24"/>
                </w:rPr>
                <w:delText>62.4</w:delText>
              </w:r>
            </w:del>
          </w:p>
        </w:tc>
        <w:tc>
          <w:tcPr>
            <w:tcW w:w="1668" w:type="dxa"/>
            <w:tcBorders>
              <w:top w:val="nil"/>
              <w:left w:val="nil"/>
              <w:bottom w:val="nil"/>
              <w:right w:val="nil"/>
            </w:tcBorders>
            <w:shd w:val="clear" w:color="auto" w:fill="FBE4D5" w:themeFill="accent2" w:themeFillTint="33"/>
          </w:tcPr>
          <w:p w14:paraId="3831141C" w14:textId="00B212C9" w:rsidR="00960088" w:rsidDel="00CB1085" w:rsidRDefault="00960088" w:rsidP="00CB1085">
            <w:pPr>
              <w:widowControl w:val="0"/>
              <w:spacing w:after="0" w:line="240" w:lineRule="auto"/>
              <w:rPr>
                <w:del w:id="65" w:author="Qizhou Duan" w:date="2024-02-09T11:30:00Z"/>
                <w:rFonts w:ascii="Times New Roman" w:hAnsi="Times New Roman" w:cs="Times New Roman"/>
                <w:sz w:val="24"/>
                <w:szCs w:val="24"/>
              </w:rPr>
              <w:pPrChange w:id="66" w:author="Qizhou Duan" w:date="2024-02-09T11:30:00Z">
                <w:pPr>
                  <w:widowControl w:val="0"/>
                  <w:spacing w:after="0" w:line="240" w:lineRule="auto"/>
                </w:pPr>
              </w:pPrChange>
            </w:pPr>
            <w:del w:id="67" w:author="Qizhou Duan" w:date="2024-02-09T11:30:00Z">
              <w:r w:rsidDel="00CB1085">
                <w:rPr>
                  <w:rFonts w:ascii="Times New Roman" w:hAnsi="Times New Roman" w:cs="Times New Roman"/>
                  <w:sz w:val="24"/>
                  <w:szCs w:val="24"/>
                </w:rPr>
                <w:delText>Cardiovascular diseases</w:delText>
              </w:r>
            </w:del>
          </w:p>
        </w:tc>
        <w:tc>
          <w:tcPr>
            <w:tcW w:w="1063" w:type="dxa"/>
            <w:tcBorders>
              <w:top w:val="nil"/>
              <w:left w:val="nil"/>
              <w:bottom w:val="nil"/>
              <w:right w:val="nil"/>
            </w:tcBorders>
            <w:shd w:val="clear" w:color="auto" w:fill="FBE4D5" w:themeFill="accent2" w:themeFillTint="33"/>
          </w:tcPr>
          <w:p w14:paraId="4DDD4752" w14:textId="43A42073" w:rsidR="00960088" w:rsidDel="00CB1085" w:rsidRDefault="00960088" w:rsidP="00CB1085">
            <w:pPr>
              <w:widowControl w:val="0"/>
              <w:spacing w:after="0" w:line="240" w:lineRule="auto"/>
              <w:rPr>
                <w:del w:id="68" w:author="Qizhou Duan" w:date="2024-02-09T11:30:00Z"/>
                <w:rFonts w:ascii="Times New Roman" w:hAnsi="Times New Roman" w:cs="Times New Roman"/>
                <w:sz w:val="24"/>
                <w:szCs w:val="24"/>
              </w:rPr>
              <w:pPrChange w:id="69" w:author="Qizhou Duan" w:date="2024-02-09T11:30:00Z">
                <w:pPr>
                  <w:widowControl w:val="0"/>
                  <w:spacing w:after="0" w:line="240" w:lineRule="auto"/>
                </w:pPr>
              </w:pPrChange>
            </w:pPr>
            <w:del w:id="70" w:author="Qizhou Duan" w:date="2024-02-09T11:30:00Z">
              <w:r w:rsidDel="00CB1085">
                <w:rPr>
                  <w:rFonts w:ascii="Times New Roman" w:hAnsi="Times New Roman" w:cs="Times New Roman"/>
                  <w:sz w:val="24"/>
                  <w:szCs w:val="24"/>
                </w:rPr>
                <w:delText>2.5 years</w:delText>
              </w:r>
            </w:del>
          </w:p>
        </w:tc>
        <w:tc>
          <w:tcPr>
            <w:tcW w:w="2667" w:type="dxa"/>
            <w:tcBorders>
              <w:top w:val="nil"/>
              <w:left w:val="nil"/>
              <w:bottom w:val="nil"/>
              <w:right w:val="nil"/>
            </w:tcBorders>
            <w:shd w:val="clear" w:color="auto" w:fill="FBE4D5" w:themeFill="accent2" w:themeFillTint="33"/>
          </w:tcPr>
          <w:p w14:paraId="3D05E3C4" w14:textId="16118487" w:rsidR="00960088" w:rsidDel="00CB1085" w:rsidRDefault="00960088" w:rsidP="00CB1085">
            <w:pPr>
              <w:widowControl w:val="0"/>
              <w:spacing w:after="0" w:line="240" w:lineRule="auto"/>
              <w:rPr>
                <w:del w:id="71" w:author="Qizhou Duan" w:date="2024-02-09T11:30:00Z"/>
                <w:rFonts w:ascii="Times New Roman" w:hAnsi="Times New Roman" w:cs="Times New Roman"/>
                <w:sz w:val="24"/>
                <w:szCs w:val="24"/>
              </w:rPr>
              <w:pPrChange w:id="72" w:author="Qizhou Duan" w:date="2024-02-09T11:30:00Z">
                <w:pPr>
                  <w:widowControl w:val="0"/>
                  <w:spacing w:after="0" w:line="240" w:lineRule="auto"/>
                </w:pPr>
              </w:pPrChange>
            </w:pPr>
            <w:del w:id="73" w:author="Qizhou Duan" w:date="2024-02-09T11:30:00Z">
              <w:r w:rsidDel="00CB1085">
                <w:rPr>
                  <w:rFonts w:ascii="Times New Roman" w:hAnsi="Times New Roman" w:cs="Times New Roman"/>
                  <w:sz w:val="24"/>
                  <w:szCs w:val="24"/>
                </w:rPr>
                <w:delText>Depression, Coping, Spirituality, Social Support, Age, Gender</w:delText>
              </w:r>
            </w:del>
          </w:p>
        </w:tc>
      </w:tr>
      <w:tr w:rsidR="00960088" w:rsidDel="00CB1085" w14:paraId="1B8A0C48" w14:textId="119AA998" w:rsidTr="00030A13">
        <w:trPr>
          <w:trHeight w:val="216"/>
          <w:jc w:val="center"/>
          <w:del w:id="74" w:author="Qizhou Duan" w:date="2024-02-09T11:30:00Z"/>
        </w:trPr>
        <w:tc>
          <w:tcPr>
            <w:tcW w:w="1454" w:type="dxa"/>
            <w:tcBorders>
              <w:top w:val="nil"/>
              <w:left w:val="nil"/>
              <w:bottom w:val="nil"/>
              <w:right w:val="nil"/>
            </w:tcBorders>
            <w:shd w:val="clear" w:color="auto" w:fill="FBE4D5" w:themeFill="accent2" w:themeFillTint="33"/>
          </w:tcPr>
          <w:p w14:paraId="59E6CC23" w14:textId="1B9B584A" w:rsidR="00960088" w:rsidDel="00CB1085" w:rsidRDefault="00960088" w:rsidP="00CB1085">
            <w:pPr>
              <w:widowControl w:val="0"/>
              <w:spacing w:after="0" w:line="240" w:lineRule="auto"/>
              <w:rPr>
                <w:del w:id="75" w:author="Qizhou Duan" w:date="2024-02-09T11:30:00Z"/>
                <w:rFonts w:ascii="Times New Roman" w:hAnsi="Times New Roman" w:cs="Times New Roman"/>
                <w:sz w:val="24"/>
                <w:szCs w:val="24"/>
              </w:rPr>
              <w:pPrChange w:id="76" w:author="Qizhou Duan" w:date="2024-02-09T11:30:00Z">
                <w:pPr>
                  <w:widowControl w:val="0"/>
                  <w:spacing w:after="0" w:line="240" w:lineRule="auto"/>
                </w:pPr>
              </w:pPrChange>
            </w:pPr>
            <w:del w:id="77" w:author="Qizhou Duan" w:date="2024-02-09T11:30:00Z">
              <w:r w:rsidDel="00CB1085">
                <w:rPr>
                  <w:rFonts w:ascii="Times New Roman" w:hAnsi="Times New Roman" w:cs="Times New Roman"/>
                  <w:sz w:val="24"/>
                  <w:szCs w:val="24"/>
                </w:rPr>
                <w:delText>Garnesfski et al.</w:delText>
              </w:r>
            </w:del>
          </w:p>
        </w:tc>
        <w:tc>
          <w:tcPr>
            <w:tcW w:w="695" w:type="dxa"/>
            <w:tcBorders>
              <w:top w:val="nil"/>
              <w:left w:val="nil"/>
              <w:bottom w:val="nil"/>
              <w:right w:val="nil"/>
            </w:tcBorders>
            <w:shd w:val="clear" w:color="auto" w:fill="FBE4D5" w:themeFill="accent2" w:themeFillTint="33"/>
          </w:tcPr>
          <w:p w14:paraId="06323F59" w14:textId="01040594" w:rsidR="00960088" w:rsidDel="00CB1085" w:rsidRDefault="00960088" w:rsidP="00CB1085">
            <w:pPr>
              <w:widowControl w:val="0"/>
              <w:spacing w:after="0" w:line="240" w:lineRule="auto"/>
              <w:rPr>
                <w:del w:id="78" w:author="Qizhou Duan" w:date="2024-02-09T11:30:00Z"/>
                <w:rFonts w:ascii="Times New Roman" w:hAnsi="Times New Roman" w:cs="Times New Roman"/>
                <w:sz w:val="24"/>
                <w:szCs w:val="24"/>
              </w:rPr>
              <w:pPrChange w:id="79" w:author="Qizhou Duan" w:date="2024-02-09T11:30:00Z">
                <w:pPr>
                  <w:widowControl w:val="0"/>
                  <w:spacing w:after="0" w:line="240" w:lineRule="auto"/>
                </w:pPr>
              </w:pPrChange>
            </w:pPr>
            <w:del w:id="80" w:author="Qizhou Duan" w:date="2024-02-09T11:30:00Z">
              <w:r w:rsidDel="00CB1085">
                <w:rPr>
                  <w:rFonts w:ascii="Times New Roman" w:hAnsi="Times New Roman" w:cs="Times New Roman"/>
                  <w:sz w:val="24"/>
                  <w:szCs w:val="24"/>
                </w:rPr>
                <w:delText>2008</w:delText>
              </w:r>
            </w:del>
          </w:p>
        </w:tc>
        <w:tc>
          <w:tcPr>
            <w:tcW w:w="937" w:type="dxa"/>
            <w:tcBorders>
              <w:top w:val="nil"/>
              <w:left w:val="nil"/>
              <w:bottom w:val="nil"/>
              <w:right w:val="nil"/>
            </w:tcBorders>
            <w:shd w:val="clear" w:color="auto" w:fill="FBE4D5" w:themeFill="accent2" w:themeFillTint="33"/>
          </w:tcPr>
          <w:p w14:paraId="50B4EAA2" w14:textId="23907FBB" w:rsidR="00960088" w:rsidDel="00CB1085" w:rsidRDefault="00960088" w:rsidP="00CB1085">
            <w:pPr>
              <w:widowControl w:val="0"/>
              <w:spacing w:after="0" w:line="240" w:lineRule="auto"/>
              <w:rPr>
                <w:del w:id="81" w:author="Qizhou Duan" w:date="2024-02-09T11:30:00Z"/>
                <w:rFonts w:ascii="Times New Roman" w:hAnsi="Times New Roman" w:cs="Times New Roman"/>
                <w:sz w:val="24"/>
                <w:szCs w:val="24"/>
              </w:rPr>
              <w:pPrChange w:id="82" w:author="Qizhou Duan" w:date="2024-02-09T11:30:00Z">
                <w:pPr>
                  <w:widowControl w:val="0"/>
                  <w:spacing w:after="0" w:line="240" w:lineRule="auto"/>
                </w:pPr>
              </w:pPrChange>
            </w:pPr>
            <w:del w:id="83" w:author="Qizhou Duan" w:date="2024-02-09T11:30:00Z">
              <w:r w:rsidDel="00CB1085">
                <w:rPr>
                  <w:rFonts w:ascii="Times New Roman" w:hAnsi="Times New Roman" w:cs="Times New Roman"/>
                  <w:sz w:val="24"/>
                  <w:szCs w:val="24"/>
                </w:rPr>
                <w:delText>139</w:delText>
              </w:r>
            </w:del>
          </w:p>
        </w:tc>
        <w:tc>
          <w:tcPr>
            <w:tcW w:w="971" w:type="dxa"/>
            <w:tcBorders>
              <w:top w:val="nil"/>
              <w:left w:val="nil"/>
              <w:bottom w:val="nil"/>
              <w:right w:val="nil"/>
            </w:tcBorders>
            <w:shd w:val="clear" w:color="auto" w:fill="FBE4D5" w:themeFill="accent2" w:themeFillTint="33"/>
          </w:tcPr>
          <w:p w14:paraId="479A369F" w14:textId="64DA0D19" w:rsidR="00960088" w:rsidDel="00CB1085" w:rsidRDefault="00960088" w:rsidP="00CB1085">
            <w:pPr>
              <w:widowControl w:val="0"/>
              <w:spacing w:after="0" w:line="240" w:lineRule="auto"/>
              <w:rPr>
                <w:del w:id="84" w:author="Qizhou Duan" w:date="2024-02-09T11:30:00Z"/>
                <w:rFonts w:ascii="Times New Roman" w:hAnsi="Times New Roman" w:cs="Times New Roman"/>
                <w:sz w:val="24"/>
                <w:szCs w:val="24"/>
              </w:rPr>
              <w:pPrChange w:id="85" w:author="Qizhou Duan" w:date="2024-02-09T11:30:00Z">
                <w:pPr>
                  <w:widowControl w:val="0"/>
                  <w:spacing w:after="0" w:line="240" w:lineRule="auto"/>
                </w:pPr>
              </w:pPrChange>
            </w:pPr>
            <w:del w:id="86" w:author="Qizhou Duan" w:date="2024-02-09T11:30:00Z">
              <w:r w:rsidDel="00CB1085">
                <w:rPr>
                  <w:rFonts w:ascii="Times New Roman" w:hAnsi="Times New Roman" w:cs="Times New Roman"/>
                  <w:sz w:val="24"/>
                  <w:szCs w:val="24"/>
                </w:rPr>
                <w:delText>82%</w:delText>
              </w:r>
            </w:del>
          </w:p>
        </w:tc>
        <w:tc>
          <w:tcPr>
            <w:tcW w:w="895" w:type="dxa"/>
            <w:tcBorders>
              <w:top w:val="nil"/>
              <w:left w:val="nil"/>
              <w:bottom w:val="nil"/>
              <w:right w:val="nil"/>
            </w:tcBorders>
            <w:shd w:val="clear" w:color="auto" w:fill="FBE4D5" w:themeFill="accent2" w:themeFillTint="33"/>
          </w:tcPr>
          <w:p w14:paraId="022E4F93" w14:textId="44E518C9" w:rsidR="00960088" w:rsidDel="00CB1085" w:rsidRDefault="00960088" w:rsidP="00CB1085">
            <w:pPr>
              <w:widowControl w:val="0"/>
              <w:spacing w:after="0" w:line="240" w:lineRule="auto"/>
              <w:rPr>
                <w:del w:id="87" w:author="Qizhou Duan" w:date="2024-02-09T11:30:00Z"/>
                <w:rFonts w:ascii="Times New Roman" w:hAnsi="Times New Roman" w:cs="Times New Roman"/>
                <w:sz w:val="24"/>
                <w:szCs w:val="24"/>
              </w:rPr>
              <w:pPrChange w:id="88" w:author="Qizhou Duan" w:date="2024-02-09T11:30:00Z">
                <w:pPr>
                  <w:widowControl w:val="0"/>
                  <w:spacing w:after="0" w:line="240" w:lineRule="auto"/>
                </w:pPr>
              </w:pPrChange>
            </w:pPr>
            <w:del w:id="89" w:author="Qizhou Duan" w:date="2024-02-09T11:30:00Z">
              <w:r w:rsidDel="00CB1085">
                <w:rPr>
                  <w:rFonts w:ascii="Times New Roman" w:hAnsi="Times New Roman" w:cs="Times New Roman"/>
                  <w:sz w:val="24"/>
                  <w:szCs w:val="24"/>
                </w:rPr>
                <w:delText>35-70</w:delText>
              </w:r>
            </w:del>
          </w:p>
        </w:tc>
        <w:tc>
          <w:tcPr>
            <w:tcW w:w="1668" w:type="dxa"/>
            <w:tcBorders>
              <w:top w:val="nil"/>
              <w:left w:val="nil"/>
              <w:bottom w:val="nil"/>
              <w:right w:val="nil"/>
            </w:tcBorders>
            <w:shd w:val="clear" w:color="auto" w:fill="FBE4D5" w:themeFill="accent2" w:themeFillTint="33"/>
          </w:tcPr>
          <w:p w14:paraId="45AF7DC3" w14:textId="7D14FAE2" w:rsidR="00960088" w:rsidDel="00CB1085" w:rsidRDefault="00960088" w:rsidP="00CB1085">
            <w:pPr>
              <w:widowControl w:val="0"/>
              <w:spacing w:after="0" w:line="240" w:lineRule="auto"/>
              <w:rPr>
                <w:del w:id="90" w:author="Qizhou Duan" w:date="2024-02-09T11:30:00Z"/>
                <w:rFonts w:ascii="Times New Roman" w:hAnsi="Times New Roman" w:cs="Times New Roman"/>
                <w:sz w:val="24"/>
                <w:szCs w:val="24"/>
              </w:rPr>
              <w:pPrChange w:id="91" w:author="Qizhou Duan" w:date="2024-02-09T11:30:00Z">
                <w:pPr>
                  <w:widowControl w:val="0"/>
                  <w:spacing w:after="0" w:line="240" w:lineRule="auto"/>
                </w:pPr>
              </w:pPrChange>
            </w:pPr>
            <w:del w:id="92" w:author="Qizhou Duan" w:date="2024-02-09T11:30:00Z">
              <w:r w:rsidDel="00CB1085">
                <w:rPr>
                  <w:rFonts w:ascii="Times New Roman" w:hAnsi="Times New Roman" w:cs="Times New Roman"/>
                  <w:sz w:val="24"/>
                  <w:szCs w:val="24"/>
                </w:rPr>
                <w:delText>Myocardial infarction</w:delText>
              </w:r>
            </w:del>
          </w:p>
        </w:tc>
        <w:tc>
          <w:tcPr>
            <w:tcW w:w="1063" w:type="dxa"/>
            <w:tcBorders>
              <w:top w:val="nil"/>
              <w:left w:val="nil"/>
              <w:bottom w:val="nil"/>
              <w:right w:val="nil"/>
            </w:tcBorders>
            <w:shd w:val="clear" w:color="auto" w:fill="FBE4D5" w:themeFill="accent2" w:themeFillTint="33"/>
          </w:tcPr>
          <w:p w14:paraId="787886FE" w14:textId="28796DF2" w:rsidR="00960088" w:rsidDel="00CB1085" w:rsidRDefault="00960088" w:rsidP="00CB1085">
            <w:pPr>
              <w:widowControl w:val="0"/>
              <w:spacing w:after="0" w:line="240" w:lineRule="auto"/>
              <w:rPr>
                <w:del w:id="93" w:author="Qizhou Duan" w:date="2024-02-09T11:30:00Z"/>
                <w:rFonts w:ascii="Times New Roman" w:hAnsi="Times New Roman" w:cs="Times New Roman"/>
                <w:sz w:val="24"/>
                <w:szCs w:val="24"/>
              </w:rPr>
              <w:pPrChange w:id="94" w:author="Qizhou Duan" w:date="2024-02-09T11:30:00Z">
                <w:pPr>
                  <w:widowControl w:val="0"/>
                  <w:spacing w:after="0" w:line="240" w:lineRule="auto"/>
                </w:pPr>
              </w:pPrChange>
            </w:pPr>
            <w:del w:id="95" w:author="Qizhou Duan" w:date="2024-02-09T11:30:00Z">
              <w:r w:rsidDel="00CB1085">
                <w:rPr>
                  <w:rFonts w:ascii="Times New Roman" w:hAnsi="Times New Roman" w:cs="Times New Roman"/>
                  <w:sz w:val="24"/>
                  <w:szCs w:val="24"/>
                </w:rPr>
                <w:delText>3~12 months</w:delText>
              </w:r>
            </w:del>
          </w:p>
        </w:tc>
        <w:tc>
          <w:tcPr>
            <w:tcW w:w="2667" w:type="dxa"/>
            <w:tcBorders>
              <w:top w:val="nil"/>
              <w:left w:val="nil"/>
              <w:bottom w:val="nil"/>
              <w:right w:val="nil"/>
            </w:tcBorders>
            <w:shd w:val="clear" w:color="auto" w:fill="FBE4D5" w:themeFill="accent2" w:themeFillTint="33"/>
          </w:tcPr>
          <w:p w14:paraId="42DFB75C" w14:textId="6533DC63" w:rsidR="00960088" w:rsidDel="00CB1085" w:rsidRDefault="00960088" w:rsidP="00CB1085">
            <w:pPr>
              <w:widowControl w:val="0"/>
              <w:spacing w:after="0" w:line="240" w:lineRule="auto"/>
              <w:rPr>
                <w:del w:id="96" w:author="Qizhou Duan" w:date="2024-02-09T11:30:00Z"/>
                <w:rFonts w:ascii="Times New Roman" w:hAnsi="Times New Roman" w:cs="Times New Roman"/>
                <w:sz w:val="24"/>
                <w:szCs w:val="24"/>
              </w:rPr>
              <w:pPrChange w:id="97" w:author="Qizhou Duan" w:date="2024-02-09T11:30:00Z">
                <w:pPr>
                  <w:widowControl w:val="0"/>
                  <w:spacing w:after="0" w:line="240" w:lineRule="auto"/>
                </w:pPr>
              </w:pPrChange>
            </w:pPr>
            <w:del w:id="98" w:author="Qizhou Duan" w:date="2024-02-09T11:30:00Z">
              <w:r w:rsidDel="00CB1085">
                <w:rPr>
                  <w:rFonts w:ascii="Times New Roman" w:hAnsi="Times New Roman" w:cs="Times New Roman"/>
                  <w:sz w:val="24"/>
                  <w:szCs w:val="24"/>
                </w:rPr>
                <w:delText>Depression, Coping, Spirituality, Age, Gender</w:delText>
              </w:r>
            </w:del>
          </w:p>
        </w:tc>
      </w:tr>
      <w:tr w:rsidR="00960088" w:rsidDel="00CB1085" w14:paraId="5CDE9B2E" w14:textId="45F69B4F" w:rsidTr="00030A13">
        <w:trPr>
          <w:trHeight w:val="216"/>
          <w:jc w:val="center"/>
          <w:del w:id="99" w:author="Qizhou Duan" w:date="2024-02-09T11:30:00Z"/>
        </w:trPr>
        <w:tc>
          <w:tcPr>
            <w:tcW w:w="1454" w:type="dxa"/>
            <w:tcBorders>
              <w:top w:val="nil"/>
              <w:left w:val="nil"/>
              <w:bottom w:val="nil"/>
              <w:right w:val="nil"/>
            </w:tcBorders>
            <w:shd w:val="clear" w:color="auto" w:fill="FBE4D5" w:themeFill="accent2" w:themeFillTint="33"/>
          </w:tcPr>
          <w:p w14:paraId="1A05E10D" w14:textId="548E137F" w:rsidR="00960088" w:rsidDel="00CB1085" w:rsidRDefault="00960088" w:rsidP="00CB1085">
            <w:pPr>
              <w:widowControl w:val="0"/>
              <w:spacing w:after="0" w:line="240" w:lineRule="auto"/>
              <w:rPr>
                <w:del w:id="100" w:author="Qizhou Duan" w:date="2024-02-09T11:30:00Z"/>
                <w:rFonts w:ascii="Times New Roman" w:hAnsi="Times New Roman" w:cs="Times New Roman"/>
                <w:sz w:val="24"/>
                <w:szCs w:val="24"/>
              </w:rPr>
              <w:pPrChange w:id="101" w:author="Qizhou Duan" w:date="2024-02-09T11:30:00Z">
                <w:pPr>
                  <w:widowControl w:val="0"/>
                  <w:spacing w:after="0" w:line="240" w:lineRule="auto"/>
                </w:pPr>
              </w:pPrChange>
            </w:pPr>
            <w:del w:id="102" w:author="Qizhou Duan" w:date="2024-02-09T11:30:00Z">
              <w:r w:rsidDel="00CB1085">
                <w:rPr>
                  <w:rFonts w:ascii="Times New Roman" w:hAnsi="Times New Roman" w:cs="Times New Roman"/>
                  <w:sz w:val="24"/>
                  <w:szCs w:val="24"/>
                </w:rPr>
                <w:delText xml:space="preserve">Hu et al. </w:delText>
              </w:r>
            </w:del>
          </w:p>
        </w:tc>
        <w:tc>
          <w:tcPr>
            <w:tcW w:w="695" w:type="dxa"/>
            <w:tcBorders>
              <w:top w:val="nil"/>
              <w:left w:val="nil"/>
              <w:bottom w:val="nil"/>
              <w:right w:val="nil"/>
            </w:tcBorders>
            <w:shd w:val="clear" w:color="auto" w:fill="FBE4D5" w:themeFill="accent2" w:themeFillTint="33"/>
          </w:tcPr>
          <w:p w14:paraId="6E9780B8" w14:textId="289B0FA5" w:rsidR="00960088" w:rsidDel="00CB1085" w:rsidRDefault="00960088" w:rsidP="00CB1085">
            <w:pPr>
              <w:widowControl w:val="0"/>
              <w:spacing w:after="0" w:line="240" w:lineRule="auto"/>
              <w:rPr>
                <w:del w:id="103" w:author="Qizhou Duan" w:date="2024-02-09T11:30:00Z"/>
                <w:rFonts w:ascii="Times New Roman" w:hAnsi="Times New Roman" w:cs="Times New Roman"/>
                <w:sz w:val="24"/>
                <w:szCs w:val="24"/>
              </w:rPr>
              <w:pPrChange w:id="104" w:author="Qizhou Duan" w:date="2024-02-09T11:30:00Z">
                <w:pPr>
                  <w:widowControl w:val="0"/>
                  <w:spacing w:after="0" w:line="240" w:lineRule="auto"/>
                </w:pPr>
              </w:pPrChange>
            </w:pPr>
            <w:del w:id="105" w:author="Qizhou Duan" w:date="2024-02-09T11:30:00Z">
              <w:r w:rsidDel="00CB1085">
                <w:rPr>
                  <w:rFonts w:ascii="Times New Roman" w:hAnsi="Times New Roman" w:cs="Times New Roman"/>
                  <w:sz w:val="24"/>
                  <w:szCs w:val="24"/>
                </w:rPr>
                <w:delText>2020</w:delText>
              </w:r>
            </w:del>
          </w:p>
        </w:tc>
        <w:tc>
          <w:tcPr>
            <w:tcW w:w="937" w:type="dxa"/>
            <w:tcBorders>
              <w:top w:val="nil"/>
              <w:left w:val="nil"/>
              <w:bottom w:val="nil"/>
              <w:right w:val="nil"/>
            </w:tcBorders>
            <w:shd w:val="clear" w:color="auto" w:fill="FBE4D5" w:themeFill="accent2" w:themeFillTint="33"/>
          </w:tcPr>
          <w:p w14:paraId="4531FA3F" w14:textId="16C00BFD" w:rsidR="00960088" w:rsidDel="00CB1085" w:rsidRDefault="00960088" w:rsidP="00CB1085">
            <w:pPr>
              <w:widowControl w:val="0"/>
              <w:spacing w:after="0" w:line="240" w:lineRule="auto"/>
              <w:rPr>
                <w:del w:id="106" w:author="Qizhou Duan" w:date="2024-02-09T11:30:00Z"/>
                <w:rFonts w:ascii="Times New Roman" w:hAnsi="Times New Roman" w:cs="Times New Roman"/>
                <w:sz w:val="24"/>
                <w:szCs w:val="24"/>
              </w:rPr>
              <w:pPrChange w:id="107" w:author="Qizhou Duan" w:date="2024-02-09T11:30:00Z">
                <w:pPr>
                  <w:widowControl w:val="0"/>
                  <w:spacing w:after="0" w:line="240" w:lineRule="auto"/>
                </w:pPr>
              </w:pPrChange>
            </w:pPr>
            <w:del w:id="108" w:author="Qizhou Duan" w:date="2024-02-09T11:30:00Z">
              <w:r w:rsidDel="00CB1085">
                <w:rPr>
                  <w:rFonts w:ascii="Times New Roman" w:hAnsi="Times New Roman" w:cs="Times New Roman"/>
                  <w:sz w:val="24"/>
                  <w:szCs w:val="24"/>
                </w:rPr>
                <w:delText>65</w:delText>
              </w:r>
            </w:del>
          </w:p>
        </w:tc>
        <w:tc>
          <w:tcPr>
            <w:tcW w:w="971" w:type="dxa"/>
            <w:tcBorders>
              <w:top w:val="nil"/>
              <w:left w:val="nil"/>
              <w:bottom w:val="nil"/>
              <w:right w:val="nil"/>
            </w:tcBorders>
            <w:shd w:val="clear" w:color="auto" w:fill="FBE4D5" w:themeFill="accent2" w:themeFillTint="33"/>
          </w:tcPr>
          <w:p w14:paraId="295A0FD7" w14:textId="5B85FEAF" w:rsidR="00960088" w:rsidDel="00CB1085" w:rsidRDefault="00960088" w:rsidP="00CB1085">
            <w:pPr>
              <w:widowControl w:val="0"/>
              <w:spacing w:after="0" w:line="240" w:lineRule="auto"/>
              <w:rPr>
                <w:del w:id="109" w:author="Qizhou Duan" w:date="2024-02-09T11:30:00Z"/>
                <w:rFonts w:ascii="Times New Roman" w:hAnsi="Times New Roman" w:cs="Times New Roman"/>
                <w:sz w:val="24"/>
                <w:szCs w:val="24"/>
              </w:rPr>
              <w:pPrChange w:id="110" w:author="Qizhou Duan" w:date="2024-02-09T11:30:00Z">
                <w:pPr>
                  <w:widowControl w:val="0"/>
                  <w:spacing w:after="0" w:line="240" w:lineRule="auto"/>
                </w:pPr>
              </w:pPrChange>
            </w:pPr>
            <w:del w:id="111" w:author="Qizhou Duan" w:date="2024-02-09T11:30:00Z">
              <w:r w:rsidDel="00CB1085">
                <w:rPr>
                  <w:rFonts w:ascii="Times New Roman" w:hAnsi="Times New Roman" w:cs="Times New Roman"/>
                  <w:sz w:val="24"/>
                  <w:szCs w:val="24"/>
                </w:rPr>
                <w:delText>70.80%</w:delText>
              </w:r>
            </w:del>
          </w:p>
        </w:tc>
        <w:tc>
          <w:tcPr>
            <w:tcW w:w="895" w:type="dxa"/>
            <w:tcBorders>
              <w:top w:val="nil"/>
              <w:left w:val="nil"/>
              <w:bottom w:val="nil"/>
              <w:right w:val="nil"/>
            </w:tcBorders>
            <w:shd w:val="clear" w:color="auto" w:fill="FBE4D5" w:themeFill="accent2" w:themeFillTint="33"/>
          </w:tcPr>
          <w:p w14:paraId="7F1E737C" w14:textId="13396263" w:rsidR="00960088" w:rsidDel="00CB1085" w:rsidRDefault="00960088" w:rsidP="00CB1085">
            <w:pPr>
              <w:widowControl w:val="0"/>
              <w:spacing w:after="0" w:line="240" w:lineRule="auto"/>
              <w:rPr>
                <w:del w:id="112" w:author="Qizhou Duan" w:date="2024-02-09T11:30:00Z"/>
                <w:rFonts w:ascii="Times New Roman" w:hAnsi="Times New Roman" w:cs="Times New Roman"/>
                <w:sz w:val="24"/>
                <w:szCs w:val="24"/>
              </w:rPr>
              <w:pPrChange w:id="113" w:author="Qizhou Duan" w:date="2024-02-09T11:30:00Z">
                <w:pPr>
                  <w:widowControl w:val="0"/>
                  <w:spacing w:after="0" w:line="240" w:lineRule="auto"/>
                </w:pPr>
              </w:pPrChange>
            </w:pPr>
            <w:del w:id="114" w:author="Qizhou Duan" w:date="2024-02-09T11:30:00Z">
              <w:r w:rsidDel="00CB1085">
                <w:rPr>
                  <w:rFonts w:ascii="Times New Roman" w:hAnsi="Times New Roman" w:cs="Times New Roman"/>
                  <w:sz w:val="24"/>
                  <w:szCs w:val="24"/>
                </w:rPr>
                <w:delText>N/A (&gt;18)</w:delText>
              </w:r>
            </w:del>
          </w:p>
        </w:tc>
        <w:tc>
          <w:tcPr>
            <w:tcW w:w="1668" w:type="dxa"/>
            <w:tcBorders>
              <w:top w:val="nil"/>
              <w:left w:val="nil"/>
              <w:bottom w:val="nil"/>
              <w:right w:val="nil"/>
            </w:tcBorders>
            <w:shd w:val="clear" w:color="auto" w:fill="FBE4D5" w:themeFill="accent2" w:themeFillTint="33"/>
          </w:tcPr>
          <w:p w14:paraId="4E4147B8" w14:textId="1C7DC781" w:rsidR="00960088" w:rsidDel="00CB1085" w:rsidRDefault="00960088" w:rsidP="00CB1085">
            <w:pPr>
              <w:widowControl w:val="0"/>
              <w:spacing w:after="0" w:line="240" w:lineRule="auto"/>
              <w:rPr>
                <w:del w:id="115" w:author="Qizhou Duan" w:date="2024-02-09T11:30:00Z"/>
                <w:rFonts w:ascii="Times New Roman" w:hAnsi="Times New Roman" w:cs="Times New Roman"/>
                <w:sz w:val="24"/>
                <w:szCs w:val="24"/>
              </w:rPr>
              <w:pPrChange w:id="116" w:author="Qizhou Duan" w:date="2024-02-09T11:30:00Z">
                <w:pPr>
                  <w:widowControl w:val="0"/>
                  <w:spacing w:after="0" w:line="240" w:lineRule="auto"/>
                </w:pPr>
              </w:pPrChange>
            </w:pPr>
            <w:del w:id="117" w:author="Qizhou Duan" w:date="2024-02-09T11:30:00Z">
              <w:r w:rsidDel="00CB1085">
                <w:rPr>
                  <w:rFonts w:ascii="Times New Roman" w:hAnsi="Times New Roman" w:cs="Times New Roman"/>
                  <w:sz w:val="24"/>
                  <w:szCs w:val="24"/>
                </w:rPr>
                <w:delText>Stroke</w:delText>
              </w:r>
            </w:del>
          </w:p>
        </w:tc>
        <w:tc>
          <w:tcPr>
            <w:tcW w:w="1063" w:type="dxa"/>
            <w:tcBorders>
              <w:top w:val="nil"/>
              <w:left w:val="nil"/>
              <w:bottom w:val="nil"/>
              <w:right w:val="nil"/>
            </w:tcBorders>
            <w:shd w:val="clear" w:color="auto" w:fill="FBE4D5" w:themeFill="accent2" w:themeFillTint="33"/>
          </w:tcPr>
          <w:p w14:paraId="3969386F" w14:textId="6B22FC11" w:rsidR="00960088" w:rsidDel="00CB1085" w:rsidRDefault="00960088" w:rsidP="00CB1085">
            <w:pPr>
              <w:widowControl w:val="0"/>
              <w:spacing w:after="0" w:line="240" w:lineRule="auto"/>
              <w:rPr>
                <w:del w:id="118" w:author="Qizhou Duan" w:date="2024-02-09T11:30:00Z"/>
                <w:rFonts w:ascii="Times New Roman" w:hAnsi="Times New Roman" w:cs="Times New Roman"/>
                <w:sz w:val="24"/>
                <w:szCs w:val="24"/>
              </w:rPr>
              <w:pPrChange w:id="119" w:author="Qizhou Duan" w:date="2024-02-09T11:30:00Z">
                <w:pPr>
                  <w:widowControl w:val="0"/>
                  <w:spacing w:after="0" w:line="240" w:lineRule="auto"/>
                </w:pPr>
              </w:pPrChange>
            </w:pPr>
            <w:del w:id="120" w:author="Qizhou Duan" w:date="2024-02-09T11:30:00Z">
              <w:r w:rsidDel="00CB1085">
                <w:rPr>
                  <w:rFonts w:ascii="Times New Roman" w:hAnsi="Times New Roman" w:cs="Times New Roman"/>
                  <w:sz w:val="24"/>
                  <w:szCs w:val="24"/>
                </w:rPr>
                <w:delText>1 month</w:delText>
              </w:r>
            </w:del>
          </w:p>
        </w:tc>
        <w:tc>
          <w:tcPr>
            <w:tcW w:w="2667" w:type="dxa"/>
            <w:tcBorders>
              <w:top w:val="nil"/>
              <w:left w:val="nil"/>
              <w:bottom w:val="nil"/>
              <w:right w:val="nil"/>
            </w:tcBorders>
            <w:shd w:val="clear" w:color="auto" w:fill="FBE4D5" w:themeFill="accent2" w:themeFillTint="33"/>
          </w:tcPr>
          <w:p w14:paraId="14A6C4F5" w14:textId="3415DE1C" w:rsidR="00960088" w:rsidDel="00CB1085" w:rsidRDefault="00960088" w:rsidP="00CB1085">
            <w:pPr>
              <w:widowControl w:val="0"/>
              <w:spacing w:after="0" w:line="240" w:lineRule="auto"/>
              <w:rPr>
                <w:del w:id="121" w:author="Qizhou Duan" w:date="2024-02-09T11:30:00Z"/>
                <w:rFonts w:ascii="Times New Roman" w:hAnsi="Times New Roman" w:cs="Times New Roman"/>
                <w:sz w:val="24"/>
                <w:szCs w:val="24"/>
              </w:rPr>
              <w:pPrChange w:id="122" w:author="Qizhou Duan" w:date="2024-02-09T11:30:00Z">
                <w:pPr>
                  <w:widowControl w:val="0"/>
                  <w:spacing w:after="0" w:line="240" w:lineRule="auto"/>
                </w:pPr>
              </w:pPrChange>
            </w:pPr>
            <w:del w:id="123" w:author="Qizhou Duan" w:date="2024-02-09T11:30:00Z">
              <w:r w:rsidDel="00CB1085">
                <w:rPr>
                  <w:rFonts w:ascii="Times New Roman" w:hAnsi="Times New Roman" w:cs="Times New Roman"/>
                  <w:sz w:val="24"/>
                  <w:szCs w:val="24"/>
                </w:rPr>
                <w:delText>Depression, Spirituality, Social Support</w:delText>
              </w:r>
            </w:del>
          </w:p>
        </w:tc>
      </w:tr>
      <w:tr w:rsidR="00960088" w:rsidDel="00CB1085" w14:paraId="20453A39" w14:textId="05460679" w:rsidTr="00030A13">
        <w:trPr>
          <w:trHeight w:val="216"/>
          <w:jc w:val="center"/>
          <w:del w:id="124" w:author="Qizhou Duan" w:date="2024-02-09T11:30:00Z"/>
        </w:trPr>
        <w:tc>
          <w:tcPr>
            <w:tcW w:w="1454" w:type="dxa"/>
            <w:tcBorders>
              <w:top w:val="nil"/>
              <w:left w:val="nil"/>
              <w:bottom w:val="nil"/>
              <w:right w:val="nil"/>
            </w:tcBorders>
            <w:shd w:val="clear" w:color="auto" w:fill="FBE4D5" w:themeFill="accent2" w:themeFillTint="33"/>
          </w:tcPr>
          <w:p w14:paraId="62F42C0B" w14:textId="31DBEF58" w:rsidR="00960088" w:rsidDel="00CB1085" w:rsidRDefault="00960088" w:rsidP="00CB1085">
            <w:pPr>
              <w:widowControl w:val="0"/>
              <w:spacing w:after="0" w:line="240" w:lineRule="auto"/>
              <w:rPr>
                <w:del w:id="125" w:author="Qizhou Duan" w:date="2024-02-09T11:30:00Z"/>
                <w:rFonts w:ascii="Times New Roman" w:hAnsi="Times New Roman" w:cs="Times New Roman"/>
                <w:sz w:val="24"/>
                <w:szCs w:val="24"/>
              </w:rPr>
              <w:pPrChange w:id="126" w:author="Qizhou Duan" w:date="2024-02-09T11:30:00Z">
                <w:pPr>
                  <w:widowControl w:val="0"/>
                  <w:spacing w:after="0" w:line="240" w:lineRule="auto"/>
                </w:pPr>
              </w:pPrChange>
            </w:pPr>
            <w:del w:id="127" w:author="Qizhou Duan" w:date="2024-02-09T11:30:00Z">
              <w:r w:rsidDel="00CB1085">
                <w:rPr>
                  <w:rFonts w:ascii="Times New Roman" w:hAnsi="Times New Roman" w:cs="Times New Roman"/>
                  <w:sz w:val="24"/>
                  <w:szCs w:val="24"/>
                </w:rPr>
                <w:delText>Javed</w:delText>
              </w:r>
              <w:r w:rsidR="0056404C" w:rsidDel="00CB1085">
                <w:rPr>
                  <w:rFonts w:ascii="Times New Roman" w:hAnsi="Times New Roman" w:cs="Times New Roman"/>
                  <w:sz w:val="24"/>
                  <w:szCs w:val="24"/>
                </w:rPr>
                <w:delText>_&amp;_</w:delText>
              </w:r>
              <w:r w:rsidDel="00CB1085">
                <w:rPr>
                  <w:rFonts w:ascii="Times New Roman" w:hAnsi="Times New Roman" w:cs="Times New Roman"/>
                  <w:sz w:val="24"/>
                  <w:szCs w:val="24"/>
                </w:rPr>
                <w:delText>Dawood</w:delText>
              </w:r>
            </w:del>
          </w:p>
        </w:tc>
        <w:tc>
          <w:tcPr>
            <w:tcW w:w="695" w:type="dxa"/>
            <w:tcBorders>
              <w:top w:val="nil"/>
              <w:left w:val="nil"/>
              <w:bottom w:val="nil"/>
              <w:right w:val="nil"/>
            </w:tcBorders>
            <w:shd w:val="clear" w:color="auto" w:fill="FBE4D5" w:themeFill="accent2" w:themeFillTint="33"/>
          </w:tcPr>
          <w:p w14:paraId="4C4A9742" w14:textId="238C6BBD" w:rsidR="00960088" w:rsidDel="00CB1085" w:rsidRDefault="00960088" w:rsidP="00CB1085">
            <w:pPr>
              <w:widowControl w:val="0"/>
              <w:spacing w:after="0" w:line="240" w:lineRule="auto"/>
              <w:rPr>
                <w:del w:id="128" w:author="Qizhou Duan" w:date="2024-02-09T11:30:00Z"/>
                <w:rFonts w:ascii="Times New Roman" w:hAnsi="Times New Roman" w:cs="Times New Roman"/>
                <w:sz w:val="24"/>
                <w:szCs w:val="24"/>
              </w:rPr>
              <w:pPrChange w:id="129" w:author="Qizhou Duan" w:date="2024-02-09T11:30:00Z">
                <w:pPr>
                  <w:widowControl w:val="0"/>
                  <w:spacing w:after="0" w:line="240" w:lineRule="auto"/>
                </w:pPr>
              </w:pPrChange>
            </w:pPr>
            <w:del w:id="130" w:author="Qizhou Duan" w:date="2024-02-09T11:30:00Z">
              <w:r w:rsidDel="00CB1085">
                <w:rPr>
                  <w:rFonts w:ascii="Times New Roman" w:hAnsi="Times New Roman" w:cs="Times New Roman"/>
                  <w:sz w:val="24"/>
                  <w:szCs w:val="24"/>
                </w:rPr>
                <w:delText>2016</w:delText>
              </w:r>
            </w:del>
          </w:p>
        </w:tc>
        <w:tc>
          <w:tcPr>
            <w:tcW w:w="937" w:type="dxa"/>
            <w:tcBorders>
              <w:top w:val="nil"/>
              <w:left w:val="nil"/>
              <w:bottom w:val="nil"/>
              <w:right w:val="nil"/>
            </w:tcBorders>
            <w:shd w:val="clear" w:color="auto" w:fill="FBE4D5" w:themeFill="accent2" w:themeFillTint="33"/>
          </w:tcPr>
          <w:p w14:paraId="6499A314" w14:textId="7E7A4391" w:rsidR="00960088" w:rsidDel="00CB1085" w:rsidRDefault="00960088" w:rsidP="00CB1085">
            <w:pPr>
              <w:widowControl w:val="0"/>
              <w:spacing w:after="0" w:line="240" w:lineRule="auto"/>
              <w:rPr>
                <w:del w:id="131" w:author="Qizhou Duan" w:date="2024-02-09T11:30:00Z"/>
                <w:rFonts w:ascii="Times New Roman" w:hAnsi="Times New Roman" w:cs="Times New Roman"/>
                <w:sz w:val="24"/>
                <w:szCs w:val="24"/>
              </w:rPr>
              <w:pPrChange w:id="132" w:author="Qizhou Duan" w:date="2024-02-09T11:30:00Z">
                <w:pPr>
                  <w:widowControl w:val="0"/>
                  <w:spacing w:after="0" w:line="240" w:lineRule="auto"/>
                </w:pPr>
              </w:pPrChange>
            </w:pPr>
            <w:del w:id="133" w:author="Qizhou Duan" w:date="2024-02-09T11:30:00Z">
              <w:r w:rsidDel="00CB1085">
                <w:rPr>
                  <w:rFonts w:ascii="Times New Roman" w:hAnsi="Times New Roman" w:cs="Times New Roman"/>
                  <w:sz w:val="24"/>
                  <w:szCs w:val="24"/>
                </w:rPr>
                <w:delText>90</w:delText>
              </w:r>
            </w:del>
          </w:p>
        </w:tc>
        <w:tc>
          <w:tcPr>
            <w:tcW w:w="971" w:type="dxa"/>
            <w:tcBorders>
              <w:top w:val="nil"/>
              <w:left w:val="nil"/>
              <w:bottom w:val="nil"/>
              <w:right w:val="nil"/>
            </w:tcBorders>
            <w:shd w:val="clear" w:color="auto" w:fill="FBE4D5" w:themeFill="accent2" w:themeFillTint="33"/>
          </w:tcPr>
          <w:p w14:paraId="751229E1" w14:textId="2ACCCE48" w:rsidR="00960088" w:rsidDel="00CB1085" w:rsidRDefault="00960088" w:rsidP="00CB1085">
            <w:pPr>
              <w:widowControl w:val="0"/>
              <w:spacing w:after="0" w:line="240" w:lineRule="auto"/>
              <w:rPr>
                <w:del w:id="134" w:author="Qizhou Duan" w:date="2024-02-09T11:30:00Z"/>
                <w:rFonts w:ascii="Times New Roman" w:hAnsi="Times New Roman" w:cs="Times New Roman"/>
                <w:sz w:val="24"/>
                <w:szCs w:val="24"/>
              </w:rPr>
              <w:pPrChange w:id="135" w:author="Qizhou Duan" w:date="2024-02-09T11:30:00Z">
                <w:pPr>
                  <w:widowControl w:val="0"/>
                  <w:spacing w:after="0" w:line="240" w:lineRule="auto"/>
                </w:pPr>
              </w:pPrChange>
            </w:pPr>
            <w:del w:id="136" w:author="Qizhou Duan" w:date="2024-02-09T11:30:00Z">
              <w:r w:rsidDel="00CB1085">
                <w:rPr>
                  <w:rFonts w:ascii="Times New Roman" w:hAnsi="Times New Roman" w:cs="Times New Roman"/>
                  <w:sz w:val="24"/>
                  <w:szCs w:val="24"/>
                </w:rPr>
                <w:delText>58%</w:delText>
              </w:r>
            </w:del>
          </w:p>
        </w:tc>
        <w:tc>
          <w:tcPr>
            <w:tcW w:w="895" w:type="dxa"/>
            <w:tcBorders>
              <w:top w:val="nil"/>
              <w:left w:val="nil"/>
              <w:bottom w:val="nil"/>
              <w:right w:val="nil"/>
            </w:tcBorders>
            <w:shd w:val="clear" w:color="auto" w:fill="FBE4D5" w:themeFill="accent2" w:themeFillTint="33"/>
          </w:tcPr>
          <w:p w14:paraId="54DD80FE" w14:textId="75802193" w:rsidR="00960088" w:rsidDel="00CB1085" w:rsidRDefault="00960088" w:rsidP="00CB1085">
            <w:pPr>
              <w:widowControl w:val="0"/>
              <w:spacing w:after="0" w:line="240" w:lineRule="auto"/>
              <w:rPr>
                <w:del w:id="137" w:author="Qizhou Duan" w:date="2024-02-09T11:30:00Z"/>
                <w:rFonts w:ascii="Times New Roman" w:hAnsi="Times New Roman" w:cs="Times New Roman"/>
                <w:sz w:val="24"/>
                <w:szCs w:val="24"/>
              </w:rPr>
              <w:pPrChange w:id="138" w:author="Qizhou Duan" w:date="2024-02-09T11:30:00Z">
                <w:pPr>
                  <w:widowControl w:val="0"/>
                  <w:spacing w:after="0" w:line="240" w:lineRule="auto"/>
                </w:pPr>
              </w:pPrChange>
            </w:pPr>
            <w:del w:id="139" w:author="Qizhou Duan" w:date="2024-02-09T11:30:00Z">
              <w:r w:rsidDel="00CB1085">
                <w:rPr>
                  <w:rFonts w:ascii="Times New Roman" w:hAnsi="Times New Roman" w:cs="Times New Roman"/>
                  <w:sz w:val="24"/>
                  <w:szCs w:val="24"/>
                </w:rPr>
                <w:delText>45-65</w:delText>
              </w:r>
            </w:del>
          </w:p>
        </w:tc>
        <w:tc>
          <w:tcPr>
            <w:tcW w:w="1668" w:type="dxa"/>
            <w:tcBorders>
              <w:top w:val="nil"/>
              <w:left w:val="nil"/>
              <w:bottom w:val="nil"/>
              <w:right w:val="nil"/>
            </w:tcBorders>
            <w:shd w:val="clear" w:color="auto" w:fill="FBE4D5" w:themeFill="accent2" w:themeFillTint="33"/>
          </w:tcPr>
          <w:p w14:paraId="50AA6B9C" w14:textId="202F7EE4" w:rsidR="00960088" w:rsidDel="00CB1085" w:rsidRDefault="00960088" w:rsidP="00CB1085">
            <w:pPr>
              <w:widowControl w:val="0"/>
              <w:spacing w:after="0" w:line="240" w:lineRule="auto"/>
              <w:rPr>
                <w:del w:id="140" w:author="Qizhou Duan" w:date="2024-02-09T11:30:00Z"/>
                <w:rFonts w:ascii="Times New Roman" w:hAnsi="Times New Roman" w:cs="Times New Roman"/>
                <w:sz w:val="24"/>
                <w:szCs w:val="24"/>
              </w:rPr>
              <w:pPrChange w:id="141" w:author="Qizhou Duan" w:date="2024-02-09T11:30:00Z">
                <w:pPr>
                  <w:widowControl w:val="0"/>
                  <w:spacing w:after="0" w:line="240" w:lineRule="auto"/>
                </w:pPr>
              </w:pPrChange>
            </w:pPr>
            <w:del w:id="142" w:author="Qizhou Duan" w:date="2024-02-09T11:30:00Z">
              <w:r w:rsidDel="00CB1085">
                <w:rPr>
                  <w:rFonts w:ascii="Times New Roman" w:hAnsi="Times New Roman" w:cs="Times New Roman"/>
                  <w:sz w:val="24"/>
                  <w:szCs w:val="24"/>
                </w:rPr>
                <w:delText>Myocardial infarction</w:delText>
              </w:r>
            </w:del>
          </w:p>
        </w:tc>
        <w:tc>
          <w:tcPr>
            <w:tcW w:w="1063" w:type="dxa"/>
            <w:tcBorders>
              <w:top w:val="nil"/>
              <w:left w:val="nil"/>
              <w:bottom w:val="nil"/>
              <w:right w:val="nil"/>
            </w:tcBorders>
            <w:shd w:val="clear" w:color="auto" w:fill="FBE4D5" w:themeFill="accent2" w:themeFillTint="33"/>
          </w:tcPr>
          <w:p w14:paraId="34EF299F" w14:textId="4B318A2A" w:rsidR="00960088" w:rsidDel="00CB1085" w:rsidRDefault="00960088" w:rsidP="00CB1085">
            <w:pPr>
              <w:widowControl w:val="0"/>
              <w:spacing w:after="0" w:line="240" w:lineRule="auto"/>
              <w:rPr>
                <w:del w:id="143" w:author="Qizhou Duan" w:date="2024-02-09T11:30:00Z"/>
                <w:rFonts w:ascii="Times New Roman" w:hAnsi="Times New Roman" w:cs="Times New Roman"/>
                <w:sz w:val="24"/>
                <w:szCs w:val="24"/>
              </w:rPr>
              <w:pPrChange w:id="144" w:author="Qizhou Duan" w:date="2024-02-09T11:30:00Z">
                <w:pPr>
                  <w:widowControl w:val="0"/>
                  <w:spacing w:after="0" w:line="240" w:lineRule="auto"/>
                </w:pPr>
              </w:pPrChange>
            </w:pPr>
            <w:del w:id="145" w:author="Qizhou Duan" w:date="2024-02-09T11:30:00Z">
              <w:r w:rsidDel="00CB1085">
                <w:rPr>
                  <w:rFonts w:ascii="Times New Roman" w:hAnsi="Times New Roman" w:cs="Times New Roman"/>
                  <w:sz w:val="24"/>
                  <w:szCs w:val="24"/>
                </w:rPr>
                <w:delText>1 month – 3 years</w:delText>
              </w:r>
            </w:del>
          </w:p>
        </w:tc>
        <w:tc>
          <w:tcPr>
            <w:tcW w:w="2667" w:type="dxa"/>
            <w:tcBorders>
              <w:top w:val="nil"/>
              <w:left w:val="nil"/>
              <w:bottom w:val="nil"/>
              <w:right w:val="nil"/>
            </w:tcBorders>
            <w:shd w:val="clear" w:color="auto" w:fill="FBE4D5" w:themeFill="accent2" w:themeFillTint="33"/>
          </w:tcPr>
          <w:p w14:paraId="561C8C75" w14:textId="5E9495DC" w:rsidR="00960088" w:rsidDel="00CB1085" w:rsidRDefault="00960088" w:rsidP="00CB1085">
            <w:pPr>
              <w:widowControl w:val="0"/>
              <w:spacing w:after="0" w:line="240" w:lineRule="auto"/>
              <w:rPr>
                <w:del w:id="146" w:author="Qizhou Duan" w:date="2024-02-09T11:30:00Z"/>
                <w:rFonts w:ascii="Times New Roman" w:hAnsi="Times New Roman" w:cs="Times New Roman"/>
                <w:sz w:val="24"/>
                <w:szCs w:val="24"/>
              </w:rPr>
              <w:pPrChange w:id="147" w:author="Qizhou Duan" w:date="2024-02-09T11:30:00Z">
                <w:pPr>
                  <w:widowControl w:val="0"/>
                  <w:spacing w:after="0" w:line="240" w:lineRule="auto"/>
                </w:pPr>
              </w:pPrChange>
            </w:pPr>
            <w:del w:id="148" w:author="Qizhou Duan" w:date="2024-02-09T11:30:00Z">
              <w:r w:rsidDel="00CB1085">
                <w:rPr>
                  <w:rFonts w:ascii="Times New Roman" w:hAnsi="Times New Roman" w:cs="Times New Roman"/>
                  <w:sz w:val="24"/>
                  <w:szCs w:val="24"/>
                </w:rPr>
                <w:delText>Coping, Social Support</w:delText>
              </w:r>
            </w:del>
          </w:p>
        </w:tc>
      </w:tr>
      <w:tr w:rsidR="00960088" w:rsidDel="00CB1085" w14:paraId="6081177F" w14:textId="235DF214" w:rsidTr="00030A13">
        <w:trPr>
          <w:trHeight w:val="216"/>
          <w:jc w:val="center"/>
          <w:del w:id="149" w:author="Qizhou Duan" w:date="2024-02-09T11:30:00Z"/>
        </w:trPr>
        <w:tc>
          <w:tcPr>
            <w:tcW w:w="1454" w:type="dxa"/>
            <w:tcBorders>
              <w:top w:val="nil"/>
              <w:left w:val="nil"/>
              <w:bottom w:val="nil"/>
              <w:right w:val="nil"/>
            </w:tcBorders>
            <w:shd w:val="clear" w:color="auto" w:fill="FBE4D5" w:themeFill="accent2" w:themeFillTint="33"/>
          </w:tcPr>
          <w:p w14:paraId="1AD76EC2" w14:textId="56CDE839" w:rsidR="00960088" w:rsidDel="00CB1085" w:rsidRDefault="00960088" w:rsidP="00CB1085">
            <w:pPr>
              <w:widowControl w:val="0"/>
              <w:spacing w:after="0" w:line="240" w:lineRule="auto"/>
              <w:rPr>
                <w:del w:id="150" w:author="Qizhou Duan" w:date="2024-02-09T11:30:00Z"/>
                <w:rFonts w:ascii="Times New Roman" w:hAnsi="Times New Roman" w:cs="Times New Roman"/>
                <w:sz w:val="24"/>
                <w:szCs w:val="24"/>
              </w:rPr>
              <w:pPrChange w:id="151" w:author="Qizhou Duan" w:date="2024-02-09T11:30:00Z">
                <w:pPr>
                  <w:widowControl w:val="0"/>
                  <w:spacing w:after="0" w:line="240" w:lineRule="auto"/>
                </w:pPr>
              </w:pPrChange>
            </w:pPr>
            <w:del w:id="152" w:author="Qizhou Duan" w:date="2024-02-09T11:30:00Z">
              <w:r w:rsidDel="00CB1085">
                <w:rPr>
                  <w:rFonts w:ascii="Times New Roman" w:hAnsi="Times New Roman" w:cs="Times New Roman"/>
                  <w:sz w:val="24"/>
                  <w:szCs w:val="24"/>
                </w:rPr>
                <w:delText xml:space="preserve">Kelly et al. </w:delText>
              </w:r>
            </w:del>
          </w:p>
        </w:tc>
        <w:tc>
          <w:tcPr>
            <w:tcW w:w="695" w:type="dxa"/>
            <w:tcBorders>
              <w:top w:val="nil"/>
              <w:left w:val="nil"/>
              <w:bottom w:val="nil"/>
              <w:right w:val="nil"/>
            </w:tcBorders>
            <w:shd w:val="clear" w:color="auto" w:fill="FBE4D5" w:themeFill="accent2" w:themeFillTint="33"/>
          </w:tcPr>
          <w:p w14:paraId="55C0B7FB" w14:textId="643936F1" w:rsidR="00960088" w:rsidDel="00CB1085" w:rsidRDefault="00960088" w:rsidP="00CB1085">
            <w:pPr>
              <w:widowControl w:val="0"/>
              <w:spacing w:after="0" w:line="240" w:lineRule="auto"/>
              <w:rPr>
                <w:del w:id="153" w:author="Qizhou Duan" w:date="2024-02-09T11:30:00Z"/>
                <w:rFonts w:ascii="Times New Roman" w:hAnsi="Times New Roman" w:cs="Times New Roman"/>
                <w:sz w:val="24"/>
                <w:szCs w:val="24"/>
              </w:rPr>
              <w:pPrChange w:id="154" w:author="Qizhou Duan" w:date="2024-02-09T11:30:00Z">
                <w:pPr>
                  <w:widowControl w:val="0"/>
                  <w:spacing w:after="0" w:line="240" w:lineRule="auto"/>
                </w:pPr>
              </w:pPrChange>
            </w:pPr>
            <w:del w:id="155" w:author="Qizhou Duan" w:date="2024-02-09T11:30:00Z">
              <w:r w:rsidDel="00CB1085">
                <w:rPr>
                  <w:rFonts w:ascii="Times New Roman" w:hAnsi="Times New Roman" w:cs="Times New Roman"/>
                  <w:sz w:val="24"/>
                  <w:szCs w:val="24"/>
                </w:rPr>
                <w:delText>2017</w:delText>
              </w:r>
            </w:del>
          </w:p>
        </w:tc>
        <w:tc>
          <w:tcPr>
            <w:tcW w:w="937" w:type="dxa"/>
            <w:tcBorders>
              <w:top w:val="nil"/>
              <w:left w:val="nil"/>
              <w:bottom w:val="nil"/>
              <w:right w:val="nil"/>
            </w:tcBorders>
            <w:shd w:val="clear" w:color="auto" w:fill="FBE4D5" w:themeFill="accent2" w:themeFillTint="33"/>
          </w:tcPr>
          <w:p w14:paraId="5D5EF82A" w14:textId="7A8695E8" w:rsidR="00960088" w:rsidDel="00CB1085" w:rsidRDefault="00960088" w:rsidP="00CB1085">
            <w:pPr>
              <w:widowControl w:val="0"/>
              <w:spacing w:after="0" w:line="240" w:lineRule="auto"/>
              <w:rPr>
                <w:del w:id="156" w:author="Qizhou Duan" w:date="2024-02-09T11:30:00Z"/>
                <w:rFonts w:ascii="Times New Roman" w:hAnsi="Times New Roman" w:cs="Times New Roman"/>
                <w:sz w:val="24"/>
                <w:szCs w:val="24"/>
              </w:rPr>
              <w:pPrChange w:id="157" w:author="Qizhou Duan" w:date="2024-02-09T11:30:00Z">
                <w:pPr>
                  <w:widowControl w:val="0"/>
                  <w:spacing w:after="0" w:line="240" w:lineRule="auto"/>
                </w:pPr>
              </w:pPrChange>
            </w:pPr>
            <w:del w:id="158" w:author="Qizhou Duan" w:date="2024-02-09T11:30:00Z">
              <w:r w:rsidDel="00CB1085">
                <w:rPr>
                  <w:rFonts w:ascii="Times New Roman" w:hAnsi="Times New Roman" w:cs="Times New Roman"/>
                  <w:sz w:val="24"/>
                  <w:szCs w:val="24"/>
                </w:rPr>
                <w:delText>43</w:delText>
              </w:r>
            </w:del>
          </w:p>
        </w:tc>
        <w:tc>
          <w:tcPr>
            <w:tcW w:w="971" w:type="dxa"/>
            <w:tcBorders>
              <w:top w:val="nil"/>
              <w:left w:val="nil"/>
              <w:bottom w:val="nil"/>
              <w:right w:val="nil"/>
            </w:tcBorders>
            <w:shd w:val="clear" w:color="auto" w:fill="FBE4D5" w:themeFill="accent2" w:themeFillTint="33"/>
          </w:tcPr>
          <w:p w14:paraId="1F635740" w14:textId="4E1824E4" w:rsidR="00960088" w:rsidDel="00CB1085" w:rsidRDefault="00960088" w:rsidP="00CB1085">
            <w:pPr>
              <w:widowControl w:val="0"/>
              <w:spacing w:after="0" w:line="240" w:lineRule="auto"/>
              <w:rPr>
                <w:del w:id="159" w:author="Qizhou Duan" w:date="2024-02-09T11:30:00Z"/>
                <w:rFonts w:ascii="Times New Roman" w:hAnsi="Times New Roman" w:cs="Times New Roman"/>
                <w:sz w:val="24"/>
                <w:szCs w:val="24"/>
              </w:rPr>
              <w:pPrChange w:id="160" w:author="Qizhou Duan" w:date="2024-02-09T11:30:00Z">
                <w:pPr>
                  <w:widowControl w:val="0"/>
                  <w:spacing w:after="0" w:line="240" w:lineRule="auto"/>
                </w:pPr>
              </w:pPrChange>
            </w:pPr>
            <w:del w:id="161" w:author="Qizhou Duan" w:date="2024-02-09T11:30:00Z">
              <w:r w:rsidDel="00CB1085">
                <w:rPr>
                  <w:rFonts w:ascii="Times New Roman" w:hAnsi="Times New Roman" w:cs="Times New Roman"/>
                  <w:sz w:val="24"/>
                  <w:szCs w:val="24"/>
                </w:rPr>
                <w:delText>58%</w:delText>
              </w:r>
            </w:del>
          </w:p>
        </w:tc>
        <w:tc>
          <w:tcPr>
            <w:tcW w:w="895" w:type="dxa"/>
            <w:tcBorders>
              <w:top w:val="nil"/>
              <w:left w:val="nil"/>
              <w:bottom w:val="nil"/>
              <w:right w:val="nil"/>
            </w:tcBorders>
            <w:shd w:val="clear" w:color="auto" w:fill="FBE4D5" w:themeFill="accent2" w:themeFillTint="33"/>
          </w:tcPr>
          <w:p w14:paraId="4116EC9F" w14:textId="78BC62DD" w:rsidR="00960088" w:rsidDel="00CB1085" w:rsidRDefault="00960088" w:rsidP="00CB1085">
            <w:pPr>
              <w:widowControl w:val="0"/>
              <w:spacing w:after="0" w:line="240" w:lineRule="auto"/>
              <w:rPr>
                <w:del w:id="162" w:author="Qizhou Duan" w:date="2024-02-09T11:30:00Z"/>
                <w:rFonts w:ascii="Times New Roman" w:hAnsi="Times New Roman" w:cs="Times New Roman"/>
                <w:sz w:val="24"/>
                <w:szCs w:val="24"/>
              </w:rPr>
              <w:pPrChange w:id="163" w:author="Qizhou Duan" w:date="2024-02-09T11:30:00Z">
                <w:pPr>
                  <w:widowControl w:val="0"/>
                  <w:spacing w:after="0" w:line="240" w:lineRule="auto"/>
                </w:pPr>
              </w:pPrChange>
            </w:pPr>
            <w:del w:id="164" w:author="Qizhou Duan" w:date="2024-02-09T11:30:00Z">
              <w:r w:rsidDel="00CB1085">
                <w:rPr>
                  <w:rFonts w:ascii="Times New Roman" w:hAnsi="Times New Roman" w:cs="Times New Roman"/>
                  <w:sz w:val="24"/>
                  <w:szCs w:val="24"/>
                </w:rPr>
                <w:delText>74.53</w:delText>
              </w:r>
            </w:del>
          </w:p>
        </w:tc>
        <w:tc>
          <w:tcPr>
            <w:tcW w:w="1668" w:type="dxa"/>
            <w:tcBorders>
              <w:top w:val="nil"/>
              <w:left w:val="nil"/>
              <w:bottom w:val="nil"/>
              <w:right w:val="nil"/>
            </w:tcBorders>
            <w:shd w:val="clear" w:color="auto" w:fill="FBE4D5" w:themeFill="accent2" w:themeFillTint="33"/>
          </w:tcPr>
          <w:p w14:paraId="27805659" w14:textId="4F9A9C1F" w:rsidR="00960088" w:rsidDel="00CB1085" w:rsidRDefault="00960088" w:rsidP="00CB1085">
            <w:pPr>
              <w:widowControl w:val="0"/>
              <w:spacing w:after="0" w:line="240" w:lineRule="auto"/>
              <w:rPr>
                <w:del w:id="165" w:author="Qizhou Duan" w:date="2024-02-09T11:30:00Z"/>
                <w:rFonts w:ascii="Times New Roman" w:hAnsi="Times New Roman" w:cs="Times New Roman"/>
                <w:sz w:val="24"/>
                <w:szCs w:val="24"/>
              </w:rPr>
              <w:pPrChange w:id="166" w:author="Qizhou Duan" w:date="2024-02-09T11:30:00Z">
                <w:pPr>
                  <w:widowControl w:val="0"/>
                  <w:spacing w:after="0" w:line="240" w:lineRule="auto"/>
                </w:pPr>
              </w:pPrChange>
            </w:pPr>
            <w:del w:id="167" w:author="Qizhou Duan" w:date="2024-02-09T11:30:00Z">
              <w:r w:rsidDel="00CB1085">
                <w:rPr>
                  <w:rFonts w:ascii="Times New Roman" w:hAnsi="Times New Roman" w:cs="Times New Roman"/>
                  <w:sz w:val="24"/>
                  <w:szCs w:val="24"/>
                </w:rPr>
                <w:delText>Stroke</w:delText>
              </w:r>
            </w:del>
          </w:p>
        </w:tc>
        <w:tc>
          <w:tcPr>
            <w:tcW w:w="1063" w:type="dxa"/>
            <w:tcBorders>
              <w:top w:val="nil"/>
              <w:left w:val="nil"/>
              <w:bottom w:val="nil"/>
              <w:right w:val="nil"/>
            </w:tcBorders>
            <w:shd w:val="clear" w:color="auto" w:fill="FBE4D5" w:themeFill="accent2" w:themeFillTint="33"/>
          </w:tcPr>
          <w:p w14:paraId="017D4BDC" w14:textId="14F2BDCF" w:rsidR="00960088" w:rsidDel="00CB1085" w:rsidRDefault="00960088" w:rsidP="00CB1085">
            <w:pPr>
              <w:widowControl w:val="0"/>
              <w:spacing w:after="0" w:line="240" w:lineRule="auto"/>
              <w:rPr>
                <w:del w:id="168" w:author="Qizhou Duan" w:date="2024-02-09T11:30:00Z"/>
                <w:rFonts w:ascii="Times New Roman" w:hAnsi="Times New Roman" w:cs="Times New Roman"/>
                <w:sz w:val="24"/>
                <w:szCs w:val="24"/>
              </w:rPr>
              <w:pPrChange w:id="169" w:author="Qizhou Duan" w:date="2024-02-09T11:30:00Z">
                <w:pPr>
                  <w:widowControl w:val="0"/>
                  <w:spacing w:after="0" w:line="240" w:lineRule="auto"/>
                </w:pPr>
              </w:pPrChange>
            </w:pPr>
            <w:del w:id="170" w:author="Qizhou Duan" w:date="2024-02-09T11:30:00Z">
              <w:r w:rsidDel="00CB1085">
                <w:rPr>
                  <w:rFonts w:ascii="Times New Roman" w:hAnsi="Times New Roman" w:cs="Times New Roman"/>
                  <w:sz w:val="24"/>
                  <w:szCs w:val="24"/>
                </w:rPr>
                <w:delText>6 months</w:delText>
              </w:r>
            </w:del>
          </w:p>
        </w:tc>
        <w:tc>
          <w:tcPr>
            <w:tcW w:w="2667" w:type="dxa"/>
            <w:tcBorders>
              <w:top w:val="nil"/>
              <w:left w:val="nil"/>
              <w:bottom w:val="nil"/>
              <w:right w:val="nil"/>
            </w:tcBorders>
            <w:shd w:val="clear" w:color="auto" w:fill="FBE4D5" w:themeFill="accent2" w:themeFillTint="33"/>
          </w:tcPr>
          <w:p w14:paraId="3ED3DAE3" w14:textId="214D08F9" w:rsidR="00960088" w:rsidDel="00CB1085" w:rsidRDefault="00960088" w:rsidP="00CB1085">
            <w:pPr>
              <w:widowControl w:val="0"/>
              <w:spacing w:after="0" w:line="240" w:lineRule="auto"/>
              <w:rPr>
                <w:del w:id="171" w:author="Qizhou Duan" w:date="2024-02-09T11:30:00Z"/>
                <w:rFonts w:ascii="Times New Roman" w:hAnsi="Times New Roman" w:cs="Times New Roman"/>
                <w:sz w:val="24"/>
                <w:szCs w:val="24"/>
              </w:rPr>
              <w:pPrChange w:id="172" w:author="Qizhou Duan" w:date="2024-02-09T11:30:00Z">
                <w:pPr>
                  <w:widowControl w:val="0"/>
                  <w:spacing w:after="0" w:line="240" w:lineRule="auto"/>
                </w:pPr>
              </w:pPrChange>
            </w:pPr>
            <w:del w:id="173" w:author="Qizhou Duan" w:date="2024-02-09T11:30:00Z">
              <w:r w:rsidDel="00CB1085">
                <w:rPr>
                  <w:rFonts w:ascii="Times New Roman" w:hAnsi="Times New Roman" w:cs="Times New Roman"/>
                  <w:sz w:val="24"/>
                  <w:szCs w:val="24"/>
                </w:rPr>
                <w:delText>Coping, Social Support</w:delText>
              </w:r>
            </w:del>
          </w:p>
        </w:tc>
      </w:tr>
      <w:tr w:rsidR="00960088" w:rsidDel="00CB1085" w14:paraId="734D2C35" w14:textId="51C4791B" w:rsidTr="00030A13">
        <w:trPr>
          <w:trHeight w:val="216"/>
          <w:jc w:val="center"/>
          <w:del w:id="174" w:author="Qizhou Duan" w:date="2024-02-09T11:30:00Z"/>
        </w:trPr>
        <w:tc>
          <w:tcPr>
            <w:tcW w:w="1454" w:type="dxa"/>
            <w:tcBorders>
              <w:top w:val="nil"/>
              <w:left w:val="nil"/>
              <w:bottom w:val="nil"/>
              <w:right w:val="nil"/>
            </w:tcBorders>
            <w:shd w:val="clear" w:color="auto" w:fill="FBE4D5" w:themeFill="accent2" w:themeFillTint="33"/>
          </w:tcPr>
          <w:p w14:paraId="536F510E" w14:textId="46D4123A" w:rsidR="00960088" w:rsidDel="00CB1085" w:rsidRDefault="00960088" w:rsidP="00CB1085">
            <w:pPr>
              <w:widowControl w:val="0"/>
              <w:spacing w:after="0" w:line="240" w:lineRule="auto"/>
              <w:rPr>
                <w:del w:id="175" w:author="Qizhou Duan" w:date="2024-02-09T11:30:00Z"/>
                <w:rFonts w:ascii="Times New Roman" w:hAnsi="Times New Roman" w:cs="Times New Roman"/>
                <w:sz w:val="24"/>
                <w:szCs w:val="24"/>
              </w:rPr>
              <w:pPrChange w:id="176" w:author="Qizhou Duan" w:date="2024-02-09T11:30:00Z">
                <w:pPr>
                  <w:widowControl w:val="0"/>
                  <w:spacing w:after="0" w:line="240" w:lineRule="auto"/>
                </w:pPr>
              </w:pPrChange>
            </w:pPr>
            <w:del w:id="177" w:author="Qizhou Duan" w:date="2024-02-09T11:30:00Z">
              <w:r w:rsidDel="00CB1085">
                <w:rPr>
                  <w:rFonts w:ascii="Times New Roman" w:hAnsi="Times New Roman" w:cs="Times New Roman"/>
                  <w:sz w:val="24"/>
                  <w:szCs w:val="24"/>
                </w:rPr>
                <w:delText>Losiak</w:delText>
              </w:r>
              <w:r w:rsidR="0056404C" w:rsidDel="00CB1085">
                <w:rPr>
                  <w:rFonts w:ascii="Times New Roman" w:hAnsi="Times New Roman" w:cs="Times New Roman"/>
                  <w:sz w:val="24"/>
                  <w:szCs w:val="24"/>
                </w:rPr>
                <w:delText>_&amp;_</w:delText>
              </w:r>
              <w:r w:rsidDel="00CB1085">
                <w:rPr>
                  <w:rFonts w:ascii="Times New Roman" w:hAnsi="Times New Roman" w:cs="Times New Roman"/>
                  <w:sz w:val="24"/>
                  <w:szCs w:val="24"/>
                </w:rPr>
                <w:delText xml:space="preserve">Nikiel </w:delText>
              </w:r>
            </w:del>
          </w:p>
        </w:tc>
        <w:tc>
          <w:tcPr>
            <w:tcW w:w="695" w:type="dxa"/>
            <w:tcBorders>
              <w:top w:val="nil"/>
              <w:left w:val="nil"/>
              <w:bottom w:val="nil"/>
              <w:right w:val="nil"/>
            </w:tcBorders>
            <w:shd w:val="clear" w:color="auto" w:fill="FBE4D5" w:themeFill="accent2" w:themeFillTint="33"/>
          </w:tcPr>
          <w:p w14:paraId="708571D5" w14:textId="400EA308" w:rsidR="00960088" w:rsidDel="00CB1085" w:rsidRDefault="00960088" w:rsidP="00CB1085">
            <w:pPr>
              <w:widowControl w:val="0"/>
              <w:spacing w:after="0" w:line="240" w:lineRule="auto"/>
              <w:rPr>
                <w:del w:id="178" w:author="Qizhou Duan" w:date="2024-02-09T11:30:00Z"/>
                <w:rFonts w:ascii="Times New Roman" w:hAnsi="Times New Roman" w:cs="Times New Roman"/>
                <w:sz w:val="24"/>
                <w:szCs w:val="24"/>
              </w:rPr>
              <w:pPrChange w:id="179" w:author="Qizhou Duan" w:date="2024-02-09T11:30:00Z">
                <w:pPr>
                  <w:widowControl w:val="0"/>
                  <w:spacing w:after="0" w:line="240" w:lineRule="auto"/>
                </w:pPr>
              </w:pPrChange>
            </w:pPr>
            <w:del w:id="180" w:author="Qizhou Duan" w:date="2024-02-09T11:30:00Z">
              <w:r w:rsidDel="00CB1085">
                <w:rPr>
                  <w:rFonts w:ascii="Times New Roman" w:hAnsi="Times New Roman" w:cs="Times New Roman"/>
                  <w:sz w:val="24"/>
                  <w:szCs w:val="24"/>
                </w:rPr>
                <w:delText>2014</w:delText>
              </w:r>
            </w:del>
          </w:p>
        </w:tc>
        <w:tc>
          <w:tcPr>
            <w:tcW w:w="937" w:type="dxa"/>
            <w:tcBorders>
              <w:top w:val="nil"/>
              <w:left w:val="nil"/>
              <w:bottom w:val="nil"/>
              <w:right w:val="nil"/>
            </w:tcBorders>
            <w:shd w:val="clear" w:color="auto" w:fill="FBE4D5" w:themeFill="accent2" w:themeFillTint="33"/>
          </w:tcPr>
          <w:p w14:paraId="4A6CD9DC" w14:textId="3D4817E5" w:rsidR="00960088" w:rsidDel="00CB1085" w:rsidRDefault="00960088" w:rsidP="00CB1085">
            <w:pPr>
              <w:widowControl w:val="0"/>
              <w:spacing w:after="0" w:line="240" w:lineRule="auto"/>
              <w:rPr>
                <w:del w:id="181" w:author="Qizhou Duan" w:date="2024-02-09T11:30:00Z"/>
                <w:rFonts w:ascii="Times New Roman" w:hAnsi="Times New Roman" w:cs="Times New Roman"/>
                <w:sz w:val="24"/>
                <w:szCs w:val="24"/>
              </w:rPr>
              <w:pPrChange w:id="182" w:author="Qizhou Duan" w:date="2024-02-09T11:30:00Z">
                <w:pPr>
                  <w:widowControl w:val="0"/>
                  <w:spacing w:after="0" w:line="240" w:lineRule="auto"/>
                </w:pPr>
              </w:pPrChange>
            </w:pPr>
            <w:del w:id="183" w:author="Qizhou Duan" w:date="2024-02-09T11:30:00Z">
              <w:r w:rsidDel="00CB1085">
                <w:rPr>
                  <w:rFonts w:ascii="Times New Roman" w:hAnsi="Times New Roman" w:cs="Times New Roman"/>
                  <w:sz w:val="24"/>
                  <w:szCs w:val="24"/>
                </w:rPr>
                <w:delText>53</w:delText>
              </w:r>
            </w:del>
          </w:p>
        </w:tc>
        <w:tc>
          <w:tcPr>
            <w:tcW w:w="971" w:type="dxa"/>
            <w:tcBorders>
              <w:top w:val="nil"/>
              <w:left w:val="nil"/>
              <w:bottom w:val="nil"/>
              <w:right w:val="nil"/>
            </w:tcBorders>
            <w:shd w:val="clear" w:color="auto" w:fill="FBE4D5" w:themeFill="accent2" w:themeFillTint="33"/>
          </w:tcPr>
          <w:p w14:paraId="4CEEB2E6" w14:textId="78A0EFAC" w:rsidR="00960088" w:rsidDel="00CB1085" w:rsidRDefault="00960088" w:rsidP="00CB1085">
            <w:pPr>
              <w:widowControl w:val="0"/>
              <w:spacing w:after="0" w:line="240" w:lineRule="auto"/>
              <w:rPr>
                <w:del w:id="184" w:author="Qizhou Duan" w:date="2024-02-09T11:30:00Z"/>
                <w:rFonts w:ascii="Times New Roman" w:hAnsi="Times New Roman" w:cs="Times New Roman"/>
                <w:sz w:val="24"/>
                <w:szCs w:val="24"/>
              </w:rPr>
              <w:pPrChange w:id="185" w:author="Qizhou Duan" w:date="2024-02-09T11:30:00Z">
                <w:pPr>
                  <w:widowControl w:val="0"/>
                  <w:spacing w:after="0" w:line="240" w:lineRule="auto"/>
                </w:pPr>
              </w:pPrChange>
            </w:pPr>
            <w:del w:id="186" w:author="Qizhou Duan" w:date="2024-02-09T11:30:00Z">
              <w:r w:rsidDel="00CB1085">
                <w:rPr>
                  <w:rFonts w:ascii="Times New Roman" w:hAnsi="Times New Roman" w:cs="Times New Roman"/>
                  <w:sz w:val="24"/>
                  <w:szCs w:val="24"/>
                </w:rPr>
                <w:delText>60.37%</w:delText>
              </w:r>
            </w:del>
          </w:p>
        </w:tc>
        <w:tc>
          <w:tcPr>
            <w:tcW w:w="895" w:type="dxa"/>
            <w:tcBorders>
              <w:top w:val="nil"/>
              <w:left w:val="nil"/>
              <w:bottom w:val="nil"/>
              <w:right w:val="nil"/>
            </w:tcBorders>
            <w:shd w:val="clear" w:color="auto" w:fill="FBE4D5" w:themeFill="accent2" w:themeFillTint="33"/>
          </w:tcPr>
          <w:p w14:paraId="7C52038F" w14:textId="12589C23" w:rsidR="00960088" w:rsidDel="00CB1085" w:rsidRDefault="00960088" w:rsidP="00CB1085">
            <w:pPr>
              <w:widowControl w:val="0"/>
              <w:spacing w:after="0" w:line="240" w:lineRule="auto"/>
              <w:rPr>
                <w:del w:id="187" w:author="Qizhou Duan" w:date="2024-02-09T11:30:00Z"/>
                <w:rFonts w:ascii="Times New Roman" w:hAnsi="Times New Roman" w:cs="Times New Roman"/>
                <w:sz w:val="24"/>
                <w:szCs w:val="24"/>
              </w:rPr>
              <w:pPrChange w:id="188" w:author="Qizhou Duan" w:date="2024-02-09T11:30:00Z">
                <w:pPr>
                  <w:widowControl w:val="0"/>
                  <w:spacing w:after="0" w:line="240" w:lineRule="auto"/>
                </w:pPr>
              </w:pPrChange>
            </w:pPr>
            <w:del w:id="189" w:author="Qizhou Duan" w:date="2024-02-09T11:30:00Z">
              <w:r w:rsidDel="00CB1085">
                <w:rPr>
                  <w:rFonts w:ascii="Times New Roman" w:hAnsi="Times New Roman" w:cs="Times New Roman"/>
                  <w:sz w:val="24"/>
                  <w:szCs w:val="24"/>
                </w:rPr>
                <w:delText>57.30</w:delText>
              </w:r>
            </w:del>
          </w:p>
        </w:tc>
        <w:tc>
          <w:tcPr>
            <w:tcW w:w="1668" w:type="dxa"/>
            <w:tcBorders>
              <w:top w:val="nil"/>
              <w:left w:val="nil"/>
              <w:bottom w:val="nil"/>
              <w:right w:val="nil"/>
            </w:tcBorders>
            <w:shd w:val="clear" w:color="auto" w:fill="FBE4D5" w:themeFill="accent2" w:themeFillTint="33"/>
          </w:tcPr>
          <w:p w14:paraId="715F7544" w14:textId="52EA1C76" w:rsidR="00960088" w:rsidDel="00CB1085" w:rsidRDefault="00960088" w:rsidP="00CB1085">
            <w:pPr>
              <w:widowControl w:val="0"/>
              <w:spacing w:after="0" w:line="240" w:lineRule="auto"/>
              <w:rPr>
                <w:del w:id="190" w:author="Qizhou Duan" w:date="2024-02-09T11:30:00Z"/>
                <w:rFonts w:ascii="Times New Roman" w:hAnsi="Times New Roman" w:cs="Times New Roman"/>
                <w:sz w:val="24"/>
                <w:szCs w:val="24"/>
              </w:rPr>
              <w:pPrChange w:id="191" w:author="Qizhou Duan" w:date="2024-02-09T11:30:00Z">
                <w:pPr>
                  <w:widowControl w:val="0"/>
                  <w:spacing w:after="0" w:line="240" w:lineRule="auto"/>
                </w:pPr>
              </w:pPrChange>
            </w:pPr>
            <w:del w:id="192" w:author="Qizhou Duan" w:date="2024-02-09T11:30:00Z">
              <w:r w:rsidDel="00CB1085">
                <w:rPr>
                  <w:rFonts w:ascii="Times New Roman" w:hAnsi="Times New Roman" w:cs="Times New Roman"/>
                  <w:sz w:val="24"/>
                  <w:szCs w:val="24"/>
                </w:rPr>
                <w:delText>Myocardial infarction</w:delText>
              </w:r>
            </w:del>
          </w:p>
        </w:tc>
        <w:tc>
          <w:tcPr>
            <w:tcW w:w="1063" w:type="dxa"/>
            <w:tcBorders>
              <w:top w:val="nil"/>
              <w:left w:val="nil"/>
              <w:bottom w:val="nil"/>
              <w:right w:val="nil"/>
            </w:tcBorders>
            <w:shd w:val="clear" w:color="auto" w:fill="FBE4D5" w:themeFill="accent2" w:themeFillTint="33"/>
          </w:tcPr>
          <w:p w14:paraId="76229654" w14:textId="5310883C" w:rsidR="00960088" w:rsidDel="00CB1085" w:rsidRDefault="00960088" w:rsidP="00CB1085">
            <w:pPr>
              <w:widowControl w:val="0"/>
              <w:spacing w:after="0" w:line="240" w:lineRule="auto"/>
              <w:rPr>
                <w:del w:id="193" w:author="Qizhou Duan" w:date="2024-02-09T11:30:00Z"/>
                <w:rFonts w:ascii="Times New Roman" w:hAnsi="Times New Roman" w:cs="Times New Roman"/>
                <w:sz w:val="24"/>
                <w:szCs w:val="24"/>
              </w:rPr>
              <w:pPrChange w:id="194" w:author="Qizhou Duan" w:date="2024-02-09T11:30:00Z">
                <w:pPr>
                  <w:widowControl w:val="0"/>
                  <w:spacing w:after="0" w:line="240" w:lineRule="auto"/>
                </w:pPr>
              </w:pPrChange>
            </w:pPr>
            <w:del w:id="195" w:author="Qizhou Duan" w:date="2024-02-09T11:30:00Z">
              <w:r w:rsidDel="00CB1085">
                <w:rPr>
                  <w:rFonts w:ascii="Times New Roman" w:hAnsi="Times New Roman" w:cs="Times New Roman"/>
                  <w:sz w:val="24"/>
                  <w:szCs w:val="24"/>
                </w:rPr>
                <w:delText>~5.5 weeks</w:delText>
              </w:r>
            </w:del>
          </w:p>
        </w:tc>
        <w:tc>
          <w:tcPr>
            <w:tcW w:w="2667" w:type="dxa"/>
            <w:tcBorders>
              <w:top w:val="nil"/>
              <w:left w:val="nil"/>
              <w:bottom w:val="nil"/>
              <w:right w:val="nil"/>
            </w:tcBorders>
            <w:shd w:val="clear" w:color="auto" w:fill="FBE4D5" w:themeFill="accent2" w:themeFillTint="33"/>
          </w:tcPr>
          <w:p w14:paraId="27EE129F" w14:textId="148F1FD2" w:rsidR="00960088" w:rsidDel="00CB1085" w:rsidRDefault="00960088" w:rsidP="00CB1085">
            <w:pPr>
              <w:widowControl w:val="0"/>
              <w:spacing w:after="0" w:line="240" w:lineRule="auto"/>
              <w:rPr>
                <w:del w:id="196" w:author="Qizhou Duan" w:date="2024-02-09T11:30:00Z"/>
                <w:rFonts w:ascii="Times New Roman" w:hAnsi="Times New Roman" w:cs="Times New Roman"/>
                <w:sz w:val="24"/>
                <w:szCs w:val="24"/>
              </w:rPr>
              <w:pPrChange w:id="197" w:author="Qizhou Duan" w:date="2024-02-09T11:30:00Z">
                <w:pPr>
                  <w:widowControl w:val="0"/>
                  <w:spacing w:after="0" w:line="240" w:lineRule="auto"/>
                </w:pPr>
              </w:pPrChange>
            </w:pPr>
            <w:del w:id="198" w:author="Qizhou Duan" w:date="2024-02-09T11:30:00Z">
              <w:r w:rsidDel="00CB1085">
                <w:rPr>
                  <w:rFonts w:ascii="Times New Roman" w:hAnsi="Times New Roman" w:cs="Times New Roman"/>
                  <w:sz w:val="24"/>
                  <w:szCs w:val="24"/>
                </w:rPr>
                <w:delText>Coping, Spirituality</w:delText>
              </w:r>
            </w:del>
          </w:p>
        </w:tc>
      </w:tr>
      <w:tr w:rsidR="00960088" w:rsidDel="00CB1085" w14:paraId="7ADB2C09" w14:textId="4364AFBE" w:rsidTr="00030A13">
        <w:trPr>
          <w:trHeight w:val="216"/>
          <w:jc w:val="center"/>
          <w:del w:id="199" w:author="Qizhou Duan" w:date="2024-02-09T11:30:00Z"/>
        </w:trPr>
        <w:tc>
          <w:tcPr>
            <w:tcW w:w="1454" w:type="dxa"/>
            <w:tcBorders>
              <w:top w:val="nil"/>
              <w:left w:val="nil"/>
              <w:bottom w:val="nil"/>
              <w:right w:val="nil"/>
            </w:tcBorders>
            <w:shd w:val="clear" w:color="auto" w:fill="FBE4D5" w:themeFill="accent2" w:themeFillTint="33"/>
          </w:tcPr>
          <w:p w14:paraId="72A5F446" w14:textId="79074DAC" w:rsidR="00960088" w:rsidDel="00CB1085" w:rsidRDefault="00960088" w:rsidP="00CB1085">
            <w:pPr>
              <w:widowControl w:val="0"/>
              <w:spacing w:after="0" w:line="240" w:lineRule="auto"/>
              <w:rPr>
                <w:del w:id="200" w:author="Qizhou Duan" w:date="2024-02-09T11:30:00Z"/>
                <w:rFonts w:ascii="Times New Roman" w:hAnsi="Times New Roman" w:cs="Times New Roman"/>
                <w:sz w:val="24"/>
                <w:szCs w:val="24"/>
              </w:rPr>
              <w:pPrChange w:id="201" w:author="Qizhou Duan" w:date="2024-02-09T11:30:00Z">
                <w:pPr>
                  <w:widowControl w:val="0"/>
                  <w:spacing w:after="0" w:line="240" w:lineRule="auto"/>
                </w:pPr>
              </w:pPrChange>
            </w:pPr>
            <w:del w:id="202" w:author="Qizhou Duan" w:date="2024-02-09T11:30:00Z">
              <w:r w:rsidDel="00CB1085">
                <w:rPr>
                  <w:rFonts w:ascii="Times New Roman" w:hAnsi="Times New Roman" w:cs="Times New Roman"/>
                  <w:sz w:val="24"/>
                  <w:szCs w:val="24"/>
                </w:rPr>
                <w:delText>Magid et al.</w:delText>
              </w:r>
            </w:del>
          </w:p>
        </w:tc>
        <w:tc>
          <w:tcPr>
            <w:tcW w:w="695" w:type="dxa"/>
            <w:tcBorders>
              <w:top w:val="nil"/>
              <w:left w:val="nil"/>
              <w:bottom w:val="nil"/>
              <w:right w:val="nil"/>
            </w:tcBorders>
            <w:shd w:val="clear" w:color="auto" w:fill="FBE4D5" w:themeFill="accent2" w:themeFillTint="33"/>
          </w:tcPr>
          <w:p w14:paraId="6399078E" w14:textId="177A9195" w:rsidR="00960088" w:rsidDel="00CB1085" w:rsidRDefault="00960088" w:rsidP="00CB1085">
            <w:pPr>
              <w:widowControl w:val="0"/>
              <w:spacing w:after="0" w:line="240" w:lineRule="auto"/>
              <w:rPr>
                <w:del w:id="203" w:author="Qizhou Duan" w:date="2024-02-09T11:30:00Z"/>
                <w:rFonts w:ascii="Times New Roman" w:hAnsi="Times New Roman" w:cs="Times New Roman"/>
                <w:sz w:val="24"/>
                <w:szCs w:val="24"/>
              </w:rPr>
              <w:pPrChange w:id="204" w:author="Qizhou Duan" w:date="2024-02-09T11:30:00Z">
                <w:pPr>
                  <w:widowControl w:val="0"/>
                  <w:spacing w:after="0" w:line="240" w:lineRule="auto"/>
                </w:pPr>
              </w:pPrChange>
            </w:pPr>
            <w:del w:id="205" w:author="Qizhou Duan" w:date="2024-02-09T11:30:00Z">
              <w:r w:rsidDel="00CB1085">
                <w:rPr>
                  <w:rFonts w:ascii="Times New Roman" w:hAnsi="Times New Roman" w:cs="Times New Roman"/>
                  <w:sz w:val="24"/>
                  <w:szCs w:val="24"/>
                </w:rPr>
                <w:delText>2019</w:delText>
              </w:r>
            </w:del>
          </w:p>
        </w:tc>
        <w:tc>
          <w:tcPr>
            <w:tcW w:w="937" w:type="dxa"/>
            <w:tcBorders>
              <w:top w:val="nil"/>
              <w:left w:val="nil"/>
              <w:bottom w:val="nil"/>
              <w:right w:val="nil"/>
            </w:tcBorders>
            <w:shd w:val="clear" w:color="auto" w:fill="FBE4D5" w:themeFill="accent2" w:themeFillTint="33"/>
          </w:tcPr>
          <w:p w14:paraId="00C3C29C" w14:textId="489768CB" w:rsidR="00960088" w:rsidDel="00CB1085" w:rsidRDefault="00960088" w:rsidP="00CB1085">
            <w:pPr>
              <w:widowControl w:val="0"/>
              <w:spacing w:after="0" w:line="240" w:lineRule="auto"/>
              <w:rPr>
                <w:del w:id="206" w:author="Qizhou Duan" w:date="2024-02-09T11:30:00Z"/>
                <w:rFonts w:ascii="Times New Roman" w:hAnsi="Times New Roman" w:cs="Times New Roman"/>
                <w:sz w:val="24"/>
                <w:szCs w:val="24"/>
              </w:rPr>
              <w:pPrChange w:id="207" w:author="Qizhou Duan" w:date="2024-02-09T11:30:00Z">
                <w:pPr>
                  <w:widowControl w:val="0"/>
                  <w:spacing w:after="0" w:line="240" w:lineRule="auto"/>
                </w:pPr>
              </w:pPrChange>
            </w:pPr>
            <w:del w:id="208" w:author="Qizhou Duan" w:date="2024-02-09T11:30:00Z">
              <w:r w:rsidDel="00CB1085">
                <w:rPr>
                  <w:rFonts w:ascii="Times New Roman" w:hAnsi="Times New Roman" w:cs="Times New Roman"/>
                  <w:sz w:val="24"/>
                  <w:szCs w:val="24"/>
                </w:rPr>
                <w:delText>52</w:delText>
              </w:r>
            </w:del>
          </w:p>
        </w:tc>
        <w:tc>
          <w:tcPr>
            <w:tcW w:w="971" w:type="dxa"/>
            <w:tcBorders>
              <w:top w:val="nil"/>
              <w:left w:val="nil"/>
              <w:bottom w:val="nil"/>
              <w:right w:val="nil"/>
            </w:tcBorders>
            <w:shd w:val="clear" w:color="auto" w:fill="FBE4D5" w:themeFill="accent2" w:themeFillTint="33"/>
          </w:tcPr>
          <w:p w14:paraId="710D7CFD" w14:textId="4748C811" w:rsidR="00960088" w:rsidDel="00CB1085" w:rsidRDefault="00960088" w:rsidP="00CB1085">
            <w:pPr>
              <w:widowControl w:val="0"/>
              <w:spacing w:after="0" w:line="240" w:lineRule="auto"/>
              <w:rPr>
                <w:del w:id="209" w:author="Qizhou Duan" w:date="2024-02-09T11:30:00Z"/>
                <w:rFonts w:ascii="Times New Roman" w:hAnsi="Times New Roman" w:cs="Times New Roman"/>
                <w:sz w:val="24"/>
                <w:szCs w:val="24"/>
              </w:rPr>
              <w:pPrChange w:id="210" w:author="Qizhou Duan" w:date="2024-02-09T11:30:00Z">
                <w:pPr>
                  <w:widowControl w:val="0"/>
                  <w:spacing w:after="0" w:line="240" w:lineRule="auto"/>
                </w:pPr>
              </w:pPrChange>
            </w:pPr>
            <w:del w:id="211" w:author="Qizhou Duan" w:date="2024-02-09T11:30:00Z">
              <w:r w:rsidDel="00CB1085">
                <w:rPr>
                  <w:rFonts w:ascii="Times New Roman" w:hAnsi="Times New Roman" w:cs="Times New Roman"/>
                  <w:sz w:val="24"/>
                  <w:szCs w:val="24"/>
                </w:rPr>
                <w:delText>69.20%</w:delText>
              </w:r>
            </w:del>
          </w:p>
        </w:tc>
        <w:tc>
          <w:tcPr>
            <w:tcW w:w="895" w:type="dxa"/>
            <w:tcBorders>
              <w:top w:val="nil"/>
              <w:left w:val="nil"/>
              <w:bottom w:val="nil"/>
              <w:right w:val="nil"/>
            </w:tcBorders>
            <w:shd w:val="clear" w:color="auto" w:fill="FBE4D5" w:themeFill="accent2" w:themeFillTint="33"/>
          </w:tcPr>
          <w:p w14:paraId="2D80D718" w14:textId="238E0D06" w:rsidR="00960088" w:rsidDel="00CB1085" w:rsidRDefault="00960088" w:rsidP="00CB1085">
            <w:pPr>
              <w:widowControl w:val="0"/>
              <w:spacing w:after="0" w:line="240" w:lineRule="auto"/>
              <w:rPr>
                <w:del w:id="212" w:author="Qizhou Duan" w:date="2024-02-09T11:30:00Z"/>
                <w:rFonts w:ascii="Times New Roman" w:hAnsi="Times New Roman" w:cs="Times New Roman"/>
                <w:sz w:val="24"/>
                <w:szCs w:val="24"/>
              </w:rPr>
              <w:pPrChange w:id="213" w:author="Qizhou Duan" w:date="2024-02-09T11:30:00Z">
                <w:pPr>
                  <w:widowControl w:val="0"/>
                  <w:spacing w:after="0" w:line="240" w:lineRule="auto"/>
                </w:pPr>
              </w:pPrChange>
            </w:pPr>
            <w:del w:id="214" w:author="Qizhou Duan" w:date="2024-02-09T11:30:00Z">
              <w:r w:rsidDel="00CB1085">
                <w:rPr>
                  <w:rFonts w:ascii="Times New Roman" w:hAnsi="Times New Roman" w:cs="Times New Roman"/>
                  <w:sz w:val="24"/>
                  <w:szCs w:val="24"/>
                </w:rPr>
                <w:delText>64.80</w:delText>
              </w:r>
            </w:del>
          </w:p>
        </w:tc>
        <w:tc>
          <w:tcPr>
            <w:tcW w:w="1668" w:type="dxa"/>
            <w:tcBorders>
              <w:top w:val="nil"/>
              <w:left w:val="nil"/>
              <w:bottom w:val="nil"/>
              <w:right w:val="nil"/>
            </w:tcBorders>
            <w:shd w:val="clear" w:color="auto" w:fill="FBE4D5" w:themeFill="accent2" w:themeFillTint="33"/>
          </w:tcPr>
          <w:p w14:paraId="42C8895D" w14:textId="75EFCF05" w:rsidR="00960088" w:rsidDel="00CB1085" w:rsidRDefault="00960088" w:rsidP="00CB1085">
            <w:pPr>
              <w:widowControl w:val="0"/>
              <w:spacing w:after="0" w:line="240" w:lineRule="auto"/>
              <w:rPr>
                <w:del w:id="215" w:author="Qizhou Duan" w:date="2024-02-09T11:30:00Z"/>
                <w:rFonts w:ascii="Times New Roman" w:hAnsi="Times New Roman" w:cs="Times New Roman"/>
                <w:sz w:val="24"/>
                <w:szCs w:val="24"/>
              </w:rPr>
              <w:pPrChange w:id="216" w:author="Qizhou Duan" w:date="2024-02-09T11:30:00Z">
                <w:pPr>
                  <w:widowControl w:val="0"/>
                  <w:spacing w:after="0" w:line="240" w:lineRule="auto"/>
                </w:pPr>
              </w:pPrChange>
            </w:pPr>
            <w:del w:id="217" w:author="Qizhou Duan" w:date="2024-02-09T11:30:00Z">
              <w:r w:rsidDel="00CB1085">
                <w:rPr>
                  <w:rFonts w:ascii="Times New Roman" w:hAnsi="Times New Roman" w:cs="Times New Roman"/>
                  <w:sz w:val="24"/>
                  <w:szCs w:val="24"/>
                </w:rPr>
                <w:delText>Cardiac disease</w:delText>
              </w:r>
            </w:del>
          </w:p>
        </w:tc>
        <w:tc>
          <w:tcPr>
            <w:tcW w:w="1063" w:type="dxa"/>
            <w:tcBorders>
              <w:top w:val="nil"/>
              <w:left w:val="nil"/>
              <w:bottom w:val="nil"/>
              <w:right w:val="nil"/>
            </w:tcBorders>
            <w:shd w:val="clear" w:color="auto" w:fill="FBE4D5" w:themeFill="accent2" w:themeFillTint="33"/>
          </w:tcPr>
          <w:p w14:paraId="224A7FDE" w14:textId="101BD365" w:rsidR="00960088" w:rsidDel="00CB1085" w:rsidRDefault="00960088" w:rsidP="00CB1085">
            <w:pPr>
              <w:widowControl w:val="0"/>
              <w:spacing w:after="0" w:line="240" w:lineRule="auto"/>
              <w:rPr>
                <w:del w:id="218" w:author="Qizhou Duan" w:date="2024-02-09T11:30:00Z"/>
                <w:rFonts w:ascii="Times New Roman" w:hAnsi="Times New Roman" w:cs="Times New Roman"/>
                <w:sz w:val="24"/>
                <w:szCs w:val="24"/>
              </w:rPr>
              <w:pPrChange w:id="219" w:author="Qizhou Duan" w:date="2024-02-09T11:30:00Z">
                <w:pPr>
                  <w:widowControl w:val="0"/>
                  <w:spacing w:after="0" w:line="240" w:lineRule="auto"/>
                </w:pPr>
              </w:pPrChange>
            </w:pPr>
            <w:del w:id="220" w:author="Qizhou Duan" w:date="2024-02-09T11:30:00Z">
              <w:r w:rsidDel="00CB1085">
                <w:rPr>
                  <w:rFonts w:ascii="Times New Roman" w:hAnsi="Times New Roman" w:cs="Times New Roman"/>
                  <w:sz w:val="24"/>
                  <w:szCs w:val="24"/>
                </w:rPr>
                <w:delText>43 months</w:delText>
              </w:r>
            </w:del>
          </w:p>
        </w:tc>
        <w:tc>
          <w:tcPr>
            <w:tcW w:w="2667" w:type="dxa"/>
            <w:tcBorders>
              <w:top w:val="nil"/>
              <w:left w:val="nil"/>
              <w:bottom w:val="nil"/>
              <w:right w:val="nil"/>
            </w:tcBorders>
            <w:shd w:val="clear" w:color="auto" w:fill="FBE4D5" w:themeFill="accent2" w:themeFillTint="33"/>
          </w:tcPr>
          <w:p w14:paraId="1F181B47" w14:textId="32D8D4B3" w:rsidR="00960088" w:rsidDel="00CB1085" w:rsidRDefault="00960088" w:rsidP="00CB1085">
            <w:pPr>
              <w:widowControl w:val="0"/>
              <w:spacing w:after="0" w:line="240" w:lineRule="auto"/>
              <w:rPr>
                <w:del w:id="221" w:author="Qizhou Duan" w:date="2024-02-09T11:30:00Z"/>
                <w:rFonts w:ascii="Times New Roman" w:hAnsi="Times New Roman" w:cs="Times New Roman"/>
                <w:sz w:val="24"/>
                <w:szCs w:val="24"/>
              </w:rPr>
              <w:pPrChange w:id="222" w:author="Qizhou Duan" w:date="2024-02-09T11:30:00Z">
                <w:pPr>
                  <w:widowControl w:val="0"/>
                  <w:spacing w:after="0" w:line="240" w:lineRule="auto"/>
                </w:pPr>
              </w:pPrChange>
            </w:pPr>
            <w:del w:id="223" w:author="Qizhou Duan" w:date="2024-02-09T11:30:00Z">
              <w:r w:rsidDel="00CB1085">
                <w:rPr>
                  <w:rFonts w:ascii="Times New Roman" w:hAnsi="Times New Roman" w:cs="Times New Roman"/>
                  <w:sz w:val="24"/>
                  <w:szCs w:val="24"/>
                </w:rPr>
                <w:delText>Coping, Age</w:delText>
              </w:r>
            </w:del>
          </w:p>
        </w:tc>
      </w:tr>
      <w:tr w:rsidR="00960088" w:rsidDel="00CB1085" w14:paraId="13BC29E6" w14:textId="18474C51" w:rsidTr="00030A13">
        <w:trPr>
          <w:trHeight w:val="216"/>
          <w:jc w:val="center"/>
          <w:del w:id="224" w:author="Qizhou Duan" w:date="2024-02-09T11:30:00Z"/>
        </w:trPr>
        <w:tc>
          <w:tcPr>
            <w:tcW w:w="1454" w:type="dxa"/>
            <w:tcBorders>
              <w:top w:val="nil"/>
              <w:left w:val="nil"/>
              <w:bottom w:val="nil"/>
              <w:right w:val="nil"/>
            </w:tcBorders>
            <w:shd w:val="clear" w:color="auto" w:fill="FBE4D5" w:themeFill="accent2" w:themeFillTint="33"/>
          </w:tcPr>
          <w:p w14:paraId="45354CC8" w14:textId="6BF91CD1" w:rsidR="00960088" w:rsidDel="00CB1085" w:rsidRDefault="00960088" w:rsidP="00CB1085">
            <w:pPr>
              <w:widowControl w:val="0"/>
              <w:spacing w:after="0" w:line="240" w:lineRule="auto"/>
              <w:rPr>
                <w:del w:id="225" w:author="Qizhou Duan" w:date="2024-02-09T11:30:00Z"/>
                <w:rFonts w:ascii="Times New Roman" w:hAnsi="Times New Roman" w:cs="Times New Roman"/>
                <w:sz w:val="24"/>
                <w:szCs w:val="24"/>
              </w:rPr>
              <w:pPrChange w:id="226" w:author="Qizhou Duan" w:date="2024-02-09T11:30:00Z">
                <w:pPr>
                  <w:widowControl w:val="0"/>
                  <w:spacing w:after="0" w:line="240" w:lineRule="auto"/>
                </w:pPr>
              </w:pPrChange>
            </w:pPr>
            <w:del w:id="227" w:author="Qizhou Duan" w:date="2024-02-09T11:30:00Z">
              <w:r w:rsidDel="00CB1085">
                <w:rPr>
                  <w:rFonts w:ascii="Times New Roman" w:hAnsi="Times New Roman" w:cs="Times New Roman"/>
                  <w:sz w:val="24"/>
                  <w:szCs w:val="24"/>
                </w:rPr>
                <w:delText>Overbaugh et al.</w:delText>
              </w:r>
            </w:del>
          </w:p>
        </w:tc>
        <w:tc>
          <w:tcPr>
            <w:tcW w:w="695" w:type="dxa"/>
            <w:tcBorders>
              <w:top w:val="nil"/>
              <w:left w:val="nil"/>
              <w:bottom w:val="nil"/>
              <w:right w:val="nil"/>
            </w:tcBorders>
            <w:shd w:val="clear" w:color="auto" w:fill="FBE4D5" w:themeFill="accent2" w:themeFillTint="33"/>
          </w:tcPr>
          <w:p w14:paraId="28CF63B5" w14:textId="2005677B" w:rsidR="00960088" w:rsidDel="00CB1085" w:rsidRDefault="00960088" w:rsidP="00CB1085">
            <w:pPr>
              <w:widowControl w:val="0"/>
              <w:spacing w:after="0" w:line="240" w:lineRule="auto"/>
              <w:rPr>
                <w:del w:id="228" w:author="Qizhou Duan" w:date="2024-02-09T11:30:00Z"/>
                <w:rFonts w:ascii="Times New Roman" w:hAnsi="Times New Roman" w:cs="Times New Roman"/>
                <w:sz w:val="24"/>
                <w:szCs w:val="24"/>
              </w:rPr>
              <w:pPrChange w:id="229" w:author="Qizhou Duan" w:date="2024-02-09T11:30:00Z">
                <w:pPr>
                  <w:widowControl w:val="0"/>
                  <w:spacing w:after="0" w:line="240" w:lineRule="auto"/>
                </w:pPr>
              </w:pPrChange>
            </w:pPr>
            <w:del w:id="230" w:author="Qizhou Duan" w:date="2024-02-09T11:30:00Z">
              <w:r w:rsidDel="00CB1085">
                <w:rPr>
                  <w:rFonts w:ascii="Times New Roman" w:hAnsi="Times New Roman" w:cs="Times New Roman"/>
                  <w:sz w:val="24"/>
                  <w:szCs w:val="24"/>
                </w:rPr>
                <w:delText>2014</w:delText>
              </w:r>
            </w:del>
          </w:p>
        </w:tc>
        <w:tc>
          <w:tcPr>
            <w:tcW w:w="937" w:type="dxa"/>
            <w:tcBorders>
              <w:top w:val="nil"/>
              <w:left w:val="nil"/>
              <w:bottom w:val="nil"/>
              <w:right w:val="nil"/>
            </w:tcBorders>
            <w:shd w:val="clear" w:color="auto" w:fill="FBE4D5" w:themeFill="accent2" w:themeFillTint="33"/>
          </w:tcPr>
          <w:p w14:paraId="3730E26F" w14:textId="13C1D581" w:rsidR="00960088" w:rsidDel="00CB1085" w:rsidRDefault="00960088" w:rsidP="00CB1085">
            <w:pPr>
              <w:widowControl w:val="0"/>
              <w:spacing w:after="0" w:line="240" w:lineRule="auto"/>
              <w:rPr>
                <w:del w:id="231" w:author="Qizhou Duan" w:date="2024-02-09T11:30:00Z"/>
                <w:rFonts w:ascii="Times New Roman" w:hAnsi="Times New Roman" w:cs="Times New Roman"/>
                <w:sz w:val="24"/>
                <w:szCs w:val="24"/>
              </w:rPr>
              <w:pPrChange w:id="232" w:author="Qizhou Duan" w:date="2024-02-09T11:30:00Z">
                <w:pPr>
                  <w:widowControl w:val="0"/>
                  <w:spacing w:after="0" w:line="240" w:lineRule="auto"/>
                </w:pPr>
              </w:pPrChange>
            </w:pPr>
            <w:del w:id="233" w:author="Qizhou Duan" w:date="2024-02-09T11:30:00Z">
              <w:r w:rsidDel="00CB1085">
                <w:rPr>
                  <w:rFonts w:ascii="Times New Roman" w:hAnsi="Times New Roman" w:cs="Times New Roman"/>
                  <w:sz w:val="24"/>
                  <w:szCs w:val="24"/>
                </w:rPr>
                <w:delText>103</w:delText>
              </w:r>
            </w:del>
          </w:p>
        </w:tc>
        <w:tc>
          <w:tcPr>
            <w:tcW w:w="971" w:type="dxa"/>
            <w:tcBorders>
              <w:top w:val="nil"/>
              <w:left w:val="nil"/>
              <w:bottom w:val="nil"/>
              <w:right w:val="nil"/>
            </w:tcBorders>
            <w:shd w:val="clear" w:color="auto" w:fill="FBE4D5" w:themeFill="accent2" w:themeFillTint="33"/>
          </w:tcPr>
          <w:p w14:paraId="696B8155" w14:textId="3DF6B072" w:rsidR="00960088" w:rsidDel="00CB1085" w:rsidRDefault="00960088" w:rsidP="00CB1085">
            <w:pPr>
              <w:widowControl w:val="0"/>
              <w:spacing w:after="0" w:line="240" w:lineRule="auto"/>
              <w:rPr>
                <w:del w:id="234" w:author="Qizhou Duan" w:date="2024-02-09T11:30:00Z"/>
                <w:rFonts w:ascii="Times New Roman" w:hAnsi="Times New Roman" w:cs="Times New Roman"/>
                <w:sz w:val="24"/>
                <w:szCs w:val="24"/>
              </w:rPr>
              <w:pPrChange w:id="235" w:author="Qizhou Duan" w:date="2024-02-09T11:30:00Z">
                <w:pPr>
                  <w:widowControl w:val="0"/>
                  <w:spacing w:after="0" w:line="240" w:lineRule="auto"/>
                </w:pPr>
              </w:pPrChange>
            </w:pPr>
            <w:del w:id="236" w:author="Qizhou Duan" w:date="2024-02-09T11:30:00Z">
              <w:r w:rsidDel="00CB1085">
                <w:rPr>
                  <w:rFonts w:ascii="Times New Roman" w:hAnsi="Times New Roman" w:cs="Times New Roman"/>
                  <w:sz w:val="24"/>
                  <w:szCs w:val="24"/>
                </w:rPr>
                <w:delText>76%</w:delText>
              </w:r>
            </w:del>
          </w:p>
        </w:tc>
        <w:tc>
          <w:tcPr>
            <w:tcW w:w="895" w:type="dxa"/>
            <w:tcBorders>
              <w:top w:val="nil"/>
              <w:left w:val="nil"/>
              <w:bottom w:val="nil"/>
              <w:right w:val="nil"/>
            </w:tcBorders>
            <w:shd w:val="clear" w:color="auto" w:fill="FBE4D5" w:themeFill="accent2" w:themeFillTint="33"/>
          </w:tcPr>
          <w:p w14:paraId="5C4D7EE1" w14:textId="79B518F3" w:rsidR="00960088" w:rsidDel="00CB1085" w:rsidRDefault="00960088" w:rsidP="00CB1085">
            <w:pPr>
              <w:widowControl w:val="0"/>
              <w:spacing w:after="0" w:line="240" w:lineRule="auto"/>
              <w:rPr>
                <w:del w:id="237" w:author="Qizhou Duan" w:date="2024-02-09T11:30:00Z"/>
                <w:rFonts w:ascii="Times New Roman" w:hAnsi="Times New Roman" w:cs="Times New Roman"/>
                <w:sz w:val="24"/>
                <w:szCs w:val="24"/>
              </w:rPr>
              <w:pPrChange w:id="238" w:author="Qizhou Duan" w:date="2024-02-09T11:30:00Z">
                <w:pPr>
                  <w:widowControl w:val="0"/>
                  <w:spacing w:after="0" w:line="240" w:lineRule="auto"/>
                </w:pPr>
              </w:pPrChange>
            </w:pPr>
            <w:del w:id="239" w:author="Qizhou Duan" w:date="2024-02-09T11:30:00Z">
              <w:r w:rsidDel="00CB1085">
                <w:rPr>
                  <w:rFonts w:ascii="Times New Roman" w:hAnsi="Times New Roman" w:cs="Times New Roman"/>
                  <w:sz w:val="24"/>
                  <w:szCs w:val="24"/>
                </w:rPr>
                <w:delText>74</w:delText>
              </w:r>
            </w:del>
          </w:p>
        </w:tc>
        <w:tc>
          <w:tcPr>
            <w:tcW w:w="1668" w:type="dxa"/>
            <w:tcBorders>
              <w:top w:val="nil"/>
              <w:left w:val="nil"/>
              <w:bottom w:val="nil"/>
              <w:right w:val="nil"/>
            </w:tcBorders>
            <w:shd w:val="clear" w:color="auto" w:fill="FBE4D5" w:themeFill="accent2" w:themeFillTint="33"/>
          </w:tcPr>
          <w:p w14:paraId="24097840" w14:textId="5872EE2D" w:rsidR="00960088" w:rsidDel="00CB1085" w:rsidRDefault="00960088" w:rsidP="00CB1085">
            <w:pPr>
              <w:widowControl w:val="0"/>
              <w:spacing w:after="0" w:line="240" w:lineRule="auto"/>
              <w:rPr>
                <w:del w:id="240" w:author="Qizhou Duan" w:date="2024-02-09T11:30:00Z"/>
                <w:rFonts w:ascii="Times New Roman" w:hAnsi="Times New Roman" w:cs="Times New Roman"/>
                <w:sz w:val="24"/>
                <w:szCs w:val="24"/>
              </w:rPr>
              <w:pPrChange w:id="241" w:author="Qizhou Duan" w:date="2024-02-09T11:30:00Z">
                <w:pPr>
                  <w:widowControl w:val="0"/>
                  <w:spacing w:after="0" w:line="240" w:lineRule="auto"/>
                </w:pPr>
              </w:pPrChange>
            </w:pPr>
            <w:del w:id="242" w:author="Qizhou Duan" w:date="2024-02-09T11:30:00Z">
              <w:r w:rsidDel="00CB1085">
                <w:rPr>
                  <w:rFonts w:ascii="Times New Roman" w:hAnsi="Times New Roman" w:cs="Times New Roman"/>
                  <w:sz w:val="24"/>
                  <w:szCs w:val="24"/>
                </w:rPr>
                <w:delText>Heart failure</w:delText>
              </w:r>
            </w:del>
          </w:p>
        </w:tc>
        <w:tc>
          <w:tcPr>
            <w:tcW w:w="1063" w:type="dxa"/>
            <w:tcBorders>
              <w:top w:val="nil"/>
              <w:left w:val="nil"/>
              <w:bottom w:val="nil"/>
              <w:right w:val="nil"/>
            </w:tcBorders>
            <w:shd w:val="clear" w:color="auto" w:fill="FBE4D5" w:themeFill="accent2" w:themeFillTint="33"/>
          </w:tcPr>
          <w:p w14:paraId="1A56E20E" w14:textId="37D7978F" w:rsidR="00960088" w:rsidDel="00CB1085" w:rsidRDefault="00960088" w:rsidP="00CB1085">
            <w:pPr>
              <w:widowControl w:val="0"/>
              <w:spacing w:after="0" w:line="240" w:lineRule="auto"/>
              <w:rPr>
                <w:del w:id="243" w:author="Qizhou Duan" w:date="2024-02-09T11:30:00Z"/>
                <w:rFonts w:ascii="Times New Roman" w:hAnsi="Times New Roman" w:cs="Times New Roman"/>
                <w:sz w:val="24"/>
                <w:szCs w:val="24"/>
              </w:rPr>
              <w:pPrChange w:id="244" w:author="Qizhou Duan" w:date="2024-02-09T11:30:00Z">
                <w:pPr>
                  <w:widowControl w:val="0"/>
                  <w:spacing w:after="0" w:line="240" w:lineRule="auto"/>
                </w:pPr>
              </w:pPrChange>
            </w:pPr>
            <w:del w:id="245" w:author="Qizhou Duan" w:date="2024-02-09T11:30:00Z">
              <w:r w:rsidDel="00CB1085">
                <w:rPr>
                  <w:rFonts w:ascii="Times New Roman" w:hAnsi="Times New Roman" w:cs="Times New Roman"/>
                  <w:sz w:val="24"/>
                  <w:szCs w:val="24"/>
                </w:rPr>
                <w:delText>N/A</w:delText>
              </w:r>
            </w:del>
          </w:p>
        </w:tc>
        <w:tc>
          <w:tcPr>
            <w:tcW w:w="2667" w:type="dxa"/>
            <w:tcBorders>
              <w:top w:val="nil"/>
              <w:left w:val="nil"/>
              <w:bottom w:val="nil"/>
              <w:right w:val="nil"/>
            </w:tcBorders>
            <w:shd w:val="clear" w:color="auto" w:fill="FBE4D5" w:themeFill="accent2" w:themeFillTint="33"/>
          </w:tcPr>
          <w:p w14:paraId="122AEC69" w14:textId="372EC4F9" w:rsidR="00960088" w:rsidDel="00CB1085" w:rsidRDefault="00960088" w:rsidP="00CB1085">
            <w:pPr>
              <w:widowControl w:val="0"/>
              <w:spacing w:after="0" w:line="240" w:lineRule="auto"/>
              <w:rPr>
                <w:del w:id="246" w:author="Qizhou Duan" w:date="2024-02-09T11:30:00Z"/>
                <w:rFonts w:ascii="Times New Roman" w:hAnsi="Times New Roman" w:cs="Times New Roman"/>
                <w:sz w:val="24"/>
                <w:szCs w:val="24"/>
              </w:rPr>
              <w:pPrChange w:id="247" w:author="Qizhou Duan" w:date="2024-02-09T11:30:00Z">
                <w:pPr>
                  <w:widowControl w:val="0"/>
                  <w:spacing w:after="0" w:line="240" w:lineRule="auto"/>
                </w:pPr>
              </w:pPrChange>
            </w:pPr>
            <w:del w:id="248" w:author="Qizhou Duan" w:date="2024-02-09T11:30:00Z">
              <w:r w:rsidDel="00CB1085">
                <w:rPr>
                  <w:rFonts w:ascii="Times New Roman" w:hAnsi="Times New Roman" w:cs="Times New Roman"/>
                  <w:sz w:val="24"/>
                  <w:szCs w:val="24"/>
                </w:rPr>
                <w:delText>Age, Gender</w:delText>
              </w:r>
            </w:del>
          </w:p>
        </w:tc>
      </w:tr>
      <w:tr w:rsidR="00960088" w:rsidDel="00CB1085" w14:paraId="18A1ED4A" w14:textId="42EDF42A" w:rsidTr="00030A13">
        <w:trPr>
          <w:trHeight w:val="216"/>
          <w:jc w:val="center"/>
          <w:del w:id="249" w:author="Qizhou Duan" w:date="2024-02-09T11:30:00Z"/>
        </w:trPr>
        <w:tc>
          <w:tcPr>
            <w:tcW w:w="1454" w:type="dxa"/>
            <w:tcBorders>
              <w:top w:val="nil"/>
              <w:left w:val="nil"/>
              <w:bottom w:val="nil"/>
              <w:right w:val="nil"/>
            </w:tcBorders>
            <w:shd w:val="clear" w:color="auto" w:fill="FBE4D5" w:themeFill="accent2" w:themeFillTint="33"/>
          </w:tcPr>
          <w:p w14:paraId="34A02769" w14:textId="0B2C6CCA" w:rsidR="00960088" w:rsidDel="00CB1085" w:rsidRDefault="00960088" w:rsidP="00CB1085">
            <w:pPr>
              <w:widowControl w:val="0"/>
              <w:spacing w:after="0" w:line="240" w:lineRule="auto"/>
              <w:rPr>
                <w:del w:id="250" w:author="Qizhou Duan" w:date="2024-02-09T11:30:00Z"/>
                <w:rFonts w:ascii="Times New Roman" w:hAnsi="Times New Roman" w:cs="Times New Roman"/>
                <w:sz w:val="24"/>
                <w:szCs w:val="24"/>
              </w:rPr>
              <w:pPrChange w:id="251" w:author="Qizhou Duan" w:date="2024-02-09T11:30:00Z">
                <w:pPr>
                  <w:widowControl w:val="0"/>
                  <w:spacing w:after="0" w:line="240" w:lineRule="auto"/>
                </w:pPr>
              </w:pPrChange>
            </w:pPr>
            <w:del w:id="252" w:author="Qizhou Duan" w:date="2024-02-09T11:30:00Z">
              <w:r w:rsidDel="00CB1085">
                <w:rPr>
                  <w:rFonts w:ascii="Times New Roman" w:hAnsi="Times New Roman" w:cs="Times New Roman"/>
                  <w:sz w:val="24"/>
                  <w:szCs w:val="24"/>
                </w:rPr>
                <w:delText xml:space="preserve">Rahimi et al. </w:delText>
              </w:r>
            </w:del>
          </w:p>
        </w:tc>
        <w:tc>
          <w:tcPr>
            <w:tcW w:w="695" w:type="dxa"/>
            <w:tcBorders>
              <w:top w:val="nil"/>
              <w:left w:val="nil"/>
              <w:bottom w:val="nil"/>
              <w:right w:val="nil"/>
            </w:tcBorders>
            <w:shd w:val="clear" w:color="auto" w:fill="FBE4D5" w:themeFill="accent2" w:themeFillTint="33"/>
          </w:tcPr>
          <w:p w14:paraId="7F14AC3A" w14:textId="023F0D2F" w:rsidR="00960088" w:rsidDel="00CB1085" w:rsidRDefault="00960088" w:rsidP="00CB1085">
            <w:pPr>
              <w:widowControl w:val="0"/>
              <w:spacing w:after="0" w:line="240" w:lineRule="auto"/>
              <w:rPr>
                <w:del w:id="253" w:author="Qizhou Duan" w:date="2024-02-09T11:30:00Z"/>
                <w:rFonts w:ascii="Times New Roman" w:hAnsi="Times New Roman" w:cs="Times New Roman"/>
                <w:sz w:val="24"/>
                <w:szCs w:val="24"/>
              </w:rPr>
              <w:pPrChange w:id="254" w:author="Qizhou Duan" w:date="2024-02-09T11:30:00Z">
                <w:pPr>
                  <w:widowControl w:val="0"/>
                  <w:spacing w:after="0" w:line="240" w:lineRule="auto"/>
                </w:pPr>
              </w:pPrChange>
            </w:pPr>
            <w:del w:id="255" w:author="Qizhou Duan" w:date="2024-02-09T11:30:00Z">
              <w:r w:rsidDel="00CB1085">
                <w:rPr>
                  <w:rFonts w:ascii="Times New Roman" w:hAnsi="Times New Roman" w:cs="Times New Roman"/>
                  <w:sz w:val="24"/>
                  <w:szCs w:val="24"/>
                </w:rPr>
                <w:delText>2016</w:delText>
              </w:r>
            </w:del>
          </w:p>
        </w:tc>
        <w:tc>
          <w:tcPr>
            <w:tcW w:w="937" w:type="dxa"/>
            <w:tcBorders>
              <w:top w:val="nil"/>
              <w:left w:val="nil"/>
              <w:bottom w:val="nil"/>
              <w:right w:val="nil"/>
            </w:tcBorders>
            <w:shd w:val="clear" w:color="auto" w:fill="FBE4D5" w:themeFill="accent2" w:themeFillTint="33"/>
          </w:tcPr>
          <w:p w14:paraId="5720190A" w14:textId="6217F3D8" w:rsidR="00960088" w:rsidDel="00CB1085" w:rsidRDefault="00960088" w:rsidP="00CB1085">
            <w:pPr>
              <w:widowControl w:val="0"/>
              <w:spacing w:after="0" w:line="240" w:lineRule="auto"/>
              <w:rPr>
                <w:del w:id="256" w:author="Qizhou Duan" w:date="2024-02-09T11:30:00Z"/>
                <w:rFonts w:ascii="Times New Roman" w:hAnsi="Times New Roman" w:cs="Times New Roman"/>
                <w:sz w:val="24"/>
                <w:szCs w:val="24"/>
              </w:rPr>
              <w:pPrChange w:id="257" w:author="Qizhou Duan" w:date="2024-02-09T11:30:00Z">
                <w:pPr>
                  <w:widowControl w:val="0"/>
                  <w:spacing w:after="0" w:line="240" w:lineRule="auto"/>
                </w:pPr>
              </w:pPrChange>
            </w:pPr>
            <w:del w:id="258" w:author="Qizhou Duan" w:date="2024-02-09T11:30:00Z">
              <w:r w:rsidDel="00CB1085">
                <w:rPr>
                  <w:rFonts w:ascii="Times New Roman" w:hAnsi="Times New Roman" w:cs="Times New Roman"/>
                  <w:sz w:val="24"/>
                  <w:szCs w:val="24"/>
                </w:rPr>
                <w:delText>166</w:delText>
              </w:r>
            </w:del>
          </w:p>
        </w:tc>
        <w:tc>
          <w:tcPr>
            <w:tcW w:w="971" w:type="dxa"/>
            <w:tcBorders>
              <w:top w:val="nil"/>
              <w:left w:val="nil"/>
              <w:bottom w:val="nil"/>
              <w:right w:val="nil"/>
            </w:tcBorders>
            <w:shd w:val="clear" w:color="auto" w:fill="FBE4D5" w:themeFill="accent2" w:themeFillTint="33"/>
          </w:tcPr>
          <w:p w14:paraId="056D8B19" w14:textId="3415C853" w:rsidR="00960088" w:rsidDel="00CB1085" w:rsidRDefault="00960088" w:rsidP="00CB1085">
            <w:pPr>
              <w:widowControl w:val="0"/>
              <w:spacing w:after="0" w:line="240" w:lineRule="auto"/>
              <w:rPr>
                <w:del w:id="259" w:author="Qizhou Duan" w:date="2024-02-09T11:30:00Z"/>
                <w:rFonts w:ascii="Times New Roman" w:hAnsi="Times New Roman" w:cs="Times New Roman"/>
                <w:sz w:val="24"/>
                <w:szCs w:val="24"/>
              </w:rPr>
              <w:pPrChange w:id="260" w:author="Qizhou Duan" w:date="2024-02-09T11:30:00Z">
                <w:pPr>
                  <w:widowControl w:val="0"/>
                  <w:spacing w:after="0" w:line="240" w:lineRule="auto"/>
                </w:pPr>
              </w:pPrChange>
            </w:pPr>
            <w:del w:id="261" w:author="Qizhou Duan" w:date="2024-02-09T11:30:00Z">
              <w:r w:rsidDel="00CB1085">
                <w:rPr>
                  <w:rFonts w:ascii="Times New Roman" w:hAnsi="Times New Roman" w:cs="Times New Roman"/>
                  <w:sz w:val="24"/>
                  <w:szCs w:val="24"/>
                </w:rPr>
                <w:delText>84.9%</w:delText>
              </w:r>
            </w:del>
          </w:p>
        </w:tc>
        <w:tc>
          <w:tcPr>
            <w:tcW w:w="895" w:type="dxa"/>
            <w:tcBorders>
              <w:top w:val="nil"/>
              <w:left w:val="nil"/>
              <w:bottom w:val="nil"/>
              <w:right w:val="nil"/>
            </w:tcBorders>
            <w:shd w:val="clear" w:color="auto" w:fill="FBE4D5" w:themeFill="accent2" w:themeFillTint="33"/>
          </w:tcPr>
          <w:p w14:paraId="567DF83A" w14:textId="65455717" w:rsidR="00960088" w:rsidDel="00CB1085" w:rsidRDefault="00960088" w:rsidP="00CB1085">
            <w:pPr>
              <w:widowControl w:val="0"/>
              <w:spacing w:after="0" w:line="240" w:lineRule="auto"/>
              <w:rPr>
                <w:del w:id="262" w:author="Qizhou Duan" w:date="2024-02-09T11:30:00Z"/>
                <w:rFonts w:ascii="Times New Roman" w:hAnsi="Times New Roman" w:cs="Times New Roman"/>
                <w:sz w:val="24"/>
                <w:szCs w:val="24"/>
              </w:rPr>
              <w:pPrChange w:id="263" w:author="Qizhou Duan" w:date="2024-02-09T11:30:00Z">
                <w:pPr>
                  <w:widowControl w:val="0"/>
                  <w:spacing w:after="0" w:line="240" w:lineRule="auto"/>
                </w:pPr>
              </w:pPrChange>
            </w:pPr>
            <w:del w:id="264" w:author="Qizhou Duan" w:date="2024-02-09T11:30:00Z">
              <w:r w:rsidDel="00CB1085">
                <w:rPr>
                  <w:rFonts w:ascii="Times New Roman" w:hAnsi="Times New Roman" w:cs="Times New Roman"/>
                  <w:sz w:val="24"/>
                  <w:szCs w:val="24"/>
                </w:rPr>
                <w:delText>55.3</w:delText>
              </w:r>
            </w:del>
          </w:p>
        </w:tc>
        <w:tc>
          <w:tcPr>
            <w:tcW w:w="1668" w:type="dxa"/>
            <w:tcBorders>
              <w:top w:val="nil"/>
              <w:left w:val="nil"/>
              <w:bottom w:val="nil"/>
              <w:right w:val="nil"/>
            </w:tcBorders>
            <w:shd w:val="clear" w:color="auto" w:fill="FBE4D5" w:themeFill="accent2" w:themeFillTint="33"/>
          </w:tcPr>
          <w:p w14:paraId="39A8A11D" w14:textId="7D4CA8C9" w:rsidR="00960088" w:rsidDel="00CB1085" w:rsidRDefault="00960088" w:rsidP="00CB1085">
            <w:pPr>
              <w:widowControl w:val="0"/>
              <w:spacing w:after="0" w:line="240" w:lineRule="auto"/>
              <w:rPr>
                <w:del w:id="265" w:author="Qizhou Duan" w:date="2024-02-09T11:30:00Z"/>
                <w:rFonts w:ascii="Times New Roman" w:hAnsi="Times New Roman" w:cs="Times New Roman"/>
                <w:sz w:val="24"/>
                <w:szCs w:val="24"/>
              </w:rPr>
              <w:pPrChange w:id="266" w:author="Qizhou Duan" w:date="2024-02-09T11:30:00Z">
                <w:pPr>
                  <w:widowControl w:val="0"/>
                  <w:spacing w:after="0" w:line="240" w:lineRule="auto"/>
                </w:pPr>
              </w:pPrChange>
            </w:pPr>
            <w:del w:id="267" w:author="Qizhou Duan" w:date="2024-02-09T11:30:00Z">
              <w:r w:rsidDel="00CB1085">
                <w:rPr>
                  <w:rFonts w:ascii="Times New Roman" w:hAnsi="Times New Roman" w:cs="Times New Roman"/>
                  <w:sz w:val="24"/>
                  <w:szCs w:val="24"/>
                </w:rPr>
                <w:delText>Myocardial infarction</w:delText>
              </w:r>
            </w:del>
          </w:p>
        </w:tc>
        <w:tc>
          <w:tcPr>
            <w:tcW w:w="1063" w:type="dxa"/>
            <w:tcBorders>
              <w:top w:val="nil"/>
              <w:left w:val="nil"/>
              <w:bottom w:val="nil"/>
              <w:right w:val="nil"/>
            </w:tcBorders>
            <w:shd w:val="clear" w:color="auto" w:fill="FBE4D5" w:themeFill="accent2" w:themeFillTint="33"/>
          </w:tcPr>
          <w:p w14:paraId="1539996C" w14:textId="2E360E0C" w:rsidR="00960088" w:rsidDel="00CB1085" w:rsidRDefault="00960088" w:rsidP="00CB1085">
            <w:pPr>
              <w:widowControl w:val="0"/>
              <w:spacing w:after="0" w:line="240" w:lineRule="auto"/>
              <w:rPr>
                <w:del w:id="268" w:author="Qizhou Duan" w:date="2024-02-09T11:30:00Z"/>
                <w:rFonts w:ascii="Times New Roman" w:hAnsi="Times New Roman" w:cs="Times New Roman"/>
                <w:sz w:val="24"/>
                <w:szCs w:val="24"/>
              </w:rPr>
              <w:pPrChange w:id="269" w:author="Qizhou Duan" w:date="2024-02-09T11:30:00Z">
                <w:pPr>
                  <w:widowControl w:val="0"/>
                  <w:spacing w:after="0" w:line="240" w:lineRule="auto"/>
                </w:pPr>
              </w:pPrChange>
            </w:pPr>
            <w:del w:id="270" w:author="Qizhou Duan" w:date="2024-02-09T11:30:00Z">
              <w:r w:rsidDel="00CB1085">
                <w:rPr>
                  <w:rFonts w:ascii="Times New Roman" w:hAnsi="Times New Roman" w:cs="Times New Roman"/>
                  <w:sz w:val="24"/>
                  <w:szCs w:val="24"/>
                </w:rPr>
                <w:delText>~7.78 months</w:delText>
              </w:r>
            </w:del>
          </w:p>
        </w:tc>
        <w:tc>
          <w:tcPr>
            <w:tcW w:w="2667" w:type="dxa"/>
            <w:tcBorders>
              <w:top w:val="nil"/>
              <w:left w:val="nil"/>
              <w:bottom w:val="nil"/>
              <w:right w:val="nil"/>
            </w:tcBorders>
            <w:shd w:val="clear" w:color="auto" w:fill="FBE4D5" w:themeFill="accent2" w:themeFillTint="33"/>
          </w:tcPr>
          <w:p w14:paraId="5DBF8D70" w14:textId="3F6FE697" w:rsidR="00960088" w:rsidDel="00CB1085" w:rsidRDefault="00960088" w:rsidP="00CB1085">
            <w:pPr>
              <w:widowControl w:val="0"/>
              <w:spacing w:after="0" w:line="240" w:lineRule="auto"/>
              <w:rPr>
                <w:del w:id="271" w:author="Qizhou Duan" w:date="2024-02-09T11:30:00Z"/>
                <w:rFonts w:ascii="Times New Roman" w:hAnsi="Times New Roman" w:cs="Times New Roman"/>
                <w:sz w:val="24"/>
                <w:szCs w:val="24"/>
              </w:rPr>
              <w:pPrChange w:id="272" w:author="Qizhou Duan" w:date="2024-02-09T11:30:00Z">
                <w:pPr>
                  <w:widowControl w:val="0"/>
                  <w:spacing w:after="0" w:line="240" w:lineRule="auto"/>
                </w:pPr>
              </w:pPrChange>
            </w:pPr>
            <w:del w:id="273" w:author="Qizhou Duan" w:date="2024-02-09T11:30:00Z">
              <w:r w:rsidDel="00CB1085">
                <w:rPr>
                  <w:rFonts w:ascii="Times New Roman" w:hAnsi="Times New Roman" w:cs="Times New Roman"/>
                  <w:sz w:val="24"/>
                  <w:szCs w:val="24"/>
                </w:rPr>
                <w:delText>Social support</w:delText>
              </w:r>
            </w:del>
          </w:p>
        </w:tc>
      </w:tr>
      <w:tr w:rsidR="00960088" w:rsidDel="00CB1085" w14:paraId="2507FA45" w14:textId="2F3BF404" w:rsidTr="00030A13">
        <w:trPr>
          <w:trHeight w:val="216"/>
          <w:jc w:val="center"/>
          <w:del w:id="274" w:author="Qizhou Duan" w:date="2024-02-09T11:30:00Z"/>
        </w:trPr>
        <w:tc>
          <w:tcPr>
            <w:tcW w:w="1454" w:type="dxa"/>
            <w:tcBorders>
              <w:top w:val="nil"/>
              <w:left w:val="nil"/>
              <w:bottom w:val="nil"/>
              <w:right w:val="nil"/>
            </w:tcBorders>
            <w:shd w:val="clear" w:color="auto" w:fill="FBE4D5" w:themeFill="accent2" w:themeFillTint="33"/>
          </w:tcPr>
          <w:p w14:paraId="1718DD11" w14:textId="0E957498" w:rsidR="00960088" w:rsidDel="00CB1085" w:rsidRDefault="00960088" w:rsidP="00CB1085">
            <w:pPr>
              <w:widowControl w:val="0"/>
              <w:spacing w:after="0" w:line="240" w:lineRule="auto"/>
              <w:rPr>
                <w:del w:id="275" w:author="Qizhou Duan" w:date="2024-02-09T11:30:00Z"/>
                <w:rFonts w:ascii="Times New Roman" w:hAnsi="Times New Roman" w:cs="Times New Roman"/>
                <w:sz w:val="24"/>
                <w:szCs w:val="24"/>
              </w:rPr>
              <w:pPrChange w:id="276" w:author="Qizhou Duan" w:date="2024-02-09T11:30:00Z">
                <w:pPr>
                  <w:widowControl w:val="0"/>
                  <w:spacing w:after="0" w:line="240" w:lineRule="auto"/>
                </w:pPr>
              </w:pPrChange>
            </w:pPr>
            <w:del w:id="277" w:author="Qizhou Duan" w:date="2024-02-09T11:30:00Z">
              <w:r w:rsidDel="00CB1085">
                <w:rPr>
                  <w:rFonts w:ascii="Times New Roman" w:hAnsi="Times New Roman" w:cs="Times New Roman"/>
                  <w:sz w:val="24"/>
                  <w:szCs w:val="24"/>
                </w:rPr>
                <w:delText xml:space="preserve">Sheikh </w:delText>
              </w:r>
            </w:del>
          </w:p>
        </w:tc>
        <w:tc>
          <w:tcPr>
            <w:tcW w:w="695" w:type="dxa"/>
            <w:tcBorders>
              <w:top w:val="nil"/>
              <w:left w:val="nil"/>
              <w:bottom w:val="nil"/>
              <w:right w:val="nil"/>
            </w:tcBorders>
            <w:shd w:val="clear" w:color="auto" w:fill="FBE4D5" w:themeFill="accent2" w:themeFillTint="33"/>
          </w:tcPr>
          <w:p w14:paraId="2FE59CF5" w14:textId="114282EB" w:rsidR="00960088" w:rsidDel="00CB1085" w:rsidRDefault="00960088" w:rsidP="00CB1085">
            <w:pPr>
              <w:widowControl w:val="0"/>
              <w:spacing w:after="0" w:line="240" w:lineRule="auto"/>
              <w:rPr>
                <w:del w:id="278" w:author="Qizhou Duan" w:date="2024-02-09T11:30:00Z"/>
                <w:rFonts w:ascii="Times New Roman" w:hAnsi="Times New Roman" w:cs="Times New Roman"/>
                <w:sz w:val="24"/>
                <w:szCs w:val="24"/>
              </w:rPr>
              <w:pPrChange w:id="279" w:author="Qizhou Duan" w:date="2024-02-09T11:30:00Z">
                <w:pPr>
                  <w:widowControl w:val="0"/>
                  <w:spacing w:after="0" w:line="240" w:lineRule="auto"/>
                </w:pPr>
              </w:pPrChange>
            </w:pPr>
            <w:del w:id="280" w:author="Qizhou Duan" w:date="2024-02-09T11:30:00Z">
              <w:r w:rsidDel="00CB1085">
                <w:rPr>
                  <w:rFonts w:ascii="Times New Roman" w:hAnsi="Times New Roman" w:cs="Times New Roman"/>
                  <w:sz w:val="24"/>
                  <w:szCs w:val="24"/>
                </w:rPr>
                <w:delText>2004</w:delText>
              </w:r>
            </w:del>
          </w:p>
        </w:tc>
        <w:tc>
          <w:tcPr>
            <w:tcW w:w="937" w:type="dxa"/>
            <w:tcBorders>
              <w:top w:val="nil"/>
              <w:left w:val="nil"/>
              <w:bottom w:val="nil"/>
              <w:right w:val="nil"/>
            </w:tcBorders>
            <w:shd w:val="clear" w:color="auto" w:fill="FBE4D5" w:themeFill="accent2" w:themeFillTint="33"/>
          </w:tcPr>
          <w:p w14:paraId="16C33D4C" w14:textId="3C66D74F" w:rsidR="00960088" w:rsidDel="00CB1085" w:rsidRDefault="00960088" w:rsidP="00CB1085">
            <w:pPr>
              <w:widowControl w:val="0"/>
              <w:spacing w:after="0" w:line="240" w:lineRule="auto"/>
              <w:rPr>
                <w:del w:id="281" w:author="Qizhou Duan" w:date="2024-02-09T11:30:00Z"/>
                <w:rFonts w:ascii="Times New Roman" w:hAnsi="Times New Roman" w:cs="Times New Roman"/>
                <w:sz w:val="24"/>
                <w:szCs w:val="24"/>
              </w:rPr>
              <w:pPrChange w:id="282" w:author="Qizhou Duan" w:date="2024-02-09T11:30:00Z">
                <w:pPr>
                  <w:widowControl w:val="0"/>
                  <w:spacing w:after="0" w:line="240" w:lineRule="auto"/>
                </w:pPr>
              </w:pPrChange>
            </w:pPr>
            <w:del w:id="283" w:author="Qizhou Duan" w:date="2024-02-09T11:30:00Z">
              <w:r w:rsidDel="00CB1085">
                <w:rPr>
                  <w:rFonts w:ascii="Times New Roman" w:hAnsi="Times New Roman" w:cs="Times New Roman"/>
                  <w:sz w:val="24"/>
                  <w:szCs w:val="24"/>
                </w:rPr>
                <w:delText>110</w:delText>
              </w:r>
            </w:del>
          </w:p>
        </w:tc>
        <w:tc>
          <w:tcPr>
            <w:tcW w:w="971" w:type="dxa"/>
            <w:tcBorders>
              <w:top w:val="nil"/>
              <w:left w:val="nil"/>
              <w:bottom w:val="nil"/>
              <w:right w:val="nil"/>
            </w:tcBorders>
            <w:shd w:val="clear" w:color="auto" w:fill="FBE4D5" w:themeFill="accent2" w:themeFillTint="33"/>
          </w:tcPr>
          <w:p w14:paraId="5B133B5D" w14:textId="5D8877C3" w:rsidR="00960088" w:rsidDel="00CB1085" w:rsidRDefault="00960088" w:rsidP="00CB1085">
            <w:pPr>
              <w:widowControl w:val="0"/>
              <w:spacing w:after="0" w:line="240" w:lineRule="auto"/>
              <w:rPr>
                <w:del w:id="284" w:author="Qizhou Duan" w:date="2024-02-09T11:30:00Z"/>
                <w:rFonts w:ascii="Times New Roman" w:hAnsi="Times New Roman" w:cs="Times New Roman"/>
                <w:sz w:val="24"/>
                <w:szCs w:val="24"/>
              </w:rPr>
              <w:pPrChange w:id="285" w:author="Qizhou Duan" w:date="2024-02-09T11:30:00Z">
                <w:pPr>
                  <w:widowControl w:val="0"/>
                  <w:spacing w:after="0" w:line="240" w:lineRule="auto"/>
                </w:pPr>
              </w:pPrChange>
            </w:pPr>
            <w:del w:id="286" w:author="Qizhou Duan" w:date="2024-02-09T11:30:00Z">
              <w:r w:rsidDel="00CB1085">
                <w:rPr>
                  <w:rFonts w:ascii="Times New Roman" w:hAnsi="Times New Roman" w:cs="Times New Roman"/>
                  <w:sz w:val="24"/>
                  <w:szCs w:val="24"/>
                </w:rPr>
                <w:delText xml:space="preserve">79% </w:delText>
              </w:r>
            </w:del>
          </w:p>
        </w:tc>
        <w:tc>
          <w:tcPr>
            <w:tcW w:w="895" w:type="dxa"/>
            <w:tcBorders>
              <w:top w:val="nil"/>
              <w:left w:val="nil"/>
              <w:bottom w:val="nil"/>
              <w:right w:val="nil"/>
            </w:tcBorders>
            <w:shd w:val="clear" w:color="auto" w:fill="FBE4D5" w:themeFill="accent2" w:themeFillTint="33"/>
          </w:tcPr>
          <w:p w14:paraId="0BD945D1" w14:textId="35408E2A" w:rsidR="00960088" w:rsidDel="00CB1085" w:rsidRDefault="00960088" w:rsidP="00CB1085">
            <w:pPr>
              <w:widowControl w:val="0"/>
              <w:spacing w:after="0" w:line="240" w:lineRule="auto"/>
              <w:rPr>
                <w:del w:id="287" w:author="Qizhou Duan" w:date="2024-02-09T11:30:00Z"/>
                <w:rFonts w:ascii="Times New Roman" w:hAnsi="Times New Roman" w:cs="Times New Roman"/>
                <w:sz w:val="24"/>
                <w:szCs w:val="24"/>
              </w:rPr>
              <w:pPrChange w:id="288" w:author="Qizhou Duan" w:date="2024-02-09T11:30:00Z">
                <w:pPr>
                  <w:widowControl w:val="0"/>
                  <w:spacing w:after="0" w:line="240" w:lineRule="auto"/>
                </w:pPr>
              </w:pPrChange>
            </w:pPr>
            <w:del w:id="289" w:author="Qizhou Duan" w:date="2024-02-09T11:30:00Z">
              <w:r w:rsidDel="00CB1085">
                <w:rPr>
                  <w:rFonts w:ascii="Times New Roman" w:hAnsi="Times New Roman" w:cs="Times New Roman"/>
                  <w:sz w:val="24"/>
                  <w:szCs w:val="24"/>
                </w:rPr>
                <w:delText>63.5</w:delText>
              </w:r>
            </w:del>
          </w:p>
        </w:tc>
        <w:tc>
          <w:tcPr>
            <w:tcW w:w="1668" w:type="dxa"/>
            <w:tcBorders>
              <w:top w:val="nil"/>
              <w:left w:val="nil"/>
              <w:bottom w:val="nil"/>
              <w:right w:val="nil"/>
            </w:tcBorders>
            <w:shd w:val="clear" w:color="auto" w:fill="FBE4D5" w:themeFill="accent2" w:themeFillTint="33"/>
          </w:tcPr>
          <w:p w14:paraId="29580D0A" w14:textId="2F4B4AD2" w:rsidR="00960088" w:rsidDel="00CB1085" w:rsidRDefault="00960088" w:rsidP="00CB1085">
            <w:pPr>
              <w:widowControl w:val="0"/>
              <w:spacing w:after="0" w:line="240" w:lineRule="auto"/>
              <w:rPr>
                <w:del w:id="290" w:author="Qizhou Duan" w:date="2024-02-09T11:30:00Z"/>
                <w:rFonts w:ascii="Times New Roman" w:hAnsi="Times New Roman" w:cs="Times New Roman"/>
                <w:sz w:val="24"/>
                <w:szCs w:val="24"/>
              </w:rPr>
              <w:pPrChange w:id="291" w:author="Qizhou Duan" w:date="2024-02-09T11:30:00Z">
                <w:pPr>
                  <w:widowControl w:val="0"/>
                  <w:spacing w:after="0" w:line="240" w:lineRule="auto"/>
                </w:pPr>
              </w:pPrChange>
            </w:pPr>
            <w:del w:id="292" w:author="Qizhou Duan" w:date="2024-02-09T11:30:00Z">
              <w:r w:rsidDel="00CB1085">
                <w:rPr>
                  <w:rFonts w:ascii="Times New Roman" w:hAnsi="Times New Roman" w:cs="Times New Roman"/>
                  <w:sz w:val="24"/>
                  <w:szCs w:val="24"/>
                </w:rPr>
                <w:delText>Heart disease</w:delText>
              </w:r>
            </w:del>
          </w:p>
        </w:tc>
        <w:tc>
          <w:tcPr>
            <w:tcW w:w="1063" w:type="dxa"/>
            <w:tcBorders>
              <w:top w:val="nil"/>
              <w:left w:val="nil"/>
              <w:bottom w:val="nil"/>
              <w:right w:val="nil"/>
            </w:tcBorders>
            <w:shd w:val="clear" w:color="auto" w:fill="FBE4D5" w:themeFill="accent2" w:themeFillTint="33"/>
          </w:tcPr>
          <w:p w14:paraId="31F8EF42" w14:textId="7AB51790" w:rsidR="00960088" w:rsidDel="00CB1085" w:rsidRDefault="00960088" w:rsidP="00CB1085">
            <w:pPr>
              <w:widowControl w:val="0"/>
              <w:spacing w:after="0" w:line="240" w:lineRule="auto"/>
              <w:rPr>
                <w:del w:id="293" w:author="Qizhou Duan" w:date="2024-02-09T11:30:00Z"/>
                <w:rFonts w:ascii="Times New Roman" w:hAnsi="Times New Roman" w:cs="Times New Roman"/>
                <w:sz w:val="24"/>
                <w:szCs w:val="24"/>
              </w:rPr>
              <w:pPrChange w:id="294" w:author="Qizhou Duan" w:date="2024-02-09T11:30:00Z">
                <w:pPr>
                  <w:widowControl w:val="0"/>
                  <w:spacing w:after="0" w:line="240" w:lineRule="auto"/>
                </w:pPr>
              </w:pPrChange>
            </w:pPr>
            <w:del w:id="295" w:author="Qizhou Duan" w:date="2024-02-09T11:30:00Z">
              <w:r w:rsidDel="00CB1085">
                <w:rPr>
                  <w:rFonts w:ascii="Times New Roman" w:hAnsi="Times New Roman" w:cs="Times New Roman"/>
                  <w:sz w:val="24"/>
                  <w:szCs w:val="24"/>
                </w:rPr>
                <w:delText>~5 years</w:delText>
              </w:r>
            </w:del>
          </w:p>
        </w:tc>
        <w:tc>
          <w:tcPr>
            <w:tcW w:w="2667" w:type="dxa"/>
            <w:tcBorders>
              <w:top w:val="nil"/>
              <w:left w:val="nil"/>
              <w:bottom w:val="nil"/>
              <w:right w:val="nil"/>
            </w:tcBorders>
            <w:shd w:val="clear" w:color="auto" w:fill="FBE4D5" w:themeFill="accent2" w:themeFillTint="33"/>
          </w:tcPr>
          <w:p w14:paraId="35FF7A6A" w14:textId="4CFD5F40" w:rsidR="00960088" w:rsidDel="00CB1085" w:rsidRDefault="00960088" w:rsidP="00CB1085">
            <w:pPr>
              <w:widowControl w:val="0"/>
              <w:spacing w:after="0" w:line="240" w:lineRule="auto"/>
              <w:rPr>
                <w:del w:id="296" w:author="Qizhou Duan" w:date="2024-02-09T11:30:00Z"/>
                <w:rFonts w:ascii="Times New Roman" w:hAnsi="Times New Roman" w:cs="Times New Roman"/>
                <w:sz w:val="24"/>
                <w:szCs w:val="24"/>
              </w:rPr>
              <w:pPrChange w:id="297" w:author="Qizhou Duan" w:date="2024-02-09T11:30:00Z">
                <w:pPr>
                  <w:widowControl w:val="0"/>
                  <w:spacing w:after="0" w:line="240" w:lineRule="auto"/>
                </w:pPr>
              </w:pPrChange>
            </w:pPr>
            <w:del w:id="298" w:author="Qizhou Duan" w:date="2024-02-09T11:30:00Z">
              <w:r w:rsidDel="00CB1085">
                <w:rPr>
                  <w:rFonts w:ascii="Times New Roman" w:hAnsi="Times New Roman" w:cs="Times New Roman"/>
                  <w:sz w:val="24"/>
                  <w:szCs w:val="24"/>
                </w:rPr>
                <w:delText>Coping. Social Support</w:delText>
              </w:r>
            </w:del>
          </w:p>
        </w:tc>
      </w:tr>
      <w:tr w:rsidR="00960088" w:rsidDel="00CB1085" w14:paraId="39A3BF21" w14:textId="5BE4185C" w:rsidTr="00030A13">
        <w:trPr>
          <w:trHeight w:val="216"/>
          <w:jc w:val="center"/>
          <w:del w:id="299" w:author="Qizhou Duan" w:date="2024-02-09T11:30:00Z"/>
        </w:trPr>
        <w:tc>
          <w:tcPr>
            <w:tcW w:w="1454" w:type="dxa"/>
            <w:tcBorders>
              <w:top w:val="nil"/>
              <w:left w:val="nil"/>
              <w:bottom w:val="nil"/>
              <w:right w:val="nil"/>
            </w:tcBorders>
            <w:shd w:val="clear" w:color="auto" w:fill="FBE4D5" w:themeFill="accent2" w:themeFillTint="33"/>
          </w:tcPr>
          <w:p w14:paraId="3E18E0AA" w14:textId="7F3AFF1A" w:rsidR="00960088" w:rsidDel="00CB1085" w:rsidRDefault="00960088" w:rsidP="00CB1085">
            <w:pPr>
              <w:widowControl w:val="0"/>
              <w:spacing w:after="0" w:line="240" w:lineRule="auto"/>
              <w:rPr>
                <w:del w:id="300" w:author="Qizhou Duan" w:date="2024-02-09T11:30:00Z"/>
                <w:rFonts w:ascii="Times New Roman" w:hAnsi="Times New Roman" w:cs="Times New Roman"/>
                <w:sz w:val="24"/>
                <w:szCs w:val="24"/>
              </w:rPr>
              <w:pPrChange w:id="301" w:author="Qizhou Duan" w:date="2024-02-09T11:30:00Z">
                <w:pPr>
                  <w:widowControl w:val="0"/>
                  <w:spacing w:after="0" w:line="240" w:lineRule="auto"/>
                </w:pPr>
              </w:pPrChange>
            </w:pPr>
            <w:del w:id="302" w:author="Qizhou Duan" w:date="2024-02-09T11:30:00Z">
              <w:r w:rsidDel="00CB1085">
                <w:rPr>
                  <w:rFonts w:ascii="Times New Roman" w:hAnsi="Times New Roman" w:cs="Times New Roman"/>
                  <w:sz w:val="24"/>
                  <w:szCs w:val="24"/>
                </w:rPr>
                <w:delText>Senol-Durak</w:delText>
              </w:r>
              <w:r w:rsidR="0056404C" w:rsidDel="00CB1085">
                <w:rPr>
                  <w:rFonts w:ascii="Times New Roman" w:hAnsi="Times New Roman" w:cs="Times New Roman"/>
                  <w:sz w:val="24"/>
                  <w:szCs w:val="24"/>
                </w:rPr>
                <w:delText>_&amp;_</w:delText>
              </w:r>
              <w:r w:rsidDel="00CB1085">
                <w:rPr>
                  <w:rFonts w:ascii="Times New Roman" w:hAnsi="Times New Roman" w:cs="Times New Roman"/>
                  <w:sz w:val="24"/>
                  <w:szCs w:val="24"/>
                </w:rPr>
                <w:delText>Ayvasik</w:delText>
              </w:r>
            </w:del>
          </w:p>
        </w:tc>
        <w:tc>
          <w:tcPr>
            <w:tcW w:w="695" w:type="dxa"/>
            <w:tcBorders>
              <w:top w:val="nil"/>
              <w:left w:val="nil"/>
              <w:bottom w:val="nil"/>
              <w:right w:val="nil"/>
            </w:tcBorders>
            <w:shd w:val="clear" w:color="auto" w:fill="FBE4D5" w:themeFill="accent2" w:themeFillTint="33"/>
          </w:tcPr>
          <w:p w14:paraId="5B6FAB0E" w14:textId="27DECE6A" w:rsidR="00960088" w:rsidDel="00CB1085" w:rsidRDefault="00960088" w:rsidP="00CB1085">
            <w:pPr>
              <w:widowControl w:val="0"/>
              <w:spacing w:after="0" w:line="240" w:lineRule="auto"/>
              <w:rPr>
                <w:del w:id="303" w:author="Qizhou Duan" w:date="2024-02-09T11:30:00Z"/>
                <w:rFonts w:ascii="Times New Roman" w:hAnsi="Times New Roman" w:cs="Times New Roman"/>
                <w:sz w:val="24"/>
                <w:szCs w:val="24"/>
              </w:rPr>
              <w:pPrChange w:id="304" w:author="Qizhou Duan" w:date="2024-02-09T11:30:00Z">
                <w:pPr>
                  <w:widowControl w:val="0"/>
                  <w:spacing w:after="0" w:line="240" w:lineRule="auto"/>
                </w:pPr>
              </w:pPrChange>
            </w:pPr>
            <w:del w:id="305" w:author="Qizhou Duan" w:date="2024-02-09T11:30:00Z">
              <w:r w:rsidDel="00CB1085">
                <w:rPr>
                  <w:rFonts w:ascii="Times New Roman" w:hAnsi="Times New Roman" w:cs="Times New Roman"/>
                  <w:sz w:val="24"/>
                  <w:szCs w:val="24"/>
                </w:rPr>
                <w:delText>2010</w:delText>
              </w:r>
            </w:del>
          </w:p>
        </w:tc>
        <w:tc>
          <w:tcPr>
            <w:tcW w:w="937" w:type="dxa"/>
            <w:tcBorders>
              <w:top w:val="nil"/>
              <w:left w:val="nil"/>
              <w:bottom w:val="nil"/>
              <w:right w:val="nil"/>
            </w:tcBorders>
            <w:shd w:val="clear" w:color="auto" w:fill="FBE4D5" w:themeFill="accent2" w:themeFillTint="33"/>
          </w:tcPr>
          <w:p w14:paraId="660214FF" w14:textId="339B32FC" w:rsidR="00960088" w:rsidDel="00CB1085" w:rsidRDefault="00960088" w:rsidP="00CB1085">
            <w:pPr>
              <w:widowControl w:val="0"/>
              <w:spacing w:after="0" w:line="240" w:lineRule="auto"/>
              <w:rPr>
                <w:del w:id="306" w:author="Qizhou Duan" w:date="2024-02-09T11:30:00Z"/>
                <w:rFonts w:ascii="Times New Roman" w:hAnsi="Times New Roman" w:cs="Times New Roman"/>
                <w:sz w:val="24"/>
                <w:szCs w:val="24"/>
              </w:rPr>
              <w:pPrChange w:id="307" w:author="Qizhou Duan" w:date="2024-02-09T11:30:00Z">
                <w:pPr>
                  <w:widowControl w:val="0"/>
                  <w:spacing w:after="0" w:line="240" w:lineRule="auto"/>
                </w:pPr>
              </w:pPrChange>
            </w:pPr>
            <w:del w:id="308" w:author="Qizhou Duan" w:date="2024-02-09T11:30:00Z">
              <w:r w:rsidDel="00CB1085">
                <w:rPr>
                  <w:rFonts w:ascii="Times New Roman" w:hAnsi="Times New Roman" w:cs="Times New Roman"/>
                  <w:sz w:val="24"/>
                  <w:szCs w:val="24"/>
                </w:rPr>
                <w:delText>132</w:delText>
              </w:r>
            </w:del>
          </w:p>
        </w:tc>
        <w:tc>
          <w:tcPr>
            <w:tcW w:w="971" w:type="dxa"/>
            <w:tcBorders>
              <w:top w:val="nil"/>
              <w:left w:val="nil"/>
              <w:bottom w:val="nil"/>
              <w:right w:val="nil"/>
            </w:tcBorders>
            <w:shd w:val="clear" w:color="auto" w:fill="FBE4D5" w:themeFill="accent2" w:themeFillTint="33"/>
          </w:tcPr>
          <w:p w14:paraId="78EC5D77" w14:textId="6301BBA2" w:rsidR="00960088" w:rsidDel="00CB1085" w:rsidRDefault="00960088" w:rsidP="00CB1085">
            <w:pPr>
              <w:widowControl w:val="0"/>
              <w:spacing w:after="0" w:line="240" w:lineRule="auto"/>
              <w:rPr>
                <w:del w:id="309" w:author="Qizhou Duan" w:date="2024-02-09T11:30:00Z"/>
                <w:rFonts w:ascii="Times New Roman" w:hAnsi="Times New Roman" w:cs="Times New Roman"/>
                <w:sz w:val="24"/>
                <w:szCs w:val="24"/>
              </w:rPr>
              <w:pPrChange w:id="310" w:author="Qizhou Duan" w:date="2024-02-09T11:30:00Z">
                <w:pPr>
                  <w:widowControl w:val="0"/>
                  <w:spacing w:after="0" w:line="240" w:lineRule="auto"/>
                </w:pPr>
              </w:pPrChange>
            </w:pPr>
            <w:del w:id="311" w:author="Qizhou Duan" w:date="2024-02-09T11:30:00Z">
              <w:r w:rsidDel="00CB1085">
                <w:rPr>
                  <w:rFonts w:ascii="Times New Roman" w:hAnsi="Times New Roman" w:cs="Times New Roman"/>
                  <w:sz w:val="24"/>
                  <w:szCs w:val="24"/>
                </w:rPr>
                <w:delText>11.4%</w:delText>
              </w:r>
            </w:del>
          </w:p>
        </w:tc>
        <w:tc>
          <w:tcPr>
            <w:tcW w:w="895" w:type="dxa"/>
            <w:tcBorders>
              <w:top w:val="nil"/>
              <w:left w:val="nil"/>
              <w:bottom w:val="nil"/>
              <w:right w:val="nil"/>
            </w:tcBorders>
            <w:shd w:val="clear" w:color="auto" w:fill="FBE4D5" w:themeFill="accent2" w:themeFillTint="33"/>
          </w:tcPr>
          <w:p w14:paraId="1ECA8E7A" w14:textId="030B2843" w:rsidR="00960088" w:rsidDel="00CB1085" w:rsidRDefault="00960088" w:rsidP="00CB1085">
            <w:pPr>
              <w:widowControl w:val="0"/>
              <w:spacing w:after="0" w:line="240" w:lineRule="auto"/>
              <w:rPr>
                <w:del w:id="312" w:author="Qizhou Duan" w:date="2024-02-09T11:30:00Z"/>
                <w:rFonts w:ascii="Times New Roman" w:hAnsi="Times New Roman" w:cs="Times New Roman"/>
                <w:sz w:val="24"/>
                <w:szCs w:val="24"/>
              </w:rPr>
              <w:pPrChange w:id="313" w:author="Qizhou Duan" w:date="2024-02-09T11:30:00Z">
                <w:pPr>
                  <w:widowControl w:val="0"/>
                  <w:spacing w:after="0" w:line="240" w:lineRule="auto"/>
                </w:pPr>
              </w:pPrChange>
            </w:pPr>
            <w:del w:id="314" w:author="Qizhou Duan" w:date="2024-02-09T11:30:00Z">
              <w:r w:rsidDel="00CB1085">
                <w:rPr>
                  <w:rFonts w:ascii="Times New Roman" w:hAnsi="Times New Roman" w:cs="Times New Roman"/>
                  <w:sz w:val="24"/>
                  <w:szCs w:val="24"/>
                </w:rPr>
                <w:delText>52.04</w:delText>
              </w:r>
            </w:del>
          </w:p>
        </w:tc>
        <w:tc>
          <w:tcPr>
            <w:tcW w:w="1668" w:type="dxa"/>
            <w:tcBorders>
              <w:top w:val="nil"/>
              <w:left w:val="nil"/>
              <w:bottom w:val="nil"/>
              <w:right w:val="nil"/>
            </w:tcBorders>
            <w:shd w:val="clear" w:color="auto" w:fill="FBE4D5" w:themeFill="accent2" w:themeFillTint="33"/>
          </w:tcPr>
          <w:p w14:paraId="5BC895B1" w14:textId="538B16F4" w:rsidR="00960088" w:rsidDel="00CB1085" w:rsidRDefault="00960088" w:rsidP="00CB1085">
            <w:pPr>
              <w:widowControl w:val="0"/>
              <w:spacing w:after="0" w:line="240" w:lineRule="auto"/>
              <w:rPr>
                <w:del w:id="315" w:author="Qizhou Duan" w:date="2024-02-09T11:30:00Z"/>
                <w:rFonts w:ascii="Times New Roman" w:hAnsi="Times New Roman" w:cs="Times New Roman"/>
                <w:sz w:val="24"/>
                <w:szCs w:val="24"/>
              </w:rPr>
              <w:pPrChange w:id="316" w:author="Qizhou Duan" w:date="2024-02-09T11:30:00Z">
                <w:pPr>
                  <w:widowControl w:val="0"/>
                  <w:spacing w:after="0" w:line="240" w:lineRule="auto"/>
                </w:pPr>
              </w:pPrChange>
            </w:pPr>
            <w:del w:id="317" w:author="Qizhou Duan" w:date="2024-02-09T11:30:00Z">
              <w:r w:rsidDel="00CB1085">
                <w:rPr>
                  <w:rFonts w:ascii="Times New Roman" w:hAnsi="Times New Roman" w:cs="Times New Roman"/>
                  <w:sz w:val="24"/>
                  <w:szCs w:val="24"/>
                </w:rPr>
                <w:delText>Myocardial infarction</w:delText>
              </w:r>
            </w:del>
          </w:p>
        </w:tc>
        <w:tc>
          <w:tcPr>
            <w:tcW w:w="1063" w:type="dxa"/>
            <w:tcBorders>
              <w:top w:val="nil"/>
              <w:left w:val="nil"/>
              <w:bottom w:val="nil"/>
              <w:right w:val="nil"/>
            </w:tcBorders>
            <w:shd w:val="clear" w:color="auto" w:fill="FBE4D5" w:themeFill="accent2" w:themeFillTint="33"/>
          </w:tcPr>
          <w:p w14:paraId="39238A0F" w14:textId="03F62036" w:rsidR="00960088" w:rsidDel="00CB1085" w:rsidRDefault="00960088" w:rsidP="00CB1085">
            <w:pPr>
              <w:widowControl w:val="0"/>
              <w:spacing w:after="0" w:line="240" w:lineRule="auto"/>
              <w:rPr>
                <w:del w:id="318" w:author="Qizhou Duan" w:date="2024-02-09T11:30:00Z"/>
                <w:rFonts w:ascii="Times New Roman" w:hAnsi="Times New Roman" w:cs="Times New Roman"/>
                <w:sz w:val="24"/>
                <w:szCs w:val="24"/>
              </w:rPr>
              <w:pPrChange w:id="319" w:author="Qizhou Duan" w:date="2024-02-09T11:30:00Z">
                <w:pPr>
                  <w:widowControl w:val="0"/>
                  <w:spacing w:after="0" w:line="240" w:lineRule="auto"/>
                </w:pPr>
              </w:pPrChange>
            </w:pPr>
            <w:del w:id="320" w:author="Qizhou Duan" w:date="2024-02-09T11:30:00Z">
              <w:r w:rsidDel="00CB1085">
                <w:rPr>
                  <w:rFonts w:ascii="Times New Roman" w:hAnsi="Times New Roman" w:cs="Times New Roman"/>
                  <w:sz w:val="24"/>
                  <w:szCs w:val="24"/>
                </w:rPr>
                <w:delText>N/A</w:delText>
              </w:r>
            </w:del>
          </w:p>
        </w:tc>
        <w:tc>
          <w:tcPr>
            <w:tcW w:w="2667" w:type="dxa"/>
            <w:tcBorders>
              <w:top w:val="nil"/>
              <w:left w:val="nil"/>
              <w:bottom w:val="nil"/>
              <w:right w:val="nil"/>
            </w:tcBorders>
            <w:shd w:val="clear" w:color="auto" w:fill="FBE4D5" w:themeFill="accent2" w:themeFillTint="33"/>
          </w:tcPr>
          <w:p w14:paraId="2374245D" w14:textId="3AE41AC7" w:rsidR="00960088" w:rsidDel="00CB1085" w:rsidRDefault="00960088" w:rsidP="00CB1085">
            <w:pPr>
              <w:widowControl w:val="0"/>
              <w:spacing w:after="0" w:line="240" w:lineRule="auto"/>
              <w:rPr>
                <w:del w:id="321" w:author="Qizhou Duan" w:date="2024-02-09T11:30:00Z"/>
                <w:rFonts w:ascii="Times New Roman" w:hAnsi="Times New Roman" w:cs="Times New Roman"/>
                <w:sz w:val="24"/>
                <w:szCs w:val="24"/>
              </w:rPr>
              <w:pPrChange w:id="322" w:author="Qizhou Duan" w:date="2024-02-09T11:30:00Z">
                <w:pPr>
                  <w:widowControl w:val="0"/>
                  <w:spacing w:after="0" w:line="240" w:lineRule="auto"/>
                </w:pPr>
              </w:pPrChange>
            </w:pPr>
            <w:del w:id="323" w:author="Qizhou Duan" w:date="2024-02-09T11:30:00Z">
              <w:r w:rsidDel="00CB1085">
                <w:rPr>
                  <w:rFonts w:ascii="Times New Roman" w:hAnsi="Times New Roman" w:cs="Times New Roman"/>
                  <w:sz w:val="24"/>
                  <w:szCs w:val="24"/>
                </w:rPr>
                <w:delText>Depression, Coping, Social Support, Age, Gender</w:delText>
              </w:r>
            </w:del>
          </w:p>
        </w:tc>
      </w:tr>
      <w:tr w:rsidR="00960088" w:rsidDel="00CB1085" w14:paraId="7A26764E" w14:textId="5C3F573C" w:rsidTr="00030A13">
        <w:trPr>
          <w:trHeight w:val="216"/>
          <w:jc w:val="center"/>
          <w:del w:id="324" w:author="Qizhou Duan" w:date="2024-02-09T11:30:00Z"/>
        </w:trPr>
        <w:tc>
          <w:tcPr>
            <w:tcW w:w="1454" w:type="dxa"/>
            <w:tcBorders>
              <w:top w:val="nil"/>
              <w:left w:val="nil"/>
              <w:bottom w:val="nil"/>
              <w:right w:val="nil"/>
            </w:tcBorders>
            <w:shd w:val="clear" w:color="auto" w:fill="FBE4D5" w:themeFill="accent2" w:themeFillTint="33"/>
          </w:tcPr>
          <w:p w14:paraId="59E8296E" w14:textId="748FCF0A" w:rsidR="00960088" w:rsidDel="00CB1085" w:rsidRDefault="00960088" w:rsidP="00CB1085">
            <w:pPr>
              <w:widowControl w:val="0"/>
              <w:spacing w:after="0" w:line="240" w:lineRule="auto"/>
              <w:rPr>
                <w:del w:id="325" w:author="Qizhou Duan" w:date="2024-02-09T11:30:00Z"/>
                <w:rFonts w:ascii="Times New Roman" w:hAnsi="Times New Roman" w:cs="Times New Roman"/>
                <w:sz w:val="24"/>
                <w:szCs w:val="24"/>
              </w:rPr>
              <w:pPrChange w:id="326" w:author="Qizhou Duan" w:date="2024-02-09T11:30:00Z">
                <w:pPr>
                  <w:widowControl w:val="0"/>
                  <w:spacing w:after="0" w:line="240" w:lineRule="auto"/>
                </w:pPr>
              </w:pPrChange>
            </w:pPr>
            <w:del w:id="327" w:author="Qizhou Duan" w:date="2024-02-09T11:30:00Z">
              <w:r w:rsidDel="00CB1085">
                <w:rPr>
                  <w:rFonts w:ascii="Times New Roman" w:hAnsi="Times New Roman" w:cs="Times New Roman"/>
                  <w:sz w:val="24"/>
                  <w:szCs w:val="24"/>
                </w:rPr>
                <w:delText>Gangstad</w:delText>
              </w:r>
              <w:r w:rsidR="0056404C" w:rsidDel="00CB1085">
                <w:rPr>
                  <w:rFonts w:ascii="Times New Roman" w:hAnsi="Times New Roman" w:cs="Times New Roman"/>
                  <w:sz w:val="24"/>
                  <w:szCs w:val="24"/>
                </w:rPr>
                <w:delText>_&amp;_</w:delText>
              </w:r>
              <w:r w:rsidDel="00CB1085">
                <w:rPr>
                  <w:rFonts w:ascii="Times New Roman" w:hAnsi="Times New Roman" w:cs="Times New Roman"/>
                  <w:sz w:val="24"/>
                  <w:szCs w:val="24"/>
                </w:rPr>
                <w:delText>Norman et al.</w:delText>
              </w:r>
            </w:del>
          </w:p>
        </w:tc>
        <w:tc>
          <w:tcPr>
            <w:tcW w:w="695" w:type="dxa"/>
            <w:tcBorders>
              <w:top w:val="nil"/>
              <w:left w:val="nil"/>
              <w:bottom w:val="nil"/>
              <w:right w:val="nil"/>
            </w:tcBorders>
            <w:shd w:val="clear" w:color="auto" w:fill="FBE4D5" w:themeFill="accent2" w:themeFillTint="33"/>
          </w:tcPr>
          <w:p w14:paraId="3A8A5600" w14:textId="3801CDC0" w:rsidR="00960088" w:rsidDel="00CB1085" w:rsidRDefault="00960088" w:rsidP="00CB1085">
            <w:pPr>
              <w:widowControl w:val="0"/>
              <w:spacing w:after="0" w:line="240" w:lineRule="auto"/>
              <w:rPr>
                <w:del w:id="328" w:author="Qizhou Duan" w:date="2024-02-09T11:30:00Z"/>
                <w:rFonts w:ascii="Times New Roman" w:hAnsi="Times New Roman" w:cs="Times New Roman"/>
                <w:sz w:val="24"/>
                <w:szCs w:val="24"/>
              </w:rPr>
              <w:pPrChange w:id="329" w:author="Qizhou Duan" w:date="2024-02-09T11:30:00Z">
                <w:pPr>
                  <w:widowControl w:val="0"/>
                  <w:spacing w:after="0" w:line="240" w:lineRule="auto"/>
                </w:pPr>
              </w:pPrChange>
            </w:pPr>
            <w:del w:id="330" w:author="Qizhou Duan" w:date="2024-02-09T11:30:00Z">
              <w:r w:rsidDel="00CB1085">
                <w:rPr>
                  <w:rFonts w:ascii="Times New Roman" w:hAnsi="Times New Roman" w:cs="Times New Roman"/>
                  <w:sz w:val="24"/>
                  <w:szCs w:val="24"/>
                </w:rPr>
                <w:delText>2009</w:delText>
              </w:r>
            </w:del>
          </w:p>
        </w:tc>
        <w:tc>
          <w:tcPr>
            <w:tcW w:w="937" w:type="dxa"/>
            <w:tcBorders>
              <w:top w:val="nil"/>
              <w:left w:val="nil"/>
              <w:bottom w:val="nil"/>
              <w:right w:val="nil"/>
            </w:tcBorders>
            <w:shd w:val="clear" w:color="auto" w:fill="FBE4D5" w:themeFill="accent2" w:themeFillTint="33"/>
          </w:tcPr>
          <w:p w14:paraId="68120D32" w14:textId="6415B343" w:rsidR="00960088" w:rsidDel="00CB1085" w:rsidRDefault="00960088" w:rsidP="00CB1085">
            <w:pPr>
              <w:widowControl w:val="0"/>
              <w:spacing w:after="0" w:line="240" w:lineRule="auto"/>
              <w:rPr>
                <w:del w:id="331" w:author="Qizhou Duan" w:date="2024-02-09T11:30:00Z"/>
                <w:rFonts w:ascii="Times New Roman" w:hAnsi="Times New Roman" w:cs="Times New Roman"/>
                <w:sz w:val="24"/>
                <w:szCs w:val="24"/>
              </w:rPr>
              <w:pPrChange w:id="332" w:author="Qizhou Duan" w:date="2024-02-09T11:30:00Z">
                <w:pPr>
                  <w:widowControl w:val="0"/>
                  <w:spacing w:after="0" w:line="240" w:lineRule="auto"/>
                </w:pPr>
              </w:pPrChange>
            </w:pPr>
            <w:del w:id="333" w:author="Qizhou Duan" w:date="2024-02-09T11:30:00Z">
              <w:r w:rsidDel="00CB1085">
                <w:rPr>
                  <w:rFonts w:ascii="Times New Roman" w:hAnsi="Times New Roman" w:cs="Times New Roman"/>
                  <w:sz w:val="24"/>
                  <w:szCs w:val="24"/>
                </w:rPr>
                <w:delText>60</w:delText>
              </w:r>
            </w:del>
          </w:p>
        </w:tc>
        <w:tc>
          <w:tcPr>
            <w:tcW w:w="971" w:type="dxa"/>
            <w:tcBorders>
              <w:top w:val="nil"/>
              <w:left w:val="nil"/>
              <w:bottom w:val="nil"/>
              <w:right w:val="nil"/>
            </w:tcBorders>
            <w:shd w:val="clear" w:color="auto" w:fill="FBE4D5" w:themeFill="accent2" w:themeFillTint="33"/>
          </w:tcPr>
          <w:p w14:paraId="17913725" w14:textId="042CFEAF" w:rsidR="00960088" w:rsidDel="00CB1085" w:rsidRDefault="00960088" w:rsidP="00CB1085">
            <w:pPr>
              <w:widowControl w:val="0"/>
              <w:spacing w:after="0" w:line="240" w:lineRule="auto"/>
              <w:rPr>
                <w:del w:id="334" w:author="Qizhou Duan" w:date="2024-02-09T11:30:00Z"/>
                <w:rFonts w:ascii="Times New Roman" w:hAnsi="Times New Roman" w:cs="Times New Roman"/>
                <w:sz w:val="24"/>
                <w:szCs w:val="24"/>
              </w:rPr>
              <w:pPrChange w:id="335" w:author="Qizhou Duan" w:date="2024-02-09T11:30:00Z">
                <w:pPr>
                  <w:widowControl w:val="0"/>
                  <w:spacing w:after="0" w:line="240" w:lineRule="auto"/>
                </w:pPr>
              </w:pPrChange>
            </w:pPr>
            <w:del w:id="336" w:author="Qizhou Duan" w:date="2024-02-09T11:30:00Z">
              <w:r w:rsidDel="00CB1085">
                <w:rPr>
                  <w:rFonts w:ascii="Times New Roman" w:hAnsi="Times New Roman" w:cs="Times New Roman"/>
                  <w:sz w:val="24"/>
                  <w:szCs w:val="24"/>
                </w:rPr>
                <w:delText>56.67%</w:delText>
              </w:r>
            </w:del>
          </w:p>
        </w:tc>
        <w:tc>
          <w:tcPr>
            <w:tcW w:w="895" w:type="dxa"/>
            <w:tcBorders>
              <w:top w:val="nil"/>
              <w:left w:val="nil"/>
              <w:bottom w:val="nil"/>
              <w:right w:val="nil"/>
            </w:tcBorders>
            <w:shd w:val="clear" w:color="auto" w:fill="FBE4D5" w:themeFill="accent2" w:themeFillTint="33"/>
          </w:tcPr>
          <w:p w14:paraId="38FD4336" w14:textId="3DA24945" w:rsidR="00960088" w:rsidDel="00CB1085" w:rsidRDefault="00960088" w:rsidP="00CB1085">
            <w:pPr>
              <w:widowControl w:val="0"/>
              <w:spacing w:after="0" w:line="240" w:lineRule="auto"/>
              <w:rPr>
                <w:del w:id="337" w:author="Qizhou Duan" w:date="2024-02-09T11:30:00Z"/>
                <w:rFonts w:ascii="Times New Roman" w:hAnsi="Times New Roman" w:cs="Times New Roman"/>
                <w:sz w:val="24"/>
                <w:szCs w:val="24"/>
              </w:rPr>
              <w:pPrChange w:id="338" w:author="Qizhou Duan" w:date="2024-02-09T11:30:00Z">
                <w:pPr>
                  <w:widowControl w:val="0"/>
                  <w:spacing w:after="0" w:line="240" w:lineRule="auto"/>
                </w:pPr>
              </w:pPrChange>
            </w:pPr>
            <w:del w:id="339" w:author="Qizhou Duan" w:date="2024-02-09T11:30:00Z">
              <w:r w:rsidDel="00CB1085">
                <w:rPr>
                  <w:rFonts w:ascii="Times New Roman" w:hAnsi="Times New Roman" w:cs="Times New Roman"/>
                  <w:sz w:val="24"/>
                  <w:szCs w:val="24"/>
                </w:rPr>
                <w:delText>71.67</w:delText>
              </w:r>
            </w:del>
          </w:p>
        </w:tc>
        <w:tc>
          <w:tcPr>
            <w:tcW w:w="1668" w:type="dxa"/>
            <w:tcBorders>
              <w:top w:val="nil"/>
              <w:left w:val="nil"/>
              <w:bottom w:val="nil"/>
              <w:right w:val="nil"/>
            </w:tcBorders>
            <w:shd w:val="clear" w:color="auto" w:fill="FBE4D5" w:themeFill="accent2" w:themeFillTint="33"/>
          </w:tcPr>
          <w:p w14:paraId="67082E01" w14:textId="0DEA0405" w:rsidR="00960088" w:rsidDel="00CB1085" w:rsidRDefault="00960088" w:rsidP="00CB1085">
            <w:pPr>
              <w:widowControl w:val="0"/>
              <w:spacing w:after="0" w:line="240" w:lineRule="auto"/>
              <w:rPr>
                <w:del w:id="340" w:author="Qizhou Duan" w:date="2024-02-09T11:30:00Z"/>
                <w:rFonts w:ascii="Times New Roman" w:hAnsi="Times New Roman" w:cs="Times New Roman"/>
                <w:sz w:val="24"/>
                <w:szCs w:val="24"/>
              </w:rPr>
              <w:pPrChange w:id="341" w:author="Qizhou Duan" w:date="2024-02-09T11:30:00Z">
                <w:pPr>
                  <w:widowControl w:val="0"/>
                  <w:spacing w:after="0" w:line="240" w:lineRule="auto"/>
                </w:pPr>
              </w:pPrChange>
            </w:pPr>
            <w:del w:id="342" w:author="Qizhou Duan" w:date="2024-02-09T11:30:00Z">
              <w:r w:rsidDel="00CB1085">
                <w:rPr>
                  <w:rFonts w:ascii="Times New Roman" w:hAnsi="Times New Roman" w:cs="Times New Roman"/>
                  <w:sz w:val="24"/>
                  <w:szCs w:val="24"/>
                </w:rPr>
                <w:delText>Stroke</w:delText>
              </w:r>
            </w:del>
          </w:p>
        </w:tc>
        <w:tc>
          <w:tcPr>
            <w:tcW w:w="1063" w:type="dxa"/>
            <w:tcBorders>
              <w:top w:val="nil"/>
              <w:left w:val="nil"/>
              <w:bottom w:val="nil"/>
              <w:right w:val="nil"/>
            </w:tcBorders>
            <w:shd w:val="clear" w:color="auto" w:fill="FBE4D5" w:themeFill="accent2" w:themeFillTint="33"/>
          </w:tcPr>
          <w:p w14:paraId="3FD9CFD4" w14:textId="65A8E112" w:rsidR="00960088" w:rsidDel="00CB1085" w:rsidRDefault="00960088" w:rsidP="00CB1085">
            <w:pPr>
              <w:widowControl w:val="0"/>
              <w:spacing w:after="0" w:line="240" w:lineRule="auto"/>
              <w:rPr>
                <w:del w:id="343" w:author="Qizhou Duan" w:date="2024-02-09T11:30:00Z"/>
                <w:rFonts w:ascii="Times New Roman" w:hAnsi="Times New Roman" w:cs="Times New Roman"/>
                <w:sz w:val="24"/>
                <w:szCs w:val="24"/>
              </w:rPr>
              <w:pPrChange w:id="344" w:author="Qizhou Duan" w:date="2024-02-09T11:30:00Z">
                <w:pPr>
                  <w:widowControl w:val="0"/>
                  <w:spacing w:after="0" w:line="240" w:lineRule="auto"/>
                </w:pPr>
              </w:pPrChange>
            </w:pPr>
          </w:p>
        </w:tc>
        <w:tc>
          <w:tcPr>
            <w:tcW w:w="2667" w:type="dxa"/>
            <w:tcBorders>
              <w:top w:val="nil"/>
              <w:left w:val="nil"/>
              <w:bottom w:val="nil"/>
              <w:right w:val="nil"/>
            </w:tcBorders>
            <w:shd w:val="clear" w:color="auto" w:fill="FBE4D5" w:themeFill="accent2" w:themeFillTint="33"/>
          </w:tcPr>
          <w:p w14:paraId="2206CE56" w14:textId="215530D6" w:rsidR="00960088" w:rsidDel="00CB1085" w:rsidRDefault="00960088" w:rsidP="00CB1085">
            <w:pPr>
              <w:widowControl w:val="0"/>
              <w:spacing w:after="0" w:line="240" w:lineRule="auto"/>
              <w:rPr>
                <w:del w:id="345" w:author="Qizhou Duan" w:date="2024-02-09T11:30:00Z"/>
                <w:rFonts w:ascii="Times New Roman" w:hAnsi="Times New Roman" w:cs="Times New Roman"/>
                <w:sz w:val="24"/>
                <w:szCs w:val="24"/>
              </w:rPr>
              <w:pPrChange w:id="346" w:author="Qizhou Duan" w:date="2024-02-09T11:30:00Z">
                <w:pPr>
                  <w:widowControl w:val="0"/>
                  <w:spacing w:after="0" w:line="240" w:lineRule="auto"/>
                </w:pPr>
              </w:pPrChange>
            </w:pPr>
            <w:del w:id="347" w:author="Qizhou Duan" w:date="2024-02-09T11:30:00Z">
              <w:r w:rsidDel="00CB1085">
                <w:rPr>
                  <w:rFonts w:ascii="Times New Roman" w:hAnsi="Times New Roman" w:cs="Times New Roman"/>
                  <w:sz w:val="24"/>
                  <w:szCs w:val="24"/>
                </w:rPr>
                <w:delText>Depression, Coping</w:delText>
              </w:r>
            </w:del>
          </w:p>
        </w:tc>
      </w:tr>
      <w:tr w:rsidR="00960088" w:rsidDel="00CB1085" w14:paraId="67E0933E" w14:textId="77B11BE6" w:rsidTr="00030A13">
        <w:trPr>
          <w:trHeight w:val="216"/>
          <w:jc w:val="center"/>
          <w:del w:id="348" w:author="Qizhou Duan" w:date="2024-02-09T11:30:00Z"/>
        </w:trPr>
        <w:tc>
          <w:tcPr>
            <w:tcW w:w="1454" w:type="dxa"/>
            <w:tcBorders>
              <w:top w:val="nil"/>
              <w:left w:val="nil"/>
              <w:bottom w:val="single" w:sz="12" w:space="0" w:color="000000"/>
              <w:right w:val="nil"/>
            </w:tcBorders>
            <w:shd w:val="clear" w:color="auto" w:fill="FBE4D5" w:themeFill="accent2" w:themeFillTint="33"/>
          </w:tcPr>
          <w:p w14:paraId="30958FF7" w14:textId="22963AF1" w:rsidR="00960088" w:rsidDel="00CB1085" w:rsidRDefault="00960088" w:rsidP="00CB1085">
            <w:pPr>
              <w:widowControl w:val="0"/>
              <w:spacing w:after="0" w:line="240" w:lineRule="auto"/>
              <w:rPr>
                <w:del w:id="349" w:author="Qizhou Duan" w:date="2024-02-09T11:30:00Z"/>
                <w:rFonts w:ascii="Times New Roman" w:hAnsi="Times New Roman" w:cs="Times New Roman"/>
                <w:sz w:val="24"/>
                <w:szCs w:val="24"/>
              </w:rPr>
              <w:pPrChange w:id="350" w:author="Qizhou Duan" w:date="2024-02-09T11:30:00Z">
                <w:pPr>
                  <w:widowControl w:val="0"/>
                  <w:spacing w:after="0" w:line="240" w:lineRule="auto"/>
                </w:pPr>
              </w:pPrChange>
            </w:pPr>
            <w:del w:id="351" w:author="Qizhou Duan" w:date="2024-02-09T11:30:00Z">
              <w:r w:rsidDel="00CB1085">
                <w:rPr>
                  <w:rFonts w:ascii="Times New Roman" w:hAnsi="Times New Roman" w:cs="Times New Roman"/>
                  <w:sz w:val="24"/>
                  <w:szCs w:val="24"/>
                </w:rPr>
                <w:delText>Peng, Z. Y.,</w:delText>
              </w:r>
              <w:r w:rsidR="0056404C" w:rsidDel="00CB1085">
                <w:rPr>
                  <w:rFonts w:ascii="Times New Roman" w:hAnsi="Times New Roman" w:cs="Times New Roman"/>
                  <w:sz w:val="24"/>
                  <w:szCs w:val="24"/>
                </w:rPr>
                <w:delText>_&amp;_</w:delText>
              </w:r>
              <w:r w:rsidDel="00CB1085">
                <w:rPr>
                  <w:rFonts w:ascii="Times New Roman" w:hAnsi="Times New Roman" w:cs="Times New Roman"/>
                  <w:sz w:val="24"/>
                  <w:szCs w:val="24"/>
                </w:rPr>
                <w:delText>Wan, L. H.</w:delText>
              </w:r>
            </w:del>
          </w:p>
        </w:tc>
        <w:tc>
          <w:tcPr>
            <w:tcW w:w="695" w:type="dxa"/>
            <w:tcBorders>
              <w:top w:val="nil"/>
              <w:left w:val="nil"/>
              <w:bottom w:val="single" w:sz="12" w:space="0" w:color="000000"/>
              <w:right w:val="nil"/>
            </w:tcBorders>
            <w:shd w:val="clear" w:color="auto" w:fill="FBE4D5" w:themeFill="accent2" w:themeFillTint="33"/>
          </w:tcPr>
          <w:p w14:paraId="74C0B37F" w14:textId="162180D7" w:rsidR="00960088" w:rsidDel="00CB1085" w:rsidRDefault="00960088" w:rsidP="00CB1085">
            <w:pPr>
              <w:widowControl w:val="0"/>
              <w:spacing w:after="0" w:line="240" w:lineRule="auto"/>
              <w:rPr>
                <w:del w:id="352" w:author="Qizhou Duan" w:date="2024-02-09T11:30:00Z"/>
                <w:rFonts w:ascii="Times New Roman" w:hAnsi="Times New Roman" w:cs="Times New Roman"/>
                <w:sz w:val="24"/>
                <w:szCs w:val="24"/>
              </w:rPr>
              <w:pPrChange w:id="353" w:author="Qizhou Duan" w:date="2024-02-09T11:30:00Z">
                <w:pPr>
                  <w:widowControl w:val="0"/>
                  <w:spacing w:after="0" w:line="240" w:lineRule="auto"/>
                </w:pPr>
              </w:pPrChange>
            </w:pPr>
            <w:del w:id="354" w:author="Qizhou Duan" w:date="2024-02-09T11:30:00Z">
              <w:r w:rsidDel="00CB1085">
                <w:rPr>
                  <w:rFonts w:ascii="Times New Roman" w:hAnsi="Times New Roman" w:cs="Times New Roman"/>
                  <w:sz w:val="24"/>
                  <w:szCs w:val="24"/>
                </w:rPr>
                <w:delText>2018</w:delText>
              </w:r>
            </w:del>
          </w:p>
        </w:tc>
        <w:tc>
          <w:tcPr>
            <w:tcW w:w="937" w:type="dxa"/>
            <w:tcBorders>
              <w:top w:val="nil"/>
              <w:left w:val="nil"/>
              <w:bottom w:val="single" w:sz="12" w:space="0" w:color="000000"/>
              <w:right w:val="nil"/>
            </w:tcBorders>
            <w:shd w:val="clear" w:color="auto" w:fill="FBE4D5" w:themeFill="accent2" w:themeFillTint="33"/>
          </w:tcPr>
          <w:p w14:paraId="1FB2F4E4" w14:textId="43ECE4BA" w:rsidR="00960088" w:rsidDel="00CB1085" w:rsidRDefault="00960088" w:rsidP="00CB1085">
            <w:pPr>
              <w:widowControl w:val="0"/>
              <w:spacing w:after="0" w:line="240" w:lineRule="auto"/>
              <w:rPr>
                <w:del w:id="355" w:author="Qizhou Duan" w:date="2024-02-09T11:30:00Z"/>
                <w:rFonts w:ascii="Times New Roman" w:hAnsi="Times New Roman" w:cs="Times New Roman"/>
                <w:sz w:val="24"/>
                <w:szCs w:val="24"/>
              </w:rPr>
              <w:pPrChange w:id="356" w:author="Qizhou Duan" w:date="2024-02-09T11:30:00Z">
                <w:pPr>
                  <w:widowControl w:val="0"/>
                  <w:spacing w:after="0" w:line="240" w:lineRule="auto"/>
                </w:pPr>
              </w:pPrChange>
            </w:pPr>
            <w:del w:id="357" w:author="Qizhou Duan" w:date="2024-02-09T11:30:00Z">
              <w:r w:rsidDel="00CB1085">
                <w:rPr>
                  <w:rFonts w:ascii="Times New Roman" w:hAnsi="Times New Roman" w:cs="Times New Roman"/>
                  <w:sz w:val="24"/>
                  <w:szCs w:val="24"/>
                </w:rPr>
                <w:delText>115</w:delText>
              </w:r>
            </w:del>
          </w:p>
        </w:tc>
        <w:tc>
          <w:tcPr>
            <w:tcW w:w="971" w:type="dxa"/>
            <w:tcBorders>
              <w:top w:val="nil"/>
              <w:left w:val="nil"/>
              <w:bottom w:val="single" w:sz="12" w:space="0" w:color="000000"/>
              <w:right w:val="nil"/>
            </w:tcBorders>
            <w:shd w:val="clear" w:color="auto" w:fill="FBE4D5" w:themeFill="accent2" w:themeFillTint="33"/>
          </w:tcPr>
          <w:p w14:paraId="2F699C15" w14:textId="5BB06FCC" w:rsidR="00960088" w:rsidDel="00CB1085" w:rsidRDefault="00960088" w:rsidP="00CB1085">
            <w:pPr>
              <w:widowControl w:val="0"/>
              <w:spacing w:after="0" w:line="240" w:lineRule="auto"/>
              <w:rPr>
                <w:del w:id="358" w:author="Qizhou Duan" w:date="2024-02-09T11:30:00Z"/>
                <w:rFonts w:ascii="Times New Roman" w:hAnsi="Times New Roman" w:cs="Times New Roman"/>
                <w:sz w:val="24"/>
                <w:szCs w:val="24"/>
              </w:rPr>
              <w:pPrChange w:id="359" w:author="Qizhou Duan" w:date="2024-02-09T11:30:00Z">
                <w:pPr>
                  <w:widowControl w:val="0"/>
                  <w:spacing w:after="0" w:line="240" w:lineRule="auto"/>
                </w:pPr>
              </w:pPrChange>
            </w:pPr>
            <w:del w:id="360" w:author="Qizhou Duan" w:date="2024-02-09T11:30:00Z">
              <w:r w:rsidDel="00CB1085">
                <w:rPr>
                  <w:rFonts w:ascii="Times New Roman" w:hAnsi="Times New Roman" w:cs="Times New Roman"/>
                  <w:sz w:val="24"/>
                  <w:szCs w:val="24"/>
                </w:rPr>
                <w:delText>70.4%</w:delText>
              </w:r>
            </w:del>
          </w:p>
        </w:tc>
        <w:tc>
          <w:tcPr>
            <w:tcW w:w="895" w:type="dxa"/>
            <w:tcBorders>
              <w:top w:val="nil"/>
              <w:left w:val="nil"/>
              <w:bottom w:val="single" w:sz="12" w:space="0" w:color="000000"/>
              <w:right w:val="nil"/>
            </w:tcBorders>
            <w:shd w:val="clear" w:color="auto" w:fill="FBE4D5" w:themeFill="accent2" w:themeFillTint="33"/>
          </w:tcPr>
          <w:p w14:paraId="01958F86" w14:textId="7B8FCABD" w:rsidR="00960088" w:rsidDel="00CB1085" w:rsidRDefault="00960088" w:rsidP="00CB1085">
            <w:pPr>
              <w:widowControl w:val="0"/>
              <w:spacing w:after="0" w:line="240" w:lineRule="auto"/>
              <w:rPr>
                <w:del w:id="361" w:author="Qizhou Duan" w:date="2024-02-09T11:30:00Z"/>
                <w:rFonts w:ascii="Times New Roman" w:hAnsi="Times New Roman" w:cs="Times New Roman"/>
                <w:sz w:val="24"/>
                <w:szCs w:val="24"/>
              </w:rPr>
              <w:pPrChange w:id="362" w:author="Qizhou Duan" w:date="2024-02-09T11:30:00Z">
                <w:pPr>
                  <w:widowControl w:val="0"/>
                  <w:spacing w:after="0" w:line="240" w:lineRule="auto"/>
                </w:pPr>
              </w:pPrChange>
            </w:pPr>
            <w:del w:id="363" w:author="Qizhou Duan" w:date="2024-02-09T11:30:00Z">
              <w:r w:rsidDel="00CB1085">
                <w:rPr>
                  <w:rFonts w:ascii="Times New Roman" w:hAnsi="Times New Roman" w:cs="Times New Roman"/>
                  <w:sz w:val="24"/>
                  <w:szCs w:val="24"/>
                </w:rPr>
                <w:delText>62.43</w:delText>
              </w:r>
            </w:del>
          </w:p>
        </w:tc>
        <w:tc>
          <w:tcPr>
            <w:tcW w:w="1668" w:type="dxa"/>
            <w:tcBorders>
              <w:top w:val="nil"/>
              <w:left w:val="nil"/>
              <w:bottom w:val="single" w:sz="12" w:space="0" w:color="000000"/>
              <w:right w:val="nil"/>
            </w:tcBorders>
            <w:shd w:val="clear" w:color="auto" w:fill="FBE4D5" w:themeFill="accent2" w:themeFillTint="33"/>
          </w:tcPr>
          <w:p w14:paraId="61AFBC81" w14:textId="7F1380A1" w:rsidR="00960088" w:rsidDel="00CB1085" w:rsidRDefault="00960088" w:rsidP="00CB1085">
            <w:pPr>
              <w:widowControl w:val="0"/>
              <w:spacing w:after="0" w:line="240" w:lineRule="auto"/>
              <w:rPr>
                <w:del w:id="364" w:author="Qizhou Duan" w:date="2024-02-09T11:30:00Z"/>
                <w:rFonts w:ascii="Times New Roman" w:hAnsi="Times New Roman" w:cs="Times New Roman"/>
                <w:sz w:val="24"/>
                <w:szCs w:val="24"/>
              </w:rPr>
              <w:pPrChange w:id="365" w:author="Qizhou Duan" w:date="2024-02-09T11:30:00Z">
                <w:pPr>
                  <w:widowControl w:val="0"/>
                  <w:spacing w:after="0" w:line="240" w:lineRule="auto"/>
                </w:pPr>
              </w:pPrChange>
            </w:pPr>
            <w:del w:id="366" w:author="Qizhou Duan" w:date="2024-02-09T11:30:00Z">
              <w:r w:rsidDel="00CB1085">
                <w:rPr>
                  <w:rFonts w:ascii="Times New Roman" w:hAnsi="Times New Roman" w:cs="Times New Roman"/>
                  <w:sz w:val="24"/>
                  <w:szCs w:val="24"/>
                </w:rPr>
                <w:delText>Stroke</w:delText>
              </w:r>
            </w:del>
          </w:p>
        </w:tc>
        <w:tc>
          <w:tcPr>
            <w:tcW w:w="1063" w:type="dxa"/>
            <w:tcBorders>
              <w:top w:val="nil"/>
              <w:left w:val="nil"/>
              <w:bottom w:val="single" w:sz="12" w:space="0" w:color="000000"/>
              <w:right w:val="nil"/>
            </w:tcBorders>
            <w:shd w:val="clear" w:color="auto" w:fill="FBE4D5" w:themeFill="accent2" w:themeFillTint="33"/>
          </w:tcPr>
          <w:p w14:paraId="2DDF7CE1" w14:textId="2686D439" w:rsidR="00960088" w:rsidDel="00CB1085" w:rsidRDefault="00960088" w:rsidP="00CB1085">
            <w:pPr>
              <w:widowControl w:val="0"/>
              <w:spacing w:after="0" w:line="240" w:lineRule="auto"/>
              <w:rPr>
                <w:del w:id="367" w:author="Qizhou Duan" w:date="2024-02-09T11:30:00Z"/>
                <w:rFonts w:ascii="Times New Roman" w:hAnsi="Times New Roman" w:cs="Times New Roman"/>
                <w:sz w:val="24"/>
                <w:szCs w:val="24"/>
              </w:rPr>
              <w:pPrChange w:id="368" w:author="Qizhou Duan" w:date="2024-02-09T11:30:00Z">
                <w:pPr>
                  <w:widowControl w:val="0"/>
                  <w:spacing w:after="0" w:line="240" w:lineRule="auto"/>
                </w:pPr>
              </w:pPrChange>
            </w:pPr>
            <w:del w:id="369" w:author="Qizhou Duan" w:date="2024-02-09T11:30:00Z">
              <w:r w:rsidDel="00CB1085">
                <w:rPr>
                  <w:rFonts w:ascii="Times New Roman" w:hAnsi="Times New Roman" w:cs="Times New Roman"/>
                  <w:sz w:val="24"/>
                  <w:szCs w:val="24"/>
                </w:rPr>
                <w:delText>6 months</w:delText>
              </w:r>
            </w:del>
          </w:p>
        </w:tc>
        <w:tc>
          <w:tcPr>
            <w:tcW w:w="2667" w:type="dxa"/>
            <w:tcBorders>
              <w:top w:val="nil"/>
              <w:left w:val="nil"/>
              <w:bottom w:val="single" w:sz="12" w:space="0" w:color="000000"/>
              <w:right w:val="nil"/>
            </w:tcBorders>
            <w:shd w:val="clear" w:color="auto" w:fill="FBE4D5" w:themeFill="accent2" w:themeFillTint="33"/>
          </w:tcPr>
          <w:p w14:paraId="71C684C6" w14:textId="1464BCF1" w:rsidR="00960088" w:rsidDel="00CB1085" w:rsidRDefault="00960088" w:rsidP="00CB1085">
            <w:pPr>
              <w:widowControl w:val="0"/>
              <w:spacing w:after="0" w:line="240" w:lineRule="auto"/>
              <w:rPr>
                <w:del w:id="370" w:author="Qizhou Duan" w:date="2024-02-09T11:30:00Z"/>
                <w:rFonts w:ascii="Times New Roman" w:hAnsi="Times New Roman" w:cs="Times New Roman"/>
                <w:sz w:val="24"/>
                <w:szCs w:val="24"/>
              </w:rPr>
              <w:pPrChange w:id="371" w:author="Qizhou Duan" w:date="2024-02-09T11:30:00Z">
                <w:pPr>
                  <w:widowControl w:val="0"/>
                  <w:spacing w:after="0" w:line="240" w:lineRule="auto"/>
                </w:pPr>
              </w:pPrChange>
            </w:pPr>
            <w:del w:id="372" w:author="Qizhou Duan" w:date="2024-02-09T11:30:00Z">
              <w:r w:rsidDel="00CB1085">
                <w:rPr>
                  <w:rFonts w:ascii="Times New Roman" w:hAnsi="Times New Roman" w:cs="Times New Roman"/>
                  <w:sz w:val="24"/>
                  <w:szCs w:val="24"/>
                </w:rPr>
                <w:delText>Social Support</w:delText>
              </w:r>
            </w:del>
          </w:p>
        </w:tc>
      </w:tr>
    </w:tbl>
    <w:p w14:paraId="6FC7A9C2" w14:textId="60884927" w:rsidR="00FE2182" w:rsidDel="00CB1085" w:rsidRDefault="00FE2182" w:rsidP="00CB1085">
      <w:pPr>
        <w:spacing w:after="0" w:line="240" w:lineRule="auto"/>
        <w:rPr>
          <w:del w:id="373" w:author="Qizhou Duan" w:date="2024-02-09T11:30:00Z"/>
          <w:rFonts w:ascii="Times New Roman" w:hAnsi="Times New Roman" w:cs="Times New Roman"/>
          <w:sz w:val="24"/>
          <w:szCs w:val="24"/>
        </w:rPr>
        <w:pPrChange w:id="374" w:author="Qizhou Duan" w:date="2024-02-09T11:30:00Z">
          <w:pPr/>
        </w:pPrChange>
      </w:pPr>
    </w:p>
    <w:p w14:paraId="58573D96" w14:textId="676B4E15" w:rsidR="003E31E0" w:rsidDel="00CB1085" w:rsidRDefault="003E31E0" w:rsidP="00CB1085">
      <w:pPr>
        <w:spacing w:after="0" w:line="240" w:lineRule="auto"/>
        <w:rPr>
          <w:del w:id="375" w:author="Qizhou Duan" w:date="2024-02-09T11:30:00Z"/>
          <w:rFonts w:ascii="Times New Roman" w:hAnsi="Times New Roman" w:cs="Times New Roman"/>
          <w:sz w:val="24"/>
          <w:szCs w:val="24"/>
        </w:rPr>
        <w:pPrChange w:id="376" w:author="Qizhou Duan" w:date="2024-02-09T11:30:00Z">
          <w:pPr/>
        </w:pPrChange>
      </w:pPr>
    </w:p>
    <w:tbl>
      <w:tblPr>
        <w:tblStyle w:val="ListTable3-Accent31"/>
        <w:tblW w:w="11970" w:type="dxa"/>
        <w:tblInd w:w="-1175" w:type="dxa"/>
        <w:tblLayout w:type="fixed"/>
        <w:tblLook w:val="04A0" w:firstRow="1" w:lastRow="0" w:firstColumn="1" w:lastColumn="0" w:noHBand="0" w:noVBand="1"/>
      </w:tblPr>
      <w:tblGrid>
        <w:gridCol w:w="2340"/>
        <w:gridCol w:w="1080"/>
        <w:gridCol w:w="1620"/>
        <w:gridCol w:w="236"/>
        <w:gridCol w:w="934"/>
        <w:gridCol w:w="56"/>
        <w:gridCol w:w="1204"/>
        <w:gridCol w:w="443"/>
        <w:gridCol w:w="547"/>
        <w:gridCol w:w="146"/>
        <w:gridCol w:w="1204"/>
        <w:gridCol w:w="1175"/>
        <w:gridCol w:w="56"/>
        <w:gridCol w:w="929"/>
      </w:tblGrid>
      <w:tr w:rsidR="003E31E0" w:rsidDel="00CB1085" w14:paraId="05514DDB" w14:textId="6D70ADE1" w:rsidTr="00030A13">
        <w:trPr>
          <w:cnfStyle w:val="100000000000" w:firstRow="1" w:lastRow="0" w:firstColumn="0" w:lastColumn="0" w:oddVBand="0" w:evenVBand="0" w:oddHBand="0" w:evenHBand="0" w:firstRowFirstColumn="0" w:firstRowLastColumn="0" w:lastRowFirstColumn="0" w:lastRowLastColumn="0"/>
          <w:trHeight w:val="681"/>
          <w:del w:id="377" w:author="Qizhou Duan" w:date="2024-02-09T11:30:00Z"/>
        </w:trPr>
        <w:tc>
          <w:tcPr>
            <w:cnfStyle w:val="001000000100" w:firstRow="0" w:lastRow="0" w:firstColumn="1" w:lastColumn="0" w:oddVBand="0" w:evenVBand="0" w:oddHBand="0" w:evenHBand="0" w:firstRowFirstColumn="1" w:firstRowLastColumn="0" w:lastRowFirstColumn="0" w:lastRowLastColumn="0"/>
            <w:tcW w:w="2340" w:type="dxa"/>
            <w:shd w:val="clear" w:color="auto" w:fill="FFF2CC" w:themeFill="accent4" w:themeFillTint="33"/>
          </w:tcPr>
          <w:p w14:paraId="451D9E4E" w14:textId="71D49DC4" w:rsidR="003E31E0" w:rsidDel="00CB1085" w:rsidRDefault="003E31E0" w:rsidP="00CB1085">
            <w:pPr>
              <w:spacing w:after="0" w:line="240" w:lineRule="auto"/>
              <w:rPr>
                <w:del w:id="378" w:author="Qizhou Duan" w:date="2024-02-09T11:30:00Z"/>
                <w:rFonts w:ascii="Times New Roman" w:eastAsia="Calibri" w:hAnsi="Times New Roman" w:cs="Times New Roman"/>
                <w:color w:val="000000" w:themeColor="text1"/>
                <w:sz w:val="21"/>
                <w:szCs w:val="21"/>
              </w:rPr>
              <w:pPrChange w:id="379" w:author="Qizhou Duan" w:date="2024-02-09T11:30:00Z">
                <w:pPr/>
              </w:pPrChange>
            </w:pPr>
            <w:del w:id="380" w:author="Qizhou Duan" w:date="2024-02-09T11:30:00Z">
              <w:r w:rsidDel="00CB1085">
                <w:rPr>
                  <w:rFonts w:ascii="Times New Roman" w:eastAsia="Calibri" w:hAnsi="Times New Roman" w:cs="Times New Roman"/>
                  <w:b w:val="0"/>
                  <w:bCs w:val="0"/>
                  <w:color w:val="000000" w:themeColor="text1"/>
                  <w:sz w:val="21"/>
                  <w:szCs w:val="21"/>
                </w:rPr>
                <w:delText xml:space="preserve">Source </w:delText>
              </w:r>
            </w:del>
          </w:p>
        </w:tc>
        <w:tc>
          <w:tcPr>
            <w:tcW w:w="1080" w:type="dxa"/>
            <w:shd w:val="clear" w:color="auto" w:fill="FFF2CC" w:themeFill="accent4" w:themeFillTint="33"/>
          </w:tcPr>
          <w:p w14:paraId="1C4EF2BA" w14:textId="3CC122FB" w:rsidR="003E31E0" w:rsidDel="00CB1085" w:rsidRDefault="003E31E0" w:rsidP="00CB1085">
            <w:pPr>
              <w:spacing w:after="0" w:line="240" w:lineRule="auto"/>
              <w:cnfStyle w:val="100000000000" w:firstRow="1" w:lastRow="0" w:firstColumn="0" w:lastColumn="0" w:oddVBand="0" w:evenVBand="0" w:oddHBand="0" w:evenHBand="0" w:firstRowFirstColumn="0" w:firstRowLastColumn="0" w:lastRowFirstColumn="0" w:lastRowLastColumn="0"/>
              <w:rPr>
                <w:del w:id="381" w:author="Qizhou Duan" w:date="2024-02-09T11:30:00Z"/>
                <w:rFonts w:ascii="Times New Roman" w:eastAsia="Calibri" w:hAnsi="Times New Roman" w:cs="Times New Roman"/>
                <w:color w:val="000000" w:themeColor="text1"/>
                <w:sz w:val="21"/>
                <w:szCs w:val="21"/>
              </w:rPr>
              <w:pPrChange w:id="382" w:author="Qizhou Duan" w:date="2024-02-09T11:30:00Z">
                <w:pPr>
                  <w:cnfStyle w:val="100000000000" w:firstRow="1" w:lastRow="0" w:firstColumn="0" w:lastColumn="0" w:oddVBand="0" w:evenVBand="0" w:oddHBand="0" w:evenHBand="0" w:firstRowFirstColumn="0" w:firstRowLastColumn="0" w:lastRowFirstColumn="0" w:lastRowLastColumn="0"/>
                </w:pPr>
              </w:pPrChange>
            </w:pPr>
            <w:del w:id="383" w:author="Qizhou Duan" w:date="2024-02-09T11:30:00Z">
              <w:r w:rsidDel="00CB1085">
                <w:rPr>
                  <w:rFonts w:ascii="Times New Roman" w:eastAsia="Calibri" w:hAnsi="Times New Roman" w:cs="Times New Roman"/>
                  <w:b w:val="0"/>
                  <w:bCs w:val="0"/>
                  <w:color w:val="000000" w:themeColor="text1"/>
                  <w:sz w:val="21"/>
                  <w:szCs w:val="21"/>
                </w:rPr>
                <w:delText>Year</w:delText>
              </w:r>
            </w:del>
          </w:p>
        </w:tc>
        <w:tc>
          <w:tcPr>
            <w:tcW w:w="1620" w:type="dxa"/>
            <w:shd w:val="clear" w:color="auto" w:fill="FFF2CC" w:themeFill="accent4" w:themeFillTint="33"/>
          </w:tcPr>
          <w:p w14:paraId="1BC27BA0" w14:textId="22FE3704" w:rsidR="003E31E0" w:rsidDel="00CB1085" w:rsidRDefault="003E31E0" w:rsidP="00CB1085">
            <w:pPr>
              <w:spacing w:after="0" w:line="240" w:lineRule="auto"/>
              <w:cnfStyle w:val="100000000000" w:firstRow="1" w:lastRow="0" w:firstColumn="0" w:lastColumn="0" w:oddVBand="0" w:evenVBand="0" w:oddHBand="0" w:evenHBand="0" w:firstRowFirstColumn="0" w:firstRowLastColumn="0" w:lastRowFirstColumn="0" w:lastRowLastColumn="0"/>
              <w:rPr>
                <w:del w:id="384" w:author="Qizhou Duan" w:date="2024-02-09T11:30:00Z"/>
                <w:rFonts w:ascii="Times New Roman" w:eastAsia="Calibri" w:hAnsi="Times New Roman" w:cs="Times New Roman"/>
                <w:color w:val="000000" w:themeColor="text1"/>
                <w:sz w:val="21"/>
                <w:szCs w:val="21"/>
              </w:rPr>
              <w:pPrChange w:id="385" w:author="Qizhou Duan" w:date="2024-02-09T11:30:00Z">
                <w:pPr>
                  <w:cnfStyle w:val="100000000000" w:firstRow="1" w:lastRow="0" w:firstColumn="0" w:lastColumn="0" w:oddVBand="0" w:evenVBand="0" w:oddHBand="0" w:evenHBand="0" w:firstRowFirstColumn="0" w:firstRowLastColumn="0" w:lastRowFirstColumn="0" w:lastRowLastColumn="0"/>
                </w:pPr>
              </w:pPrChange>
            </w:pPr>
            <w:del w:id="386" w:author="Qizhou Duan" w:date="2024-02-09T11:30:00Z">
              <w:r w:rsidDel="00CB1085">
                <w:rPr>
                  <w:rFonts w:ascii="Times New Roman" w:eastAsia="Calibri" w:hAnsi="Times New Roman" w:cs="Times New Roman"/>
                  <w:b w:val="0"/>
                  <w:bCs w:val="0"/>
                  <w:color w:val="000000" w:themeColor="text1"/>
                  <w:sz w:val="21"/>
                  <w:szCs w:val="21"/>
                </w:rPr>
                <w:delText>Sample Size</w:delText>
              </w:r>
            </w:del>
          </w:p>
        </w:tc>
        <w:tc>
          <w:tcPr>
            <w:tcW w:w="1170" w:type="dxa"/>
            <w:gridSpan w:val="2"/>
            <w:shd w:val="clear" w:color="auto" w:fill="FFF2CC" w:themeFill="accent4" w:themeFillTint="33"/>
          </w:tcPr>
          <w:p w14:paraId="0F0D697E" w14:textId="1C58866A" w:rsidR="003E31E0" w:rsidDel="00CB1085" w:rsidRDefault="003E31E0" w:rsidP="00CB1085">
            <w:pPr>
              <w:spacing w:after="0" w:line="240" w:lineRule="auto"/>
              <w:cnfStyle w:val="100000000000" w:firstRow="1" w:lastRow="0" w:firstColumn="0" w:lastColumn="0" w:oddVBand="0" w:evenVBand="0" w:oddHBand="0" w:evenHBand="0" w:firstRowFirstColumn="0" w:firstRowLastColumn="0" w:lastRowFirstColumn="0" w:lastRowLastColumn="0"/>
              <w:rPr>
                <w:del w:id="387" w:author="Qizhou Duan" w:date="2024-02-09T11:30:00Z"/>
                <w:rFonts w:ascii="Times New Roman" w:eastAsia="Calibri" w:hAnsi="Times New Roman" w:cs="Times New Roman"/>
                <w:color w:val="000000" w:themeColor="text1"/>
                <w:sz w:val="21"/>
                <w:szCs w:val="21"/>
              </w:rPr>
              <w:pPrChange w:id="388" w:author="Qizhou Duan" w:date="2024-02-09T11:30:00Z">
                <w:pPr>
                  <w:cnfStyle w:val="100000000000" w:firstRow="1" w:lastRow="0" w:firstColumn="0" w:lastColumn="0" w:oddVBand="0" w:evenVBand="0" w:oddHBand="0" w:evenHBand="0" w:firstRowFirstColumn="0" w:firstRowLastColumn="0" w:lastRowFirstColumn="0" w:lastRowLastColumn="0"/>
                </w:pPr>
              </w:pPrChange>
            </w:pPr>
            <w:del w:id="389" w:author="Qizhou Duan" w:date="2024-02-09T11:30:00Z">
              <w:r w:rsidDel="00CB1085">
                <w:rPr>
                  <w:rFonts w:ascii="Times New Roman" w:eastAsia="Calibri" w:hAnsi="Times New Roman" w:cs="Times New Roman"/>
                  <w:b w:val="0"/>
                  <w:bCs w:val="0"/>
                  <w:color w:val="000000" w:themeColor="text1"/>
                  <w:sz w:val="21"/>
                  <w:szCs w:val="21"/>
                </w:rPr>
                <w:delText>Male %</w:delText>
              </w:r>
            </w:del>
          </w:p>
        </w:tc>
        <w:tc>
          <w:tcPr>
            <w:tcW w:w="1260" w:type="dxa"/>
            <w:gridSpan w:val="2"/>
            <w:shd w:val="clear" w:color="auto" w:fill="FFF2CC" w:themeFill="accent4" w:themeFillTint="33"/>
          </w:tcPr>
          <w:p w14:paraId="1094BB60" w14:textId="4DCAD68C" w:rsidR="003E31E0" w:rsidDel="00CB1085" w:rsidRDefault="003E31E0" w:rsidP="00CB1085">
            <w:pPr>
              <w:spacing w:after="0" w:line="240" w:lineRule="auto"/>
              <w:cnfStyle w:val="100000000000" w:firstRow="1" w:lastRow="0" w:firstColumn="0" w:lastColumn="0" w:oddVBand="0" w:evenVBand="0" w:oddHBand="0" w:evenHBand="0" w:firstRowFirstColumn="0" w:firstRowLastColumn="0" w:lastRowFirstColumn="0" w:lastRowLastColumn="0"/>
              <w:rPr>
                <w:del w:id="390" w:author="Qizhou Duan" w:date="2024-02-09T11:30:00Z"/>
                <w:rFonts w:ascii="Times New Roman" w:eastAsia="Calibri" w:hAnsi="Times New Roman" w:cs="Times New Roman"/>
                <w:color w:val="000000" w:themeColor="text1"/>
                <w:sz w:val="21"/>
                <w:szCs w:val="21"/>
              </w:rPr>
              <w:pPrChange w:id="391" w:author="Qizhou Duan" w:date="2024-02-09T11:30:00Z">
                <w:pPr>
                  <w:cnfStyle w:val="100000000000" w:firstRow="1" w:lastRow="0" w:firstColumn="0" w:lastColumn="0" w:oddVBand="0" w:evenVBand="0" w:oddHBand="0" w:evenHBand="0" w:firstRowFirstColumn="0" w:firstRowLastColumn="0" w:lastRowFirstColumn="0" w:lastRowLastColumn="0"/>
                </w:pPr>
              </w:pPrChange>
            </w:pPr>
            <w:del w:id="392" w:author="Qizhou Duan" w:date="2024-02-09T11:30:00Z">
              <w:r w:rsidDel="00CB1085">
                <w:rPr>
                  <w:rFonts w:ascii="Times New Roman" w:eastAsia="Calibri" w:hAnsi="Times New Roman" w:cs="Times New Roman"/>
                  <w:b w:val="0"/>
                  <w:bCs w:val="0"/>
                  <w:color w:val="000000" w:themeColor="text1"/>
                  <w:sz w:val="21"/>
                  <w:szCs w:val="21"/>
                </w:rPr>
                <w:delText>Age (Mean)</w:delText>
              </w:r>
            </w:del>
          </w:p>
        </w:tc>
        <w:tc>
          <w:tcPr>
            <w:tcW w:w="990" w:type="dxa"/>
            <w:gridSpan w:val="2"/>
            <w:shd w:val="clear" w:color="auto" w:fill="FFF2CC" w:themeFill="accent4" w:themeFillTint="33"/>
          </w:tcPr>
          <w:p w14:paraId="34E518FC" w14:textId="7C8273AB" w:rsidR="003E31E0" w:rsidDel="00CB1085" w:rsidRDefault="003E31E0" w:rsidP="00CB1085">
            <w:pPr>
              <w:spacing w:after="0" w:line="240" w:lineRule="auto"/>
              <w:cnfStyle w:val="100000000000" w:firstRow="1" w:lastRow="0" w:firstColumn="0" w:lastColumn="0" w:oddVBand="0" w:evenVBand="0" w:oddHBand="0" w:evenHBand="0" w:firstRowFirstColumn="0" w:firstRowLastColumn="0" w:lastRowFirstColumn="0" w:lastRowLastColumn="0"/>
              <w:rPr>
                <w:del w:id="393" w:author="Qizhou Duan" w:date="2024-02-09T11:30:00Z"/>
                <w:rFonts w:ascii="Times New Roman" w:eastAsia="Calibri" w:hAnsi="Times New Roman" w:cs="Times New Roman"/>
                <w:color w:val="000000" w:themeColor="text1"/>
                <w:sz w:val="21"/>
                <w:szCs w:val="21"/>
              </w:rPr>
              <w:pPrChange w:id="394" w:author="Qizhou Duan" w:date="2024-02-09T11:30:00Z">
                <w:pPr>
                  <w:cnfStyle w:val="100000000000" w:firstRow="1" w:lastRow="0" w:firstColumn="0" w:lastColumn="0" w:oddVBand="0" w:evenVBand="0" w:oddHBand="0" w:evenHBand="0" w:firstRowFirstColumn="0" w:firstRowLastColumn="0" w:lastRowFirstColumn="0" w:lastRowLastColumn="0"/>
                </w:pPr>
              </w:pPrChange>
            </w:pPr>
            <w:del w:id="395" w:author="Qizhou Duan" w:date="2024-02-09T11:30:00Z">
              <w:r w:rsidDel="00CB1085">
                <w:rPr>
                  <w:rFonts w:ascii="Times New Roman" w:eastAsia="Calibri" w:hAnsi="Times New Roman" w:cs="Times New Roman"/>
                  <w:b w:val="0"/>
                  <w:bCs w:val="0"/>
                  <w:color w:val="000000" w:themeColor="text1"/>
                  <w:sz w:val="21"/>
                  <w:szCs w:val="21"/>
                </w:rPr>
                <w:delText>Endpoint</w:delText>
              </w:r>
            </w:del>
          </w:p>
        </w:tc>
        <w:tc>
          <w:tcPr>
            <w:tcW w:w="1350" w:type="dxa"/>
            <w:gridSpan w:val="2"/>
            <w:shd w:val="clear" w:color="auto" w:fill="FFF2CC" w:themeFill="accent4" w:themeFillTint="33"/>
          </w:tcPr>
          <w:p w14:paraId="53FC3D7C" w14:textId="0F8E4B6C" w:rsidR="003E31E0" w:rsidDel="00CB1085" w:rsidRDefault="003E31E0" w:rsidP="00CB1085">
            <w:pPr>
              <w:spacing w:after="0" w:line="240" w:lineRule="auto"/>
              <w:cnfStyle w:val="100000000000" w:firstRow="1" w:lastRow="0" w:firstColumn="0" w:lastColumn="0" w:oddVBand="0" w:evenVBand="0" w:oddHBand="0" w:evenHBand="0" w:firstRowFirstColumn="0" w:firstRowLastColumn="0" w:lastRowFirstColumn="0" w:lastRowLastColumn="0"/>
              <w:rPr>
                <w:del w:id="396" w:author="Qizhou Duan" w:date="2024-02-09T11:30:00Z"/>
                <w:rFonts w:ascii="Times New Roman" w:eastAsia="Calibri" w:hAnsi="Times New Roman" w:cs="Times New Roman"/>
                <w:color w:val="000000" w:themeColor="text1"/>
                <w:sz w:val="21"/>
                <w:szCs w:val="21"/>
              </w:rPr>
              <w:pPrChange w:id="397" w:author="Qizhou Duan" w:date="2024-02-09T11:30:00Z">
                <w:pPr>
                  <w:cnfStyle w:val="100000000000" w:firstRow="1" w:lastRow="0" w:firstColumn="0" w:lastColumn="0" w:oddVBand="0" w:evenVBand="0" w:oddHBand="0" w:evenHBand="0" w:firstRowFirstColumn="0" w:firstRowLastColumn="0" w:lastRowFirstColumn="0" w:lastRowLastColumn="0"/>
                </w:pPr>
              </w:pPrChange>
            </w:pPr>
            <w:del w:id="398" w:author="Qizhou Duan" w:date="2024-02-09T11:30:00Z">
              <w:r w:rsidDel="00CB1085">
                <w:rPr>
                  <w:rFonts w:ascii="Times New Roman" w:eastAsia="Calibri" w:hAnsi="Times New Roman" w:cs="Times New Roman"/>
                  <w:b w:val="0"/>
                  <w:bCs w:val="0"/>
                  <w:color w:val="000000" w:themeColor="text1"/>
                  <w:sz w:val="21"/>
                  <w:szCs w:val="21"/>
                </w:rPr>
                <w:delText>Follow up, y</w:delText>
              </w:r>
            </w:del>
          </w:p>
        </w:tc>
        <w:tc>
          <w:tcPr>
            <w:tcW w:w="1175" w:type="dxa"/>
            <w:shd w:val="clear" w:color="auto" w:fill="FFF2CC" w:themeFill="accent4" w:themeFillTint="33"/>
          </w:tcPr>
          <w:p w14:paraId="0ECF91E5" w14:textId="7A499241" w:rsidR="003E31E0" w:rsidDel="00CB1085" w:rsidRDefault="003E31E0" w:rsidP="00CB1085">
            <w:pPr>
              <w:spacing w:after="0" w:line="240" w:lineRule="auto"/>
              <w:cnfStyle w:val="100000000000" w:firstRow="1" w:lastRow="0" w:firstColumn="0" w:lastColumn="0" w:oddVBand="0" w:evenVBand="0" w:oddHBand="0" w:evenHBand="0" w:firstRowFirstColumn="0" w:firstRowLastColumn="0" w:lastRowFirstColumn="0" w:lastRowLastColumn="0"/>
              <w:rPr>
                <w:del w:id="399" w:author="Qizhou Duan" w:date="2024-02-09T11:30:00Z"/>
                <w:rFonts w:ascii="Times New Roman" w:eastAsia="Calibri" w:hAnsi="Times New Roman" w:cs="Times New Roman"/>
                <w:color w:val="000000" w:themeColor="text1"/>
                <w:sz w:val="21"/>
                <w:szCs w:val="21"/>
              </w:rPr>
              <w:pPrChange w:id="400" w:author="Qizhou Duan" w:date="2024-02-09T11:30:00Z">
                <w:pPr>
                  <w:cnfStyle w:val="100000000000" w:firstRow="1" w:lastRow="0" w:firstColumn="0" w:lastColumn="0" w:oddVBand="0" w:evenVBand="0" w:oddHBand="0" w:evenHBand="0" w:firstRowFirstColumn="0" w:firstRowLastColumn="0" w:lastRowFirstColumn="0" w:lastRowLastColumn="0"/>
                </w:pPr>
              </w:pPrChange>
            </w:pPr>
            <w:del w:id="401" w:author="Qizhou Duan" w:date="2024-02-09T11:30:00Z">
              <w:r w:rsidDel="00CB1085">
                <w:rPr>
                  <w:rFonts w:ascii="Times New Roman" w:eastAsia="Calibri" w:hAnsi="Times New Roman" w:cs="Times New Roman"/>
                  <w:b w:val="0"/>
                  <w:bCs w:val="0"/>
                  <w:color w:val="000000" w:themeColor="text1"/>
                  <w:sz w:val="21"/>
                  <w:szCs w:val="21"/>
                </w:rPr>
                <w:delText>PTG Mean</w:delText>
              </w:r>
            </w:del>
          </w:p>
        </w:tc>
        <w:tc>
          <w:tcPr>
            <w:tcW w:w="985" w:type="dxa"/>
            <w:gridSpan w:val="2"/>
            <w:shd w:val="clear" w:color="auto" w:fill="FFF2CC" w:themeFill="accent4" w:themeFillTint="33"/>
          </w:tcPr>
          <w:p w14:paraId="4C1CBB7B" w14:textId="16CDBA4C" w:rsidR="003E31E0" w:rsidDel="00CB1085" w:rsidRDefault="003E31E0" w:rsidP="00CB1085">
            <w:pPr>
              <w:spacing w:after="0" w:line="240" w:lineRule="auto"/>
              <w:cnfStyle w:val="100000000000" w:firstRow="1" w:lastRow="0" w:firstColumn="0" w:lastColumn="0" w:oddVBand="0" w:evenVBand="0" w:oddHBand="0" w:evenHBand="0" w:firstRowFirstColumn="0" w:firstRowLastColumn="0" w:lastRowFirstColumn="0" w:lastRowLastColumn="0"/>
              <w:rPr>
                <w:del w:id="402" w:author="Qizhou Duan" w:date="2024-02-09T11:30:00Z"/>
                <w:rFonts w:ascii="Times New Roman" w:eastAsia="Calibri" w:hAnsi="Times New Roman" w:cs="Times New Roman"/>
                <w:color w:val="000000" w:themeColor="text1"/>
                <w:sz w:val="21"/>
                <w:szCs w:val="21"/>
              </w:rPr>
              <w:pPrChange w:id="403" w:author="Qizhou Duan" w:date="2024-02-09T11:30:00Z">
                <w:pPr>
                  <w:cnfStyle w:val="100000000000" w:firstRow="1" w:lastRow="0" w:firstColumn="0" w:lastColumn="0" w:oddVBand="0" w:evenVBand="0" w:oddHBand="0" w:evenHBand="0" w:firstRowFirstColumn="0" w:firstRowLastColumn="0" w:lastRowFirstColumn="0" w:lastRowLastColumn="0"/>
                </w:pPr>
              </w:pPrChange>
            </w:pPr>
            <w:del w:id="404" w:author="Qizhou Duan" w:date="2024-02-09T11:30:00Z">
              <w:r w:rsidDel="00CB1085">
                <w:rPr>
                  <w:rFonts w:ascii="Times New Roman" w:eastAsia="Calibri" w:hAnsi="Times New Roman" w:cs="Times New Roman"/>
                  <w:b w:val="0"/>
                  <w:bCs w:val="0"/>
                  <w:color w:val="000000" w:themeColor="text1"/>
                  <w:sz w:val="21"/>
                  <w:szCs w:val="21"/>
                </w:rPr>
                <w:delText>PTG SD</w:delText>
              </w:r>
            </w:del>
          </w:p>
        </w:tc>
      </w:tr>
      <w:tr w:rsidR="003E31E0" w:rsidDel="00CB1085" w14:paraId="094EEE93" w14:textId="2AAE2189" w:rsidTr="00030A13">
        <w:trPr>
          <w:trHeight w:val="322"/>
          <w:del w:id="40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B247AD1" w14:textId="1723064D" w:rsidR="003E31E0" w:rsidDel="00CB1085" w:rsidRDefault="003E31E0" w:rsidP="00CB1085">
            <w:pPr>
              <w:spacing w:after="0" w:line="240" w:lineRule="auto"/>
              <w:rPr>
                <w:del w:id="406" w:author="Qizhou Duan" w:date="2024-02-09T11:30:00Z"/>
                <w:rFonts w:ascii="Times New Roman" w:eastAsia="Calibri" w:hAnsi="Times New Roman" w:cs="Times New Roman"/>
                <w:sz w:val="18"/>
                <w:szCs w:val="18"/>
              </w:rPr>
              <w:pPrChange w:id="407" w:author="Qizhou Duan" w:date="2024-02-09T11:30:00Z">
                <w:pPr/>
              </w:pPrChange>
            </w:pPr>
            <w:del w:id="408" w:author="Qizhou Duan" w:date="2024-02-09T11:30:00Z">
              <w:r w:rsidDel="00CB1085">
                <w:rPr>
                  <w:rFonts w:ascii="Times New Roman" w:eastAsia="Calibri" w:hAnsi="Times New Roman" w:cs="Times New Roman"/>
                  <w:b w:val="0"/>
                  <w:bCs w:val="0"/>
                  <w:sz w:val="18"/>
                  <w:szCs w:val="18"/>
                </w:rPr>
                <w:delText xml:space="preserve">Adjorlolo et al. </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61885680" w14:textId="0FD8DF0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09" w:author="Qizhou Duan" w:date="2024-02-09T11:30:00Z"/>
                <w:rFonts w:ascii="Times New Roman" w:eastAsia="Calibri" w:hAnsi="Times New Roman" w:cs="Times New Roman"/>
                <w:sz w:val="18"/>
                <w:szCs w:val="18"/>
              </w:rPr>
              <w:pPrChange w:id="41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11" w:author="Qizhou Duan" w:date="2024-02-09T11:30:00Z">
              <w:r w:rsidDel="00CB1085">
                <w:rPr>
                  <w:rFonts w:ascii="Times New Roman" w:eastAsia="Calibri" w:hAnsi="Times New Roman" w:cs="Times New Roman"/>
                  <w:sz w:val="18"/>
                  <w:szCs w:val="18"/>
                </w:rPr>
                <w:delText>2022</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466B5DA4" w14:textId="18152405"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412" w:author="Qizhou Duan" w:date="2024-02-09T11:30:00Z"/>
                <w:rFonts w:ascii="Times New Roman" w:eastAsia="Calibri" w:hAnsi="Times New Roman" w:cs="Times New Roman"/>
                <w:sz w:val="18"/>
                <w:szCs w:val="18"/>
              </w:rPr>
              <w:pPrChange w:id="41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414" w:author="Qizhou Duan" w:date="2024-02-09T11:30:00Z">
              <w:r w:rsidDel="00CB1085">
                <w:rPr>
                  <w:rFonts w:ascii="Times New Roman" w:eastAsia="Calibri" w:hAnsi="Times New Roman" w:cs="Times New Roman"/>
                  <w:sz w:val="18"/>
                  <w:szCs w:val="18"/>
                </w:rPr>
                <w:delText>381</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1FF4410F" w14:textId="7E13971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15" w:author="Qizhou Duan" w:date="2024-02-09T11:30:00Z"/>
                <w:rFonts w:ascii="Times New Roman" w:eastAsia="Calibri" w:hAnsi="Times New Roman" w:cs="Times New Roman"/>
                <w:sz w:val="18"/>
                <w:szCs w:val="18"/>
              </w:rPr>
              <w:pPrChange w:id="41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870A62D" w14:textId="0A0A6CC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17" w:author="Qizhou Duan" w:date="2024-02-09T11:30:00Z"/>
                <w:rFonts w:ascii="Times New Roman" w:eastAsia="Calibri" w:hAnsi="Times New Roman" w:cs="Times New Roman"/>
                <w:sz w:val="18"/>
                <w:szCs w:val="18"/>
              </w:rPr>
              <w:pPrChange w:id="41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19" w:author="Qizhou Duan" w:date="2024-02-09T11:30:00Z">
              <w:r w:rsidDel="00CB1085">
                <w:rPr>
                  <w:rFonts w:ascii="Times New Roman" w:eastAsia="Calibri" w:hAnsi="Times New Roman" w:cs="Times New Roman"/>
                  <w:sz w:val="18"/>
                  <w:szCs w:val="18"/>
                </w:rPr>
                <w:delText>59.3</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4A4025D" w14:textId="656CDCA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20" w:author="Qizhou Duan" w:date="2024-02-09T11:30:00Z"/>
                <w:rFonts w:ascii="Times New Roman" w:eastAsia="Calibri" w:hAnsi="Times New Roman" w:cs="Times New Roman"/>
                <w:sz w:val="18"/>
                <w:szCs w:val="18"/>
              </w:rPr>
              <w:pPrChange w:id="42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22" w:author="Qizhou Duan" w:date="2024-02-09T11:30:00Z">
              <w:r w:rsidDel="00CB1085">
                <w:rPr>
                  <w:rFonts w:ascii="Times New Roman" w:eastAsia="Calibri" w:hAnsi="Times New Roman" w:cs="Times New Roman"/>
                  <w:sz w:val="18"/>
                  <w:szCs w:val="18"/>
                </w:rPr>
                <w:delText>43.1</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2FB608E" w14:textId="1C5ABEE7"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23" w:author="Qizhou Duan" w:date="2024-02-09T11:30:00Z"/>
                <w:rFonts w:ascii="Times New Roman" w:eastAsia="Calibri" w:hAnsi="Times New Roman" w:cs="Times New Roman"/>
                <w:sz w:val="18"/>
                <w:szCs w:val="18"/>
              </w:rPr>
              <w:pPrChange w:id="42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30B41F53" w14:textId="071C353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25" w:author="Qizhou Duan" w:date="2024-02-09T11:30:00Z"/>
                <w:rFonts w:ascii="Times New Roman" w:eastAsia="Calibri" w:hAnsi="Times New Roman" w:cs="Times New Roman"/>
                <w:sz w:val="18"/>
                <w:szCs w:val="18"/>
              </w:rPr>
              <w:pPrChange w:id="42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27" w:author="Qizhou Duan" w:date="2024-02-09T11:30:00Z">
              <w:r w:rsidDel="00CB1085">
                <w:rPr>
                  <w:rFonts w:ascii="Times New Roman" w:eastAsia="Calibri" w:hAnsi="Times New Roman" w:cs="Times New Roman"/>
                  <w:sz w:val="18"/>
                  <w:szCs w:val="18"/>
                </w:rPr>
                <w:delText>3-months</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092270D2" w14:textId="60334A1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28" w:author="Qizhou Duan" w:date="2024-02-09T11:30:00Z"/>
                <w:rFonts w:ascii="Times New Roman" w:eastAsia="Calibri" w:hAnsi="Times New Roman" w:cs="Times New Roman"/>
                <w:sz w:val="18"/>
                <w:szCs w:val="18"/>
              </w:rPr>
              <w:pPrChange w:id="42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104EBEC6" w14:textId="39187078" w:rsidTr="00030A13">
        <w:trPr>
          <w:trHeight w:val="437"/>
          <w:del w:id="43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4233F6A" w14:textId="3C2FF629" w:rsidR="003E31E0" w:rsidDel="00CB1085" w:rsidRDefault="003E31E0" w:rsidP="00CB1085">
            <w:pPr>
              <w:spacing w:after="0" w:line="240" w:lineRule="auto"/>
              <w:rPr>
                <w:del w:id="431" w:author="Qizhou Duan" w:date="2024-02-09T11:30:00Z"/>
                <w:rFonts w:ascii="Times New Roman" w:eastAsia="Calibri" w:hAnsi="Times New Roman" w:cs="Times New Roman"/>
                <w:sz w:val="18"/>
                <w:szCs w:val="18"/>
              </w:rPr>
              <w:pPrChange w:id="432" w:author="Qizhou Duan" w:date="2024-02-09T11:30:00Z">
                <w:pPr/>
              </w:pPrChange>
            </w:pPr>
            <w:del w:id="433" w:author="Qizhou Duan" w:date="2024-02-09T11:30:00Z">
              <w:r w:rsidDel="00CB1085">
                <w:rPr>
                  <w:rFonts w:ascii="Times New Roman" w:eastAsia="Calibri" w:hAnsi="Times New Roman" w:cs="Times New Roman"/>
                  <w:b w:val="0"/>
                  <w:bCs w:val="0"/>
                  <w:sz w:val="18"/>
                  <w:szCs w:val="18"/>
                </w:rPr>
                <w:delText>Arnout</w:delText>
              </w:r>
              <w:r w:rsidR="0056404C" w:rsidDel="00CB1085">
                <w:rPr>
                  <w:rFonts w:ascii="Times New Roman" w:eastAsia="Calibri" w:hAnsi="Times New Roman" w:cs="Times New Roman"/>
                  <w:b w:val="0"/>
                  <w:bCs w:val="0"/>
                  <w:sz w:val="18"/>
                  <w:szCs w:val="18"/>
                </w:rPr>
                <w:delText>_&amp;_</w:delText>
              </w:r>
              <w:r w:rsidDel="00CB1085">
                <w:rPr>
                  <w:rFonts w:ascii="Times New Roman" w:eastAsia="Calibri" w:hAnsi="Times New Roman" w:cs="Times New Roman"/>
                  <w:b w:val="0"/>
                  <w:bCs w:val="0"/>
                  <w:sz w:val="18"/>
                  <w:szCs w:val="18"/>
                </w:rPr>
                <w:delText>Al-Sufyani</w:delText>
              </w:r>
            </w:del>
          </w:p>
        </w:tc>
        <w:tc>
          <w:tcPr>
            <w:tcW w:w="1080" w:type="dxa"/>
            <w:shd w:val="clear" w:color="auto" w:fill="FFF2CC" w:themeFill="accent4" w:themeFillTint="33"/>
          </w:tcPr>
          <w:p w14:paraId="4744A052" w14:textId="73AB10C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34" w:author="Qizhou Duan" w:date="2024-02-09T11:30:00Z"/>
                <w:rFonts w:ascii="Times New Roman" w:eastAsia="Calibri" w:hAnsi="Times New Roman" w:cs="Times New Roman"/>
                <w:sz w:val="18"/>
                <w:szCs w:val="18"/>
              </w:rPr>
              <w:pPrChange w:id="43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36" w:author="Qizhou Duan" w:date="2024-02-09T11:30:00Z">
              <w:r w:rsidDel="00CB1085">
                <w:rPr>
                  <w:rFonts w:ascii="Times New Roman" w:eastAsia="Calibri" w:hAnsi="Times New Roman" w:cs="Times New Roman"/>
                  <w:sz w:val="18"/>
                  <w:szCs w:val="18"/>
                </w:rPr>
                <w:delText>2021</w:delText>
              </w:r>
            </w:del>
          </w:p>
        </w:tc>
        <w:tc>
          <w:tcPr>
            <w:tcW w:w="1620" w:type="dxa"/>
            <w:shd w:val="clear" w:color="auto" w:fill="FFF2CC" w:themeFill="accent4" w:themeFillTint="33"/>
          </w:tcPr>
          <w:p w14:paraId="2EC74953" w14:textId="4B36EE84"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437" w:author="Qizhou Duan" w:date="2024-02-09T11:30:00Z"/>
                <w:rFonts w:ascii="Times New Roman" w:eastAsia="Calibri" w:hAnsi="Times New Roman" w:cs="Times New Roman"/>
                <w:sz w:val="18"/>
                <w:szCs w:val="18"/>
              </w:rPr>
              <w:pPrChange w:id="43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439" w:author="Qizhou Duan" w:date="2024-02-09T11:30:00Z">
              <w:r w:rsidDel="00CB1085">
                <w:rPr>
                  <w:rFonts w:ascii="Times New Roman" w:eastAsia="Calibri" w:hAnsi="Times New Roman" w:cs="Times New Roman"/>
                  <w:sz w:val="18"/>
                  <w:szCs w:val="18"/>
                </w:rPr>
                <w:delText>365</w:delText>
              </w:r>
            </w:del>
          </w:p>
        </w:tc>
        <w:tc>
          <w:tcPr>
            <w:tcW w:w="236" w:type="dxa"/>
            <w:shd w:val="clear" w:color="auto" w:fill="FFF2CC" w:themeFill="accent4" w:themeFillTint="33"/>
          </w:tcPr>
          <w:p w14:paraId="2E54BF55" w14:textId="1569255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40" w:author="Qizhou Duan" w:date="2024-02-09T11:30:00Z"/>
                <w:rFonts w:ascii="Times New Roman" w:eastAsia="Calibri" w:hAnsi="Times New Roman" w:cs="Times New Roman"/>
                <w:sz w:val="18"/>
                <w:szCs w:val="18"/>
              </w:rPr>
              <w:pPrChange w:id="44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043CF2FA" w14:textId="6B26F87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42" w:author="Qizhou Duan" w:date="2024-02-09T11:30:00Z"/>
                <w:rFonts w:ascii="Times New Roman" w:eastAsia="Calibri" w:hAnsi="Times New Roman" w:cs="Times New Roman"/>
                <w:sz w:val="18"/>
                <w:szCs w:val="18"/>
              </w:rPr>
              <w:pPrChange w:id="44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44" w:author="Qizhou Duan" w:date="2024-02-09T11:30:00Z">
              <w:r w:rsidDel="00CB1085">
                <w:rPr>
                  <w:rFonts w:ascii="Times New Roman" w:eastAsia="Calibri" w:hAnsi="Times New Roman" w:cs="Times New Roman"/>
                  <w:sz w:val="18"/>
                  <w:szCs w:val="18"/>
                </w:rPr>
                <w:delText>31.8</w:delText>
              </w:r>
            </w:del>
          </w:p>
        </w:tc>
        <w:tc>
          <w:tcPr>
            <w:tcW w:w="1647" w:type="dxa"/>
            <w:gridSpan w:val="2"/>
            <w:shd w:val="clear" w:color="auto" w:fill="FFF2CC" w:themeFill="accent4" w:themeFillTint="33"/>
          </w:tcPr>
          <w:p w14:paraId="31422528" w14:textId="7A516E0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45" w:author="Qizhou Duan" w:date="2024-02-09T11:30:00Z"/>
                <w:rFonts w:ascii="Times New Roman" w:eastAsia="Calibri" w:hAnsi="Times New Roman" w:cs="Times New Roman"/>
                <w:sz w:val="18"/>
                <w:szCs w:val="18"/>
              </w:rPr>
              <w:pPrChange w:id="44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47" w:author="Qizhou Duan" w:date="2024-02-09T11:30:00Z">
              <w:r w:rsidDel="00CB1085">
                <w:rPr>
                  <w:rFonts w:ascii="Times New Roman" w:eastAsia="Calibri" w:hAnsi="Times New Roman" w:cs="Times New Roman"/>
                  <w:sz w:val="18"/>
                  <w:szCs w:val="18"/>
                </w:rPr>
                <w:delText>n/a</w:delText>
              </w:r>
            </w:del>
          </w:p>
        </w:tc>
        <w:tc>
          <w:tcPr>
            <w:tcW w:w="693" w:type="dxa"/>
            <w:gridSpan w:val="2"/>
            <w:shd w:val="clear" w:color="auto" w:fill="FFF2CC" w:themeFill="accent4" w:themeFillTint="33"/>
          </w:tcPr>
          <w:p w14:paraId="51983C2F" w14:textId="20F711A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48" w:author="Qizhou Duan" w:date="2024-02-09T11:30:00Z"/>
                <w:rFonts w:ascii="Times New Roman" w:eastAsia="Calibri" w:hAnsi="Times New Roman" w:cs="Times New Roman"/>
                <w:sz w:val="18"/>
                <w:szCs w:val="18"/>
              </w:rPr>
              <w:pPrChange w:id="44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5849A9F2" w14:textId="150FC7D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50" w:author="Qizhou Duan" w:date="2024-02-09T11:30:00Z"/>
                <w:rFonts w:ascii="Times New Roman" w:eastAsia="Calibri" w:hAnsi="Times New Roman" w:cs="Times New Roman"/>
                <w:sz w:val="18"/>
                <w:szCs w:val="18"/>
              </w:rPr>
              <w:pPrChange w:id="45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52" w:author="Qizhou Duan" w:date="2024-02-09T11:30:00Z">
              <w:r w:rsidDel="00CB1085">
                <w:rPr>
                  <w:rFonts w:ascii="Times New Roman" w:eastAsia="Calibri" w:hAnsi="Times New Roman" w:cs="Times New Roman"/>
                  <w:sz w:val="18"/>
                  <w:szCs w:val="18"/>
                </w:rPr>
                <w:delText>n/a</w:delText>
              </w:r>
            </w:del>
          </w:p>
        </w:tc>
        <w:tc>
          <w:tcPr>
            <w:tcW w:w="929" w:type="dxa"/>
            <w:shd w:val="clear" w:color="auto" w:fill="FFF2CC" w:themeFill="accent4" w:themeFillTint="33"/>
          </w:tcPr>
          <w:p w14:paraId="1D097EB6" w14:textId="1971AD77"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53" w:author="Qizhou Duan" w:date="2024-02-09T11:30:00Z"/>
                <w:rFonts w:ascii="Times New Roman" w:eastAsia="Calibri" w:hAnsi="Times New Roman" w:cs="Times New Roman"/>
                <w:sz w:val="18"/>
                <w:szCs w:val="18"/>
              </w:rPr>
              <w:pPrChange w:id="45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063F2537" w14:textId="3A6A8D56" w:rsidTr="00030A13">
        <w:trPr>
          <w:trHeight w:val="425"/>
          <w:del w:id="45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7F95D50" w14:textId="75566172" w:rsidR="003E31E0" w:rsidDel="00CB1085" w:rsidRDefault="003E31E0" w:rsidP="00CB1085">
            <w:pPr>
              <w:spacing w:after="0" w:line="240" w:lineRule="auto"/>
              <w:rPr>
                <w:del w:id="456" w:author="Qizhou Duan" w:date="2024-02-09T11:30:00Z"/>
                <w:rFonts w:ascii="Times New Roman" w:eastAsia="Calibri" w:hAnsi="Times New Roman" w:cs="Times New Roman"/>
                <w:sz w:val="18"/>
                <w:szCs w:val="18"/>
              </w:rPr>
              <w:pPrChange w:id="457" w:author="Qizhou Duan" w:date="2024-02-09T11:30:00Z">
                <w:pPr/>
              </w:pPrChange>
            </w:pPr>
            <w:del w:id="458" w:author="Qizhou Duan" w:date="2024-02-09T11:30:00Z">
              <w:r w:rsidDel="00CB1085">
                <w:rPr>
                  <w:rFonts w:ascii="Times New Roman" w:eastAsia="Calibri" w:hAnsi="Times New Roman" w:cs="Times New Roman"/>
                  <w:b w:val="0"/>
                  <w:bCs w:val="0"/>
                  <w:sz w:val="18"/>
                  <w:szCs w:val="18"/>
                </w:rPr>
                <w:delText>Chasson et al.</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747DA66B" w14:textId="2F7761F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59" w:author="Qizhou Duan" w:date="2024-02-09T11:30:00Z"/>
                <w:rFonts w:ascii="Times New Roman" w:eastAsia="Calibri" w:hAnsi="Times New Roman" w:cs="Times New Roman"/>
                <w:sz w:val="18"/>
                <w:szCs w:val="18"/>
              </w:rPr>
              <w:pPrChange w:id="46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61" w:author="Qizhou Duan" w:date="2024-02-09T11:30:00Z">
              <w:r w:rsidDel="00CB1085">
                <w:rPr>
                  <w:rFonts w:ascii="Times New Roman" w:eastAsia="Calibri" w:hAnsi="Times New Roman" w:cs="Times New Roman"/>
                  <w:sz w:val="18"/>
                  <w:szCs w:val="18"/>
                </w:rPr>
                <w:delText>2022</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13664757" w14:textId="39778BA5"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462" w:author="Qizhou Duan" w:date="2024-02-09T11:30:00Z"/>
                <w:rFonts w:ascii="Times New Roman" w:eastAsia="Calibri" w:hAnsi="Times New Roman" w:cs="Times New Roman"/>
                <w:sz w:val="18"/>
                <w:szCs w:val="18"/>
              </w:rPr>
              <w:pPrChange w:id="46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464" w:author="Qizhou Duan" w:date="2024-02-09T11:30:00Z">
              <w:r w:rsidDel="00CB1085">
                <w:rPr>
                  <w:rFonts w:ascii="Times New Roman" w:eastAsia="Calibri" w:hAnsi="Times New Roman" w:cs="Times New Roman"/>
                  <w:sz w:val="18"/>
                  <w:szCs w:val="18"/>
                </w:rPr>
                <w:delText>916</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55CBA0CE" w14:textId="3A351D0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65" w:author="Qizhou Duan" w:date="2024-02-09T11:30:00Z"/>
                <w:rFonts w:ascii="Times New Roman" w:eastAsia="Calibri" w:hAnsi="Times New Roman" w:cs="Times New Roman"/>
                <w:sz w:val="18"/>
                <w:szCs w:val="18"/>
              </w:rPr>
              <w:pPrChange w:id="46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FE4F49F" w14:textId="27449EE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67" w:author="Qizhou Duan" w:date="2024-02-09T11:30:00Z"/>
                <w:rFonts w:ascii="Times New Roman" w:eastAsia="Calibri" w:hAnsi="Times New Roman" w:cs="Times New Roman"/>
                <w:sz w:val="18"/>
                <w:szCs w:val="18"/>
              </w:rPr>
              <w:pPrChange w:id="46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69" w:author="Qizhou Duan" w:date="2024-02-09T11:30:00Z">
              <w:r w:rsidDel="00CB1085">
                <w:rPr>
                  <w:rFonts w:ascii="Times New Roman" w:eastAsia="Calibri" w:hAnsi="Times New Roman" w:cs="Times New Roman"/>
                  <w:sz w:val="18"/>
                  <w:szCs w:val="18"/>
                </w:rPr>
                <w:delText>n/a</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D896649" w14:textId="094A5D8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70" w:author="Qizhou Duan" w:date="2024-02-09T11:30:00Z"/>
                <w:rFonts w:ascii="Times New Roman" w:eastAsia="Calibri" w:hAnsi="Times New Roman" w:cs="Times New Roman"/>
                <w:sz w:val="18"/>
                <w:szCs w:val="18"/>
              </w:rPr>
              <w:pPrChange w:id="47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72" w:author="Qizhou Duan" w:date="2024-02-09T11:30:00Z">
              <w:r w:rsidDel="00CB1085">
                <w:rPr>
                  <w:rFonts w:ascii="Times New Roman" w:eastAsia="Calibri" w:hAnsi="Times New Roman" w:cs="Times New Roman"/>
                  <w:sz w:val="18"/>
                  <w:szCs w:val="18"/>
                </w:rPr>
                <w:delText>28.16</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B25AEFF" w14:textId="04F3065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73" w:author="Qizhou Duan" w:date="2024-02-09T11:30:00Z"/>
                <w:rFonts w:ascii="Times New Roman" w:eastAsia="Calibri" w:hAnsi="Times New Roman" w:cs="Times New Roman"/>
                <w:sz w:val="18"/>
                <w:szCs w:val="18"/>
              </w:rPr>
              <w:pPrChange w:id="47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FB75A7C" w14:textId="1879FA4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75" w:author="Qizhou Duan" w:date="2024-02-09T11:30:00Z"/>
                <w:rFonts w:ascii="Times New Roman" w:eastAsia="Calibri" w:hAnsi="Times New Roman" w:cs="Times New Roman"/>
                <w:sz w:val="18"/>
                <w:szCs w:val="18"/>
              </w:rPr>
              <w:pPrChange w:id="47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7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5817059C" w14:textId="1A834E9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78" w:author="Qizhou Duan" w:date="2024-02-09T11:30:00Z"/>
                <w:rFonts w:ascii="Times New Roman" w:eastAsia="Calibri" w:hAnsi="Times New Roman" w:cs="Times New Roman"/>
                <w:sz w:val="18"/>
                <w:szCs w:val="18"/>
              </w:rPr>
              <w:pPrChange w:id="47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4BA17531" w14:textId="5902C63D" w:rsidTr="00030A13">
        <w:trPr>
          <w:trHeight w:val="437"/>
          <w:del w:id="48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F8365E7" w14:textId="23EBFD5E" w:rsidR="003E31E0" w:rsidDel="00CB1085" w:rsidRDefault="003E31E0" w:rsidP="00CB1085">
            <w:pPr>
              <w:spacing w:after="0" w:line="240" w:lineRule="auto"/>
              <w:rPr>
                <w:del w:id="481" w:author="Qizhou Duan" w:date="2024-02-09T11:30:00Z"/>
                <w:rFonts w:ascii="Times New Roman" w:eastAsia="Calibri" w:hAnsi="Times New Roman" w:cs="Times New Roman"/>
                <w:sz w:val="18"/>
                <w:szCs w:val="18"/>
              </w:rPr>
              <w:pPrChange w:id="482" w:author="Qizhou Duan" w:date="2024-02-09T11:30:00Z">
                <w:pPr/>
              </w:pPrChange>
            </w:pPr>
            <w:del w:id="483" w:author="Qizhou Duan" w:date="2024-02-09T11:30:00Z">
              <w:r w:rsidDel="00CB1085">
                <w:rPr>
                  <w:rFonts w:ascii="Times New Roman" w:eastAsia="Calibri" w:hAnsi="Times New Roman" w:cs="Times New Roman"/>
                  <w:b w:val="0"/>
                  <w:bCs w:val="0"/>
                  <w:sz w:val="18"/>
                  <w:szCs w:val="18"/>
                </w:rPr>
                <w:delText>Chen</w:delText>
              </w:r>
              <w:r w:rsidR="0056404C" w:rsidDel="00CB1085">
                <w:rPr>
                  <w:rFonts w:ascii="Times New Roman" w:eastAsia="Calibri" w:hAnsi="Times New Roman" w:cs="Times New Roman"/>
                  <w:b w:val="0"/>
                  <w:bCs w:val="0"/>
                  <w:sz w:val="18"/>
                  <w:szCs w:val="18"/>
                </w:rPr>
                <w:delText>_&amp;_</w:delText>
              </w:r>
              <w:r w:rsidDel="00CB1085">
                <w:rPr>
                  <w:rFonts w:ascii="Times New Roman" w:eastAsia="Calibri" w:hAnsi="Times New Roman" w:cs="Times New Roman"/>
                  <w:b w:val="0"/>
                  <w:bCs w:val="0"/>
                  <w:sz w:val="18"/>
                  <w:szCs w:val="18"/>
                </w:rPr>
                <w:delText>Tang</w:delText>
              </w:r>
            </w:del>
          </w:p>
        </w:tc>
        <w:tc>
          <w:tcPr>
            <w:tcW w:w="1080" w:type="dxa"/>
            <w:shd w:val="clear" w:color="auto" w:fill="FFF2CC" w:themeFill="accent4" w:themeFillTint="33"/>
          </w:tcPr>
          <w:p w14:paraId="2EE92E3A" w14:textId="22B3A8A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84" w:author="Qizhou Duan" w:date="2024-02-09T11:30:00Z"/>
                <w:rFonts w:ascii="Times New Roman" w:eastAsia="Calibri" w:hAnsi="Times New Roman" w:cs="Times New Roman"/>
                <w:sz w:val="18"/>
                <w:szCs w:val="18"/>
              </w:rPr>
              <w:pPrChange w:id="48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86" w:author="Qizhou Duan" w:date="2024-02-09T11:30:00Z">
              <w:r w:rsidDel="00CB1085">
                <w:rPr>
                  <w:rFonts w:ascii="Times New Roman" w:eastAsia="Calibri" w:hAnsi="Times New Roman" w:cs="Times New Roman"/>
                  <w:sz w:val="18"/>
                  <w:szCs w:val="18"/>
                </w:rPr>
                <w:delText>2021</w:delText>
              </w:r>
            </w:del>
          </w:p>
        </w:tc>
        <w:tc>
          <w:tcPr>
            <w:tcW w:w="1620" w:type="dxa"/>
            <w:shd w:val="clear" w:color="auto" w:fill="FFF2CC" w:themeFill="accent4" w:themeFillTint="33"/>
          </w:tcPr>
          <w:p w14:paraId="429F42B5" w14:textId="5F960F7D"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487" w:author="Qizhou Duan" w:date="2024-02-09T11:30:00Z"/>
                <w:rFonts w:ascii="Times New Roman" w:eastAsia="Calibri" w:hAnsi="Times New Roman" w:cs="Times New Roman"/>
                <w:sz w:val="18"/>
                <w:szCs w:val="18"/>
              </w:rPr>
              <w:pPrChange w:id="48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489" w:author="Qizhou Duan" w:date="2024-02-09T11:30:00Z">
              <w:r w:rsidDel="00CB1085">
                <w:rPr>
                  <w:rFonts w:ascii="Times New Roman" w:eastAsia="Calibri" w:hAnsi="Times New Roman" w:cs="Times New Roman"/>
                  <w:sz w:val="18"/>
                  <w:szCs w:val="18"/>
                </w:rPr>
                <w:delText>476</w:delText>
              </w:r>
            </w:del>
          </w:p>
        </w:tc>
        <w:tc>
          <w:tcPr>
            <w:tcW w:w="236" w:type="dxa"/>
            <w:shd w:val="clear" w:color="auto" w:fill="FFF2CC" w:themeFill="accent4" w:themeFillTint="33"/>
          </w:tcPr>
          <w:p w14:paraId="72CEF936" w14:textId="1ADD1F1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90" w:author="Qizhou Duan" w:date="2024-02-09T11:30:00Z"/>
                <w:rFonts w:ascii="Times New Roman" w:eastAsia="Calibri" w:hAnsi="Times New Roman" w:cs="Times New Roman"/>
                <w:sz w:val="18"/>
                <w:szCs w:val="18"/>
              </w:rPr>
              <w:pPrChange w:id="49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093B7632" w14:textId="661B6FC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92" w:author="Qizhou Duan" w:date="2024-02-09T11:30:00Z"/>
                <w:rFonts w:ascii="Times New Roman" w:eastAsia="Calibri" w:hAnsi="Times New Roman" w:cs="Times New Roman"/>
                <w:sz w:val="18"/>
                <w:szCs w:val="18"/>
              </w:rPr>
              <w:pPrChange w:id="49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94" w:author="Qizhou Duan" w:date="2024-02-09T11:30:00Z">
              <w:r w:rsidDel="00CB1085">
                <w:rPr>
                  <w:rFonts w:ascii="Times New Roman" w:eastAsia="Calibri" w:hAnsi="Times New Roman" w:cs="Times New Roman"/>
                  <w:sz w:val="18"/>
                  <w:szCs w:val="18"/>
                </w:rPr>
                <w:delText>55.50</w:delText>
              </w:r>
            </w:del>
          </w:p>
        </w:tc>
        <w:tc>
          <w:tcPr>
            <w:tcW w:w="1647" w:type="dxa"/>
            <w:gridSpan w:val="2"/>
            <w:shd w:val="clear" w:color="auto" w:fill="FFF2CC" w:themeFill="accent4" w:themeFillTint="33"/>
          </w:tcPr>
          <w:p w14:paraId="49320D18" w14:textId="0ABA627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95" w:author="Qizhou Duan" w:date="2024-02-09T11:30:00Z"/>
                <w:rFonts w:ascii="Times New Roman" w:eastAsia="Calibri" w:hAnsi="Times New Roman" w:cs="Times New Roman"/>
                <w:sz w:val="18"/>
                <w:szCs w:val="18"/>
              </w:rPr>
              <w:pPrChange w:id="49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497" w:author="Qizhou Duan" w:date="2024-02-09T11:30:00Z">
              <w:r w:rsidDel="00CB1085">
                <w:rPr>
                  <w:rFonts w:ascii="Times New Roman" w:eastAsia="Calibri" w:hAnsi="Times New Roman" w:cs="Times New Roman"/>
                  <w:sz w:val="18"/>
                  <w:szCs w:val="18"/>
                </w:rPr>
                <w:delText>32.7</w:delText>
              </w:r>
            </w:del>
          </w:p>
        </w:tc>
        <w:tc>
          <w:tcPr>
            <w:tcW w:w="693" w:type="dxa"/>
            <w:gridSpan w:val="2"/>
            <w:shd w:val="clear" w:color="auto" w:fill="FFF2CC" w:themeFill="accent4" w:themeFillTint="33"/>
          </w:tcPr>
          <w:p w14:paraId="202D1CA6" w14:textId="2B614EB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498" w:author="Qizhou Duan" w:date="2024-02-09T11:30:00Z"/>
                <w:rFonts w:ascii="Times New Roman" w:eastAsia="Calibri" w:hAnsi="Times New Roman" w:cs="Times New Roman"/>
                <w:sz w:val="18"/>
                <w:szCs w:val="18"/>
              </w:rPr>
              <w:pPrChange w:id="49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7DB0D85A" w14:textId="0C8FF8E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00" w:author="Qizhou Duan" w:date="2024-02-09T11:30:00Z"/>
                <w:rFonts w:ascii="Times New Roman" w:eastAsia="Calibri" w:hAnsi="Times New Roman" w:cs="Times New Roman"/>
                <w:sz w:val="18"/>
                <w:szCs w:val="18"/>
              </w:rPr>
              <w:pPrChange w:id="50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02" w:author="Qizhou Duan" w:date="2024-02-09T11:30:00Z">
              <w:r w:rsidDel="00CB1085">
                <w:rPr>
                  <w:rFonts w:ascii="Times New Roman" w:eastAsia="Calibri" w:hAnsi="Times New Roman" w:cs="Times New Roman"/>
                  <w:sz w:val="18"/>
                  <w:szCs w:val="18"/>
                </w:rPr>
                <w:delText>January 20</w:delText>
              </w:r>
              <w:r w:rsidDel="00CB1085">
                <w:rPr>
                  <w:rFonts w:ascii="Times New Roman" w:eastAsia="Calibri" w:hAnsi="Times New Roman" w:cs="Times New Roman"/>
                  <w:sz w:val="18"/>
                  <w:szCs w:val="18"/>
                  <w:vertAlign w:val="superscript"/>
                </w:rPr>
                <w:delText>th</w:delText>
              </w:r>
              <w:r w:rsidDel="00CB1085">
                <w:rPr>
                  <w:rFonts w:ascii="Times New Roman" w:eastAsia="Calibri" w:hAnsi="Times New Roman" w:cs="Times New Roman"/>
                  <w:sz w:val="18"/>
                  <w:szCs w:val="18"/>
                </w:rPr>
                <w:delText xml:space="preserve"> </w:delText>
              </w:r>
            </w:del>
          </w:p>
        </w:tc>
        <w:tc>
          <w:tcPr>
            <w:tcW w:w="929" w:type="dxa"/>
            <w:shd w:val="clear" w:color="auto" w:fill="FFF2CC" w:themeFill="accent4" w:themeFillTint="33"/>
          </w:tcPr>
          <w:p w14:paraId="046902EA" w14:textId="0A4D780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03" w:author="Qizhou Duan" w:date="2024-02-09T11:30:00Z"/>
                <w:rFonts w:ascii="Times New Roman" w:eastAsia="Calibri" w:hAnsi="Times New Roman" w:cs="Times New Roman"/>
                <w:sz w:val="18"/>
                <w:szCs w:val="18"/>
              </w:rPr>
              <w:pPrChange w:id="50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361705EB" w14:textId="60A76800" w:rsidTr="00030A13">
        <w:trPr>
          <w:trHeight w:val="425"/>
          <w:del w:id="50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C19BCC2" w14:textId="5EFCCEF7" w:rsidR="003E31E0" w:rsidDel="00CB1085" w:rsidRDefault="003E31E0" w:rsidP="00CB1085">
            <w:pPr>
              <w:spacing w:after="0" w:line="240" w:lineRule="auto"/>
              <w:rPr>
                <w:del w:id="506" w:author="Qizhou Duan" w:date="2024-02-09T11:30:00Z"/>
                <w:rFonts w:ascii="Times New Roman" w:eastAsia="Calibri" w:hAnsi="Times New Roman" w:cs="Times New Roman"/>
                <w:sz w:val="18"/>
                <w:szCs w:val="18"/>
              </w:rPr>
              <w:pPrChange w:id="507" w:author="Qizhou Duan" w:date="2024-02-09T11:30:00Z">
                <w:pPr/>
              </w:pPrChange>
            </w:pPr>
            <w:del w:id="508" w:author="Qizhou Duan" w:date="2024-02-09T11:30:00Z">
              <w:r w:rsidDel="00CB1085">
                <w:rPr>
                  <w:rFonts w:ascii="Times New Roman" w:eastAsia="Calibri" w:hAnsi="Times New Roman" w:cs="Times New Roman"/>
                  <w:b w:val="0"/>
                  <w:bCs w:val="0"/>
                  <w:sz w:val="18"/>
                  <w:szCs w:val="18"/>
                </w:rPr>
                <w:delText>Chen et al.</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526B1DCA" w14:textId="4DFDB59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09" w:author="Qizhou Duan" w:date="2024-02-09T11:30:00Z"/>
                <w:rFonts w:ascii="Times New Roman" w:eastAsia="Calibri" w:hAnsi="Times New Roman" w:cs="Times New Roman"/>
                <w:sz w:val="18"/>
                <w:szCs w:val="18"/>
              </w:rPr>
              <w:pPrChange w:id="51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11" w:author="Qizhou Duan" w:date="2024-02-09T11:30:00Z">
              <w:r w:rsidDel="00CB1085">
                <w:rPr>
                  <w:rFonts w:ascii="Times New Roman" w:eastAsia="Calibri" w:hAnsi="Times New Roman" w:cs="Times New Roman"/>
                  <w:sz w:val="18"/>
                  <w:szCs w:val="18"/>
                </w:rPr>
                <w:delText>2020</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7262BAE0" w14:textId="3766D3F1"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512" w:author="Qizhou Duan" w:date="2024-02-09T11:30:00Z"/>
                <w:rFonts w:ascii="Times New Roman" w:eastAsia="Calibri" w:hAnsi="Times New Roman" w:cs="Times New Roman"/>
                <w:sz w:val="18"/>
                <w:szCs w:val="18"/>
              </w:rPr>
              <w:pPrChange w:id="51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514" w:author="Qizhou Duan" w:date="2024-02-09T11:30:00Z">
              <w:r w:rsidDel="00CB1085">
                <w:rPr>
                  <w:rFonts w:ascii="Times New Roman" w:eastAsia="Calibri" w:hAnsi="Times New Roman" w:cs="Times New Roman"/>
                  <w:sz w:val="18"/>
                  <w:szCs w:val="18"/>
                </w:rPr>
                <w:delText>12,596</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50A8242D" w14:textId="7EDD92B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15" w:author="Qizhou Duan" w:date="2024-02-09T11:30:00Z"/>
                <w:rFonts w:ascii="Times New Roman" w:eastAsia="Calibri" w:hAnsi="Times New Roman" w:cs="Times New Roman"/>
                <w:sz w:val="18"/>
                <w:szCs w:val="18"/>
              </w:rPr>
              <w:pPrChange w:id="51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80B57A" w14:textId="7D79369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17" w:author="Qizhou Duan" w:date="2024-02-09T11:30:00Z"/>
                <w:rFonts w:ascii="Times New Roman" w:eastAsia="Calibri" w:hAnsi="Times New Roman" w:cs="Times New Roman"/>
                <w:sz w:val="18"/>
                <w:szCs w:val="18"/>
              </w:rPr>
              <w:pPrChange w:id="51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19" w:author="Qizhou Duan" w:date="2024-02-09T11:30:00Z">
              <w:r w:rsidDel="00CB1085">
                <w:rPr>
                  <w:rFonts w:ascii="Times New Roman" w:eastAsia="Calibri" w:hAnsi="Times New Roman" w:cs="Times New Roman"/>
                  <w:sz w:val="18"/>
                  <w:szCs w:val="18"/>
                </w:rPr>
                <w:delText>4.40</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DBEEF13" w14:textId="0F0670B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20" w:author="Qizhou Duan" w:date="2024-02-09T11:30:00Z"/>
                <w:rFonts w:ascii="Times New Roman" w:eastAsia="Calibri" w:hAnsi="Times New Roman" w:cs="Times New Roman"/>
                <w:sz w:val="18"/>
                <w:szCs w:val="18"/>
              </w:rPr>
              <w:pPrChange w:id="52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22" w:author="Qizhou Duan" w:date="2024-02-09T11:30:00Z">
              <w:r w:rsidDel="00CB1085">
                <w:rPr>
                  <w:rFonts w:ascii="Times New Roman" w:eastAsia="Calibri" w:hAnsi="Times New Roman" w:cs="Times New Roman"/>
                  <w:sz w:val="18"/>
                  <w:szCs w:val="18"/>
                </w:rPr>
                <w:delText>32.7</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0E67902" w14:textId="051EA25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23" w:author="Qizhou Duan" w:date="2024-02-09T11:30:00Z"/>
                <w:rFonts w:ascii="Times New Roman" w:eastAsia="Calibri" w:hAnsi="Times New Roman" w:cs="Times New Roman"/>
                <w:sz w:val="18"/>
                <w:szCs w:val="18"/>
              </w:rPr>
              <w:pPrChange w:id="52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4BCF1AE" w14:textId="35D6CDD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25" w:author="Qizhou Duan" w:date="2024-02-09T11:30:00Z"/>
                <w:rFonts w:ascii="Times New Roman" w:eastAsia="Calibri" w:hAnsi="Times New Roman" w:cs="Times New Roman"/>
                <w:sz w:val="18"/>
                <w:szCs w:val="18"/>
              </w:rPr>
              <w:pPrChange w:id="52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2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0F9083A5" w14:textId="0CA2E7E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28" w:author="Qizhou Duan" w:date="2024-02-09T11:30:00Z"/>
                <w:rFonts w:ascii="Times New Roman" w:eastAsia="Calibri" w:hAnsi="Times New Roman" w:cs="Times New Roman"/>
                <w:sz w:val="18"/>
                <w:szCs w:val="18"/>
              </w:rPr>
              <w:pPrChange w:id="52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11D09FD9" w14:textId="571C9738" w:rsidTr="00030A13">
        <w:trPr>
          <w:trHeight w:val="437"/>
          <w:del w:id="53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C4ACBF5" w14:textId="6D29458A" w:rsidR="003E31E0" w:rsidDel="00CB1085" w:rsidRDefault="003E31E0" w:rsidP="00CB1085">
            <w:pPr>
              <w:spacing w:after="0" w:line="240" w:lineRule="auto"/>
              <w:rPr>
                <w:del w:id="531" w:author="Qizhou Duan" w:date="2024-02-09T11:30:00Z"/>
                <w:rFonts w:ascii="Times New Roman" w:eastAsia="Calibri" w:hAnsi="Times New Roman" w:cs="Times New Roman"/>
                <w:sz w:val="18"/>
                <w:szCs w:val="18"/>
              </w:rPr>
              <w:pPrChange w:id="532" w:author="Qizhou Duan" w:date="2024-02-09T11:30:00Z">
                <w:pPr/>
              </w:pPrChange>
            </w:pPr>
            <w:del w:id="533" w:author="Qizhou Duan" w:date="2024-02-09T11:30:00Z">
              <w:r w:rsidDel="00CB1085">
                <w:rPr>
                  <w:rFonts w:ascii="Times New Roman" w:eastAsia="Calibri" w:hAnsi="Times New Roman" w:cs="Times New Roman"/>
                  <w:b w:val="0"/>
                  <w:bCs w:val="0"/>
                  <w:sz w:val="18"/>
                  <w:szCs w:val="18"/>
                </w:rPr>
                <w:delText>Das et al.</w:delText>
              </w:r>
            </w:del>
          </w:p>
        </w:tc>
        <w:tc>
          <w:tcPr>
            <w:tcW w:w="1080" w:type="dxa"/>
            <w:shd w:val="clear" w:color="auto" w:fill="FFF2CC" w:themeFill="accent4" w:themeFillTint="33"/>
          </w:tcPr>
          <w:p w14:paraId="4C7F49B3" w14:textId="1AF2E11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34" w:author="Qizhou Duan" w:date="2024-02-09T11:30:00Z"/>
                <w:rFonts w:ascii="Times New Roman" w:eastAsia="Calibri" w:hAnsi="Times New Roman" w:cs="Times New Roman"/>
                <w:sz w:val="18"/>
                <w:szCs w:val="18"/>
              </w:rPr>
              <w:pPrChange w:id="53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36" w:author="Qizhou Duan" w:date="2024-02-09T11:30:00Z">
              <w:r w:rsidDel="00CB1085">
                <w:rPr>
                  <w:rFonts w:ascii="Times New Roman" w:eastAsia="Calibri" w:hAnsi="Times New Roman" w:cs="Times New Roman"/>
                  <w:sz w:val="18"/>
                  <w:szCs w:val="18"/>
                </w:rPr>
                <w:delText>2023</w:delText>
              </w:r>
            </w:del>
          </w:p>
        </w:tc>
        <w:tc>
          <w:tcPr>
            <w:tcW w:w="1620" w:type="dxa"/>
            <w:shd w:val="clear" w:color="auto" w:fill="FFF2CC" w:themeFill="accent4" w:themeFillTint="33"/>
          </w:tcPr>
          <w:p w14:paraId="4A3B2DBF" w14:textId="076CABCA"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537" w:author="Qizhou Duan" w:date="2024-02-09T11:30:00Z"/>
                <w:rFonts w:ascii="Times New Roman" w:eastAsia="Calibri" w:hAnsi="Times New Roman" w:cs="Times New Roman"/>
                <w:sz w:val="18"/>
                <w:szCs w:val="18"/>
              </w:rPr>
              <w:pPrChange w:id="53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539" w:author="Qizhou Duan" w:date="2024-02-09T11:30:00Z">
              <w:r w:rsidDel="00CB1085">
                <w:rPr>
                  <w:rFonts w:ascii="Times New Roman" w:eastAsia="Calibri" w:hAnsi="Times New Roman" w:cs="Times New Roman"/>
                  <w:sz w:val="18"/>
                  <w:szCs w:val="18"/>
                </w:rPr>
                <w:delText>166</w:delText>
              </w:r>
            </w:del>
          </w:p>
        </w:tc>
        <w:tc>
          <w:tcPr>
            <w:tcW w:w="236" w:type="dxa"/>
            <w:shd w:val="clear" w:color="auto" w:fill="FFF2CC" w:themeFill="accent4" w:themeFillTint="33"/>
          </w:tcPr>
          <w:p w14:paraId="5B56CA6F" w14:textId="6F070E6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40" w:author="Qizhou Duan" w:date="2024-02-09T11:30:00Z"/>
                <w:rFonts w:ascii="Times New Roman" w:eastAsia="Calibri" w:hAnsi="Times New Roman" w:cs="Times New Roman"/>
                <w:sz w:val="18"/>
                <w:szCs w:val="18"/>
              </w:rPr>
              <w:pPrChange w:id="54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2BA0DA32" w14:textId="117F966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42" w:author="Qizhou Duan" w:date="2024-02-09T11:30:00Z"/>
                <w:rFonts w:ascii="Times New Roman" w:eastAsia="Calibri" w:hAnsi="Times New Roman" w:cs="Times New Roman"/>
                <w:sz w:val="18"/>
                <w:szCs w:val="18"/>
              </w:rPr>
              <w:pPrChange w:id="54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44" w:author="Qizhou Duan" w:date="2024-02-09T11:30:00Z">
              <w:r w:rsidDel="00CB1085">
                <w:rPr>
                  <w:rFonts w:ascii="Times New Roman" w:eastAsia="Calibri" w:hAnsi="Times New Roman" w:cs="Times New Roman"/>
                  <w:sz w:val="18"/>
                  <w:szCs w:val="18"/>
                </w:rPr>
                <w:delText>61.62</w:delText>
              </w:r>
            </w:del>
          </w:p>
        </w:tc>
        <w:tc>
          <w:tcPr>
            <w:tcW w:w="1647" w:type="dxa"/>
            <w:gridSpan w:val="2"/>
            <w:shd w:val="clear" w:color="auto" w:fill="FFF2CC" w:themeFill="accent4" w:themeFillTint="33"/>
          </w:tcPr>
          <w:p w14:paraId="54DF69C8" w14:textId="66112CA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45" w:author="Qizhou Duan" w:date="2024-02-09T11:30:00Z"/>
                <w:rFonts w:ascii="Times New Roman" w:eastAsia="Calibri" w:hAnsi="Times New Roman" w:cs="Times New Roman"/>
                <w:sz w:val="18"/>
                <w:szCs w:val="18"/>
              </w:rPr>
              <w:pPrChange w:id="54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47" w:author="Qizhou Duan" w:date="2024-02-09T11:30:00Z">
              <w:r w:rsidDel="00CB1085">
                <w:rPr>
                  <w:rFonts w:ascii="Times New Roman" w:eastAsia="Calibri" w:hAnsi="Times New Roman" w:cs="Times New Roman"/>
                  <w:sz w:val="18"/>
                  <w:szCs w:val="18"/>
                </w:rPr>
                <w:delText>36.7</w:delText>
              </w:r>
            </w:del>
          </w:p>
        </w:tc>
        <w:tc>
          <w:tcPr>
            <w:tcW w:w="693" w:type="dxa"/>
            <w:gridSpan w:val="2"/>
            <w:shd w:val="clear" w:color="auto" w:fill="FFF2CC" w:themeFill="accent4" w:themeFillTint="33"/>
          </w:tcPr>
          <w:p w14:paraId="19EA11A6" w14:textId="3BEC175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48" w:author="Qizhou Duan" w:date="2024-02-09T11:30:00Z"/>
                <w:rFonts w:ascii="Times New Roman" w:eastAsia="Calibri" w:hAnsi="Times New Roman" w:cs="Times New Roman"/>
                <w:sz w:val="18"/>
                <w:szCs w:val="18"/>
              </w:rPr>
              <w:pPrChange w:id="54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43B3C7AD" w14:textId="64CBC18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50" w:author="Qizhou Duan" w:date="2024-02-09T11:30:00Z"/>
                <w:rFonts w:ascii="Times New Roman" w:eastAsia="Calibri" w:hAnsi="Times New Roman" w:cs="Times New Roman"/>
                <w:sz w:val="18"/>
                <w:szCs w:val="18"/>
              </w:rPr>
              <w:pPrChange w:id="55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52" w:author="Qizhou Duan" w:date="2024-02-09T11:30:00Z">
              <w:r w:rsidDel="00CB1085">
                <w:rPr>
                  <w:rFonts w:ascii="Times New Roman" w:eastAsia="Calibri" w:hAnsi="Times New Roman" w:cs="Times New Roman"/>
                  <w:sz w:val="18"/>
                  <w:szCs w:val="18"/>
                </w:rPr>
                <w:delText>n/a</w:delText>
              </w:r>
            </w:del>
          </w:p>
        </w:tc>
        <w:tc>
          <w:tcPr>
            <w:tcW w:w="929" w:type="dxa"/>
            <w:shd w:val="clear" w:color="auto" w:fill="FFF2CC" w:themeFill="accent4" w:themeFillTint="33"/>
          </w:tcPr>
          <w:p w14:paraId="62FFFE6E" w14:textId="77CB8E3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53" w:author="Qizhou Duan" w:date="2024-02-09T11:30:00Z"/>
                <w:rFonts w:ascii="Times New Roman" w:eastAsia="Calibri" w:hAnsi="Times New Roman" w:cs="Times New Roman"/>
                <w:sz w:val="18"/>
                <w:szCs w:val="18"/>
              </w:rPr>
              <w:pPrChange w:id="55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00A38F41" w14:textId="48C6C2A4" w:rsidTr="00030A13">
        <w:trPr>
          <w:trHeight w:val="425"/>
          <w:del w:id="55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B91122A" w14:textId="61D7AFB6" w:rsidR="003E31E0" w:rsidDel="00CB1085" w:rsidRDefault="003E31E0" w:rsidP="00CB1085">
            <w:pPr>
              <w:spacing w:after="0" w:line="240" w:lineRule="auto"/>
              <w:rPr>
                <w:del w:id="556" w:author="Qizhou Duan" w:date="2024-02-09T11:30:00Z"/>
                <w:rFonts w:ascii="Times New Roman" w:eastAsia="Calibri" w:hAnsi="Times New Roman" w:cs="Times New Roman"/>
                <w:sz w:val="18"/>
                <w:szCs w:val="18"/>
              </w:rPr>
              <w:pPrChange w:id="557" w:author="Qizhou Duan" w:date="2024-02-09T11:30:00Z">
                <w:pPr/>
              </w:pPrChange>
            </w:pPr>
            <w:del w:id="558" w:author="Qizhou Duan" w:date="2024-02-09T11:30:00Z">
              <w:r w:rsidDel="00CB1085">
                <w:rPr>
                  <w:rFonts w:ascii="Times New Roman" w:eastAsia="Calibri" w:hAnsi="Times New Roman" w:cs="Times New Roman"/>
                  <w:b w:val="0"/>
                  <w:bCs w:val="0"/>
                  <w:sz w:val="18"/>
                  <w:szCs w:val="18"/>
                </w:rPr>
                <w:delText>Dominick</w:delText>
              </w:r>
              <w:r w:rsidR="0056404C" w:rsidDel="00CB1085">
                <w:rPr>
                  <w:rFonts w:ascii="Times New Roman" w:eastAsia="Calibri" w:hAnsi="Times New Roman" w:cs="Times New Roman"/>
                  <w:b w:val="0"/>
                  <w:bCs w:val="0"/>
                  <w:sz w:val="18"/>
                  <w:szCs w:val="18"/>
                </w:rPr>
                <w:delText>_&amp;_</w:delText>
              </w:r>
              <w:r w:rsidDel="00CB1085">
                <w:rPr>
                  <w:rFonts w:ascii="Times New Roman" w:eastAsia="Calibri" w:hAnsi="Times New Roman" w:cs="Times New Roman"/>
                  <w:b w:val="0"/>
                  <w:bCs w:val="0"/>
                  <w:sz w:val="18"/>
                  <w:szCs w:val="18"/>
                </w:rPr>
                <w:delText>Elam</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57728FED" w14:textId="0DBEE91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59" w:author="Qizhou Duan" w:date="2024-02-09T11:30:00Z"/>
                <w:rFonts w:ascii="Times New Roman" w:eastAsia="Calibri" w:hAnsi="Times New Roman" w:cs="Times New Roman"/>
                <w:sz w:val="18"/>
                <w:szCs w:val="18"/>
              </w:rPr>
              <w:pPrChange w:id="56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61" w:author="Qizhou Duan" w:date="2024-02-09T11:30:00Z">
              <w:r w:rsidDel="00CB1085">
                <w:rPr>
                  <w:rFonts w:ascii="Times New Roman" w:eastAsia="Calibri" w:hAnsi="Times New Roman" w:cs="Times New Roman"/>
                  <w:sz w:val="18"/>
                  <w:szCs w:val="18"/>
                </w:rPr>
                <w:delText>2023</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6108598D" w14:textId="066A5165"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562" w:author="Qizhou Duan" w:date="2024-02-09T11:30:00Z"/>
                <w:rFonts w:ascii="Times New Roman" w:eastAsia="Calibri" w:hAnsi="Times New Roman" w:cs="Times New Roman"/>
                <w:sz w:val="18"/>
                <w:szCs w:val="18"/>
              </w:rPr>
              <w:pPrChange w:id="56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564" w:author="Qizhou Duan" w:date="2024-02-09T11:30:00Z">
              <w:r w:rsidDel="00CB1085">
                <w:rPr>
                  <w:rFonts w:ascii="Times New Roman" w:eastAsia="Calibri" w:hAnsi="Times New Roman" w:cs="Times New Roman"/>
                  <w:sz w:val="18"/>
                  <w:szCs w:val="18"/>
                </w:rPr>
                <w:delText>201</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186069FD" w14:textId="37C13D2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65" w:author="Qizhou Duan" w:date="2024-02-09T11:30:00Z"/>
                <w:rFonts w:ascii="Times New Roman" w:eastAsia="Calibri" w:hAnsi="Times New Roman" w:cs="Times New Roman"/>
                <w:sz w:val="18"/>
                <w:szCs w:val="18"/>
              </w:rPr>
              <w:pPrChange w:id="56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5CEDABD" w14:textId="493CF16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67" w:author="Qizhou Duan" w:date="2024-02-09T11:30:00Z"/>
                <w:rFonts w:ascii="Times New Roman" w:eastAsia="Calibri" w:hAnsi="Times New Roman" w:cs="Times New Roman"/>
                <w:sz w:val="18"/>
                <w:szCs w:val="18"/>
              </w:rPr>
              <w:pPrChange w:id="56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69" w:author="Qizhou Duan" w:date="2024-02-09T11:30:00Z">
              <w:r w:rsidDel="00CB1085">
                <w:rPr>
                  <w:rFonts w:ascii="Times New Roman" w:eastAsia="Calibri" w:hAnsi="Times New Roman" w:cs="Times New Roman"/>
                  <w:sz w:val="18"/>
                  <w:szCs w:val="18"/>
                </w:rPr>
                <w:delText>22.40</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BAA579B" w14:textId="57BF244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70" w:author="Qizhou Duan" w:date="2024-02-09T11:30:00Z"/>
                <w:rFonts w:ascii="Times New Roman" w:eastAsia="Calibri" w:hAnsi="Times New Roman" w:cs="Times New Roman"/>
                <w:sz w:val="18"/>
                <w:szCs w:val="18"/>
              </w:rPr>
              <w:pPrChange w:id="57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72" w:author="Qizhou Duan" w:date="2024-02-09T11:30:00Z">
              <w:r w:rsidDel="00CB1085">
                <w:rPr>
                  <w:rFonts w:ascii="Times New Roman" w:eastAsia="Calibri" w:hAnsi="Times New Roman" w:cs="Times New Roman"/>
                  <w:sz w:val="18"/>
                  <w:szCs w:val="18"/>
                </w:rPr>
                <w:delText>35.39</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0EFB212" w14:textId="5ADFCF4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73" w:author="Qizhou Duan" w:date="2024-02-09T11:30:00Z"/>
                <w:rFonts w:ascii="Times New Roman" w:eastAsia="Calibri" w:hAnsi="Times New Roman" w:cs="Times New Roman"/>
                <w:sz w:val="18"/>
                <w:szCs w:val="18"/>
              </w:rPr>
              <w:pPrChange w:id="57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68F316F" w14:textId="141EEB17"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75" w:author="Qizhou Duan" w:date="2024-02-09T11:30:00Z"/>
                <w:rFonts w:ascii="Times New Roman" w:eastAsia="Calibri" w:hAnsi="Times New Roman" w:cs="Times New Roman"/>
                <w:sz w:val="18"/>
                <w:szCs w:val="18"/>
              </w:rPr>
              <w:pPrChange w:id="57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77" w:author="Qizhou Duan" w:date="2024-02-09T11:30:00Z">
              <w:r w:rsidDel="00CB1085">
                <w:rPr>
                  <w:rFonts w:ascii="Times New Roman" w:eastAsia="Calibri" w:hAnsi="Times New Roman" w:cs="Times New Roman"/>
                  <w:sz w:val="18"/>
                  <w:szCs w:val="18"/>
                </w:rPr>
                <w:delText>4/30/20-9/30/20</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7E684171" w14:textId="012D7AA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78" w:author="Qizhou Duan" w:date="2024-02-09T11:30:00Z"/>
                <w:rFonts w:ascii="Times New Roman" w:eastAsia="Calibri" w:hAnsi="Times New Roman" w:cs="Times New Roman"/>
                <w:sz w:val="18"/>
                <w:szCs w:val="18"/>
              </w:rPr>
              <w:pPrChange w:id="57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5EC3C911" w14:textId="0C9020DE" w:rsidTr="00030A13">
        <w:trPr>
          <w:trHeight w:val="657"/>
          <w:del w:id="58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1DBB6630" w14:textId="22DBABA6" w:rsidR="003E31E0" w:rsidDel="00CB1085" w:rsidRDefault="003E31E0" w:rsidP="00CB1085">
            <w:pPr>
              <w:spacing w:after="0" w:line="240" w:lineRule="auto"/>
              <w:rPr>
                <w:del w:id="581" w:author="Qizhou Duan" w:date="2024-02-09T11:30:00Z"/>
                <w:rFonts w:ascii="Times New Roman" w:eastAsia="Calibri" w:hAnsi="Times New Roman" w:cs="Times New Roman"/>
                <w:sz w:val="18"/>
                <w:szCs w:val="18"/>
              </w:rPr>
              <w:pPrChange w:id="582" w:author="Qizhou Duan" w:date="2024-02-09T11:30:00Z">
                <w:pPr/>
              </w:pPrChange>
            </w:pPr>
            <w:del w:id="583" w:author="Qizhou Duan" w:date="2024-02-09T11:30:00Z">
              <w:r w:rsidDel="00CB1085">
                <w:rPr>
                  <w:rFonts w:ascii="Times New Roman" w:eastAsia="Calibri" w:hAnsi="Times New Roman" w:cs="Times New Roman"/>
                  <w:b w:val="0"/>
                  <w:bCs w:val="0"/>
                  <w:sz w:val="18"/>
                  <w:szCs w:val="18"/>
                </w:rPr>
                <w:delText>El-Khoury Malhame et al.</w:delText>
              </w:r>
            </w:del>
          </w:p>
        </w:tc>
        <w:tc>
          <w:tcPr>
            <w:tcW w:w="1080" w:type="dxa"/>
            <w:shd w:val="clear" w:color="auto" w:fill="FFF2CC" w:themeFill="accent4" w:themeFillTint="33"/>
          </w:tcPr>
          <w:p w14:paraId="394C1468" w14:textId="31941831"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84" w:author="Qizhou Duan" w:date="2024-02-09T11:30:00Z"/>
                <w:rFonts w:ascii="Times New Roman" w:eastAsia="Calibri" w:hAnsi="Times New Roman" w:cs="Times New Roman"/>
                <w:sz w:val="18"/>
                <w:szCs w:val="18"/>
              </w:rPr>
              <w:pPrChange w:id="58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86" w:author="Qizhou Duan" w:date="2024-02-09T11:30:00Z">
              <w:r w:rsidDel="00CB1085">
                <w:rPr>
                  <w:rFonts w:ascii="Times New Roman" w:eastAsia="Calibri" w:hAnsi="Times New Roman" w:cs="Times New Roman"/>
                  <w:sz w:val="18"/>
                  <w:szCs w:val="18"/>
                </w:rPr>
                <w:delText>2023</w:delText>
              </w:r>
            </w:del>
          </w:p>
        </w:tc>
        <w:tc>
          <w:tcPr>
            <w:tcW w:w="1620" w:type="dxa"/>
            <w:shd w:val="clear" w:color="auto" w:fill="FFF2CC" w:themeFill="accent4" w:themeFillTint="33"/>
          </w:tcPr>
          <w:p w14:paraId="36B7BE60" w14:textId="1BF6A7CC"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587" w:author="Qizhou Duan" w:date="2024-02-09T11:30:00Z"/>
                <w:rFonts w:ascii="Times New Roman" w:eastAsia="Calibri" w:hAnsi="Times New Roman" w:cs="Times New Roman"/>
                <w:sz w:val="18"/>
                <w:szCs w:val="18"/>
              </w:rPr>
              <w:pPrChange w:id="58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589" w:author="Qizhou Duan" w:date="2024-02-09T11:30:00Z">
              <w:r w:rsidDel="00CB1085">
                <w:rPr>
                  <w:rFonts w:ascii="Times New Roman" w:eastAsia="Calibri" w:hAnsi="Times New Roman" w:cs="Times New Roman"/>
                  <w:sz w:val="18"/>
                  <w:szCs w:val="18"/>
                </w:rPr>
                <w:delText>252</w:delText>
              </w:r>
            </w:del>
          </w:p>
        </w:tc>
        <w:tc>
          <w:tcPr>
            <w:tcW w:w="236" w:type="dxa"/>
            <w:shd w:val="clear" w:color="auto" w:fill="FFF2CC" w:themeFill="accent4" w:themeFillTint="33"/>
          </w:tcPr>
          <w:p w14:paraId="420F29EA" w14:textId="608FEE8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90" w:author="Qizhou Duan" w:date="2024-02-09T11:30:00Z"/>
                <w:rFonts w:ascii="Times New Roman" w:eastAsia="Calibri" w:hAnsi="Times New Roman" w:cs="Times New Roman"/>
                <w:sz w:val="18"/>
                <w:szCs w:val="18"/>
              </w:rPr>
              <w:pPrChange w:id="59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5AC7C2F5" w14:textId="37F4059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92" w:author="Qizhou Duan" w:date="2024-02-09T11:30:00Z"/>
                <w:rFonts w:ascii="Times New Roman" w:eastAsia="Calibri" w:hAnsi="Times New Roman" w:cs="Times New Roman"/>
                <w:sz w:val="18"/>
                <w:szCs w:val="18"/>
              </w:rPr>
              <w:pPrChange w:id="59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94" w:author="Qizhou Duan" w:date="2024-02-09T11:30:00Z">
              <w:r w:rsidDel="00CB1085">
                <w:rPr>
                  <w:rFonts w:ascii="Times New Roman" w:eastAsia="Calibri" w:hAnsi="Times New Roman" w:cs="Times New Roman"/>
                  <w:sz w:val="18"/>
                  <w:szCs w:val="18"/>
                </w:rPr>
                <w:delText>71(28.3)</w:delText>
              </w:r>
            </w:del>
          </w:p>
        </w:tc>
        <w:tc>
          <w:tcPr>
            <w:tcW w:w="1647" w:type="dxa"/>
            <w:gridSpan w:val="2"/>
            <w:shd w:val="clear" w:color="auto" w:fill="FFF2CC" w:themeFill="accent4" w:themeFillTint="33"/>
          </w:tcPr>
          <w:p w14:paraId="3C8F1FC0" w14:textId="1A6D5C3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95" w:author="Qizhou Duan" w:date="2024-02-09T11:30:00Z"/>
                <w:rFonts w:ascii="Times New Roman" w:eastAsia="Calibri" w:hAnsi="Times New Roman" w:cs="Times New Roman"/>
                <w:sz w:val="18"/>
                <w:szCs w:val="18"/>
              </w:rPr>
              <w:pPrChange w:id="59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597" w:author="Qizhou Duan" w:date="2024-02-09T11:30:00Z">
              <w:r w:rsidDel="00CB1085">
                <w:rPr>
                  <w:rFonts w:ascii="Times New Roman" w:eastAsia="Calibri" w:hAnsi="Times New Roman" w:cs="Times New Roman"/>
                  <w:sz w:val="18"/>
                  <w:szCs w:val="18"/>
                </w:rPr>
                <w:delText>25.00</w:delText>
              </w:r>
            </w:del>
          </w:p>
        </w:tc>
        <w:tc>
          <w:tcPr>
            <w:tcW w:w="693" w:type="dxa"/>
            <w:gridSpan w:val="2"/>
            <w:shd w:val="clear" w:color="auto" w:fill="FFF2CC" w:themeFill="accent4" w:themeFillTint="33"/>
          </w:tcPr>
          <w:p w14:paraId="59C1CE0F" w14:textId="7076C96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598" w:author="Qizhou Duan" w:date="2024-02-09T11:30:00Z"/>
                <w:rFonts w:ascii="Times New Roman" w:eastAsia="Calibri" w:hAnsi="Times New Roman" w:cs="Times New Roman"/>
                <w:sz w:val="18"/>
                <w:szCs w:val="18"/>
              </w:rPr>
              <w:pPrChange w:id="59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7B0AEFF6" w14:textId="1755F6F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00" w:author="Qizhou Duan" w:date="2024-02-09T11:30:00Z"/>
                <w:rFonts w:ascii="Times New Roman" w:eastAsia="Calibri" w:hAnsi="Times New Roman" w:cs="Times New Roman"/>
                <w:sz w:val="18"/>
                <w:szCs w:val="18"/>
              </w:rPr>
              <w:pPrChange w:id="60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02" w:author="Qizhou Duan" w:date="2024-02-09T11:30:00Z">
              <w:r w:rsidDel="00CB1085">
                <w:rPr>
                  <w:rFonts w:ascii="Times New Roman" w:eastAsia="Calibri" w:hAnsi="Times New Roman" w:cs="Times New Roman"/>
                  <w:sz w:val="18"/>
                  <w:szCs w:val="18"/>
                </w:rPr>
                <w:delText>n/a</w:delText>
              </w:r>
            </w:del>
          </w:p>
        </w:tc>
        <w:tc>
          <w:tcPr>
            <w:tcW w:w="929" w:type="dxa"/>
            <w:shd w:val="clear" w:color="auto" w:fill="FFF2CC" w:themeFill="accent4" w:themeFillTint="33"/>
          </w:tcPr>
          <w:p w14:paraId="6DA49A63" w14:textId="57EF25F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03" w:author="Qizhou Duan" w:date="2024-02-09T11:30:00Z"/>
                <w:rFonts w:ascii="Times New Roman" w:eastAsia="Calibri" w:hAnsi="Times New Roman" w:cs="Times New Roman"/>
                <w:sz w:val="18"/>
                <w:szCs w:val="18"/>
              </w:rPr>
              <w:pPrChange w:id="60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22BD4507" w14:textId="14C84764" w:rsidTr="00030A13">
        <w:trPr>
          <w:trHeight w:val="425"/>
          <w:del w:id="60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80569D2" w14:textId="7249B633" w:rsidR="003E31E0" w:rsidDel="00CB1085" w:rsidRDefault="003E31E0" w:rsidP="00CB1085">
            <w:pPr>
              <w:spacing w:after="0" w:line="240" w:lineRule="auto"/>
              <w:rPr>
                <w:del w:id="606" w:author="Qizhou Duan" w:date="2024-02-09T11:30:00Z"/>
                <w:rFonts w:ascii="Times New Roman" w:eastAsia="Calibri" w:hAnsi="Times New Roman" w:cs="Times New Roman"/>
                <w:sz w:val="18"/>
                <w:szCs w:val="18"/>
              </w:rPr>
              <w:pPrChange w:id="607" w:author="Qizhou Duan" w:date="2024-02-09T11:30:00Z">
                <w:pPr/>
              </w:pPrChange>
            </w:pPr>
            <w:del w:id="608" w:author="Qizhou Duan" w:date="2024-02-09T11:30:00Z">
              <w:r w:rsidDel="00CB1085">
                <w:rPr>
                  <w:rFonts w:ascii="Times New Roman" w:eastAsia="Calibri" w:hAnsi="Times New Roman" w:cs="Times New Roman"/>
                  <w:b w:val="0"/>
                  <w:bCs w:val="0"/>
                  <w:sz w:val="18"/>
                  <w:szCs w:val="18"/>
                </w:rPr>
                <w:delText>Gul</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22B94C32" w14:textId="71C002F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09" w:author="Qizhou Duan" w:date="2024-02-09T11:30:00Z"/>
                <w:rFonts w:ascii="Times New Roman" w:eastAsia="Calibri" w:hAnsi="Times New Roman" w:cs="Times New Roman"/>
                <w:sz w:val="18"/>
                <w:szCs w:val="18"/>
              </w:rPr>
              <w:pPrChange w:id="61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11" w:author="Qizhou Duan" w:date="2024-02-09T11:30:00Z">
              <w:r w:rsidDel="00CB1085">
                <w:rPr>
                  <w:rFonts w:ascii="Times New Roman" w:eastAsia="Calibri" w:hAnsi="Times New Roman" w:cs="Times New Roman"/>
                  <w:sz w:val="18"/>
                  <w:szCs w:val="18"/>
                </w:rPr>
                <w:delText>2023</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39ACE8C4" w14:textId="64B64A37"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612" w:author="Qizhou Duan" w:date="2024-02-09T11:30:00Z"/>
                <w:rFonts w:ascii="Times New Roman" w:eastAsia="Calibri" w:hAnsi="Times New Roman" w:cs="Times New Roman"/>
                <w:sz w:val="18"/>
                <w:szCs w:val="18"/>
              </w:rPr>
              <w:pPrChange w:id="61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614" w:author="Qizhou Duan" w:date="2024-02-09T11:30:00Z">
              <w:r w:rsidDel="00CB1085">
                <w:rPr>
                  <w:rFonts w:ascii="Times New Roman" w:eastAsia="Calibri" w:hAnsi="Times New Roman" w:cs="Times New Roman"/>
                  <w:sz w:val="18"/>
                  <w:szCs w:val="18"/>
                </w:rPr>
                <w:delText>300</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396A6F6F" w14:textId="404A028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15" w:author="Qizhou Duan" w:date="2024-02-09T11:30:00Z"/>
                <w:rFonts w:ascii="Times New Roman" w:eastAsia="Calibri" w:hAnsi="Times New Roman" w:cs="Times New Roman"/>
                <w:sz w:val="18"/>
                <w:szCs w:val="18"/>
              </w:rPr>
              <w:pPrChange w:id="61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341D30F" w14:textId="62EFB81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17" w:author="Qizhou Duan" w:date="2024-02-09T11:30:00Z"/>
                <w:rFonts w:ascii="Times New Roman" w:eastAsia="Calibri" w:hAnsi="Times New Roman" w:cs="Times New Roman"/>
                <w:sz w:val="18"/>
                <w:szCs w:val="18"/>
              </w:rPr>
              <w:pPrChange w:id="61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19" w:author="Qizhou Duan" w:date="2024-02-09T11:30:00Z">
              <w:r w:rsidDel="00CB1085">
                <w:rPr>
                  <w:rFonts w:ascii="Times New Roman" w:eastAsia="Calibri" w:hAnsi="Times New Roman" w:cs="Times New Roman"/>
                  <w:sz w:val="18"/>
                  <w:szCs w:val="18"/>
                </w:rPr>
                <w:delText>50</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F4AC934" w14:textId="346137D1"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20" w:author="Qizhou Duan" w:date="2024-02-09T11:30:00Z"/>
                <w:rFonts w:ascii="Times New Roman" w:eastAsia="Calibri" w:hAnsi="Times New Roman" w:cs="Times New Roman"/>
                <w:sz w:val="18"/>
                <w:szCs w:val="18"/>
              </w:rPr>
              <w:pPrChange w:id="62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22" w:author="Qizhou Duan" w:date="2024-02-09T11:30:00Z">
              <w:r w:rsidDel="00CB1085">
                <w:rPr>
                  <w:rFonts w:ascii="Times New Roman" w:eastAsia="Calibri" w:hAnsi="Times New Roman" w:cs="Times New Roman"/>
                  <w:sz w:val="18"/>
                  <w:szCs w:val="18"/>
                </w:rPr>
                <w:delText>n/a</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315B92B" w14:textId="10A72F7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23" w:author="Qizhou Duan" w:date="2024-02-09T11:30:00Z"/>
                <w:rFonts w:ascii="Times New Roman" w:eastAsia="Calibri" w:hAnsi="Times New Roman" w:cs="Times New Roman"/>
                <w:sz w:val="18"/>
                <w:szCs w:val="18"/>
              </w:rPr>
              <w:pPrChange w:id="62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36D61F6" w14:textId="08D4AC1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25" w:author="Qizhou Duan" w:date="2024-02-09T11:30:00Z"/>
                <w:rFonts w:ascii="Times New Roman" w:eastAsia="Calibri" w:hAnsi="Times New Roman" w:cs="Times New Roman"/>
                <w:sz w:val="18"/>
                <w:szCs w:val="18"/>
              </w:rPr>
              <w:pPrChange w:id="62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2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4654152D" w14:textId="61DA750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28" w:author="Qizhou Duan" w:date="2024-02-09T11:30:00Z"/>
                <w:rFonts w:ascii="Times New Roman" w:eastAsia="Calibri" w:hAnsi="Times New Roman" w:cs="Times New Roman"/>
                <w:sz w:val="18"/>
                <w:szCs w:val="18"/>
              </w:rPr>
              <w:pPrChange w:id="62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33246D8B" w14:textId="5573F639" w:rsidTr="00030A13">
        <w:trPr>
          <w:trHeight w:val="657"/>
          <w:del w:id="63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20DE3AD" w14:textId="382C7382" w:rsidR="003E31E0" w:rsidDel="00CB1085" w:rsidRDefault="003E31E0" w:rsidP="00CB1085">
            <w:pPr>
              <w:spacing w:after="0" w:line="240" w:lineRule="auto"/>
              <w:rPr>
                <w:del w:id="631" w:author="Qizhou Duan" w:date="2024-02-09T11:30:00Z"/>
                <w:rFonts w:ascii="Times New Roman" w:eastAsia="Calibri" w:hAnsi="Times New Roman" w:cs="Times New Roman"/>
                <w:sz w:val="18"/>
                <w:szCs w:val="18"/>
              </w:rPr>
              <w:pPrChange w:id="632" w:author="Qizhou Duan" w:date="2024-02-09T11:30:00Z">
                <w:pPr/>
              </w:pPrChange>
            </w:pPr>
            <w:del w:id="633" w:author="Qizhou Duan" w:date="2024-02-09T11:30:00Z">
              <w:r w:rsidDel="00CB1085">
                <w:rPr>
                  <w:rFonts w:ascii="Times New Roman" w:eastAsia="Calibri" w:hAnsi="Times New Roman" w:cs="Times New Roman"/>
                  <w:b w:val="0"/>
                  <w:bCs w:val="0"/>
                  <w:sz w:val="18"/>
                  <w:szCs w:val="18"/>
                </w:rPr>
                <w:delText>Kalaitzaki et al.</w:delText>
              </w:r>
            </w:del>
          </w:p>
        </w:tc>
        <w:tc>
          <w:tcPr>
            <w:tcW w:w="1080" w:type="dxa"/>
            <w:shd w:val="clear" w:color="auto" w:fill="FFF2CC" w:themeFill="accent4" w:themeFillTint="33"/>
          </w:tcPr>
          <w:p w14:paraId="79E43E48" w14:textId="7881E92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34" w:author="Qizhou Duan" w:date="2024-02-09T11:30:00Z"/>
                <w:rFonts w:ascii="Times New Roman" w:eastAsia="Calibri" w:hAnsi="Times New Roman" w:cs="Times New Roman"/>
                <w:sz w:val="18"/>
                <w:szCs w:val="18"/>
              </w:rPr>
              <w:pPrChange w:id="63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36" w:author="Qizhou Duan" w:date="2024-02-09T11:30:00Z">
              <w:r w:rsidDel="00CB1085">
                <w:rPr>
                  <w:rFonts w:ascii="Times New Roman" w:eastAsia="Calibri" w:hAnsi="Times New Roman" w:cs="Times New Roman"/>
                  <w:sz w:val="18"/>
                  <w:szCs w:val="18"/>
                </w:rPr>
                <w:delText>2022</w:delText>
              </w:r>
            </w:del>
          </w:p>
        </w:tc>
        <w:tc>
          <w:tcPr>
            <w:tcW w:w="1620" w:type="dxa"/>
            <w:shd w:val="clear" w:color="auto" w:fill="FFF2CC" w:themeFill="accent4" w:themeFillTint="33"/>
          </w:tcPr>
          <w:p w14:paraId="44365993" w14:textId="09B23EF1"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637" w:author="Qizhou Duan" w:date="2024-02-09T11:30:00Z"/>
                <w:rFonts w:ascii="Times New Roman" w:eastAsia="Calibri" w:hAnsi="Times New Roman" w:cs="Times New Roman"/>
                <w:sz w:val="18"/>
                <w:szCs w:val="18"/>
              </w:rPr>
              <w:pPrChange w:id="63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639" w:author="Qizhou Duan" w:date="2024-02-09T11:30:00Z">
              <w:r w:rsidDel="00CB1085">
                <w:rPr>
                  <w:rFonts w:ascii="Times New Roman" w:eastAsia="Calibri" w:hAnsi="Times New Roman" w:cs="Times New Roman"/>
                  <w:sz w:val="18"/>
                  <w:szCs w:val="18"/>
                </w:rPr>
                <w:delText>1,361</w:delText>
              </w:r>
            </w:del>
          </w:p>
        </w:tc>
        <w:tc>
          <w:tcPr>
            <w:tcW w:w="236" w:type="dxa"/>
            <w:shd w:val="clear" w:color="auto" w:fill="FFF2CC" w:themeFill="accent4" w:themeFillTint="33"/>
          </w:tcPr>
          <w:p w14:paraId="74173B55" w14:textId="16255827"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40" w:author="Qizhou Duan" w:date="2024-02-09T11:30:00Z"/>
                <w:rFonts w:ascii="Times New Roman" w:eastAsia="Calibri" w:hAnsi="Times New Roman" w:cs="Times New Roman"/>
                <w:sz w:val="18"/>
                <w:szCs w:val="18"/>
              </w:rPr>
              <w:pPrChange w:id="64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3A4C3167" w14:textId="51BF40B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42" w:author="Qizhou Duan" w:date="2024-02-09T11:30:00Z"/>
                <w:rFonts w:ascii="Times New Roman" w:eastAsia="Calibri" w:hAnsi="Times New Roman" w:cs="Times New Roman"/>
                <w:sz w:val="18"/>
                <w:szCs w:val="18"/>
              </w:rPr>
              <w:pPrChange w:id="64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44" w:author="Qizhou Duan" w:date="2024-02-09T11:30:00Z">
              <w:r w:rsidDel="00CB1085">
                <w:rPr>
                  <w:rFonts w:ascii="Times New Roman" w:eastAsia="Calibri" w:hAnsi="Times New Roman" w:cs="Times New Roman"/>
                  <w:sz w:val="18"/>
                  <w:szCs w:val="18"/>
                </w:rPr>
                <w:delText>24.2,17.3</w:delText>
              </w:r>
            </w:del>
          </w:p>
        </w:tc>
        <w:tc>
          <w:tcPr>
            <w:tcW w:w="1647" w:type="dxa"/>
            <w:gridSpan w:val="2"/>
            <w:shd w:val="clear" w:color="auto" w:fill="FFF2CC" w:themeFill="accent4" w:themeFillTint="33"/>
          </w:tcPr>
          <w:p w14:paraId="18100A45" w14:textId="2AA0CAF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45" w:author="Qizhou Duan" w:date="2024-02-09T11:30:00Z"/>
                <w:rFonts w:ascii="Times New Roman" w:eastAsia="Calibri" w:hAnsi="Times New Roman" w:cs="Times New Roman"/>
                <w:sz w:val="18"/>
                <w:szCs w:val="18"/>
              </w:rPr>
              <w:pPrChange w:id="64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47" w:author="Qizhou Duan" w:date="2024-02-09T11:30:00Z">
              <w:r w:rsidDel="00CB1085">
                <w:rPr>
                  <w:rFonts w:ascii="Times New Roman" w:eastAsia="Calibri" w:hAnsi="Times New Roman" w:cs="Times New Roman"/>
                  <w:sz w:val="18"/>
                  <w:szCs w:val="18"/>
                </w:rPr>
                <w:delText>35.36</w:delText>
              </w:r>
            </w:del>
          </w:p>
        </w:tc>
        <w:tc>
          <w:tcPr>
            <w:tcW w:w="693" w:type="dxa"/>
            <w:gridSpan w:val="2"/>
            <w:shd w:val="clear" w:color="auto" w:fill="FFF2CC" w:themeFill="accent4" w:themeFillTint="33"/>
          </w:tcPr>
          <w:p w14:paraId="3A66C857" w14:textId="7596961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48" w:author="Qizhou Duan" w:date="2024-02-09T11:30:00Z"/>
                <w:rFonts w:ascii="Times New Roman" w:eastAsia="Calibri" w:hAnsi="Times New Roman" w:cs="Times New Roman"/>
                <w:sz w:val="18"/>
                <w:szCs w:val="18"/>
              </w:rPr>
              <w:pPrChange w:id="64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14209231" w14:textId="39469BD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50" w:author="Qizhou Duan" w:date="2024-02-09T11:30:00Z"/>
                <w:rFonts w:ascii="Times New Roman" w:eastAsia="Calibri" w:hAnsi="Times New Roman" w:cs="Times New Roman"/>
                <w:sz w:val="18"/>
                <w:szCs w:val="18"/>
              </w:rPr>
              <w:pPrChange w:id="65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52" w:author="Qizhou Duan" w:date="2024-02-09T11:30:00Z">
              <w:r w:rsidDel="00CB1085">
                <w:rPr>
                  <w:rFonts w:ascii="Times New Roman" w:eastAsia="Calibri" w:hAnsi="Times New Roman" w:cs="Times New Roman"/>
                  <w:sz w:val="18"/>
                  <w:szCs w:val="18"/>
                </w:rPr>
                <w:delText>Second Lockdown</w:delText>
              </w:r>
            </w:del>
          </w:p>
        </w:tc>
        <w:tc>
          <w:tcPr>
            <w:tcW w:w="929" w:type="dxa"/>
            <w:shd w:val="clear" w:color="auto" w:fill="FFF2CC" w:themeFill="accent4" w:themeFillTint="33"/>
          </w:tcPr>
          <w:p w14:paraId="40951A72" w14:textId="64D4DEC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53" w:author="Qizhou Duan" w:date="2024-02-09T11:30:00Z"/>
                <w:rFonts w:ascii="Times New Roman" w:eastAsia="Calibri" w:hAnsi="Times New Roman" w:cs="Times New Roman"/>
                <w:sz w:val="18"/>
                <w:szCs w:val="18"/>
              </w:rPr>
              <w:pPrChange w:id="65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315CE681" w14:textId="6295A204" w:rsidTr="00030A13">
        <w:trPr>
          <w:trHeight w:val="437"/>
          <w:del w:id="65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78B3714" w14:textId="60BF001F" w:rsidR="003E31E0" w:rsidDel="00CB1085" w:rsidRDefault="003E31E0" w:rsidP="00CB1085">
            <w:pPr>
              <w:spacing w:after="0" w:line="240" w:lineRule="auto"/>
              <w:rPr>
                <w:del w:id="656" w:author="Qizhou Duan" w:date="2024-02-09T11:30:00Z"/>
                <w:rFonts w:ascii="Times New Roman" w:eastAsia="Calibri" w:hAnsi="Times New Roman" w:cs="Times New Roman"/>
                <w:sz w:val="18"/>
                <w:szCs w:val="18"/>
              </w:rPr>
              <w:pPrChange w:id="657" w:author="Qizhou Duan" w:date="2024-02-09T11:30:00Z">
                <w:pPr/>
              </w:pPrChange>
            </w:pPr>
            <w:del w:id="658" w:author="Qizhou Duan" w:date="2024-02-09T11:30:00Z">
              <w:r w:rsidDel="00CB1085">
                <w:rPr>
                  <w:rFonts w:ascii="Times New Roman" w:eastAsia="Calibri" w:hAnsi="Times New Roman" w:cs="Times New Roman"/>
                  <w:b w:val="0"/>
                  <w:bCs w:val="0"/>
                  <w:sz w:val="18"/>
                  <w:szCs w:val="18"/>
                </w:rPr>
                <w:delText xml:space="preserve">Lan et al. </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52CCBBFA" w14:textId="02B8748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59" w:author="Qizhou Duan" w:date="2024-02-09T11:30:00Z"/>
                <w:rFonts w:ascii="Times New Roman" w:eastAsia="Calibri" w:hAnsi="Times New Roman" w:cs="Times New Roman"/>
                <w:sz w:val="18"/>
                <w:szCs w:val="18"/>
              </w:rPr>
              <w:pPrChange w:id="66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61" w:author="Qizhou Duan" w:date="2024-02-09T11:30:00Z">
              <w:r w:rsidDel="00CB1085">
                <w:rPr>
                  <w:rFonts w:ascii="Times New Roman" w:eastAsia="Calibri" w:hAnsi="Times New Roman" w:cs="Times New Roman"/>
                  <w:sz w:val="18"/>
                  <w:szCs w:val="18"/>
                </w:rPr>
                <w:delText>2023</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13544B20" w14:textId="65FF7FD4"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662" w:author="Qizhou Duan" w:date="2024-02-09T11:30:00Z"/>
                <w:rFonts w:ascii="Times New Roman" w:eastAsia="Calibri" w:hAnsi="Times New Roman" w:cs="Times New Roman"/>
                <w:sz w:val="18"/>
                <w:szCs w:val="18"/>
              </w:rPr>
              <w:pPrChange w:id="66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664" w:author="Qizhou Duan" w:date="2024-02-09T11:30:00Z">
              <w:r w:rsidDel="00CB1085">
                <w:rPr>
                  <w:rFonts w:ascii="Times New Roman" w:eastAsia="Calibri" w:hAnsi="Times New Roman" w:cs="Times New Roman"/>
                  <w:sz w:val="18"/>
                  <w:szCs w:val="18"/>
                </w:rPr>
                <w:delText>115</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23D2D448" w14:textId="15D7CCC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65" w:author="Qizhou Duan" w:date="2024-02-09T11:30:00Z"/>
                <w:rFonts w:ascii="Times New Roman" w:eastAsia="Calibri" w:hAnsi="Times New Roman" w:cs="Times New Roman"/>
                <w:sz w:val="18"/>
                <w:szCs w:val="18"/>
              </w:rPr>
              <w:pPrChange w:id="66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A2696D6" w14:textId="13E7D4D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67" w:author="Qizhou Duan" w:date="2024-02-09T11:30:00Z"/>
                <w:rFonts w:ascii="Times New Roman" w:eastAsia="Calibri" w:hAnsi="Times New Roman" w:cs="Times New Roman"/>
                <w:sz w:val="18"/>
                <w:szCs w:val="18"/>
              </w:rPr>
              <w:pPrChange w:id="66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69" w:author="Qizhou Duan" w:date="2024-02-09T11:30:00Z">
              <w:r w:rsidDel="00CB1085">
                <w:rPr>
                  <w:rFonts w:ascii="Times New Roman" w:eastAsia="Calibri" w:hAnsi="Times New Roman" w:cs="Times New Roman"/>
                  <w:sz w:val="18"/>
                  <w:szCs w:val="18"/>
                </w:rPr>
                <w:delText>49</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657570EC" w14:textId="3D13835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70" w:author="Qizhou Duan" w:date="2024-02-09T11:30:00Z"/>
                <w:rFonts w:ascii="Times New Roman" w:eastAsia="Calibri" w:hAnsi="Times New Roman" w:cs="Times New Roman"/>
                <w:sz w:val="18"/>
                <w:szCs w:val="18"/>
              </w:rPr>
              <w:pPrChange w:id="67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72" w:author="Qizhou Duan" w:date="2024-02-09T11:30:00Z">
              <w:r w:rsidDel="00CB1085">
                <w:rPr>
                  <w:rFonts w:ascii="Times New Roman" w:eastAsia="Calibri" w:hAnsi="Times New Roman" w:cs="Times New Roman"/>
                  <w:sz w:val="18"/>
                  <w:szCs w:val="18"/>
                </w:rPr>
                <w:delText>22.37</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579FE20" w14:textId="30A3691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73" w:author="Qizhou Duan" w:date="2024-02-09T11:30:00Z"/>
                <w:rFonts w:ascii="Times New Roman" w:eastAsia="Calibri" w:hAnsi="Times New Roman" w:cs="Times New Roman"/>
                <w:sz w:val="18"/>
                <w:szCs w:val="18"/>
              </w:rPr>
              <w:pPrChange w:id="67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416FD26" w14:textId="08E6482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75" w:author="Qizhou Duan" w:date="2024-02-09T11:30:00Z"/>
                <w:rFonts w:ascii="Times New Roman" w:eastAsia="Calibri" w:hAnsi="Times New Roman" w:cs="Times New Roman"/>
                <w:sz w:val="18"/>
                <w:szCs w:val="18"/>
              </w:rPr>
              <w:pPrChange w:id="67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77" w:author="Qizhou Duan" w:date="2024-02-09T11:30:00Z">
              <w:r w:rsidDel="00CB1085">
                <w:rPr>
                  <w:rFonts w:ascii="Times New Roman" w:eastAsia="Calibri" w:hAnsi="Times New Roman" w:cs="Times New Roman"/>
                  <w:sz w:val="18"/>
                  <w:szCs w:val="18"/>
                </w:rPr>
                <w:delText>February-April 2020</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50FA6761" w14:textId="056A85A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78" w:author="Qizhou Duan" w:date="2024-02-09T11:30:00Z"/>
                <w:rFonts w:ascii="Times New Roman" w:eastAsia="Calibri" w:hAnsi="Times New Roman" w:cs="Times New Roman"/>
                <w:sz w:val="18"/>
                <w:szCs w:val="18"/>
              </w:rPr>
              <w:pPrChange w:id="67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4694250B" w14:textId="2780747D" w:rsidTr="00030A13">
        <w:trPr>
          <w:trHeight w:val="425"/>
          <w:del w:id="68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403BCC7" w14:textId="31924953" w:rsidR="003E31E0" w:rsidDel="00CB1085" w:rsidRDefault="003E31E0" w:rsidP="00CB1085">
            <w:pPr>
              <w:spacing w:after="0" w:line="240" w:lineRule="auto"/>
              <w:rPr>
                <w:del w:id="681" w:author="Qizhou Duan" w:date="2024-02-09T11:30:00Z"/>
                <w:rFonts w:ascii="Times New Roman" w:eastAsia="Calibri" w:hAnsi="Times New Roman" w:cs="Times New Roman"/>
                <w:sz w:val="18"/>
                <w:szCs w:val="18"/>
              </w:rPr>
              <w:pPrChange w:id="682" w:author="Qizhou Duan" w:date="2024-02-09T11:30:00Z">
                <w:pPr/>
              </w:pPrChange>
            </w:pPr>
            <w:del w:id="683" w:author="Qizhou Duan" w:date="2024-02-09T11:30:00Z">
              <w:r w:rsidDel="00CB1085">
                <w:rPr>
                  <w:rFonts w:ascii="Times New Roman" w:eastAsia="Calibri" w:hAnsi="Times New Roman" w:cs="Times New Roman"/>
                  <w:b w:val="0"/>
                  <w:bCs w:val="0"/>
                  <w:sz w:val="18"/>
                  <w:szCs w:val="18"/>
                </w:rPr>
                <w:delText xml:space="preserve">Lau et al. </w:delText>
              </w:r>
            </w:del>
          </w:p>
        </w:tc>
        <w:tc>
          <w:tcPr>
            <w:tcW w:w="1080" w:type="dxa"/>
            <w:shd w:val="clear" w:color="auto" w:fill="FFF2CC" w:themeFill="accent4" w:themeFillTint="33"/>
          </w:tcPr>
          <w:p w14:paraId="2E6DF6EF" w14:textId="16F2F83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84" w:author="Qizhou Duan" w:date="2024-02-09T11:30:00Z"/>
                <w:rFonts w:ascii="Times New Roman" w:eastAsia="Calibri" w:hAnsi="Times New Roman" w:cs="Times New Roman"/>
                <w:sz w:val="18"/>
                <w:szCs w:val="18"/>
              </w:rPr>
              <w:pPrChange w:id="68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86" w:author="Qizhou Duan" w:date="2024-02-09T11:30:00Z">
              <w:r w:rsidDel="00CB1085">
                <w:rPr>
                  <w:rFonts w:ascii="Times New Roman" w:eastAsia="Calibri" w:hAnsi="Times New Roman" w:cs="Times New Roman"/>
                  <w:sz w:val="18"/>
                  <w:szCs w:val="18"/>
                </w:rPr>
                <w:delText>2021</w:delText>
              </w:r>
            </w:del>
          </w:p>
        </w:tc>
        <w:tc>
          <w:tcPr>
            <w:tcW w:w="1620" w:type="dxa"/>
            <w:shd w:val="clear" w:color="auto" w:fill="FFF2CC" w:themeFill="accent4" w:themeFillTint="33"/>
          </w:tcPr>
          <w:p w14:paraId="4BA70418" w14:textId="71081627"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687" w:author="Qizhou Duan" w:date="2024-02-09T11:30:00Z"/>
                <w:rFonts w:ascii="Times New Roman" w:eastAsia="Calibri" w:hAnsi="Times New Roman" w:cs="Times New Roman"/>
                <w:sz w:val="18"/>
                <w:szCs w:val="18"/>
              </w:rPr>
              <w:pPrChange w:id="68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689" w:author="Qizhou Duan" w:date="2024-02-09T11:30:00Z">
              <w:r w:rsidDel="00CB1085">
                <w:rPr>
                  <w:rFonts w:ascii="Times New Roman" w:eastAsia="Calibri" w:hAnsi="Times New Roman" w:cs="Times New Roman"/>
                  <w:sz w:val="18"/>
                  <w:szCs w:val="18"/>
                </w:rPr>
                <w:delText>327</w:delText>
              </w:r>
            </w:del>
          </w:p>
        </w:tc>
        <w:tc>
          <w:tcPr>
            <w:tcW w:w="236" w:type="dxa"/>
            <w:shd w:val="clear" w:color="auto" w:fill="FFF2CC" w:themeFill="accent4" w:themeFillTint="33"/>
          </w:tcPr>
          <w:p w14:paraId="6154DB51" w14:textId="5E46CF5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90" w:author="Qizhou Duan" w:date="2024-02-09T11:30:00Z"/>
                <w:rFonts w:ascii="Times New Roman" w:eastAsia="Calibri" w:hAnsi="Times New Roman" w:cs="Times New Roman"/>
                <w:sz w:val="18"/>
                <w:szCs w:val="18"/>
              </w:rPr>
              <w:pPrChange w:id="69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0F6EA106" w14:textId="792F970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92" w:author="Qizhou Duan" w:date="2024-02-09T11:30:00Z"/>
                <w:rFonts w:ascii="Times New Roman" w:eastAsia="Calibri" w:hAnsi="Times New Roman" w:cs="Times New Roman"/>
                <w:sz w:val="18"/>
                <w:szCs w:val="18"/>
              </w:rPr>
              <w:pPrChange w:id="69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94" w:author="Qizhou Duan" w:date="2024-02-09T11:30:00Z">
              <w:r w:rsidDel="00CB1085">
                <w:rPr>
                  <w:rFonts w:ascii="Times New Roman" w:eastAsia="Calibri" w:hAnsi="Times New Roman" w:cs="Times New Roman"/>
                  <w:sz w:val="18"/>
                  <w:szCs w:val="18"/>
                </w:rPr>
                <w:delText>28.10</w:delText>
              </w:r>
            </w:del>
          </w:p>
        </w:tc>
        <w:tc>
          <w:tcPr>
            <w:tcW w:w="1647" w:type="dxa"/>
            <w:gridSpan w:val="2"/>
            <w:shd w:val="clear" w:color="auto" w:fill="FFF2CC" w:themeFill="accent4" w:themeFillTint="33"/>
          </w:tcPr>
          <w:p w14:paraId="22241A8E" w14:textId="013EA4E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95" w:author="Qizhou Duan" w:date="2024-02-09T11:30:00Z"/>
                <w:rFonts w:ascii="Times New Roman" w:eastAsia="Calibri" w:hAnsi="Times New Roman" w:cs="Times New Roman"/>
                <w:sz w:val="18"/>
                <w:szCs w:val="18"/>
              </w:rPr>
              <w:pPrChange w:id="69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697" w:author="Qizhou Duan" w:date="2024-02-09T11:30:00Z">
              <w:r w:rsidDel="00CB1085">
                <w:rPr>
                  <w:rFonts w:ascii="Times New Roman" w:eastAsia="Calibri" w:hAnsi="Times New Roman" w:cs="Times New Roman"/>
                  <w:sz w:val="18"/>
                  <w:szCs w:val="18"/>
                </w:rPr>
                <w:delText>35</w:delText>
              </w:r>
            </w:del>
          </w:p>
        </w:tc>
        <w:tc>
          <w:tcPr>
            <w:tcW w:w="693" w:type="dxa"/>
            <w:gridSpan w:val="2"/>
            <w:shd w:val="clear" w:color="auto" w:fill="FFF2CC" w:themeFill="accent4" w:themeFillTint="33"/>
          </w:tcPr>
          <w:p w14:paraId="5E1B75FA" w14:textId="5B48C3E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698" w:author="Qizhou Duan" w:date="2024-02-09T11:30:00Z"/>
                <w:rFonts w:ascii="Times New Roman" w:eastAsia="Calibri" w:hAnsi="Times New Roman" w:cs="Times New Roman"/>
                <w:sz w:val="18"/>
                <w:szCs w:val="18"/>
              </w:rPr>
              <w:pPrChange w:id="69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5E89E118" w14:textId="65D4608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00" w:author="Qizhou Duan" w:date="2024-02-09T11:30:00Z"/>
                <w:rFonts w:ascii="Times New Roman" w:eastAsia="Calibri" w:hAnsi="Times New Roman" w:cs="Times New Roman"/>
                <w:sz w:val="18"/>
                <w:szCs w:val="18"/>
              </w:rPr>
              <w:pPrChange w:id="70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02" w:author="Qizhou Duan" w:date="2024-02-09T11:30:00Z">
              <w:r w:rsidDel="00CB1085">
                <w:rPr>
                  <w:rFonts w:ascii="Times New Roman" w:eastAsia="Calibri" w:hAnsi="Times New Roman" w:cs="Times New Roman"/>
                  <w:sz w:val="18"/>
                  <w:szCs w:val="18"/>
                </w:rPr>
                <w:delText>4/24/20-5/12/20</w:delText>
              </w:r>
            </w:del>
          </w:p>
        </w:tc>
        <w:tc>
          <w:tcPr>
            <w:tcW w:w="929" w:type="dxa"/>
            <w:shd w:val="clear" w:color="auto" w:fill="FFF2CC" w:themeFill="accent4" w:themeFillTint="33"/>
          </w:tcPr>
          <w:p w14:paraId="6A8D376C" w14:textId="1F876027"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03" w:author="Qizhou Duan" w:date="2024-02-09T11:30:00Z"/>
                <w:rFonts w:ascii="Times New Roman" w:eastAsia="Calibri" w:hAnsi="Times New Roman" w:cs="Times New Roman"/>
                <w:sz w:val="18"/>
                <w:szCs w:val="18"/>
              </w:rPr>
              <w:pPrChange w:id="70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330C4A89" w14:textId="157B85E2" w:rsidTr="00030A13">
        <w:trPr>
          <w:trHeight w:val="425"/>
          <w:del w:id="70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C5DE5AC" w14:textId="06B1B187" w:rsidR="003E31E0" w:rsidDel="00CB1085" w:rsidRDefault="003E31E0" w:rsidP="00CB1085">
            <w:pPr>
              <w:spacing w:after="0" w:line="240" w:lineRule="auto"/>
              <w:rPr>
                <w:del w:id="706" w:author="Qizhou Duan" w:date="2024-02-09T11:30:00Z"/>
                <w:rFonts w:ascii="Times New Roman" w:eastAsia="Calibri" w:hAnsi="Times New Roman" w:cs="Times New Roman"/>
                <w:sz w:val="18"/>
                <w:szCs w:val="18"/>
              </w:rPr>
              <w:pPrChange w:id="707" w:author="Qizhou Duan" w:date="2024-02-09T11:30:00Z">
                <w:pPr/>
              </w:pPrChange>
            </w:pPr>
            <w:del w:id="708" w:author="Qizhou Duan" w:date="2024-02-09T11:30:00Z">
              <w:r w:rsidDel="00CB1085">
                <w:rPr>
                  <w:rFonts w:ascii="Times New Roman" w:eastAsia="Calibri" w:hAnsi="Times New Roman" w:cs="Times New Roman"/>
                  <w:b w:val="0"/>
                  <w:bCs w:val="0"/>
                  <w:sz w:val="18"/>
                  <w:szCs w:val="18"/>
                </w:rPr>
                <w:delText>Lewis et al.</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7940C6AE" w14:textId="58BED8F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09" w:author="Qizhou Duan" w:date="2024-02-09T11:30:00Z"/>
                <w:rFonts w:ascii="Times New Roman" w:eastAsia="Calibri" w:hAnsi="Times New Roman" w:cs="Times New Roman"/>
                <w:sz w:val="18"/>
                <w:szCs w:val="18"/>
              </w:rPr>
              <w:pPrChange w:id="71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11" w:author="Qizhou Duan" w:date="2024-02-09T11:30:00Z">
              <w:r w:rsidDel="00CB1085">
                <w:rPr>
                  <w:rFonts w:ascii="Times New Roman" w:eastAsia="Calibri" w:hAnsi="Times New Roman" w:cs="Times New Roman"/>
                  <w:sz w:val="18"/>
                  <w:szCs w:val="18"/>
                </w:rPr>
                <w:delText>2022</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30130" w14:textId="031D2D97"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712" w:author="Qizhou Duan" w:date="2024-02-09T11:30:00Z"/>
                <w:rFonts w:ascii="Times New Roman" w:eastAsia="Calibri" w:hAnsi="Times New Roman" w:cs="Times New Roman"/>
                <w:sz w:val="18"/>
                <w:szCs w:val="18"/>
              </w:rPr>
              <w:pPrChange w:id="71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714" w:author="Qizhou Duan" w:date="2024-02-09T11:30:00Z">
              <w:r w:rsidDel="00CB1085">
                <w:rPr>
                  <w:rFonts w:ascii="Times New Roman" w:eastAsia="Calibri" w:hAnsi="Times New Roman" w:cs="Times New Roman"/>
                  <w:sz w:val="18"/>
                  <w:szCs w:val="18"/>
                </w:rPr>
                <w:delText>1,424</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05217192" w14:textId="116AA1D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15" w:author="Qizhou Duan" w:date="2024-02-09T11:30:00Z"/>
                <w:rFonts w:ascii="Times New Roman" w:eastAsia="Calibri" w:hAnsi="Times New Roman" w:cs="Times New Roman"/>
                <w:sz w:val="18"/>
                <w:szCs w:val="18"/>
              </w:rPr>
              <w:pPrChange w:id="71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F0EAD6D" w14:textId="57E4335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17" w:author="Qizhou Duan" w:date="2024-02-09T11:30:00Z"/>
                <w:rFonts w:ascii="Times New Roman" w:eastAsia="Calibri" w:hAnsi="Times New Roman" w:cs="Times New Roman"/>
                <w:sz w:val="18"/>
                <w:szCs w:val="18"/>
              </w:rPr>
              <w:pPrChange w:id="71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19" w:author="Qizhou Duan" w:date="2024-02-09T11:30:00Z">
              <w:r w:rsidDel="00CB1085">
                <w:rPr>
                  <w:rFonts w:ascii="Times New Roman" w:eastAsia="Calibri" w:hAnsi="Times New Roman" w:cs="Times New Roman"/>
                  <w:sz w:val="18"/>
                  <w:szCs w:val="18"/>
                </w:rPr>
                <w:delText>21.90</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1202210" w14:textId="5999491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20" w:author="Qizhou Duan" w:date="2024-02-09T11:30:00Z"/>
                <w:rFonts w:ascii="Times New Roman" w:eastAsia="Calibri" w:hAnsi="Times New Roman" w:cs="Times New Roman"/>
                <w:sz w:val="18"/>
                <w:szCs w:val="18"/>
              </w:rPr>
              <w:pPrChange w:id="72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22" w:author="Qizhou Duan" w:date="2024-02-09T11:30:00Z">
              <w:r w:rsidDel="00CB1085">
                <w:rPr>
                  <w:rFonts w:ascii="Times New Roman" w:eastAsia="Calibri" w:hAnsi="Times New Roman" w:cs="Times New Roman"/>
                  <w:sz w:val="18"/>
                  <w:szCs w:val="18"/>
                </w:rPr>
                <w:delText>46.7</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8C79634" w14:textId="68950A4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23" w:author="Qizhou Duan" w:date="2024-02-09T11:30:00Z"/>
                <w:rFonts w:ascii="Times New Roman" w:eastAsia="Calibri" w:hAnsi="Times New Roman" w:cs="Times New Roman"/>
                <w:sz w:val="18"/>
                <w:szCs w:val="18"/>
              </w:rPr>
              <w:pPrChange w:id="72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BDA334A" w14:textId="7AF599E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25" w:author="Qizhou Duan" w:date="2024-02-09T11:30:00Z"/>
                <w:rFonts w:ascii="Times New Roman" w:eastAsia="Calibri" w:hAnsi="Times New Roman" w:cs="Times New Roman"/>
                <w:sz w:val="18"/>
                <w:szCs w:val="18"/>
              </w:rPr>
              <w:pPrChange w:id="72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27" w:author="Qizhou Duan" w:date="2024-02-09T11:30:00Z">
              <w:r w:rsidDel="00CB1085">
                <w:rPr>
                  <w:rFonts w:ascii="Times New Roman" w:eastAsia="Calibri" w:hAnsi="Times New Roman" w:cs="Times New Roman"/>
                  <w:sz w:val="18"/>
                  <w:szCs w:val="18"/>
                </w:rPr>
                <w:delText>November 20</w:delText>
              </w:r>
              <w:r w:rsidDel="00CB1085">
                <w:rPr>
                  <w:rFonts w:ascii="Times New Roman" w:eastAsia="Calibri" w:hAnsi="Times New Roman" w:cs="Times New Roman"/>
                  <w:sz w:val="18"/>
                  <w:szCs w:val="18"/>
                  <w:vertAlign w:val="superscript"/>
                </w:rPr>
                <w:delText>th</w:delText>
              </w:r>
              <w:r w:rsidDel="00CB1085">
                <w:rPr>
                  <w:rFonts w:ascii="Times New Roman" w:eastAsia="Calibri" w:hAnsi="Times New Roman" w:cs="Times New Roman"/>
                  <w:sz w:val="18"/>
                  <w:szCs w:val="18"/>
                </w:rPr>
                <w:delText xml:space="preserve"> </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0CEE7507" w14:textId="3B1E53A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28" w:author="Qizhou Duan" w:date="2024-02-09T11:30:00Z"/>
                <w:rFonts w:ascii="Times New Roman" w:eastAsia="Calibri" w:hAnsi="Times New Roman" w:cs="Times New Roman"/>
                <w:sz w:val="18"/>
                <w:szCs w:val="18"/>
              </w:rPr>
              <w:pPrChange w:id="72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5374F9B8" w14:textId="79537B9E" w:rsidTr="00030A13">
        <w:trPr>
          <w:trHeight w:val="437"/>
          <w:del w:id="73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9943E10" w14:textId="31E7D519" w:rsidR="003E31E0" w:rsidDel="00CB1085" w:rsidRDefault="003E31E0" w:rsidP="00CB1085">
            <w:pPr>
              <w:spacing w:after="0" w:line="240" w:lineRule="auto"/>
              <w:rPr>
                <w:del w:id="731" w:author="Qizhou Duan" w:date="2024-02-09T11:30:00Z"/>
                <w:rFonts w:ascii="Times New Roman" w:eastAsia="Calibri" w:hAnsi="Times New Roman" w:cs="Times New Roman"/>
                <w:sz w:val="18"/>
                <w:szCs w:val="18"/>
              </w:rPr>
              <w:pPrChange w:id="732" w:author="Qizhou Duan" w:date="2024-02-09T11:30:00Z">
                <w:pPr/>
              </w:pPrChange>
            </w:pPr>
            <w:del w:id="733" w:author="Qizhou Duan" w:date="2024-02-09T11:30:00Z">
              <w:r w:rsidDel="00CB1085">
                <w:rPr>
                  <w:rFonts w:ascii="Times New Roman" w:eastAsia="Calibri" w:hAnsi="Times New Roman" w:cs="Times New Roman"/>
                  <w:b w:val="0"/>
                  <w:bCs w:val="0"/>
                  <w:sz w:val="18"/>
                  <w:szCs w:val="18"/>
                </w:rPr>
                <w:delText>Lyu et al.</w:delText>
              </w:r>
            </w:del>
          </w:p>
        </w:tc>
        <w:tc>
          <w:tcPr>
            <w:tcW w:w="1080" w:type="dxa"/>
            <w:shd w:val="clear" w:color="auto" w:fill="FFF2CC" w:themeFill="accent4" w:themeFillTint="33"/>
          </w:tcPr>
          <w:p w14:paraId="471DD2EA" w14:textId="27EC517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34" w:author="Qizhou Duan" w:date="2024-02-09T11:30:00Z"/>
                <w:rFonts w:ascii="Times New Roman" w:eastAsia="Calibri" w:hAnsi="Times New Roman" w:cs="Times New Roman"/>
                <w:sz w:val="18"/>
                <w:szCs w:val="18"/>
              </w:rPr>
              <w:pPrChange w:id="73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36" w:author="Qizhou Duan" w:date="2024-02-09T11:30:00Z">
              <w:r w:rsidDel="00CB1085">
                <w:rPr>
                  <w:rFonts w:ascii="Times New Roman" w:eastAsia="Calibri" w:hAnsi="Times New Roman" w:cs="Times New Roman"/>
                  <w:sz w:val="18"/>
                  <w:szCs w:val="18"/>
                </w:rPr>
                <w:delText>2021</w:delText>
              </w:r>
            </w:del>
          </w:p>
        </w:tc>
        <w:tc>
          <w:tcPr>
            <w:tcW w:w="1620" w:type="dxa"/>
            <w:shd w:val="clear" w:color="auto" w:fill="FFF2CC" w:themeFill="accent4" w:themeFillTint="33"/>
          </w:tcPr>
          <w:p w14:paraId="5E313273" w14:textId="4758D8BB"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737" w:author="Qizhou Duan" w:date="2024-02-09T11:30:00Z"/>
                <w:rFonts w:ascii="Times New Roman" w:eastAsia="Calibri" w:hAnsi="Times New Roman" w:cs="Times New Roman"/>
                <w:sz w:val="18"/>
                <w:szCs w:val="18"/>
              </w:rPr>
              <w:pPrChange w:id="73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739" w:author="Qizhou Duan" w:date="2024-02-09T11:30:00Z">
              <w:r w:rsidDel="00CB1085">
                <w:rPr>
                  <w:rFonts w:ascii="Times New Roman" w:eastAsia="Calibri" w:hAnsi="Times New Roman" w:cs="Times New Roman"/>
                  <w:sz w:val="18"/>
                  <w:szCs w:val="18"/>
                </w:rPr>
                <w:delText>535</w:delText>
              </w:r>
            </w:del>
          </w:p>
        </w:tc>
        <w:tc>
          <w:tcPr>
            <w:tcW w:w="236" w:type="dxa"/>
            <w:shd w:val="clear" w:color="auto" w:fill="FFF2CC" w:themeFill="accent4" w:themeFillTint="33"/>
          </w:tcPr>
          <w:p w14:paraId="20693EA5" w14:textId="367F541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40" w:author="Qizhou Duan" w:date="2024-02-09T11:30:00Z"/>
                <w:rFonts w:ascii="Times New Roman" w:eastAsia="Calibri" w:hAnsi="Times New Roman" w:cs="Times New Roman"/>
                <w:sz w:val="18"/>
                <w:szCs w:val="18"/>
              </w:rPr>
              <w:pPrChange w:id="74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009503C1" w14:textId="62DD60B1"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42" w:author="Qizhou Duan" w:date="2024-02-09T11:30:00Z"/>
                <w:rFonts w:ascii="Times New Roman" w:eastAsia="Calibri" w:hAnsi="Times New Roman" w:cs="Times New Roman"/>
                <w:sz w:val="18"/>
                <w:szCs w:val="18"/>
              </w:rPr>
              <w:pPrChange w:id="74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44" w:author="Qizhou Duan" w:date="2024-02-09T11:30:00Z">
              <w:r w:rsidDel="00CB1085">
                <w:rPr>
                  <w:rFonts w:ascii="Times New Roman" w:eastAsia="Calibri" w:hAnsi="Times New Roman" w:cs="Times New Roman"/>
                  <w:sz w:val="18"/>
                  <w:szCs w:val="18"/>
                </w:rPr>
                <w:delText>45.79</w:delText>
              </w:r>
            </w:del>
          </w:p>
        </w:tc>
        <w:tc>
          <w:tcPr>
            <w:tcW w:w="1647" w:type="dxa"/>
            <w:gridSpan w:val="2"/>
            <w:shd w:val="clear" w:color="auto" w:fill="FFF2CC" w:themeFill="accent4" w:themeFillTint="33"/>
          </w:tcPr>
          <w:p w14:paraId="6FBDC559" w14:textId="0192684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45" w:author="Qizhou Duan" w:date="2024-02-09T11:30:00Z"/>
                <w:rFonts w:ascii="Times New Roman" w:eastAsia="Calibri" w:hAnsi="Times New Roman" w:cs="Times New Roman"/>
                <w:sz w:val="18"/>
                <w:szCs w:val="18"/>
              </w:rPr>
              <w:pPrChange w:id="74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47" w:author="Qizhou Duan" w:date="2024-02-09T11:30:00Z">
              <w:r w:rsidDel="00CB1085">
                <w:rPr>
                  <w:rFonts w:ascii="Times New Roman" w:eastAsia="Calibri" w:hAnsi="Times New Roman" w:cs="Times New Roman"/>
                  <w:sz w:val="18"/>
                  <w:szCs w:val="18"/>
                </w:rPr>
                <w:delText>35.41</w:delText>
              </w:r>
            </w:del>
          </w:p>
        </w:tc>
        <w:tc>
          <w:tcPr>
            <w:tcW w:w="693" w:type="dxa"/>
            <w:gridSpan w:val="2"/>
            <w:shd w:val="clear" w:color="auto" w:fill="FFF2CC" w:themeFill="accent4" w:themeFillTint="33"/>
          </w:tcPr>
          <w:p w14:paraId="5E48D70D" w14:textId="68B6D0E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48" w:author="Qizhou Duan" w:date="2024-02-09T11:30:00Z"/>
                <w:rFonts w:ascii="Times New Roman" w:eastAsia="Calibri" w:hAnsi="Times New Roman" w:cs="Times New Roman"/>
                <w:sz w:val="18"/>
                <w:szCs w:val="18"/>
              </w:rPr>
              <w:pPrChange w:id="74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2B6EEC82" w14:textId="216EE65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50" w:author="Qizhou Duan" w:date="2024-02-09T11:30:00Z"/>
                <w:rFonts w:ascii="Times New Roman" w:eastAsia="Calibri" w:hAnsi="Times New Roman" w:cs="Times New Roman"/>
                <w:sz w:val="18"/>
                <w:szCs w:val="18"/>
              </w:rPr>
              <w:pPrChange w:id="75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52" w:author="Qizhou Duan" w:date="2024-02-09T11:30:00Z">
              <w:r w:rsidDel="00CB1085">
                <w:rPr>
                  <w:rFonts w:ascii="Times New Roman" w:eastAsia="Calibri" w:hAnsi="Times New Roman" w:cs="Times New Roman"/>
                  <w:sz w:val="18"/>
                  <w:szCs w:val="18"/>
                </w:rPr>
                <w:delText>May 20</w:delText>
              </w:r>
              <w:r w:rsidDel="00CB1085">
                <w:rPr>
                  <w:rFonts w:ascii="Times New Roman" w:eastAsia="Calibri" w:hAnsi="Times New Roman" w:cs="Times New Roman"/>
                  <w:sz w:val="18"/>
                  <w:szCs w:val="18"/>
                  <w:vertAlign w:val="superscript"/>
                </w:rPr>
                <w:delText>th</w:delText>
              </w:r>
              <w:r w:rsidDel="00CB1085">
                <w:rPr>
                  <w:rFonts w:ascii="Times New Roman" w:eastAsia="Calibri" w:hAnsi="Times New Roman" w:cs="Times New Roman"/>
                  <w:sz w:val="18"/>
                  <w:szCs w:val="18"/>
                </w:rPr>
                <w:delText xml:space="preserve"> </w:delText>
              </w:r>
            </w:del>
          </w:p>
        </w:tc>
        <w:tc>
          <w:tcPr>
            <w:tcW w:w="929" w:type="dxa"/>
            <w:shd w:val="clear" w:color="auto" w:fill="FFF2CC" w:themeFill="accent4" w:themeFillTint="33"/>
          </w:tcPr>
          <w:p w14:paraId="59740873" w14:textId="368722E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53" w:author="Qizhou Duan" w:date="2024-02-09T11:30:00Z"/>
                <w:rFonts w:ascii="Times New Roman" w:eastAsia="Calibri" w:hAnsi="Times New Roman" w:cs="Times New Roman"/>
                <w:sz w:val="18"/>
                <w:szCs w:val="18"/>
              </w:rPr>
              <w:pPrChange w:id="75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35BE3679" w14:textId="359FD533" w:rsidTr="00030A13">
        <w:trPr>
          <w:trHeight w:val="425"/>
          <w:del w:id="75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99CEECC" w14:textId="10012E68" w:rsidR="003E31E0" w:rsidDel="00CB1085" w:rsidRDefault="003E31E0" w:rsidP="00CB1085">
            <w:pPr>
              <w:spacing w:after="0" w:line="240" w:lineRule="auto"/>
              <w:rPr>
                <w:del w:id="756" w:author="Qizhou Duan" w:date="2024-02-09T11:30:00Z"/>
                <w:rFonts w:ascii="Times New Roman" w:eastAsia="Calibri" w:hAnsi="Times New Roman" w:cs="Times New Roman"/>
                <w:sz w:val="18"/>
                <w:szCs w:val="18"/>
              </w:rPr>
              <w:pPrChange w:id="757" w:author="Qizhou Duan" w:date="2024-02-09T11:30:00Z">
                <w:pPr/>
              </w:pPrChange>
            </w:pPr>
            <w:del w:id="758" w:author="Qizhou Duan" w:date="2024-02-09T11:30:00Z">
              <w:r w:rsidDel="00CB1085">
                <w:rPr>
                  <w:rFonts w:ascii="Times New Roman" w:eastAsia="Calibri" w:hAnsi="Times New Roman" w:cs="Times New Roman"/>
                  <w:b w:val="0"/>
                  <w:bCs w:val="0"/>
                  <w:sz w:val="18"/>
                  <w:szCs w:val="18"/>
                </w:rPr>
                <w:delText>Mo</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2481D19E" w14:textId="6930377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59" w:author="Qizhou Duan" w:date="2024-02-09T11:30:00Z"/>
                <w:rFonts w:ascii="Times New Roman" w:eastAsia="Calibri" w:hAnsi="Times New Roman" w:cs="Times New Roman"/>
                <w:sz w:val="18"/>
                <w:szCs w:val="18"/>
              </w:rPr>
              <w:pPrChange w:id="76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61" w:author="Qizhou Duan" w:date="2024-02-09T11:30:00Z">
              <w:r w:rsidDel="00CB1085">
                <w:rPr>
                  <w:rFonts w:ascii="Times New Roman" w:eastAsia="Calibri" w:hAnsi="Times New Roman" w:cs="Times New Roman"/>
                  <w:sz w:val="18"/>
                  <w:szCs w:val="18"/>
                </w:rPr>
                <w:delText>2022</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23535525" w14:textId="588399B7"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762" w:author="Qizhou Duan" w:date="2024-02-09T11:30:00Z"/>
                <w:rFonts w:ascii="Times New Roman" w:eastAsia="Calibri" w:hAnsi="Times New Roman" w:cs="Times New Roman"/>
                <w:sz w:val="18"/>
                <w:szCs w:val="18"/>
              </w:rPr>
              <w:pPrChange w:id="76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764" w:author="Qizhou Duan" w:date="2024-02-09T11:30:00Z">
              <w:r w:rsidDel="00CB1085">
                <w:rPr>
                  <w:rFonts w:ascii="Times New Roman" w:eastAsia="Calibri" w:hAnsi="Times New Roman" w:cs="Times New Roman"/>
                  <w:sz w:val="18"/>
                  <w:szCs w:val="18"/>
                </w:rPr>
                <w:delText>266</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4EF62F80" w14:textId="4BACD3F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65" w:author="Qizhou Duan" w:date="2024-02-09T11:30:00Z"/>
                <w:rFonts w:ascii="Times New Roman" w:eastAsia="Calibri" w:hAnsi="Times New Roman" w:cs="Times New Roman"/>
                <w:sz w:val="18"/>
                <w:szCs w:val="18"/>
              </w:rPr>
              <w:pPrChange w:id="76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5893124" w14:textId="63B1C0F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67" w:author="Qizhou Duan" w:date="2024-02-09T11:30:00Z"/>
                <w:rFonts w:ascii="Times New Roman" w:eastAsia="Calibri" w:hAnsi="Times New Roman" w:cs="Times New Roman"/>
                <w:sz w:val="18"/>
                <w:szCs w:val="18"/>
              </w:rPr>
              <w:pPrChange w:id="76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69" w:author="Qizhou Duan" w:date="2024-02-09T11:30:00Z">
              <w:r w:rsidDel="00CB1085">
                <w:rPr>
                  <w:rFonts w:ascii="Times New Roman" w:eastAsia="Calibri" w:hAnsi="Times New Roman" w:cs="Times New Roman"/>
                  <w:sz w:val="18"/>
                  <w:szCs w:val="18"/>
                </w:rPr>
                <w:delText>24</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B2F24A6" w14:textId="2E5EE87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70" w:author="Qizhou Duan" w:date="2024-02-09T11:30:00Z"/>
                <w:rFonts w:ascii="Times New Roman" w:eastAsia="Calibri" w:hAnsi="Times New Roman" w:cs="Times New Roman"/>
                <w:sz w:val="18"/>
                <w:szCs w:val="18"/>
              </w:rPr>
              <w:pPrChange w:id="77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72" w:author="Qizhou Duan" w:date="2024-02-09T11:30:00Z">
              <w:r w:rsidDel="00CB1085">
                <w:rPr>
                  <w:rFonts w:ascii="Times New Roman" w:eastAsia="Calibri" w:hAnsi="Times New Roman" w:cs="Times New Roman"/>
                  <w:sz w:val="18"/>
                  <w:szCs w:val="18"/>
                </w:rPr>
                <w:delText>32.34</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2A9D9D5E" w14:textId="0A099B17"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73" w:author="Qizhou Duan" w:date="2024-02-09T11:30:00Z"/>
                <w:rFonts w:ascii="Times New Roman" w:eastAsia="Calibri" w:hAnsi="Times New Roman" w:cs="Times New Roman"/>
                <w:sz w:val="18"/>
                <w:szCs w:val="18"/>
              </w:rPr>
              <w:pPrChange w:id="77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BAAE74D" w14:textId="75CC46A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75" w:author="Qizhou Duan" w:date="2024-02-09T11:30:00Z"/>
                <w:rFonts w:ascii="Times New Roman" w:eastAsia="Calibri" w:hAnsi="Times New Roman" w:cs="Times New Roman"/>
                <w:sz w:val="18"/>
                <w:szCs w:val="18"/>
              </w:rPr>
              <w:pPrChange w:id="77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7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6678721A" w14:textId="38BFEAC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78" w:author="Qizhou Duan" w:date="2024-02-09T11:30:00Z"/>
                <w:rFonts w:ascii="Times New Roman" w:eastAsia="Calibri" w:hAnsi="Times New Roman" w:cs="Times New Roman"/>
                <w:sz w:val="18"/>
                <w:szCs w:val="18"/>
              </w:rPr>
              <w:pPrChange w:id="77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0E77B5DD" w14:textId="5E3937F6" w:rsidTr="00030A13">
        <w:trPr>
          <w:trHeight w:val="437"/>
          <w:del w:id="78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D3C906E" w14:textId="02814501" w:rsidR="003E31E0" w:rsidDel="00CB1085" w:rsidRDefault="003E31E0" w:rsidP="00CB1085">
            <w:pPr>
              <w:spacing w:after="0" w:line="240" w:lineRule="auto"/>
              <w:rPr>
                <w:del w:id="781" w:author="Qizhou Duan" w:date="2024-02-09T11:30:00Z"/>
                <w:rFonts w:ascii="Times New Roman" w:eastAsia="Calibri" w:hAnsi="Times New Roman" w:cs="Times New Roman"/>
                <w:sz w:val="18"/>
                <w:szCs w:val="18"/>
              </w:rPr>
              <w:pPrChange w:id="782" w:author="Qizhou Duan" w:date="2024-02-09T11:30:00Z">
                <w:pPr/>
              </w:pPrChange>
            </w:pPr>
            <w:del w:id="783" w:author="Qizhou Duan" w:date="2024-02-09T11:30:00Z">
              <w:r w:rsidDel="00CB1085">
                <w:rPr>
                  <w:rFonts w:ascii="Times New Roman" w:eastAsia="Calibri" w:hAnsi="Times New Roman" w:cs="Times New Roman"/>
                  <w:b w:val="0"/>
                  <w:bCs w:val="0"/>
                  <w:sz w:val="18"/>
                  <w:szCs w:val="18"/>
                </w:rPr>
                <w:delText>Morales et al.</w:delText>
              </w:r>
            </w:del>
          </w:p>
        </w:tc>
        <w:tc>
          <w:tcPr>
            <w:tcW w:w="1080" w:type="dxa"/>
            <w:shd w:val="clear" w:color="auto" w:fill="FFF2CC" w:themeFill="accent4" w:themeFillTint="33"/>
          </w:tcPr>
          <w:p w14:paraId="777DA8F2" w14:textId="3A61219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84" w:author="Qizhou Duan" w:date="2024-02-09T11:30:00Z"/>
                <w:rFonts w:ascii="Times New Roman" w:eastAsia="Calibri" w:hAnsi="Times New Roman" w:cs="Times New Roman"/>
                <w:sz w:val="18"/>
                <w:szCs w:val="18"/>
              </w:rPr>
              <w:pPrChange w:id="78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86" w:author="Qizhou Duan" w:date="2024-02-09T11:30:00Z">
              <w:r w:rsidDel="00CB1085">
                <w:rPr>
                  <w:rFonts w:ascii="Times New Roman" w:eastAsia="Calibri" w:hAnsi="Times New Roman" w:cs="Times New Roman"/>
                  <w:sz w:val="18"/>
                  <w:szCs w:val="18"/>
                </w:rPr>
                <w:delText>2023</w:delText>
              </w:r>
            </w:del>
          </w:p>
        </w:tc>
        <w:tc>
          <w:tcPr>
            <w:tcW w:w="1620" w:type="dxa"/>
            <w:shd w:val="clear" w:color="auto" w:fill="FFF2CC" w:themeFill="accent4" w:themeFillTint="33"/>
          </w:tcPr>
          <w:p w14:paraId="2AC735B7" w14:textId="3E1E021E"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787" w:author="Qizhou Duan" w:date="2024-02-09T11:30:00Z"/>
                <w:rFonts w:ascii="Times New Roman" w:eastAsia="Calibri" w:hAnsi="Times New Roman" w:cs="Times New Roman"/>
                <w:sz w:val="18"/>
                <w:szCs w:val="18"/>
              </w:rPr>
              <w:pPrChange w:id="78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789" w:author="Qizhou Duan" w:date="2024-02-09T11:30:00Z">
              <w:r w:rsidDel="00CB1085">
                <w:rPr>
                  <w:rFonts w:ascii="Times New Roman" w:eastAsia="Calibri" w:hAnsi="Times New Roman" w:cs="Times New Roman"/>
                  <w:sz w:val="18"/>
                  <w:szCs w:val="18"/>
                </w:rPr>
                <w:delText>891</w:delText>
              </w:r>
            </w:del>
          </w:p>
        </w:tc>
        <w:tc>
          <w:tcPr>
            <w:tcW w:w="236" w:type="dxa"/>
            <w:shd w:val="clear" w:color="auto" w:fill="FFF2CC" w:themeFill="accent4" w:themeFillTint="33"/>
          </w:tcPr>
          <w:p w14:paraId="3764733D" w14:textId="2043FBD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90" w:author="Qizhou Duan" w:date="2024-02-09T11:30:00Z"/>
                <w:rFonts w:ascii="Times New Roman" w:eastAsia="Calibri" w:hAnsi="Times New Roman" w:cs="Times New Roman"/>
                <w:sz w:val="18"/>
                <w:szCs w:val="18"/>
              </w:rPr>
              <w:pPrChange w:id="79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23A5C91F" w14:textId="48F539B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92" w:author="Qizhou Duan" w:date="2024-02-09T11:30:00Z"/>
                <w:rFonts w:ascii="Times New Roman" w:eastAsia="Calibri" w:hAnsi="Times New Roman" w:cs="Times New Roman"/>
                <w:sz w:val="18"/>
                <w:szCs w:val="18"/>
              </w:rPr>
              <w:pPrChange w:id="79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94" w:author="Qizhou Duan" w:date="2024-02-09T11:30:00Z">
              <w:r w:rsidDel="00CB1085">
                <w:rPr>
                  <w:rFonts w:ascii="Times New Roman" w:eastAsia="Calibri" w:hAnsi="Times New Roman" w:cs="Times New Roman"/>
                  <w:sz w:val="18"/>
                  <w:szCs w:val="18"/>
                </w:rPr>
                <w:delText>310</w:delText>
              </w:r>
            </w:del>
          </w:p>
        </w:tc>
        <w:tc>
          <w:tcPr>
            <w:tcW w:w="1647" w:type="dxa"/>
            <w:gridSpan w:val="2"/>
            <w:shd w:val="clear" w:color="auto" w:fill="FFF2CC" w:themeFill="accent4" w:themeFillTint="33"/>
          </w:tcPr>
          <w:p w14:paraId="2A217B90" w14:textId="5D5316F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95" w:author="Qizhou Duan" w:date="2024-02-09T11:30:00Z"/>
                <w:rFonts w:ascii="Times New Roman" w:eastAsia="Calibri" w:hAnsi="Times New Roman" w:cs="Times New Roman"/>
                <w:sz w:val="18"/>
                <w:szCs w:val="18"/>
              </w:rPr>
              <w:pPrChange w:id="79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797" w:author="Qizhou Duan" w:date="2024-02-09T11:30:00Z">
              <w:r w:rsidDel="00CB1085">
                <w:rPr>
                  <w:rFonts w:ascii="Times New Roman" w:eastAsia="Calibri" w:hAnsi="Times New Roman" w:cs="Times New Roman"/>
                  <w:sz w:val="18"/>
                  <w:szCs w:val="18"/>
                </w:rPr>
                <w:delText>n/a</w:delText>
              </w:r>
            </w:del>
          </w:p>
        </w:tc>
        <w:tc>
          <w:tcPr>
            <w:tcW w:w="693" w:type="dxa"/>
            <w:gridSpan w:val="2"/>
            <w:shd w:val="clear" w:color="auto" w:fill="FFF2CC" w:themeFill="accent4" w:themeFillTint="33"/>
          </w:tcPr>
          <w:p w14:paraId="618DF9DC" w14:textId="57A48A8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798" w:author="Qizhou Duan" w:date="2024-02-09T11:30:00Z"/>
                <w:rFonts w:ascii="Times New Roman" w:eastAsia="Calibri" w:hAnsi="Times New Roman" w:cs="Times New Roman"/>
                <w:sz w:val="18"/>
                <w:szCs w:val="18"/>
              </w:rPr>
              <w:pPrChange w:id="79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1EB74FC1" w14:textId="7624A71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00" w:author="Qizhou Duan" w:date="2024-02-09T11:30:00Z"/>
                <w:rFonts w:ascii="Times New Roman" w:eastAsia="Calibri" w:hAnsi="Times New Roman" w:cs="Times New Roman"/>
                <w:sz w:val="18"/>
                <w:szCs w:val="18"/>
              </w:rPr>
              <w:pPrChange w:id="80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02" w:author="Qizhou Duan" w:date="2024-02-09T11:30:00Z">
              <w:r w:rsidDel="00CB1085">
                <w:rPr>
                  <w:rFonts w:ascii="Times New Roman" w:eastAsia="Calibri" w:hAnsi="Times New Roman" w:cs="Times New Roman"/>
                  <w:sz w:val="18"/>
                  <w:szCs w:val="18"/>
                </w:rPr>
                <w:delText>n/a</w:delText>
              </w:r>
            </w:del>
          </w:p>
        </w:tc>
        <w:tc>
          <w:tcPr>
            <w:tcW w:w="929" w:type="dxa"/>
            <w:shd w:val="clear" w:color="auto" w:fill="FFF2CC" w:themeFill="accent4" w:themeFillTint="33"/>
          </w:tcPr>
          <w:p w14:paraId="797B68FD" w14:textId="772B967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03" w:author="Qizhou Duan" w:date="2024-02-09T11:30:00Z"/>
                <w:rFonts w:ascii="Times New Roman" w:eastAsia="Calibri" w:hAnsi="Times New Roman" w:cs="Times New Roman"/>
                <w:sz w:val="18"/>
                <w:szCs w:val="18"/>
              </w:rPr>
              <w:pPrChange w:id="80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3888E608" w14:textId="6EA6877A" w:rsidTr="00030A13">
        <w:trPr>
          <w:trHeight w:val="425"/>
          <w:del w:id="80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21888DD1" w14:textId="3ED450F5" w:rsidR="003E31E0" w:rsidDel="00CB1085" w:rsidRDefault="003E31E0" w:rsidP="00CB1085">
            <w:pPr>
              <w:spacing w:after="0" w:line="240" w:lineRule="auto"/>
              <w:rPr>
                <w:del w:id="806" w:author="Qizhou Duan" w:date="2024-02-09T11:30:00Z"/>
                <w:rFonts w:ascii="Times New Roman" w:eastAsia="Calibri" w:hAnsi="Times New Roman" w:cs="Times New Roman"/>
                <w:sz w:val="18"/>
                <w:szCs w:val="18"/>
              </w:rPr>
              <w:pPrChange w:id="807" w:author="Qizhou Duan" w:date="2024-02-09T11:30:00Z">
                <w:pPr/>
              </w:pPrChange>
            </w:pPr>
            <w:del w:id="808" w:author="Qizhou Duan" w:date="2024-02-09T11:30:00Z">
              <w:r w:rsidDel="00CB1085">
                <w:rPr>
                  <w:rFonts w:ascii="Times New Roman" w:eastAsia="Calibri" w:hAnsi="Times New Roman" w:cs="Times New Roman"/>
                  <w:b w:val="0"/>
                  <w:bCs w:val="0"/>
                  <w:sz w:val="18"/>
                  <w:szCs w:val="18"/>
                </w:rPr>
                <w:delText>Northfield</w:delText>
              </w:r>
              <w:r w:rsidR="0056404C" w:rsidDel="00CB1085">
                <w:rPr>
                  <w:rFonts w:ascii="Times New Roman" w:eastAsia="Calibri" w:hAnsi="Times New Roman" w:cs="Times New Roman"/>
                  <w:b w:val="0"/>
                  <w:bCs w:val="0"/>
                  <w:sz w:val="18"/>
                  <w:szCs w:val="18"/>
                </w:rPr>
                <w:delText>_&amp;_</w:delText>
              </w:r>
              <w:r w:rsidDel="00CB1085">
                <w:rPr>
                  <w:rFonts w:ascii="Times New Roman" w:eastAsia="Calibri" w:hAnsi="Times New Roman" w:cs="Times New Roman"/>
                  <w:b w:val="0"/>
                  <w:bCs w:val="0"/>
                  <w:sz w:val="18"/>
                  <w:szCs w:val="18"/>
                </w:rPr>
                <w:delText>Johnston</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0EB55D0D" w14:textId="1D67F817"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09" w:author="Qizhou Duan" w:date="2024-02-09T11:30:00Z"/>
                <w:rFonts w:ascii="Times New Roman" w:eastAsia="Calibri" w:hAnsi="Times New Roman" w:cs="Times New Roman"/>
                <w:sz w:val="18"/>
                <w:szCs w:val="18"/>
              </w:rPr>
              <w:pPrChange w:id="81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11" w:author="Qizhou Duan" w:date="2024-02-09T11:30:00Z">
              <w:r w:rsidDel="00CB1085">
                <w:rPr>
                  <w:rFonts w:ascii="Times New Roman" w:eastAsia="Calibri" w:hAnsi="Times New Roman" w:cs="Times New Roman"/>
                  <w:sz w:val="18"/>
                  <w:szCs w:val="18"/>
                </w:rPr>
                <w:delText>2021</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5EBF7232" w14:textId="364D6589"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812" w:author="Qizhou Duan" w:date="2024-02-09T11:30:00Z"/>
                <w:rFonts w:ascii="Times New Roman" w:eastAsia="Calibri" w:hAnsi="Times New Roman" w:cs="Times New Roman"/>
                <w:sz w:val="18"/>
                <w:szCs w:val="18"/>
              </w:rPr>
              <w:pPrChange w:id="81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814" w:author="Qizhou Duan" w:date="2024-02-09T11:30:00Z">
              <w:r w:rsidDel="00CB1085">
                <w:rPr>
                  <w:rFonts w:ascii="Times New Roman" w:eastAsia="Calibri" w:hAnsi="Times New Roman" w:cs="Times New Roman"/>
                  <w:sz w:val="18"/>
                  <w:szCs w:val="18"/>
                </w:rPr>
                <w:delText>296</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718CC406" w14:textId="523D01A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15" w:author="Qizhou Duan" w:date="2024-02-09T11:30:00Z"/>
                <w:rFonts w:ascii="Times New Roman" w:eastAsia="Calibri" w:hAnsi="Times New Roman" w:cs="Times New Roman"/>
                <w:sz w:val="18"/>
                <w:szCs w:val="18"/>
              </w:rPr>
              <w:pPrChange w:id="81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0490E8B" w14:textId="12BFDA1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17" w:author="Qizhou Duan" w:date="2024-02-09T11:30:00Z"/>
                <w:rFonts w:ascii="Times New Roman" w:eastAsia="Calibri" w:hAnsi="Times New Roman" w:cs="Times New Roman"/>
                <w:sz w:val="18"/>
                <w:szCs w:val="18"/>
              </w:rPr>
              <w:pPrChange w:id="81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19" w:author="Qizhou Duan" w:date="2024-02-09T11:30:00Z">
              <w:r w:rsidDel="00CB1085">
                <w:rPr>
                  <w:rFonts w:ascii="Times New Roman" w:eastAsia="Calibri" w:hAnsi="Times New Roman" w:cs="Times New Roman"/>
                  <w:sz w:val="18"/>
                  <w:szCs w:val="18"/>
                </w:rPr>
                <w:delText>41.20</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DBFC7C8" w14:textId="3E2F22A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20" w:author="Qizhou Duan" w:date="2024-02-09T11:30:00Z"/>
                <w:rFonts w:ascii="Times New Roman" w:eastAsia="Calibri" w:hAnsi="Times New Roman" w:cs="Times New Roman"/>
                <w:sz w:val="18"/>
                <w:szCs w:val="18"/>
              </w:rPr>
              <w:pPrChange w:id="82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22" w:author="Qizhou Duan" w:date="2024-02-09T11:30:00Z">
              <w:r w:rsidDel="00CB1085">
                <w:rPr>
                  <w:rFonts w:ascii="Times New Roman" w:eastAsia="Calibri" w:hAnsi="Times New Roman" w:cs="Times New Roman"/>
                  <w:sz w:val="18"/>
                  <w:szCs w:val="18"/>
                </w:rPr>
                <w:delText>39.7</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516022F7" w14:textId="3151AE9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23" w:author="Qizhou Duan" w:date="2024-02-09T11:30:00Z"/>
                <w:rFonts w:ascii="Times New Roman" w:eastAsia="Calibri" w:hAnsi="Times New Roman" w:cs="Times New Roman"/>
                <w:sz w:val="18"/>
                <w:szCs w:val="18"/>
              </w:rPr>
              <w:pPrChange w:id="82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2A395D" w14:textId="77DA2F9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25" w:author="Qizhou Duan" w:date="2024-02-09T11:30:00Z"/>
                <w:rFonts w:ascii="Times New Roman" w:eastAsia="Calibri" w:hAnsi="Times New Roman" w:cs="Times New Roman"/>
                <w:sz w:val="18"/>
                <w:szCs w:val="18"/>
              </w:rPr>
              <w:pPrChange w:id="82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2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1EE7AA9C" w14:textId="08603A3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28" w:author="Qizhou Duan" w:date="2024-02-09T11:30:00Z"/>
                <w:rFonts w:ascii="Times New Roman" w:eastAsia="Calibri" w:hAnsi="Times New Roman" w:cs="Times New Roman"/>
                <w:sz w:val="18"/>
                <w:szCs w:val="18"/>
              </w:rPr>
              <w:pPrChange w:id="82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022E94BA" w14:textId="1E7EDC71" w:rsidTr="00030A13">
        <w:trPr>
          <w:trHeight w:val="437"/>
          <w:del w:id="83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6EDA60E" w14:textId="24AA7816" w:rsidR="003E31E0" w:rsidDel="00CB1085" w:rsidRDefault="003E31E0" w:rsidP="00CB1085">
            <w:pPr>
              <w:spacing w:after="0" w:line="240" w:lineRule="auto"/>
              <w:rPr>
                <w:del w:id="831" w:author="Qizhou Duan" w:date="2024-02-09T11:30:00Z"/>
                <w:rFonts w:ascii="Times New Roman" w:eastAsia="Calibri" w:hAnsi="Times New Roman" w:cs="Times New Roman"/>
                <w:sz w:val="18"/>
                <w:szCs w:val="18"/>
              </w:rPr>
              <w:pPrChange w:id="832" w:author="Qizhou Duan" w:date="2024-02-09T11:30:00Z">
                <w:pPr/>
              </w:pPrChange>
            </w:pPr>
            <w:del w:id="833" w:author="Qizhou Duan" w:date="2024-02-09T11:30:00Z">
              <w:r w:rsidDel="00CB1085">
                <w:rPr>
                  <w:rFonts w:ascii="Times New Roman" w:eastAsia="Calibri" w:hAnsi="Times New Roman" w:cs="Times New Roman"/>
                  <w:b w:val="0"/>
                  <w:bCs w:val="0"/>
                  <w:sz w:val="18"/>
                  <w:szCs w:val="18"/>
                </w:rPr>
                <w:delText>Pietrzak et al.</w:delText>
              </w:r>
            </w:del>
          </w:p>
        </w:tc>
        <w:tc>
          <w:tcPr>
            <w:tcW w:w="1080" w:type="dxa"/>
            <w:shd w:val="clear" w:color="auto" w:fill="FFF2CC" w:themeFill="accent4" w:themeFillTint="33"/>
          </w:tcPr>
          <w:p w14:paraId="16086F89" w14:textId="016B8C6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34" w:author="Qizhou Duan" w:date="2024-02-09T11:30:00Z"/>
                <w:rFonts w:ascii="Times New Roman" w:eastAsia="Calibri" w:hAnsi="Times New Roman" w:cs="Times New Roman"/>
                <w:sz w:val="18"/>
                <w:szCs w:val="18"/>
              </w:rPr>
              <w:pPrChange w:id="83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36" w:author="Qizhou Duan" w:date="2024-02-09T11:30:00Z">
              <w:r w:rsidDel="00CB1085">
                <w:rPr>
                  <w:rFonts w:ascii="Times New Roman" w:eastAsia="Calibri" w:hAnsi="Times New Roman" w:cs="Times New Roman"/>
                  <w:sz w:val="18"/>
                  <w:szCs w:val="18"/>
                </w:rPr>
                <w:delText>2021</w:delText>
              </w:r>
            </w:del>
          </w:p>
        </w:tc>
        <w:tc>
          <w:tcPr>
            <w:tcW w:w="1620" w:type="dxa"/>
            <w:shd w:val="clear" w:color="auto" w:fill="FFF2CC" w:themeFill="accent4" w:themeFillTint="33"/>
          </w:tcPr>
          <w:p w14:paraId="5CAB8567" w14:textId="0973FED4"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837" w:author="Qizhou Duan" w:date="2024-02-09T11:30:00Z"/>
                <w:rFonts w:ascii="Times New Roman" w:eastAsia="Calibri" w:hAnsi="Times New Roman" w:cs="Times New Roman"/>
                <w:sz w:val="18"/>
                <w:szCs w:val="18"/>
              </w:rPr>
              <w:pPrChange w:id="83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839" w:author="Qizhou Duan" w:date="2024-02-09T11:30:00Z">
              <w:r w:rsidDel="00CB1085">
                <w:rPr>
                  <w:rFonts w:ascii="Times New Roman" w:eastAsia="Calibri" w:hAnsi="Times New Roman" w:cs="Times New Roman"/>
                  <w:sz w:val="18"/>
                  <w:szCs w:val="18"/>
                </w:rPr>
                <w:delText>7,860</w:delText>
              </w:r>
            </w:del>
          </w:p>
        </w:tc>
        <w:tc>
          <w:tcPr>
            <w:tcW w:w="236" w:type="dxa"/>
            <w:shd w:val="clear" w:color="auto" w:fill="FFF2CC" w:themeFill="accent4" w:themeFillTint="33"/>
          </w:tcPr>
          <w:p w14:paraId="3B29A7D2" w14:textId="4203CF0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40" w:author="Qizhou Duan" w:date="2024-02-09T11:30:00Z"/>
                <w:rFonts w:ascii="Times New Roman" w:eastAsia="Calibri" w:hAnsi="Times New Roman" w:cs="Times New Roman"/>
                <w:sz w:val="18"/>
                <w:szCs w:val="18"/>
              </w:rPr>
              <w:pPrChange w:id="84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4817F03E" w14:textId="001058B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42" w:author="Qizhou Duan" w:date="2024-02-09T11:30:00Z"/>
                <w:rFonts w:ascii="Times New Roman" w:eastAsia="Calibri" w:hAnsi="Times New Roman" w:cs="Times New Roman"/>
                <w:sz w:val="18"/>
                <w:szCs w:val="18"/>
              </w:rPr>
              <w:pPrChange w:id="84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44" w:author="Qizhou Duan" w:date="2024-02-09T11:30:00Z">
              <w:r w:rsidDel="00CB1085">
                <w:rPr>
                  <w:rFonts w:ascii="Times New Roman" w:eastAsia="Calibri" w:hAnsi="Times New Roman" w:cs="Times New Roman"/>
                  <w:sz w:val="18"/>
                  <w:szCs w:val="18"/>
                </w:rPr>
                <w:delText>91.60</w:delText>
              </w:r>
            </w:del>
          </w:p>
        </w:tc>
        <w:tc>
          <w:tcPr>
            <w:tcW w:w="1647" w:type="dxa"/>
            <w:gridSpan w:val="2"/>
            <w:shd w:val="clear" w:color="auto" w:fill="FFF2CC" w:themeFill="accent4" w:themeFillTint="33"/>
          </w:tcPr>
          <w:p w14:paraId="596842E7" w14:textId="52743B6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45" w:author="Qizhou Duan" w:date="2024-02-09T11:30:00Z"/>
                <w:rFonts w:ascii="Times New Roman" w:eastAsia="Calibri" w:hAnsi="Times New Roman" w:cs="Times New Roman"/>
                <w:sz w:val="18"/>
                <w:szCs w:val="18"/>
              </w:rPr>
              <w:pPrChange w:id="84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47" w:author="Qizhou Duan" w:date="2024-02-09T11:30:00Z">
              <w:r w:rsidDel="00CB1085">
                <w:rPr>
                  <w:rFonts w:ascii="Times New Roman" w:eastAsia="Calibri" w:hAnsi="Times New Roman" w:cs="Times New Roman"/>
                  <w:sz w:val="18"/>
                  <w:szCs w:val="18"/>
                </w:rPr>
                <w:delText>63.3</w:delText>
              </w:r>
            </w:del>
          </w:p>
        </w:tc>
        <w:tc>
          <w:tcPr>
            <w:tcW w:w="693" w:type="dxa"/>
            <w:gridSpan w:val="2"/>
            <w:shd w:val="clear" w:color="auto" w:fill="FFF2CC" w:themeFill="accent4" w:themeFillTint="33"/>
          </w:tcPr>
          <w:p w14:paraId="0FDB8398" w14:textId="5016AE4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48" w:author="Qizhou Duan" w:date="2024-02-09T11:30:00Z"/>
                <w:rFonts w:ascii="Times New Roman" w:eastAsia="Calibri" w:hAnsi="Times New Roman" w:cs="Times New Roman"/>
                <w:sz w:val="18"/>
                <w:szCs w:val="18"/>
              </w:rPr>
              <w:pPrChange w:id="84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7354125E" w14:textId="65DB6D5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50" w:author="Qizhou Duan" w:date="2024-02-09T11:30:00Z"/>
                <w:rFonts w:ascii="Times New Roman" w:eastAsia="Calibri" w:hAnsi="Times New Roman" w:cs="Times New Roman"/>
                <w:sz w:val="18"/>
                <w:szCs w:val="18"/>
              </w:rPr>
              <w:pPrChange w:id="85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52" w:author="Qizhou Duan" w:date="2024-02-09T11:30:00Z">
              <w:r w:rsidDel="00CB1085">
                <w:rPr>
                  <w:rFonts w:ascii="Times New Roman" w:eastAsia="Calibri" w:hAnsi="Times New Roman" w:cs="Times New Roman"/>
                  <w:sz w:val="18"/>
                  <w:szCs w:val="18"/>
                </w:rPr>
                <w:delText>11/9/20-12/19/20</w:delText>
              </w:r>
            </w:del>
          </w:p>
        </w:tc>
        <w:tc>
          <w:tcPr>
            <w:tcW w:w="929" w:type="dxa"/>
            <w:shd w:val="clear" w:color="auto" w:fill="FFF2CC" w:themeFill="accent4" w:themeFillTint="33"/>
          </w:tcPr>
          <w:p w14:paraId="7B518A2B" w14:textId="2DFEAEA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53" w:author="Qizhou Duan" w:date="2024-02-09T11:30:00Z"/>
                <w:rFonts w:ascii="Times New Roman" w:eastAsia="Calibri" w:hAnsi="Times New Roman" w:cs="Times New Roman"/>
                <w:sz w:val="18"/>
                <w:szCs w:val="18"/>
              </w:rPr>
              <w:pPrChange w:id="85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10678D53" w14:textId="0329148F" w:rsidTr="00030A13">
        <w:trPr>
          <w:trHeight w:val="425"/>
          <w:del w:id="85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00C55D9" w14:textId="5877FDDC" w:rsidR="003E31E0" w:rsidDel="00CB1085" w:rsidRDefault="003E31E0" w:rsidP="00CB1085">
            <w:pPr>
              <w:spacing w:after="0" w:line="240" w:lineRule="auto"/>
              <w:rPr>
                <w:del w:id="856" w:author="Qizhou Duan" w:date="2024-02-09T11:30:00Z"/>
                <w:rFonts w:ascii="Times New Roman" w:eastAsia="Calibri" w:hAnsi="Times New Roman" w:cs="Times New Roman"/>
                <w:sz w:val="18"/>
                <w:szCs w:val="18"/>
              </w:rPr>
              <w:pPrChange w:id="857" w:author="Qizhou Duan" w:date="2024-02-09T11:30:00Z">
                <w:pPr/>
              </w:pPrChange>
            </w:pPr>
            <w:del w:id="858" w:author="Qizhou Duan" w:date="2024-02-09T11:30:00Z">
              <w:r w:rsidDel="00CB1085">
                <w:rPr>
                  <w:rFonts w:ascii="Times New Roman" w:eastAsia="Calibri" w:hAnsi="Times New Roman" w:cs="Times New Roman"/>
                  <w:b w:val="0"/>
                  <w:bCs w:val="0"/>
                  <w:sz w:val="18"/>
                  <w:szCs w:val="18"/>
                </w:rPr>
                <w:delText>Prieto-Ursua</w:delText>
              </w:r>
              <w:r w:rsidR="0056404C" w:rsidDel="00CB1085">
                <w:rPr>
                  <w:rFonts w:ascii="Times New Roman" w:eastAsia="Calibri" w:hAnsi="Times New Roman" w:cs="Times New Roman"/>
                  <w:b w:val="0"/>
                  <w:bCs w:val="0"/>
                  <w:sz w:val="18"/>
                  <w:szCs w:val="18"/>
                </w:rPr>
                <w:delText>_&amp;_</w:delText>
              </w:r>
              <w:r w:rsidDel="00CB1085">
                <w:rPr>
                  <w:rFonts w:ascii="Times New Roman" w:eastAsia="Calibri" w:hAnsi="Times New Roman" w:cs="Times New Roman"/>
                  <w:b w:val="0"/>
                  <w:bCs w:val="0"/>
                  <w:sz w:val="18"/>
                  <w:szCs w:val="18"/>
                </w:rPr>
                <w:delText>Jodar</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04463B1B" w14:textId="163E233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59" w:author="Qizhou Duan" w:date="2024-02-09T11:30:00Z"/>
                <w:rFonts w:ascii="Times New Roman" w:eastAsia="Calibri" w:hAnsi="Times New Roman" w:cs="Times New Roman"/>
                <w:sz w:val="18"/>
                <w:szCs w:val="18"/>
              </w:rPr>
              <w:pPrChange w:id="86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61" w:author="Qizhou Duan" w:date="2024-02-09T11:30:00Z">
              <w:r w:rsidDel="00CB1085">
                <w:rPr>
                  <w:rFonts w:ascii="Times New Roman" w:eastAsia="Calibri" w:hAnsi="Times New Roman" w:cs="Times New Roman"/>
                  <w:sz w:val="18"/>
                  <w:szCs w:val="18"/>
                </w:rPr>
                <w:delText>2020</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15563A0D" w14:textId="26EBEEDE"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862" w:author="Qizhou Duan" w:date="2024-02-09T11:30:00Z"/>
                <w:rFonts w:ascii="Times New Roman" w:eastAsia="Calibri" w:hAnsi="Times New Roman" w:cs="Times New Roman"/>
                <w:sz w:val="18"/>
                <w:szCs w:val="18"/>
              </w:rPr>
              <w:pPrChange w:id="86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864" w:author="Qizhou Duan" w:date="2024-02-09T11:30:00Z">
              <w:r w:rsidDel="00CB1085">
                <w:rPr>
                  <w:rFonts w:ascii="Times New Roman" w:eastAsia="Calibri" w:hAnsi="Times New Roman" w:cs="Times New Roman"/>
                  <w:sz w:val="18"/>
                  <w:szCs w:val="18"/>
                </w:rPr>
                <w:delText>1,091</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27FDC3E4" w14:textId="44377DB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65" w:author="Qizhou Duan" w:date="2024-02-09T11:30:00Z"/>
                <w:rFonts w:ascii="Times New Roman" w:eastAsia="Calibri" w:hAnsi="Times New Roman" w:cs="Times New Roman"/>
                <w:sz w:val="18"/>
                <w:szCs w:val="18"/>
              </w:rPr>
              <w:pPrChange w:id="86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D50BA06" w14:textId="34BDAD4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67" w:author="Qizhou Duan" w:date="2024-02-09T11:30:00Z"/>
                <w:rFonts w:ascii="Times New Roman" w:eastAsia="Calibri" w:hAnsi="Times New Roman" w:cs="Times New Roman"/>
                <w:sz w:val="18"/>
                <w:szCs w:val="18"/>
              </w:rPr>
              <w:pPrChange w:id="86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69" w:author="Qizhou Duan" w:date="2024-02-09T11:30:00Z">
              <w:r w:rsidDel="00CB1085">
                <w:rPr>
                  <w:rFonts w:ascii="Times New Roman" w:eastAsia="Calibri" w:hAnsi="Times New Roman" w:cs="Times New Roman"/>
                  <w:sz w:val="18"/>
                  <w:szCs w:val="18"/>
                </w:rPr>
                <w:delText>30.60</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CFD5ADD" w14:textId="5593139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70" w:author="Qizhou Duan" w:date="2024-02-09T11:30:00Z"/>
                <w:rFonts w:ascii="Times New Roman" w:eastAsia="Calibri" w:hAnsi="Times New Roman" w:cs="Times New Roman"/>
                <w:sz w:val="18"/>
                <w:szCs w:val="18"/>
              </w:rPr>
              <w:pPrChange w:id="87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72" w:author="Qizhou Duan" w:date="2024-02-09T11:30:00Z">
              <w:r w:rsidDel="00CB1085">
                <w:rPr>
                  <w:rFonts w:ascii="Times New Roman" w:eastAsia="Calibri" w:hAnsi="Times New Roman" w:cs="Times New Roman"/>
                  <w:sz w:val="18"/>
                  <w:szCs w:val="18"/>
                </w:rPr>
                <w:delText>n/a</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E938C3B" w14:textId="0662C54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73" w:author="Qizhou Duan" w:date="2024-02-09T11:30:00Z"/>
                <w:rFonts w:ascii="Times New Roman" w:eastAsia="Calibri" w:hAnsi="Times New Roman" w:cs="Times New Roman"/>
                <w:sz w:val="18"/>
                <w:szCs w:val="18"/>
              </w:rPr>
              <w:pPrChange w:id="87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D7772E6" w14:textId="287AFFE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75" w:author="Qizhou Duan" w:date="2024-02-09T11:30:00Z"/>
                <w:rFonts w:ascii="Times New Roman" w:eastAsia="Calibri" w:hAnsi="Times New Roman" w:cs="Times New Roman"/>
                <w:sz w:val="18"/>
                <w:szCs w:val="18"/>
              </w:rPr>
              <w:pPrChange w:id="87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7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7A7FB59F" w14:textId="11B90CB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78" w:author="Qizhou Duan" w:date="2024-02-09T11:30:00Z"/>
                <w:rFonts w:ascii="Times New Roman" w:eastAsia="Calibri" w:hAnsi="Times New Roman" w:cs="Times New Roman"/>
                <w:sz w:val="18"/>
                <w:szCs w:val="18"/>
              </w:rPr>
              <w:pPrChange w:id="87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72942F11" w14:textId="1C14ECE9" w:rsidTr="00030A13">
        <w:trPr>
          <w:trHeight w:val="437"/>
          <w:del w:id="88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6FA566AA" w14:textId="4322F020" w:rsidR="003E31E0" w:rsidDel="00CB1085" w:rsidRDefault="003E31E0" w:rsidP="00CB1085">
            <w:pPr>
              <w:spacing w:after="0" w:line="240" w:lineRule="auto"/>
              <w:rPr>
                <w:del w:id="881" w:author="Qizhou Duan" w:date="2024-02-09T11:30:00Z"/>
                <w:rFonts w:ascii="Times New Roman" w:eastAsia="Calibri" w:hAnsi="Times New Roman" w:cs="Times New Roman"/>
                <w:sz w:val="18"/>
                <w:szCs w:val="18"/>
              </w:rPr>
              <w:pPrChange w:id="882" w:author="Qizhou Duan" w:date="2024-02-09T11:30:00Z">
                <w:pPr/>
              </w:pPrChange>
            </w:pPr>
            <w:del w:id="883" w:author="Qizhou Duan" w:date="2024-02-09T11:30:00Z">
              <w:r w:rsidDel="00CB1085">
                <w:rPr>
                  <w:rFonts w:ascii="Times New Roman" w:eastAsia="Calibri" w:hAnsi="Times New Roman" w:cs="Times New Roman"/>
                  <w:b w:val="0"/>
                  <w:bCs w:val="0"/>
                  <w:sz w:val="18"/>
                  <w:szCs w:val="18"/>
                </w:rPr>
                <w:delText>Tu et al.</w:delText>
              </w:r>
            </w:del>
          </w:p>
        </w:tc>
        <w:tc>
          <w:tcPr>
            <w:tcW w:w="1080" w:type="dxa"/>
            <w:shd w:val="clear" w:color="auto" w:fill="FFF2CC" w:themeFill="accent4" w:themeFillTint="33"/>
          </w:tcPr>
          <w:p w14:paraId="37608CD5" w14:textId="1F9B93C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84" w:author="Qizhou Duan" w:date="2024-02-09T11:30:00Z"/>
                <w:rFonts w:ascii="Times New Roman" w:eastAsia="Calibri" w:hAnsi="Times New Roman" w:cs="Times New Roman"/>
                <w:sz w:val="18"/>
                <w:szCs w:val="18"/>
              </w:rPr>
              <w:pPrChange w:id="88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86" w:author="Qizhou Duan" w:date="2024-02-09T11:30:00Z">
              <w:r w:rsidDel="00CB1085">
                <w:rPr>
                  <w:rFonts w:ascii="Times New Roman" w:eastAsia="Calibri" w:hAnsi="Times New Roman" w:cs="Times New Roman"/>
                  <w:sz w:val="18"/>
                  <w:szCs w:val="18"/>
                </w:rPr>
                <w:delText>2023</w:delText>
              </w:r>
            </w:del>
          </w:p>
        </w:tc>
        <w:tc>
          <w:tcPr>
            <w:tcW w:w="1620" w:type="dxa"/>
            <w:shd w:val="clear" w:color="auto" w:fill="FFF2CC" w:themeFill="accent4" w:themeFillTint="33"/>
          </w:tcPr>
          <w:p w14:paraId="0E0791A3" w14:textId="4A888C45"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887" w:author="Qizhou Duan" w:date="2024-02-09T11:30:00Z"/>
                <w:rFonts w:ascii="Times New Roman" w:eastAsia="Calibri" w:hAnsi="Times New Roman" w:cs="Times New Roman"/>
                <w:sz w:val="18"/>
                <w:szCs w:val="18"/>
              </w:rPr>
              <w:pPrChange w:id="88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889" w:author="Qizhou Duan" w:date="2024-02-09T11:30:00Z">
              <w:r w:rsidDel="00CB1085">
                <w:rPr>
                  <w:rFonts w:ascii="Times New Roman" w:eastAsia="Calibri" w:hAnsi="Times New Roman" w:cs="Times New Roman"/>
                  <w:sz w:val="18"/>
                  <w:szCs w:val="18"/>
                </w:rPr>
                <w:delText>290</w:delText>
              </w:r>
            </w:del>
          </w:p>
        </w:tc>
        <w:tc>
          <w:tcPr>
            <w:tcW w:w="236" w:type="dxa"/>
            <w:shd w:val="clear" w:color="auto" w:fill="FFF2CC" w:themeFill="accent4" w:themeFillTint="33"/>
          </w:tcPr>
          <w:p w14:paraId="536ACDEA" w14:textId="737A0FE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90" w:author="Qizhou Duan" w:date="2024-02-09T11:30:00Z"/>
                <w:rFonts w:ascii="Times New Roman" w:eastAsia="Calibri" w:hAnsi="Times New Roman" w:cs="Times New Roman"/>
                <w:sz w:val="18"/>
                <w:szCs w:val="18"/>
              </w:rPr>
              <w:pPrChange w:id="89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436A7096" w14:textId="004882D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92" w:author="Qizhou Duan" w:date="2024-02-09T11:30:00Z"/>
                <w:rFonts w:ascii="Times New Roman" w:eastAsia="Calibri" w:hAnsi="Times New Roman" w:cs="Times New Roman"/>
                <w:sz w:val="18"/>
                <w:szCs w:val="18"/>
              </w:rPr>
              <w:pPrChange w:id="89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94" w:author="Qizhou Duan" w:date="2024-02-09T11:30:00Z">
              <w:r w:rsidDel="00CB1085">
                <w:rPr>
                  <w:rFonts w:ascii="Times New Roman" w:eastAsia="Calibri" w:hAnsi="Times New Roman" w:cs="Times New Roman"/>
                  <w:sz w:val="18"/>
                  <w:szCs w:val="18"/>
                </w:rPr>
                <w:delText>123</w:delText>
              </w:r>
            </w:del>
          </w:p>
        </w:tc>
        <w:tc>
          <w:tcPr>
            <w:tcW w:w="1647" w:type="dxa"/>
            <w:gridSpan w:val="2"/>
            <w:shd w:val="clear" w:color="auto" w:fill="FFF2CC" w:themeFill="accent4" w:themeFillTint="33"/>
          </w:tcPr>
          <w:p w14:paraId="656DF784" w14:textId="38D8AAA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95" w:author="Qizhou Duan" w:date="2024-02-09T11:30:00Z"/>
                <w:rFonts w:ascii="Times New Roman" w:eastAsia="Calibri" w:hAnsi="Times New Roman" w:cs="Times New Roman"/>
                <w:sz w:val="18"/>
                <w:szCs w:val="18"/>
              </w:rPr>
              <w:pPrChange w:id="89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897" w:author="Qizhou Duan" w:date="2024-02-09T11:30:00Z">
              <w:r w:rsidDel="00CB1085">
                <w:rPr>
                  <w:rFonts w:ascii="Times New Roman" w:eastAsia="Calibri" w:hAnsi="Times New Roman" w:cs="Times New Roman"/>
                  <w:sz w:val="18"/>
                  <w:szCs w:val="18"/>
                </w:rPr>
                <w:delText>25-29</w:delText>
              </w:r>
            </w:del>
          </w:p>
        </w:tc>
        <w:tc>
          <w:tcPr>
            <w:tcW w:w="693" w:type="dxa"/>
            <w:gridSpan w:val="2"/>
            <w:shd w:val="clear" w:color="auto" w:fill="FFF2CC" w:themeFill="accent4" w:themeFillTint="33"/>
          </w:tcPr>
          <w:p w14:paraId="46BD78AA" w14:textId="6B176AE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898" w:author="Qizhou Duan" w:date="2024-02-09T11:30:00Z"/>
                <w:rFonts w:ascii="Times New Roman" w:eastAsia="Calibri" w:hAnsi="Times New Roman" w:cs="Times New Roman"/>
                <w:sz w:val="18"/>
                <w:szCs w:val="18"/>
              </w:rPr>
              <w:pPrChange w:id="89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6DCAF94E" w14:textId="0744341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00" w:author="Qizhou Duan" w:date="2024-02-09T11:30:00Z"/>
                <w:rFonts w:ascii="Times New Roman" w:eastAsia="Calibri" w:hAnsi="Times New Roman" w:cs="Times New Roman"/>
                <w:sz w:val="18"/>
                <w:szCs w:val="18"/>
              </w:rPr>
              <w:pPrChange w:id="90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02" w:author="Qizhou Duan" w:date="2024-02-09T11:30:00Z">
              <w:r w:rsidDel="00CB1085">
                <w:rPr>
                  <w:rFonts w:ascii="Times New Roman" w:eastAsia="Calibri" w:hAnsi="Times New Roman" w:cs="Times New Roman"/>
                  <w:sz w:val="18"/>
                  <w:szCs w:val="18"/>
                </w:rPr>
                <w:delText>n/a</w:delText>
              </w:r>
            </w:del>
          </w:p>
        </w:tc>
        <w:tc>
          <w:tcPr>
            <w:tcW w:w="929" w:type="dxa"/>
            <w:shd w:val="clear" w:color="auto" w:fill="FFF2CC" w:themeFill="accent4" w:themeFillTint="33"/>
          </w:tcPr>
          <w:p w14:paraId="1ECB2697" w14:textId="5E8E81C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03" w:author="Qizhou Duan" w:date="2024-02-09T11:30:00Z"/>
                <w:rFonts w:ascii="Times New Roman" w:eastAsia="Calibri" w:hAnsi="Times New Roman" w:cs="Times New Roman"/>
                <w:sz w:val="18"/>
                <w:szCs w:val="18"/>
              </w:rPr>
              <w:pPrChange w:id="90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258D29BF" w14:textId="2486A402" w:rsidTr="00030A13">
        <w:trPr>
          <w:trHeight w:val="425"/>
          <w:del w:id="90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9DE9291" w14:textId="215BDD1A" w:rsidR="003E31E0" w:rsidDel="00CB1085" w:rsidRDefault="003E31E0" w:rsidP="00CB1085">
            <w:pPr>
              <w:spacing w:after="0" w:line="240" w:lineRule="auto"/>
              <w:rPr>
                <w:del w:id="906" w:author="Qizhou Duan" w:date="2024-02-09T11:30:00Z"/>
                <w:rFonts w:ascii="Times New Roman" w:eastAsia="Calibri" w:hAnsi="Times New Roman" w:cs="Times New Roman"/>
                <w:sz w:val="18"/>
                <w:szCs w:val="18"/>
              </w:rPr>
              <w:pPrChange w:id="907" w:author="Qizhou Duan" w:date="2024-02-09T11:30:00Z">
                <w:pPr/>
              </w:pPrChange>
            </w:pPr>
            <w:del w:id="908" w:author="Qizhou Duan" w:date="2024-02-09T11:30:00Z">
              <w:r w:rsidDel="00CB1085">
                <w:rPr>
                  <w:rFonts w:ascii="Times New Roman" w:eastAsia="Calibri" w:hAnsi="Times New Roman" w:cs="Times New Roman"/>
                  <w:b w:val="0"/>
                  <w:bCs w:val="0"/>
                  <w:sz w:val="18"/>
                  <w:szCs w:val="18"/>
                </w:rPr>
                <w:delText>Ulset</w:delText>
              </w:r>
              <w:r w:rsidR="0056404C" w:rsidDel="00CB1085">
                <w:rPr>
                  <w:rFonts w:ascii="Times New Roman" w:eastAsia="Calibri" w:hAnsi="Times New Roman" w:cs="Times New Roman"/>
                  <w:b w:val="0"/>
                  <w:bCs w:val="0"/>
                  <w:sz w:val="18"/>
                  <w:szCs w:val="18"/>
                </w:rPr>
                <w:delText>_&amp;_</w:delText>
              </w:r>
              <w:r w:rsidDel="00CB1085">
                <w:rPr>
                  <w:rFonts w:ascii="Times New Roman" w:eastAsia="Calibri" w:hAnsi="Times New Roman" w:cs="Times New Roman"/>
                  <w:b w:val="0"/>
                  <w:bCs w:val="0"/>
                  <w:sz w:val="18"/>
                  <w:szCs w:val="18"/>
                </w:rPr>
                <w:delText>Soest</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2AA99407" w14:textId="5007CA4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09" w:author="Qizhou Duan" w:date="2024-02-09T11:30:00Z"/>
                <w:rFonts w:ascii="Times New Roman" w:eastAsia="Calibri" w:hAnsi="Times New Roman" w:cs="Times New Roman"/>
                <w:sz w:val="18"/>
                <w:szCs w:val="18"/>
              </w:rPr>
              <w:pPrChange w:id="91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11" w:author="Qizhou Duan" w:date="2024-02-09T11:30:00Z">
              <w:r w:rsidDel="00CB1085">
                <w:rPr>
                  <w:rFonts w:ascii="Times New Roman" w:eastAsia="Calibri" w:hAnsi="Times New Roman" w:cs="Times New Roman"/>
                  <w:sz w:val="18"/>
                  <w:szCs w:val="18"/>
                </w:rPr>
                <w:delText>2022</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46A091BB" w14:textId="2819BABE"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912" w:author="Qizhou Duan" w:date="2024-02-09T11:30:00Z"/>
                <w:rFonts w:ascii="Times New Roman" w:eastAsia="Calibri" w:hAnsi="Times New Roman" w:cs="Times New Roman"/>
                <w:sz w:val="18"/>
                <w:szCs w:val="18"/>
              </w:rPr>
              <w:pPrChange w:id="91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914" w:author="Qizhou Duan" w:date="2024-02-09T11:30:00Z">
              <w:r w:rsidDel="00CB1085">
                <w:rPr>
                  <w:rFonts w:ascii="Times New Roman" w:eastAsia="Calibri" w:hAnsi="Times New Roman" w:cs="Times New Roman"/>
                  <w:sz w:val="18"/>
                  <w:szCs w:val="18"/>
                </w:rPr>
                <w:delText>12,686</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19038DD3" w14:textId="7E1DCDC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15" w:author="Qizhou Duan" w:date="2024-02-09T11:30:00Z"/>
                <w:rFonts w:ascii="Times New Roman" w:eastAsia="Calibri" w:hAnsi="Times New Roman" w:cs="Times New Roman"/>
                <w:sz w:val="18"/>
                <w:szCs w:val="18"/>
              </w:rPr>
              <w:pPrChange w:id="91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386497CB" w14:textId="5270013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17" w:author="Qizhou Duan" w:date="2024-02-09T11:30:00Z"/>
                <w:rFonts w:ascii="Times New Roman" w:eastAsia="Calibri" w:hAnsi="Times New Roman" w:cs="Times New Roman"/>
                <w:sz w:val="18"/>
                <w:szCs w:val="18"/>
              </w:rPr>
              <w:pPrChange w:id="91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19" w:author="Qizhou Duan" w:date="2024-02-09T11:30:00Z">
              <w:r w:rsidDel="00CB1085">
                <w:rPr>
                  <w:rFonts w:ascii="Times New Roman" w:eastAsia="Calibri" w:hAnsi="Times New Roman" w:cs="Times New Roman"/>
                  <w:sz w:val="18"/>
                  <w:szCs w:val="18"/>
                </w:rPr>
                <w:delText>43.6</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6200CCF" w14:textId="42FAC841"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20" w:author="Qizhou Duan" w:date="2024-02-09T11:30:00Z"/>
                <w:rFonts w:ascii="Times New Roman" w:eastAsia="Calibri" w:hAnsi="Times New Roman" w:cs="Times New Roman"/>
                <w:sz w:val="18"/>
                <w:szCs w:val="18"/>
              </w:rPr>
              <w:pPrChange w:id="92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22" w:author="Qizhou Duan" w:date="2024-02-09T11:30:00Z">
              <w:r w:rsidDel="00CB1085">
                <w:rPr>
                  <w:rFonts w:ascii="Times New Roman" w:eastAsia="Calibri" w:hAnsi="Times New Roman" w:cs="Times New Roman"/>
                  <w:sz w:val="18"/>
                  <w:szCs w:val="18"/>
                </w:rPr>
                <w:delText>n/a</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6980E4F" w14:textId="29E142D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23" w:author="Qizhou Duan" w:date="2024-02-09T11:30:00Z"/>
                <w:rFonts w:ascii="Times New Roman" w:eastAsia="Calibri" w:hAnsi="Times New Roman" w:cs="Times New Roman"/>
                <w:sz w:val="18"/>
                <w:szCs w:val="18"/>
              </w:rPr>
              <w:pPrChange w:id="92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6269AD83" w14:textId="0174A00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25" w:author="Qizhou Duan" w:date="2024-02-09T11:30:00Z"/>
                <w:rFonts w:ascii="Times New Roman" w:eastAsia="Calibri" w:hAnsi="Times New Roman" w:cs="Times New Roman"/>
                <w:sz w:val="18"/>
                <w:szCs w:val="18"/>
              </w:rPr>
              <w:pPrChange w:id="92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2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0B325901" w14:textId="722C31F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28" w:author="Qizhou Duan" w:date="2024-02-09T11:30:00Z"/>
                <w:rFonts w:ascii="Times New Roman" w:eastAsia="Calibri" w:hAnsi="Times New Roman" w:cs="Times New Roman"/>
                <w:sz w:val="18"/>
                <w:szCs w:val="18"/>
              </w:rPr>
              <w:pPrChange w:id="92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765AEF28" w14:textId="177C62C5" w:rsidTr="00030A13">
        <w:trPr>
          <w:trHeight w:val="437"/>
          <w:del w:id="93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3874893" w14:textId="5204ED9B" w:rsidR="003E31E0" w:rsidDel="00CB1085" w:rsidRDefault="003E31E0" w:rsidP="00CB1085">
            <w:pPr>
              <w:spacing w:after="0" w:line="240" w:lineRule="auto"/>
              <w:rPr>
                <w:del w:id="931" w:author="Qizhou Duan" w:date="2024-02-09T11:30:00Z"/>
                <w:rFonts w:ascii="Times New Roman" w:eastAsia="Calibri" w:hAnsi="Times New Roman" w:cs="Times New Roman"/>
                <w:sz w:val="18"/>
                <w:szCs w:val="18"/>
              </w:rPr>
              <w:pPrChange w:id="932" w:author="Qizhou Duan" w:date="2024-02-09T11:30:00Z">
                <w:pPr/>
              </w:pPrChange>
            </w:pPr>
            <w:del w:id="933" w:author="Qizhou Duan" w:date="2024-02-09T11:30:00Z">
              <w:r w:rsidDel="00CB1085">
                <w:rPr>
                  <w:rFonts w:ascii="Times New Roman" w:eastAsia="Calibri" w:hAnsi="Times New Roman" w:cs="Times New Roman"/>
                  <w:b w:val="0"/>
                  <w:bCs w:val="0"/>
                  <w:sz w:val="18"/>
                  <w:szCs w:val="18"/>
                </w:rPr>
                <w:delText>Vazquez et al.</w:delText>
              </w:r>
            </w:del>
          </w:p>
        </w:tc>
        <w:tc>
          <w:tcPr>
            <w:tcW w:w="1080" w:type="dxa"/>
            <w:shd w:val="clear" w:color="auto" w:fill="FFF2CC" w:themeFill="accent4" w:themeFillTint="33"/>
          </w:tcPr>
          <w:p w14:paraId="67F7EE1D" w14:textId="31CE308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34" w:author="Qizhou Duan" w:date="2024-02-09T11:30:00Z"/>
                <w:rFonts w:ascii="Times New Roman" w:eastAsia="Calibri" w:hAnsi="Times New Roman" w:cs="Times New Roman"/>
                <w:sz w:val="18"/>
                <w:szCs w:val="18"/>
              </w:rPr>
              <w:pPrChange w:id="93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36" w:author="Qizhou Duan" w:date="2024-02-09T11:30:00Z">
              <w:r w:rsidDel="00CB1085">
                <w:rPr>
                  <w:rFonts w:ascii="Times New Roman" w:eastAsia="Calibri" w:hAnsi="Times New Roman" w:cs="Times New Roman"/>
                  <w:sz w:val="18"/>
                  <w:szCs w:val="18"/>
                </w:rPr>
                <w:delText>2021</w:delText>
              </w:r>
            </w:del>
          </w:p>
        </w:tc>
        <w:tc>
          <w:tcPr>
            <w:tcW w:w="1620" w:type="dxa"/>
            <w:shd w:val="clear" w:color="auto" w:fill="FFF2CC" w:themeFill="accent4" w:themeFillTint="33"/>
          </w:tcPr>
          <w:p w14:paraId="2D76D003" w14:textId="63AC5248"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937" w:author="Qizhou Duan" w:date="2024-02-09T11:30:00Z"/>
                <w:rFonts w:ascii="Times New Roman" w:eastAsia="Calibri" w:hAnsi="Times New Roman" w:cs="Times New Roman"/>
                <w:sz w:val="18"/>
                <w:szCs w:val="18"/>
              </w:rPr>
              <w:pPrChange w:id="93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939" w:author="Qizhou Duan" w:date="2024-02-09T11:30:00Z">
              <w:r w:rsidDel="00CB1085">
                <w:rPr>
                  <w:rFonts w:ascii="Times New Roman" w:eastAsia="Calibri" w:hAnsi="Times New Roman" w:cs="Times New Roman"/>
                  <w:sz w:val="18"/>
                  <w:szCs w:val="18"/>
                </w:rPr>
                <w:delText>1,951</w:delText>
              </w:r>
            </w:del>
          </w:p>
        </w:tc>
        <w:tc>
          <w:tcPr>
            <w:tcW w:w="236" w:type="dxa"/>
            <w:shd w:val="clear" w:color="auto" w:fill="FFF2CC" w:themeFill="accent4" w:themeFillTint="33"/>
          </w:tcPr>
          <w:p w14:paraId="4216D822" w14:textId="64DD7E2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40" w:author="Qizhou Duan" w:date="2024-02-09T11:30:00Z"/>
                <w:rFonts w:ascii="Times New Roman" w:eastAsia="Calibri" w:hAnsi="Times New Roman" w:cs="Times New Roman"/>
                <w:sz w:val="18"/>
                <w:szCs w:val="18"/>
              </w:rPr>
              <w:pPrChange w:id="94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016E706A" w14:textId="198F857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42" w:author="Qizhou Duan" w:date="2024-02-09T11:30:00Z"/>
                <w:rFonts w:ascii="Times New Roman" w:eastAsia="Calibri" w:hAnsi="Times New Roman" w:cs="Times New Roman"/>
                <w:sz w:val="18"/>
                <w:szCs w:val="18"/>
              </w:rPr>
              <w:pPrChange w:id="94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44" w:author="Qizhou Duan" w:date="2024-02-09T11:30:00Z">
              <w:r w:rsidDel="00CB1085">
                <w:rPr>
                  <w:rFonts w:ascii="Times New Roman" w:eastAsia="Calibri" w:hAnsi="Times New Roman" w:cs="Times New Roman"/>
                  <w:sz w:val="18"/>
                  <w:szCs w:val="18"/>
                </w:rPr>
                <w:delText>918</w:delText>
              </w:r>
            </w:del>
          </w:p>
        </w:tc>
        <w:tc>
          <w:tcPr>
            <w:tcW w:w="1647" w:type="dxa"/>
            <w:gridSpan w:val="2"/>
            <w:shd w:val="clear" w:color="auto" w:fill="FFF2CC" w:themeFill="accent4" w:themeFillTint="33"/>
          </w:tcPr>
          <w:p w14:paraId="04DB40BE" w14:textId="4F726C9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45" w:author="Qizhou Duan" w:date="2024-02-09T11:30:00Z"/>
                <w:rFonts w:ascii="Times New Roman" w:eastAsia="Calibri" w:hAnsi="Times New Roman" w:cs="Times New Roman"/>
                <w:sz w:val="18"/>
                <w:szCs w:val="18"/>
              </w:rPr>
              <w:pPrChange w:id="94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47" w:author="Qizhou Duan" w:date="2024-02-09T11:30:00Z">
              <w:r w:rsidDel="00CB1085">
                <w:rPr>
                  <w:rFonts w:ascii="Times New Roman" w:eastAsia="Calibri" w:hAnsi="Times New Roman" w:cs="Times New Roman"/>
                  <w:sz w:val="18"/>
                  <w:szCs w:val="18"/>
                </w:rPr>
                <w:delText>45.16</w:delText>
              </w:r>
            </w:del>
          </w:p>
        </w:tc>
        <w:tc>
          <w:tcPr>
            <w:tcW w:w="693" w:type="dxa"/>
            <w:gridSpan w:val="2"/>
            <w:shd w:val="clear" w:color="auto" w:fill="FFF2CC" w:themeFill="accent4" w:themeFillTint="33"/>
          </w:tcPr>
          <w:p w14:paraId="6A4F6F45" w14:textId="73BC81D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48" w:author="Qizhou Duan" w:date="2024-02-09T11:30:00Z"/>
                <w:rFonts w:ascii="Times New Roman" w:eastAsia="Calibri" w:hAnsi="Times New Roman" w:cs="Times New Roman"/>
                <w:sz w:val="18"/>
                <w:szCs w:val="18"/>
              </w:rPr>
              <w:pPrChange w:id="94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046CA2E3" w14:textId="20C5CBC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50" w:author="Qizhou Duan" w:date="2024-02-09T11:30:00Z"/>
                <w:rFonts w:ascii="Times New Roman" w:eastAsia="Calibri" w:hAnsi="Times New Roman" w:cs="Times New Roman"/>
                <w:sz w:val="18"/>
                <w:szCs w:val="18"/>
              </w:rPr>
              <w:pPrChange w:id="95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52" w:author="Qizhou Duan" w:date="2024-02-09T11:30:00Z">
              <w:r w:rsidDel="00CB1085">
                <w:rPr>
                  <w:rFonts w:ascii="Times New Roman" w:eastAsia="Calibri" w:hAnsi="Times New Roman" w:cs="Times New Roman"/>
                  <w:sz w:val="18"/>
                  <w:szCs w:val="18"/>
                </w:rPr>
                <w:delText>n/a</w:delText>
              </w:r>
            </w:del>
          </w:p>
        </w:tc>
        <w:tc>
          <w:tcPr>
            <w:tcW w:w="929" w:type="dxa"/>
            <w:shd w:val="clear" w:color="auto" w:fill="FFF2CC" w:themeFill="accent4" w:themeFillTint="33"/>
          </w:tcPr>
          <w:p w14:paraId="56B19982" w14:textId="5F27DDF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53" w:author="Qizhou Duan" w:date="2024-02-09T11:30:00Z"/>
                <w:rFonts w:ascii="Times New Roman" w:eastAsia="Calibri" w:hAnsi="Times New Roman" w:cs="Times New Roman"/>
                <w:sz w:val="18"/>
                <w:szCs w:val="18"/>
              </w:rPr>
              <w:pPrChange w:id="95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4C1DB2C1" w14:textId="551206ED" w:rsidTr="00030A13">
        <w:trPr>
          <w:trHeight w:val="425"/>
          <w:del w:id="95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995D70E" w14:textId="22A72A1B" w:rsidR="003E31E0" w:rsidDel="00CB1085" w:rsidRDefault="003E31E0" w:rsidP="00CB1085">
            <w:pPr>
              <w:spacing w:after="0" w:line="240" w:lineRule="auto"/>
              <w:rPr>
                <w:del w:id="956" w:author="Qizhou Duan" w:date="2024-02-09T11:30:00Z"/>
                <w:rFonts w:ascii="Times New Roman" w:eastAsia="Calibri" w:hAnsi="Times New Roman" w:cs="Times New Roman"/>
                <w:sz w:val="18"/>
                <w:szCs w:val="18"/>
              </w:rPr>
              <w:pPrChange w:id="957" w:author="Qizhou Duan" w:date="2024-02-09T11:30:00Z">
                <w:pPr/>
              </w:pPrChange>
            </w:pPr>
            <w:del w:id="958" w:author="Qizhou Duan" w:date="2024-02-09T11:30:00Z">
              <w:r w:rsidDel="00CB1085">
                <w:rPr>
                  <w:rFonts w:ascii="Times New Roman" w:eastAsia="Calibri" w:hAnsi="Times New Roman" w:cs="Times New Roman"/>
                  <w:b w:val="0"/>
                  <w:bCs w:val="0"/>
                  <w:sz w:val="18"/>
                  <w:szCs w:val="18"/>
                </w:rPr>
                <w:delText>Wang et al.</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246801F0" w14:textId="6701C30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59" w:author="Qizhou Duan" w:date="2024-02-09T11:30:00Z"/>
                <w:rFonts w:ascii="Times New Roman" w:eastAsia="Calibri" w:hAnsi="Times New Roman" w:cs="Times New Roman"/>
                <w:sz w:val="18"/>
                <w:szCs w:val="18"/>
              </w:rPr>
              <w:pPrChange w:id="96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61" w:author="Qizhou Duan" w:date="2024-02-09T11:30:00Z">
              <w:r w:rsidDel="00CB1085">
                <w:rPr>
                  <w:rFonts w:ascii="Times New Roman" w:eastAsia="Calibri" w:hAnsi="Times New Roman" w:cs="Times New Roman"/>
                  <w:sz w:val="18"/>
                  <w:szCs w:val="18"/>
                </w:rPr>
                <w:delText>2023</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F2376" w14:textId="521A0F51"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962" w:author="Qizhou Duan" w:date="2024-02-09T11:30:00Z"/>
                <w:rFonts w:ascii="Times New Roman" w:eastAsia="Calibri" w:hAnsi="Times New Roman" w:cs="Times New Roman"/>
                <w:sz w:val="18"/>
                <w:szCs w:val="18"/>
              </w:rPr>
              <w:pPrChange w:id="96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964" w:author="Qizhou Duan" w:date="2024-02-09T11:30:00Z">
              <w:r w:rsidDel="00CB1085">
                <w:rPr>
                  <w:rFonts w:ascii="Times New Roman" w:eastAsia="Calibri" w:hAnsi="Times New Roman" w:cs="Times New Roman"/>
                  <w:sz w:val="18"/>
                  <w:szCs w:val="18"/>
                </w:rPr>
                <w:delText>100</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56A04673" w14:textId="4CCA652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65" w:author="Qizhou Duan" w:date="2024-02-09T11:30:00Z"/>
                <w:rFonts w:ascii="Times New Roman" w:eastAsia="Calibri" w:hAnsi="Times New Roman" w:cs="Times New Roman"/>
                <w:sz w:val="18"/>
                <w:szCs w:val="18"/>
              </w:rPr>
              <w:pPrChange w:id="96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BB88C9" w14:textId="6BAFAE7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67" w:author="Qizhou Duan" w:date="2024-02-09T11:30:00Z"/>
                <w:rFonts w:ascii="Times New Roman" w:eastAsia="Calibri" w:hAnsi="Times New Roman" w:cs="Times New Roman"/>
                <w:sz w:val="18"/>
                <w:szCs w:val="18"/>
              </w:rPr>
              <w:pPrChange w:id="96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69" w:author="Qizhou Duan" w:date="2024-02-09T11:30:00Z">
              <w:r w:rsidDel="00CB1085">
                <w:rPr>
                  <w:rFonts w:ascii="Times New Roman" w:eastAsia="Calibri" w:hAnsi="Times New Roman" w:cs="Times New Roman"/>
                  <w:sz w:val="18"/>
                  <w:szCs w:val="18"/>
                </w:rPr>
                <w:delText>n/a</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E7B6D25" w14:textId="7A48CF9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70" w:author="Qizhou Duan" w:date="2024-02-09T11:30:00Z"/>
                <w:rFonts w:ascii="Times New Roman" w:eastAsia="Calibri" w:hAnsi="Times New Roman" w:cs="Times New Roman"/>
                <w:sz w:val="18"/>
                <w:szCs w:val="18"/>
              </w:rPr>
              <w:pPrChange w:id="97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72" w:author="Qizhou Duan" w:date="2024-02-09T11:30:00Z">
              <w:r w:rsidDel="00CB1085">
                <w:rPr>
                  <w:rFonts w:ascii="Times New Roman" w:eastAsia="Calibri" w:hAnsi="Times New Roman" w:cs="Times New Roman"/>
                  <w:sz w:val="18"/>
                  <w:szCs w:val="18"/>
                </w:rPr>
                <w:delText>22.42</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0171462" w14:textId="565125C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73" w:author="Qizhou Duan" w:date="2024-02-09T11:30:00Z"/>
                <w:rFonts w:ascii="Times New Roman" w:eastAsia="Calibri" w:hAnsi="Times New Roman" w:cs="Times New Roman"/>
                <w:sz w:val="18"/>
                <w:szCs w:val="18"/>
              </w:rPr>
              <w:pPrChange w:id="97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75DBD3" w14:textId="4026261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75" w:author="Qizhou Duan" w:date="2024-02-09T11:30:00Z"/>
                <w:rFonts w:ascii="Times New Roman" w:eastAsia="Calibri" w:hAnsi="Times New Roman" w:cs="Times New Roman"/>
                <w:sz w:val="18"/>
                <w:szCs w:val="18"/>
              </w:rPr>
              <w:pPrChange w:id="97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7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747F20E4" w14:textId="1290B8E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78" w:author="Qizhou Duan" w:date="2024-02-09T11:30:00Z"/>
                <w:rFonts w:ascii="Times New Roman" w:eastAsia="Calibri" w:hAnsi="Times New Roman" w:cs="Times New Roman"/>
                <w:sz w:val="18"/>
                <w:szCs w:val="18"/>
              </w:rPr>
              <w:pPrChange w:id="97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28334FAE" w14:textId="0D54214F" w:rsidTr="00030A13">
        <w:trPr>
          <w:trHeight w:val="437"/>
          <w:del w:id="98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A5F6D8E" w14:textId="3E7B5878" w:rsidR="003E31E0" w:rsidDel="00CB1085" w:rsidRDefault="003E31E0" w:rsidP="00CB1085">
            <w:pPr>
              <w:spacing w:after="0" w:line="240" w:lineRule="auto"/>
              <w:rPr>
                <w:del w:id="981" w:author="Qizhou Duan" w:date="2024-02-09T11:30:00Z"/>
                <w:rFonts w:ascii="Times New Roman" w:eastAsia="Calibri" w:hAnsi="Times New Roman" w:cs="Times New Roman"/>
                <w:sz w:val="18"/>
                <w:szCs w:val="18"/>
              </w:rPr>
              <w:pPrChange w:id="982" w:author="Qizhou Duan" w:date="2024-02-09T11:30:00Z">
                <w:pPr/>
              </w:pPrChange>
            </w:pPr>
            <w:del w:id="983" w:author="Qizhou Duan" w:date="2024-02-09T11:30:00Z">
              <w:r w:rsidDel="00CB1085">
                <w:rPr>
                  <w:rFonts w:ascii="Times New Roman" w:eastAsia="Calibri" w:hAnsi="Times New Roman" w:cs="Times New Roman"/>
                  <w:b w:val="0"/>
                  <w:bCs w:val="0"/>
                  <w:sz w:val="18"/>
                  <w:szCs w:val="18"/>
                </w:rPr>
                <w:delText>Willey et al.</w:delText>
              </w:r>
            </w:del>
          </w:p>
        </w:tc>
        <w:tc>
          <w:tcPr>
            <w:tcW w:w="1080" w:type="dxa"/>
            <w:shd w:val="clear" w:color="auto" w:fill="FFF2CC" w:themeFill="accent4" w:themeFillTint="33"/>
          </w:tcPr>
          <w:p w14:paraId="29FAB974" w14:textId="50ECBF6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84" w:author="Qizhou Duan" w:date="2024-02-09T11:30:00Z"/>
                <w:rFonts w:ascii="Times New Roman" w:eastAsia="Calibri" w:hAnsi="Times New Roman" w:cs="Times New Roman"/>
                <w:sz w:val="18"/>
                <w:szCs w:val="18"/>
              </w:rPr>
              <w:pPrChange w:id="98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86" w:author="Qizhou Duan" w:date="2024-02-09T11:30:00Z">
              <w:r w:rsidDel="00CB1085">
                <w:rPr>
                  <w:rFonts w:ascii="Times New Roman" w:eastAsia="Calibri" w:hAnsi="Times New Roman" w:cs="Times New Roman"/>
                  <w:sz w:val="18"/>
                  <w:szCs w:val="18"/>
                </w:rPr>
                <w:delText>2022</w:delText>
              </w:r>
            </w:del>
          </w:p>
        </w:tc>
        <w:tc>
          <w:tcPr>
            <w:tcW w:w="1620" w:type="dxa"/>
            <w:shd w:val="clear" w:color="auto" w:fill="FFF2CC" w:themeFill="accent4" w:themeFillTint="33"/>
          </w:tcPr>
          <w:p w14:paraId="12A95AF4" w14:textId="106ADC10"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987" w:author="Qizhou Duan" w:date="2024-02-09T11:30:00Z"/>
                <w:rFonts w:ascii="Times New Roman" w:eastAsia="Calibri" w:hAnsi="Times New Roman" w:cs="Times New Roman"/>
                <w:sz w:val="18"/>
                <w:szCs w:val="18"/>
              </w:rPr>
              <w:pPrChange w:id="98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989" w:author="Qizhou Duan" w:date="2024-02-09T11:30:00Z">
              <w:r w:rsidDel="00CB1085">
                <w:rPr>
                  <w:rFonts w:ascii="Times New Roman" w:eastAsia="Calibri" w:hAnsi="Times New Roman" w:cs="Times New Roman"/>
                  <w:sz w:val="18"/>
                  <w:szCs w:val="18"/>
                </w:rPr>
                <w:delText>176</w:delText>
              </w:r>
            </w:del>
          </w:p>
        </w:tc>
        <w:tc>
          <w:tcPr>
            <w:tcW w:w="236" w:type="dxa"/>
            <w:shd w:val="clear" w:color="auto" w:fill="FFF2CC" w:themeFill="accent4" w:themeFillTint="33"/>
          </w:tcPr>
          <w:p w14:paraId="061304E2" w14:textId="6E89051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90" w:author="Qizhou Duan" w:date="2024-02-09T11:30:00Z"/>
                <w:rFonts w:ascii="Times New Roman" w:eastAsia="Calibri" w:hAnsi="Times New Roman" w:cs="Times New Roman"/>
                <w:sz w:val="18"/>
                <w:szCs w:val="18"/>
              </w:rPr>
              <w:pPrChange w:id="99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22AEF518" w14:textId="61B4186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92" w:author="Qizhou Duan" w:date="2024-02-09T11:30:00Z"/>
                <w:rFonts w:ascii="Times New Roman" w:eastAsia="Calibri" w:hAnsi="Times New Roman" w:cs="Times New Roman"/>
                <w:sz w:val="18"/>
                <w:szCs w:val="18"/>
              </w:rPr>
              <w:pPrChange w:id="99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94" w:author="Qizhou Duan" w:date="2024-02-09T11:30:00Z">
              <w:r w:rsidDel="00CB1085">
                <w:rPr>
                  <w:rFonts w:ascii="Times New Roman" w:eastAsia="Calibri" w:hAnsi="Times New Roman" w:cs="Times New Roman"/>
                  <w:sz w:val="18"/>
                  <w:szCs w:val="18"/>
                </w:rPr>
                <w:delText>74</w:delText>
              </w:r>
            </w:del>
          </w:p>
        </w:tc>
        <w:tc>
          <w:tcPr>
            <w:tcW w:w="1647" w:type="dxa"/>
            <w:gridSpan w:val="2"/>
            <w:shd w:val="clear" w:color="auto" w:fill="FFF2CC" w:themeFill="accent4" w:themeFillTint="33"/>
          </w:tcPr>
          <w:p w14:paraId="2CFD6CE4" w14:textId="17F649E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95" w:author="Qizhou Duan" w:date="2024-02-09T11:30:00Z"/>
                <w:rFonts w:ascii="Times New Roman" w:eastAsia="Calibri" w:hAnsi="Times New Roman" w:cs="Times New Roman"/>
                <w:sz w:val="18"/>
                <w:szCs w:val="18"/>
              </w:rPr>
              <w:pPrChange w:id="99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997" w:author="Qizhou Duan" w:date="2024-02-09T11:30:00Z">
              <w:r w:rsidDel="00CB1085">
                <w:rPr>
                  <w:rFonts w:ascii="Times New Roman" w:eastAsia="Calibri" w:hAnsi="Times New Roman" w:cs="Times New Roman"/>
                  <w:sz w:val="18"/>
                  <w:szCs w:val="18"/>
                </w:rPr>
                <w:delText>76.3</w:delText>
              </w:r>
            </w:del>
          </w:p>
        </w:tc>
        <w:tc>
          <w:tcPr>
            <w:tcW w:w="693" w:type="dxa"/>
            <w:gridSpan w:val="2"/>
            <w:shd w:val="clear" w:color="auto" w:fill="FFF2CC" w:themeFill="accent4" w:themeFillTint="33"/>
          </w:tcPr>
          <w:p w14:paraId="11473222" w14:textId="5E7DB9F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998" w:author="Qizhou Duan" w:date="2024-02-09T11:30:00Z"/>
                <w:rFonts w:ascii="Times New Roman" w:eastAsia="Calibri" w:hAnsi="Times New Roman" w:cs="Times New Roman"/>
                <w:sz w:val="18"/>
                <w:szCs w:val="18"/>
              </w:rPr>
              <w:pPrChange w:id="99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735B0AE1" w14:textId="1A06AE9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00" w:author="Qizhou Duan" w:date="2024-02-09T11:30:00Z"/>
                <w:rFonts w:ascii="Times New Roman" w:eastAsia="Calibri" w:hAnsi="Times New Roman" w:cs="Times New Roman"/>
                <w:sz w:val="18"/>
                <w:szCs w:val="18"/>
              </w:rPr>
              <w:pPrChange w:id="100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02" w:author="Qizhou Duan" w:date="2024-02-09T11:30:00Z">
              <w:r w:rsidDel="00CB1085">
                <w:rPr>
                  <w:rFonts w:ascii="Times New Roman" w:eastAsia="Calibri" w:hAnsi="Times New Roman" w:cs="Times New Roman"/>
                  <w:sz w:val="18"/>
                  <w:szCs w:val="18"/>
                </w:rPr>
                <w:delText>n/a</w:delText>
              </w:r>
            </w:del>
          </w:p>
        </w:tc>
        <w:tc>
          <w:tcPr>
            <w:tcW w:w="929" w:type="dxa"/>
            <w:shd w:val="clear" w:color="auto" w:fill="FFF2CC" w:themeFill="accent4" w:themeFillTint="33"/>
          </w:tcPr>
          <w:p w14:paraId="06BD535A" w14:textId="0D6596B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03" w:author="Qizhou Duan" w:date="2024-02-09T11:30:00Z"/>
                <w:rFonts w:ascii="Times New Roman" w:eastAsia="Calibri" w:hAnsi="Times New Roman" w:cs="Times New Roman"/>
                <w:sz w:val="18"/>
                <w:szCs w:val="18"/>
              </w:rPr>
              <w:pPrChange w:id="100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7ECE5B78" w14:textId="7F9643DD" w:rsidTr="00030A13">
        <w:trPr>
          <w:trHeight w:val="425"/>
          <w:del w:id="100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3849197" w14:textId="4B0F8D92" w:rsidR="003E31E0" w:rsidDel="00CB1085" w:rsidRDefault="003E31E0" w:rsidP="00CB1085">
            <w:pPr>
              <w:spacing w:after="0" w:line="240" w:lineRule="auto"/>
              <w:rPr>
                <w:del w:id="1006" w:author="Qizhou Duan" w:date="2024-02-09T11:30:00Z"/>
                <w:rFonts w:ascii="Times New Roman" w:eastAsia="Calibri" w:hAnsi="Times New Roman" w:cs="Times New Roman"/>
                <w:sz w:val="18"/>
                <w:szCs w:val="18"/>
              </w:rPr>
              <w:pPrChange w:id="1007" w:author="Qizhou Duan" w:date="2024-02-09T11:30:00Z">
                <w:pPr/>
              </w:pPrChange>
            </w:pPr>
            <w:del w:id="1008" w:author="Qizhou Duan" w:date="2024-02-09T11:30:00Z">
              <w:r w:rsidDel="00CB1085">
                <w:rPr>
                  <w:rFonts w:ascii="Times New Roman" w:eastAsia="Calibri" w:hAnsi="Times New Roman" w:cs="Times New Roman"/>
                  <w:b w:val="0"/>
                  <w:bCs w:val="0"/>
                  <w:sz w:val="18"/>
                  <w:szCs w:val="18"/>
                </w:rPr>
                <w:delText>Yao et al.</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1FD21D5B" w14:textId="3AAE5C4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09" w:author="Qizhou Duan" w:date="2024-02-09T11:30:00Z"/>
                <w:rFonts w:ascii="Times New Roman" w:eastAsia="Calibri" w:hAnsi="Times New Roman" w:cs="Times New Roman"/>
                <w:sz w:val="18"/>
                <w:szCs w:val="18"/>
              </w:rPr>
              <w:pPrChange w:id="101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11" w:author="Qizhou Duan" w:date="2024-02-09T11:30:00Z">
              <w:r w:rsidDel="00CB1085">
                <w:rPr>
                  <w:rFonts w:ascii="Times New Roman" w:eastAsia="Calibri" w:hAnsi="Times New Roman" w:cs="Times New Roman"/>
                  <w:sz w:val="18"/>
                  <w:szCs w:val="18"/>
                </w:rPr>
                <w:delText>2023</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5ABCFB2E" w14:textId="0D4DF458"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1012" w:author="Qizhou Duan" w:date="2024-02-09T11:30:00Z"/>
                <w:rFonts w:ascii="Times New Roman" w:eastAsia="Calibri" w:hAnsi="Times New Roman" w:cs="Times New Roman"/>
                <w:sz w:val="18"/>
                <w:szCs w:val="18"/>
              </w:rPr>
              <w:pPrChange w:id="101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1014" w:author="Qizhou Duan" w:date="2024-02-09T11:30:00Z">
              <w:r w:rsidDel="00CB1085">
                <w:rPr>
                  <w:rFonts w:ascii="Times New Roman" w:eastAsia="Calibri" w:hAnsi="Times New Roman" w:cs="Times New Roman"/>
                  <w:sz w:val="18"/>
                  <w:szCs w:val="18"/>
                </w:rPr>
                <w:delText>1,512</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1EFD0CB9" w14:textId="02A38A7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15" w:author="Qizhou Duan" w:date="2024-02-09T11:30:00Z"/>
                <w:rFonts w:ascii="Times New Roman" w:eastAsia="Calibri" w:hAnsi="Times New Roman" w:cs="Times New Roman"/>
                <w:sz w:val="18"/>
                <w:szCs w:val="18"/>
              </w:rPr>
              <w:pPrChange w:id="101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CDDD618" w14:textId="26479B0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17" w:author="Qizhou Duan" w:date="2024-02-09T11:30:00Z"/>
                <w:rFonts w:ascii="Times New Roman" w:eastAsia="Calibri" w:hAnsi="Times New Roman" w:cs="Times New Roman"/>
                <w:sz w:val="18"/>
                <w:szCs w:val="18"/>
              </w:rPr>
              <w:pPrChange w:id="101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19" w:author="Qizhou Duan" w:date="2024-02-09T11:30:00Z">
              <w:r w:rsidDel="00CB1085">
                <w:rPr>
                  <w:rFonts w:ascii="Times New Roman" w:eastAsia="Calibri" w:hAnsi="Times New Roman" w:cs="Times New Roman"/>
                  <w:sz w:val="18"/>
                  <w:szCs w:val="18"/>
                </w:rPr>
                <w:delText>6.20</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56B3C1A" w14:textId="7728DFD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20" w:author="Qizhou Duan" w:date="2024-02-09T11:30:00Z"/>
                <w:rFonts w:ascii="Times New Roman" w:eastAsia="Calibri" w:hAnsi="Times New Roman" w:cs="Times New Roman"/>
                <w:sz w:val="18"/>
                <w:szCs w:val="18"/>
              </w:rPr>
              <w:pPrChange w:id="102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22" w:author="Qizhou Duan" w:date="2024-02-09T11:30:00Z">
              <w:r w:rsidDel="00CB1085">
                <w:rPr>
                  <w:rFonts w:ascii="Times New Roman" w:eastAsia="Calibri" w:hAnsi="Times New Roman" w:cs="Times New Roman"/>
                  <w:sz w:val="18"/>
                  <w:szCs w:val="18"/>
                </w:rPr>
                <w:delText>32.46</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DED5BC7" w14:textId="761F823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23" w:author="Qizhou Duan" w:date="2024-02-09T11:30:00Z"/>
                <w:rFonts w:ascii="Times New Roman" w:eastAsia="Calibri" w:hAnsi="Times New Roman" w:cs="Times New Roman"/>
                <w:sz w:val="18"/>
                <w:szCs w:val="18"/>
              </w:rPr>
              <w:pPrChange w:id="102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5E6D330" w14:textId="307EA2E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25" w:author="Qizhou Duan" w:date="2024-02-09T11:30:00Z"/>
                <w:rFonts w:ascii="Times New Roman" w:eastAsia="Calibri" w:hAnsi="Times New Roman" w:cs="Times New Roman"/>
                <w:sz w:val="18"/>
                <w:szCs w:val="18"/>
              </w:rPr>
              <w:pPrChange w:id="102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2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23408F83" w14:textId="053C911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28" w:author="Qizhou Duan" w:date="2024-02-09T11:30:00Z"/>
                <w:rFonts w:ascii="Times New Roman" w:eastAsia="Calibri" w:hAnsi="Times New Roman" w:cs="Times New Roman"/>
                <w:sz w:val="18"/>
                <w:szCs w:val="18"/>
              </w:rPr>
              <w:pPrChange w:id="102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5CD07E06" w14:textId="1F762549" w:rsidTr="00030A13">
        <w:trPr>
          <w:trHeight w:val="437"/>
          <w:del w:id="103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4D98045A" w14:textId="6E051FE0" w:rsidR="003E31E0" w:rsidDel="00CB1085" w:rsidRDefault="003E31E0" w:rsidP="00CB1085">
            <w:pPr>
              <w:spacing w:after="0" w:line="240" w:lineRule="auto"/>
              <w:rPr>
                <w:del w:id="1031" w:author="Qizhou Duan" w:date="2024-02-09T11:30:00Z"/>
                <w:rFonts w:ascii="Times New Roman" w:eastAsia="Calibri" w:hAnsi="Times New Roman" w:cs="Times New Roman"/>
                <w:sz w:val="18"/>
                <w:szCs w:val="18"/>
              </w:rPr>
              <w:pPrChange w:id="1032" w:author="Qizhou Duan" w:date="2024-02-09T11:30:00Z">
                <w:pPr/>
              </w:pPrChange>
            </w:pPr>
            <w:del w:id="1033" w:author="Qizhou Duan" w:date="2024-02-09T11:30:00Z">
              <w:r w:rsidDel="00CB1085">
                <w:rPr>
                  <w:rFonts w:ascii="Times New Roman" w:eastAsia="Calibri" w:hAnsi="Times New Roman" w:cs="Times New Roman"/>
                  <w:b w:val="0"/>
                  <w:bCs w:val="0"/>
                  <w:sz w:val="18"/>
                  <w:szCs w:val="18"/>
                </w:rPr>
                <w:delText>Yeung et al.</w:delText>
              </w:r>
            </w:del>
          </w:p>
        </w:tc>
        <w:tc>
          <w:tcPr>
            <w:tcW w:w="1080" w:type="dxa"/>
            <w:shd w:val="clear" w:color="auto" w:fill="FFF2CC" w:themeFill="accent4" w:themeFillTint="33"/>
          </w:tcPr>
          <w:p w14:paraId="5BEBD0FA" w14:textId="2C31C97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34" w:author="Qizhou Duan" w:date="2024-02-09T11:30:00Z"/>
                <w:rFonts w:ascii="Times New Roman" w:eastAsia="Calibri" w:hAnsi="Times New Roman" w:cs="Times New Roman"/>
                <w:sz w:val="18"/>
                <w:szCs w:val="18"/>
              </w:rPr>
              <w:pPrChange w:id="103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36" w:author="Qizhou Duan" w:date="2024-02-09T11:30:00Z">
              <w:r w:rsidDel="00CB1085">
                <w:rPr>
                  <w:rFonts w:ascii="Times New Roman" w:eastAsia="Calibri" w:hAnsi="Times New Roman" w:cs="Times New Roman"/>
                  <w:sz w:val="18"/>
                  <w:szCs w:val="18"/>
                </w:rPr>
                <w:delText>2022</w:delText>
              </w:r>
            </w:del>
          </w:p>
        </w:tc>
        <w:tc>
          <w:tcPr>
            <w:tcW w:w="1620" w:type="dxa"/>
            <w:shd w:val="clear" w:color="auto" w:fill="FFF2CC" w:themeFill="accent4" w:themeFillTint="33"/>
          </w:tcPr>
          <w:p w14:paraId="00BCF053" w14:textId="04AA0ADE"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1037" w:author="Qizhou Duan" w:date="2024-02-09T11:30:00Z"/>
                <w:rFonts w:ascii="Times New Roman" w:eastAsia="Calibri" w:hAnsi="Times New Roman" w:cs="Times New Roman"/>
                <w:sz w:val="18"/>
                <w:szCs w:val="18"/>
              </w:rPr>
              <w:pPrChange w:id="103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1039" w:author="Qizhou Duan" w:date="2024-02-09T11:30:00Z">
              <w:r w:rsidDel="00CB1085">
                <w:rPr>
                  <w:rFonts w:ascii="Times New Roman" w:eastAsia="Calibri" w:hAnsi="Times New Roman" w:cs="Times New Roman"/>
                  <w:sz w:val="18"/>
                  <w:szCs w:val="18"/>
                </w:rPr>
                <w:delText>1,510</w:delText>
              </w:r>
            </w:del>
          </w:p>
        </w:tc>
        <w:tc>
          <w:tcPr>
            <w:tcW w:w="236" w:type="dxa"/>
            <w:shd w:val="clear" w:color="auto" w:fill="FFF2CC" w:themeFill="accent4" w:themeFillTint="33"/>
          </w:tcPr>
          <w:p w14:paraId="6B5C4A09" w14:textId="0A6F88D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40" w:author="Qizhou Duan" w:date="2024-02-09T11:30:00Z"/>
                <w:rFonts w:ascii="Times New Roman" w:eastAsia="Calibri" w:hAnsi="Times New Roman" w:cs="Times New Roman"/>
                <w:sz w:val="18"/>
                <w:szCs w:val="18"/>
              </w:rPr>
              <w:pPrChange w:id="104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4E9129B7" w14:textId="0894A34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42" w:author="Qizhou Duan" w:date="2024-02-09T11:30:00Z"/>
                <w:rFonts w:ascii="Times New Roman" w:eastAsia="Calibri" w:hAnsi="Times New Roman" w:cs="Times New Roman"/>
                <w:sz w:val="18"/>
                <w:szCs w:val="18"/>
              </w:rPr>
              <w:pPrChange w:id="104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44" w:author="Qizhou Duan" w:date="2024-02-09T11:30:00Z">
              <w:r w:rsidDel="00CB1085">
                <w:rPr>
                  <w:rFonts w:ascii="Times New Roman" w:eastAsia="Calibri" w:hAnsi="Times New Roman" w:cs="Times New Roman"/>
                  <w:sz w:val="18"/>
                  <w:szCs w:val="18"/>
                </w:rPr>
                <w:delText>n/a</w:delText>
              </w:r>
            </w:del>
          </w:p>
        </w:tc>
        <w:tc>
          <w:tcPr>
            <w:tcW w:w="1647" w:type="dxa"/>
            <w:gridSpan w:val="2"/>
            <w:shd w:val="clear" w:color="auto" w:fill="FFF2CC" w:themeFill="accent4" w:themeFillTint="33"/>
          </w:tcPr>
          <w:p w14:paraId="31FA2CD2" w14:textId="65576C5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45" w:author="Qizhou Duan" w:date="2024-02-09T11:30:00Z"/>
                <w:rFonts w:ascii="Times New Roman" w:eastAsia="Calibri" w:hAnsi="Times New Roman" w:cs="Times New Roman"/>
                <w:sz w:val="18"/>
                <w:szCs w:val="18"/>
              </w:rPr>
              <w:pPrChange w:id="104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47" w:author="Qizhou Duan" w:date="2024-02-09T11:30:00Z">
              <w:r w:rsidDel="00CB1085">
                <w:rPr>
                  <w:rFonts w:ascii="Times New Roman" w:eastAsia="Calibri" w:hAnsi="Times New Roman" w:cs="Times New Roman"/>
                  <w:sz w:val="18"/>
                  <w:szCs w:val="18"/>
                </w:rPr>
                <w:delText>36.8</w:delText>
              </w:r>
            </w:del>
          </w:p>
        </w:tc>
        <w:tc>
          <w:tcPr>
            <w:tcW w:w="693" w:type="dxa"/>
            <w:gridSpan w:val="2"/>
            <w:shd w:val="clear" w:color="auto" w:fill="FFF2CC" w:themeFill="accent4" w:themeFillTint="33"/>
          </w:tcPr>
          <w:p w14:paraId="659637DF" w14:textId="65E3990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48" w:author="Qizhou Duan" w:date="2024-02-09T11:30:00Z"/>
                <w:rFonts w:ascii="Times New Roman" w:eastAsia="Calibri" w:hAnsi="Times New Roman" w:cs="Times New Roman"/>
                <w:sz w:val="18"/>
                <w:szCs w:val="18"/>
              </w:rPr>
              <w:pPrChange w:id="104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4EEA6012" w14:textId="7C5394C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50" w:author="Qizhou Duan" w:date="2024-02-09T11:30:00Z"/>
                <w:rFonts w:ascii="Times New Roman" w:eastAsia="Calibri" w:hAnsi="Times New Roman" w:cs="Times New Roman"/>
                <w:sz w:val="18"/>
                <w:szCs w:val="18"/>
              </w:rPr>
              <w:pPrChange w:id="105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52" w:author="Qizhou Duan" w:date="2024-02-09T11:30:00Z">
              <w:r w:rsidDel="00CB1085">
                <w:rPr>
                  <w:rFonts w:ascii="Times New Roman" w:eastAsia="Calibri" w:hAnsi="Times New Roman" w:cs="Times New Roman"/>
                  <w:sz w:val="18"/>
                  <w:szCs w:val="18"/>
                </w:rPr>
                <w:delText>September 20</w:delText>
              </w:r>
              <w:r w:rsidDel="00CB1085">
                <w:rPr>
                  <w:rFonts w:ascii="Times New Roman" w:eastAsia="Calibri" w:hAnsi="Times New Roman" w:cs="Times New Roman"/>
                  <w:sz w:val="18"/>
                  <w:szCs w:val="18"/>
                  <w:vertAlign w:val="superscript"/>
                </w:rPr>
                <w:delText>th</w:delText>
              </w:r>
              <w:r w:rsidDel="00CB1085">
                <w:rPr>
                  <w:rFonts w:ascii="Times New Roman" w:eastAsia="Calibri" w:hAnsi="Times New Roman" w:cs="Times New Roman"/>
                  <w:sz w:val="18"/>
                  <w:szCs w:val="18"/>
                </w:rPr>
                <w:delText xml:space="preserve"> </w:delText>
              </w:r>
            </w:del>
          </w:p>
        </w:tc>
        <w:tc>
          <w:tcPr>
            <w:tcW w:w="929" w:type="dxa"/>
            <w:shd w:val="clear" w:color="auto" w:fill="FFF2CC" w:themeFill="accent4" w:themeFillTint="33"/>
          </w:tcPr>
          <w:p w14:paraId="10746843" w14:textId="2D7FEB6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53" w:author="Qizhou Duan" w:date="2024-02-09T11:30:00Z"/>
                <w:rFonts w:ascii="Times New Roman" w:eastAsia="Calibri" w:hAnsi="Times New Roman" w:cs="Times New Roman"/>
                <w:sz w:val="18"/>
                <w:szCs w:val="18"/>
              </w:rPr>
              <w:pPrChange w:id="105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4B6B67EC" w14:textId="64CF19A9" w:rsidTr="00030A13">
        <w:trPr>
          <w:trHeight w:val="425"/>
          <w:del w:id="105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57F820C" w14:textId="7EAA59D0" w:rsidR="003E31E0" w:rsidDel="00CB1085" w:rsidRDefault="003E31E0" w:rsidP="00CB1085">
            <w:pPr>
              <w:spacing w:after="0" w:line="240" w:lineRule="auto"/>
              <w:rPr>
                <w:del w:id="1056" w:author="Qizhou Duan" w:date="2024-02-09T11:30:00Z"/>
                <w:rFonts w:ascii="Times New Roman" w:eastAsia="Calibri" w:hAnsi="Times New Roman" w:cs="Times New Roman"/>
                <w:sz w:val="18"/>
                <w:szCs w:val="18"/>
              </w:rPr>
              <w:pPrChange w:id="1057" w:author="Qizhou Duan" w:date="2024-02-09T11:30:00Z">
                <w:pPr/>
              </w:pPrChange>
            </w:pPr>
            <w:del w:id="1058" w:author="Qizhou Duan" w:date="2024-02-09T11:30:00Z">
              <w:r w:rsidDel="00CB1085">
                <w:rPr>
                  <w:rFonts w:ascii="Times New Roman" w:eastAsia="Calibri" w:hAnsi="Times New Roman" w:cs="Times New Roman"/>
                  <w:b w:val="0"/>
                  <w:bCs w:val="0"/>
                  <w:sz w:val="18"/>
                  <w:szCs w:val="18"/>
                </w:rPr>
                <w:delText xml:space="preserve">Yildiz </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47ACE658" w14:textId="24E7A994"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59" w:author="Qizhou Duan" w:date="2024-02-09T11:30:00Z"/>
                <w:rFonts w:ascii="Times New Roman" w:eastAsia="Calibri" w:hAnsi="Times New Roman" w:cs="Times New Roman"/>
                <w:sz w:val="18"/>
                <w:szCs w:val="18"/>
              </w:rPr>
              <w:pPrChange w:id="106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61" w:author="Qizhou Duan" w:date="2024-02-09T11:30:00Z">
              <w:r w:rsidDel="00CB1085">
                <w:rPr>
                  <w:rFonts w:ascii="Times New Roman" w:eastAsia="Calibri" w:hAnsi="Times New Roman" w:cs="Times New Roman"/>
                  <w:sz w:val="18"/>
                  <w:szCs w:val="18"/>
                </w:rPr>
                <w:delText>2021</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4F0D8B98" w14:textId="3FB908B3"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1062" w:author="Qizhou Duan" w:date="2024-02-09T11:30:00Z"/>
                <w:rFonts w:ascii="Times New Roman" w:eastAsia="Calibri" w:hAnsi="Times New Roman" w:cs="Times New Roman"/>
                <w:sz w:val="18"/>
                <w:szCs w:val="18"/>
              </w:rPr>
              <w:pPrChange w:id="106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1064" w:author="Qizhou Duan" w:date="2024-02-09T11:30:00Z">
              <w:r w:rsidDel="00CB1085">
                <w:rPr>
                  <w:rFonts w:ascii="Times New Roman" w:eastAsia="Calibri" w:hAnsi="Times New Roman" w:cs="Times New Roman"/>
                  <w:sz w:val="18"/>
                  <w:szCs w:val="18"/>
                </w:rPr>
                <w:delText>292</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55B126F3" w14:textId="388F9B3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65" w:author="Qizhou Duan" w:date="2024-02-09T11:30:00Z"/>
                <w:rFonts w:ascii="Times New Roman" w:eastAsia="Calibri" w:hAnsi="Times New Roman" w:cs="Times New Roman"/>
                <w:sz w:val="18"/>
                <w:szCs w:val="18"/>
              </w:rPr>
              <w:pPrChange w:id="106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0830253A" w14:textId="447B7DE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67" w:author="Qizhou Duan" w:date="2024-02-09T11:30:00Z"/>
                <w:rFonts w:ascii="Times New Roman" w:eastAsia="Calibri" w:hAnsi="Times New Roman" w:cs="Times New Roman"/>
                <w:sz w:val="18"/>
                <w:szCs w:val="18"/>
              </w:rPr>
              <w:pPrChange w:id="106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69" w:author="Qizhou Duan" w:date="2024-02-09T11:30:00Z">
              <w:r w:rsidDel="00CB1085">
                <w:rPr>
                  <w:rFonts w:ascii="Times New Roman" w:eastAsia="Calibri" w:hAnsi="Times New Roman" w:cs="Times New Roman"/>
                  <w:sz w:val="18"/>
                  <w:szCs w:val="18"/>
                </w:rPr>
                <w:delText>63</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3A10D998" w14:textId="209F6C0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70" w:author="Qizhou Duan" w:date="2024-02-09T11:30:00Z"/>
                <w:rFonts w:ascii="Times New Roman" w:eastAsia="Calibri" w:hAnsi="Times New Roman" w:cs="Times New Roman"/>
                <w:sz w:val="18"/>
                <w:szCs w:val="18"/>
              </w:rPr>
              <w:pPrChange w:id="107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72" w:author="Qizhou Duan" w:date="2024-02-09T11:30:00Z">
              <w:r w:rsidDel="00CB1085">
                <w:rPr>
                  <w:rFonts w:ascii="Times New Roman" w:eastAsia="Calibri" w:hAnsi="Times New Roman" w:cs="Times New Roman"/>
                  <w:sz w:val="18"/>
                  <w:szCs w:val="18"/>
                </w:rPr>
                <w:delText>21.20</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3378668C" w14:textId="1F00D95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73" w:author="Qizhou Duan" w:date="2024-02-09T11:30:00Z"/>
                <w:rFonts w:ascii="Times New Roman" w:eastAsia="Calibri" w:hAnsi="Times New Roman" w:cs="Times New Roman"/>
                <w:sz w:val="18"/>
                <w:szCs w:val="18"/>
              </w:rPr>
              <w:pPrChange w:id="107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D02E9E5" w14:textId="431DFED2"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75" w:author="Qizhou Duan" w:date="2024-02-09T11:30:00Z"/>
                <w:rFonts w:ascii="Times New Roman" w:eastAsia="Calibri" w:hAnsi="Times New Roman" w:cs="Times New Roman"/>
                <w:sz w:val="18"/>
                <w:szCs w:val="18"/>
              </w:rPr>
              <w:pPrChange w:id="107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7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63D3B248" w14:textId="70C586BE"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78" w:author="Qizhou Duan" w:date="2024-02-09T11:30:00Z"/>
                <w:rFonts w:ascii="Times New Roman" w:eastAsia="Calibri" w:hAnsi="Times New Roman" w:cs="Times New Roman"/>
                <w:sz w:val="18"/>
                <w:szCs w:val="18"/>
              </w:rPr>
              <w:pPrChange w:id="107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0DE69D51" w14:textId="6629815E" w:rsidTr="00030A13">
        <w:trPr>
          <w:trHeight w:val="437"/>
          <w:del w:id="108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27E948F" w14:textId="5AF30CF1" w:rsidR="003E31E0" w:rsidDel="00CB1085" w:rsidRDefault="003E31E0" w:rsidP="00CB1085">
            <w:pPr>
              <w:spacing w:after="0" w:line="240" w:lineRule="auto"/>
              <w:rPr>
                <w:del w:id="1081" w:author="Qizhou Duan" w:date="2024-02-09T11:30:00Z"/>
                <w:rFonts w:ascii="Times New Roman" w:eastAsia="Calibri" w:hAnsi="Times New Roman" w:cs="Times New Roman"/>
                <w:sz w:val="18"/>
                <w:szCs w:val="18"/>
              </w:rPr>
              <w:pPrChange w:id="1082" w:author="Qizhou Duan" w:date="2024-02-09T11:30:00Z">
                <w:pPr/>
              </w:pPrChange>
            </w:pPr>
            <w:del w:id="1083" w:author="Qizhou Duan" w:date="2024-02-09T11:30:00Z">
              <w:r w:rsidDel="00CB1085">
                <w:rPr>
                  <w:rFonts w:ascii="Times New Roman" w:eastAsia="Calibri" w:hAnsi="Times New Roman" w:cs="Times New Roman"/>
                  <w:b w:val="0"/>
                  <w:bCs w:val="0"/>
                  <w:sz w:val="18"/>
                  <w:szCs w:val="18"/>
                </w:rPr>
                <w:delText>Zhai et al.</w:delText>
              </w:r>
            </w:del>
          </w:p>
        </w:tc>
        <w:tc>
          <w:tcPr>
            <w:tcW w:w="1080" w:type="dxa"/>
            <w:shd w:val="clear" w:color="auto" w:fill="FFF2CC" w:themeFill="accent4" w:themeFillTint="33"/>
          </w:tcPr>
          <w:p w14:paraId="7D162B41" w14:textId="1161C56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84" w:author="Qizhou Duan" w:date="2024-02-09T11:30:00Z"/>
                <w:rFonts w:ascii="Times New Roman" w:eastAsia="Calibri" w:hAnsi="Times New Roman" w:cs="Times New Roman"/>
                <w:sz w:val="18"/>
                <w:szCs w:val="18"/>
              </w:rPr>
              <w:pPrChange w:id="108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86" w:author="Qizhou Duan" w:date="2024-02-09T11:30:00Z">
              <w:r w:rsidDel="00CB1085">
                <w:rPr>
                  <w:rFonts w:ascii="Times New Roman" w:eastAsia="Calibri" w:hAnsi="Times New Roman" w:cs="Times New Roman"/>
                  <w:sz w:val="18"/>
                  <w:szCs w:val="18"/>
                </w:rPr>
                <w:delText>2021</w:delText>
              </w:r>
            </w:del>
          </w:p>
        </w:tc>
        <w:tc>
          <w:tcPr>
            <w:tcW w:w="1620" w:type="dxa"/>
            <w:shd w:val="clear" w:color="auto" w:fill="FFF2CC" w:themeFill="accent4" w:themeFillTint="33"/>
          </w:tcPr>
          <w:p w14:paraId="56865FD0" w14:textId="7EC8472B"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1087" w:author="Qizhou Duan" w:date="2024-02-09T11:30:00Z"/>
                <w:rFonts w:ascii="Times New Roman" w:eastAsia="Calibri" w:hAnsi="Times New Roman" w:cs="Times New Roman"/>
                <w:sz w:val="18"/>
                <w:szCs w:val="18"/>
              </w:rPr>
              <w:pPrChange w:id="108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1089" w:author="Qizhou Duan" w:date="2024-02-09T11:30:00Z">
              <w:r w:rsidDel="00CB1085">
                <w:rPr>
                  <w:rFonts w:ascii="Times New Roman" w:eastAsia="Calibri" w:hAnsi="Times New Roman" w:cs="Times New Roman"/>
                  <w:sz w:val="18"/>
                  <w:szCs w:val="18"/>
                </w:rPr>
                <w:delText>423</w:delText>
              </w:r>
            </w:del>
          </w:p>
        </w:tc>
        <w:tc>
          <w:tcPr>
            <w:tcW w:w="236" w:type="dxa"/>
            <w:shd w:val="clear" w:color="auto" w:fill="FFF2CC" w:themeFill="accent4" w:themeFillTint="33"/>
          </w:tcPr>
          <w:p w14:paraId="7C168A7F" w14:textId="645F3721"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90" w:author="Qizhou Duan" w:date="2024-02-09T11:30:00Z"/>
                <w:rFonts w:ascii="Times New Roman" w:eastAsia="Calibri" w:hAnsi="Times New Roman" w:cs="Times New Roman"/>
                <w:sz w:val="18"/>
                <w:szCs w:val="18"/>
              </w:rPr>
              <w:pPrChange w:id="109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07CC2579" w14:textId="380B85B9"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92" w:author="Qizhou Duan" w:date="2024-02-09T11:30:00Z"/>
                <w:rFonts w:ascii="Times New Roman" w:eastAsia="Calibri" w:hAnsi="Times New Roman" w:cs="Times New Roman"/>
                <w:sz w:val="18"/>
                <w:szCs w:val="18"/>
              </w:rPr>
              <w:pPrChange w:id="109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94" w:author="Qizhou Duan" w:date="2024-02-09T11:30:00Z">
              <w:r w:rsidDel="00CB1085">
                <w:rPr>
                  <w:rFonts w:ascii="Times New Roman" w:eastAsia="Calibri" w:hAnsi="Times New Roman" w:cs="Times New Roman"/>
                  <w:sz w:val="18"/>
                  <w:szCs w:val="18"/>
                </w:rPr>
                <w:delText>157</w:delText>
              </w:r>
            </w:del>
          </w:p>
        </w:tc>
        <w:tc>
          <w:tcPr>
            <w:tcW w:w="1647" w:type="dxa"/>
            <w:gridSpan w:val="2"/>
            <w:shd w:val="clear" w:color="auto" w:fill="FFF2CC" w:themeFill="accent4" w:themeFillTint="33"/>
          </w:tcPr>
          <w:p w14:paraId="3DC645D5" w14:textId="3AFA3C1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95" w:author="Qizhou Duan" w:date="2024-02-09T11:30:00Z"/>
                <w:rFonts w:ascii="Times New Roman" w:eastAsia="Calibri" w:hAnsi="Times New Roman" w:cs="Times New Roman"/>
                <w:sz w:val="18"/>
                <w:szCs w:val="18"/>
              </w:rPr>
              <w:pPrChange w:id="109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097" w:author="Qizhou Duan" w:date="2024-02-09T11:30:00Z">
              <w:r w:rsidDel="00CB1085">
                <w:rPr>
                  <w:rFonts w:ascii="Times New Roman" w:eastAsia="Calibri" w:hAnsi="Times New Roman" w:cs="Times New Roman"/>
                  <w:sz w:val="18"/>
                  <w:szCs w:val="18"/>
                </w:rPr>
                <w:delText>24.96</w:delText>
              </w:r>
            </w:del>
          </w:p>
        </w:tc>
        <w:tc>
          <w:tcPr>
            <w:tcW w:w="693" w:type="dxa"/>
            <w:gridSpan w:val="2"/>
            <w:shd w:val="clear" w:color="auto" w:fill="FFF2CC" w:themeFill="accent4" w:themeFillTint="33"/>
          </w:tcPr>
          <w:p w14:paraId="7A71E307" w14:textId="2CE132D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098" w:author="Qizhou Duan" w:date="2024-02-09T11:30:00Z"/>
                <w:rFonts w:ascii="Times New Roman" w:eastAsia="Calibri" w:hAnsi="Times New Roman" w:cs="Times New Roman"/>
                <w:sz w:val="18"/>
                <w:szCs w:val="18"/>
              </w:rPr>
              <w:pPrChange w:id="109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7E1F7DE6" w14:textId="6072B1B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00" w:author="Qizhou Duan" w:date="2024-02-09T11:30:00Z"/>
                <w:rFonts w:ascii="Times New Roman" w:eastAsia="Calibri" w:hAnsi="Times New Roman" w:cs="Times New Roman"/>
                <w:sz w:val="18"/>
                <w:szCs w:val="18"/>
              </w:rPr>
              <w:pPrChange w:id="110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02" w:author="Qizhou Duan" w:date="2024-02-09T11:30:00Z">
              <w:r w:rsidDel="00CB1085">
                <w:rPr>
                  <w:rFonts w:ascii="Times New Roman" w:eastAsia="Calibri" w:hAnsi="Times New Roman" w:cs="Times New Roman"/>
                  <w:sz w:val="18"/>
                  <w:szCs w:val="18"/>
                </w:rPr>
                <w:delText>n/a</w:delText>
              </w:r>
            </w:del>
          </w:p>
        </w:tc>
        <w:tc>
          <w:tcPr>
            <w:tcW w:w="929" w:type="dxa"/>
            <w:shd w:val="clear" w:color="auto" w:fill="FFF2CC" w:themeFill="accent4" w:themeFillTint="33"/>
          </w:tcPr>
          <w:p w14:paraId="192DD239" w14:textId="2B18816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03" w:author="Qizhou Duan" w:date="2024-02-09T11:30:00Z"/>
                <w:rFonts w:ascii="Times New Roman" w:eastAsia="Calibri" w:hAnsi="Times New Roman" w:cs="Times New Roman"/>
                <w:sz w:val="18"/>
                <w:szCs w:val="18"/>
              </w:rPr>
              <w:pPrChange w:id="110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7D1A2F06" w14:textId="3B0A3535" w:rsidTr="00030A13">
        <w:trPr>
          <w:trHeight w:val="425"/>
          <w:del w:id="1105"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632DE046" w14:textId="11174BBE" w:rsidR="003E31E0" w:rsidDel="00CB1085" w:rsidRDefault="003E31E0" w:rsidP="00CB1085">
            <w:pPr>
              <w:spacing w:after="0" w:line="240" w:lineRule="auto"/>
              <w:rPr>
                <w:del w:id="1106" w:author="Qizhou Duan" w:date="2024-02-09T11:30:00Z"/>
                <w:rFonts w:ascii="Times New Roman" w:eastAsia="Calibri" w:hAnsi="Times New Roman" w:cs="Times New Roman"/>
                <w:sz w:val="18"/>
                <w:szCs w:val="18"/>
              </w:rPr>
              <w:pPrChange w:id="1107" w:author="Qizhou Duan" w:date="2024-02-09T11:30:00Z">
                <w:pPr/>
              </w:pPrChange>
            </w:pPr>
            <w:del w:id="1108" w:author="Qizhou Duan" w:date="2024-02-09T11:30:00Z">
              <w:r w:rsidDel="00CB1085">
                <w:rPr>
                  <w:rFonts w:ascii="Times New Roman" w:eastAsia="Calibri" w:hAnsi="Times New Roman" w:cs="Times New Roman"/>
                  <w:b w:val="0"/>
                  <w:bCs w:val="0"/>
                  <w:sz w:val="18"/>
                  <w:szCs w:val="18"/>
                </w:rPr>
                <w:delText>Zhang et al.</w:delText>
              </w:r>
            </w:del>
          </w:p>
        </w:tc>
        <w:tc>
          <w:tcPr>
            <w:tcW w:w="1080" w:type="dxa"/>
            <w:tcBorders>
              <w:top w:val="single" w:sz="4" w:space="0" w:color="A5A5A5" w:themeColor="accent3"/>
              <w:bottom w:val="single" w:sz="4" w:space="0" w:color="A5A5A5" w:themeColor="accent3"/>
            </w:tcBorders>
            <w:shd w:val="clear" w:color="auto" w:fill="FFF2CC" w:themeFill="accent4" w:themeFillTint="33"/>
          </w:tcPr>
          <w:p w14:paraId="7201D1F1" w14:textId="2B90194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09" w:author="Qizhou Duan" w:date="2024-02-09T11:30:00Z"/>
                <w:rFonts w:ascii="Times New Roman" w:eastAsia="Calibri" w:hAnsi="Times New Roman" w:cs="Times New Roman"/>
                <w:sz w:val="18"/>
                <w:szCs w:val="18"/>
              </w:rPr>
              <w:pPrChange w:id="1110"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11" w:author="Qizhou Duan" w:date="2024-02-09T11:30:00Z">
              <w:r w:rsidDel="00CB1085">
                <w:rPr>
                  <w:rFonts w:ascii="Times New Roman" w:eastAsia="Calibri" w:hAnsi="Times New Roman" w:cs="Times New Roman"/>
                  <w:sz w:val="18"/>
                  <w:szCs w:val="18"/>
                </w:rPr>
                <w:delText>2021</w:delText>
              </w:r>
            </w:del>
          </w:p>
        </w:tc>
        <w:tc>
          <w:tcPr>
            <w:tcW w:w="1620" w:type="dxa"/>
            <w:tcBorders>
              <w:top w:val="single" w:sz="4" w:space="0" w:color="A5A5A5" w:themeColor="accent3"/>
              <w:bottom w:val="single" w:sz="4" w:space="0" w:color="A5A5A5" w:themeColor="accent3"/>
            </w:tcBorders>
            <w:shd w:val="clear" w:color="auto" w:fill="FFF2CC" w:themeFill="accent4" w:themeFillTint="33"/>
          </w:tcPr>
          <w:p w14:paraId="4ADFF5B3" w14:textId="2FC82083"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1112" w:author="Qizhou Duan" w:date="2024-02-09T11:30:00Z"/>
                <w:rFonts w:ascii="Times New Roman" w:eastAsia="Calibri" w:hAnsi="Times New Roman" w:cs="Times New Roman"/>
                <w:sz w:val="18"/>
                <w:szCs w:val="18"/>
              </w:rPr>
              <w:pPrChange w:id="1113"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1114" w:author="Qizhou Duan" w:date="2024-02-09T11:30:00Z">
              <w:r w:rsidDel="00CB1085">
                <w:rPr>
                  <w:rFonts w:ascii="Times New Roman" w:eastAsia="Calibri" w:hAnsi="Times New Roman" w:cs="Times New Roman"/>
                  <w:sz w:val="18"/>
                  <w:szCs w:val="18"/>
                </w:rPr>
                <w:delText>1,790</w:delText>
              </w:r>
            </w:del>
          </w:p>
        </w:tc>
        <w:tc>
          <w:tcPr>
            <w:tcW w:w="236" w:type="dxa"/>
            <w:tcBorders>
              <w:top w:val="single" w:sz="4" w:space="0" w:color="A5A5A5" w:themeColor="accent3"/>
              <w:bottom w:val="single" w:sz="4" w:space="0" w:color="A5A5A5" w:themeColor="accent3"/>
            </w:tcBorders>
            <w:shd w:val="clear" w:color="auto" w:fill="FFF2CC" w:themeFill="accent4" w:themeFillTint="33"/>
          </w:tcPr>
          <w:p w14:paraId="0CE1A447" w14:textId="2B941151"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15" w:author="Qizhou Duan" w:date="2024-02-09T11:30:00Z"/>
                <w:rFonts w:ascii="Times New Roman" w:eastAsia="Calibri" w:hAnsi="Times New Roman" w:cs="Times New Roman"/>
                <w:sz w:val="18"/>
                <w:szCs w:val="18"/>
              </w:rPr>
              <w:pPrChange w:id="1116"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767FFE0" w14:textId="5B4E750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17" w:author="Qizhou Duan" w:date="2024-02-09T11:30:00Z"/>
                <w:rFonts w:ascii="Times New Roman" w:eastAsia="Calibri" w:hAnsi="Times New Roman" w:cs="Times New Roman"/>
                <w:sz w:val="18"/>
                <w:szCs w:val="18"/>
              </w:rPr>
              <w:pPrChange w:id="1118"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19" w:author="Qizhou Duan" w:date="2024-02-09T11:30:00Z">
              <w:r w:rsidDel="00CB1085">
                <w:rPr>
                  <w:rFonts w:ascii="Times New Roman" w:eastAsia="Calibri" w:hAnsi="Times New Roman" w:cs="Times New Roman"/>
                  <w:sz w:val="18"/>
                  <w:szCs w:val="18"/>
                </w:rPr>
                <w:delText>11</w:delText>
              </w:r>
            </w:del>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BD0042C" w14:textId="413662B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20" w:author="Qizhou Duan" w:date="2024-02-09T11:30:00Z"/>
                <w:rFonts w:ascii="Times New Roman" w:eastAsia="Calibri" w:hAnsi="Times New Roman" w:cs="Times New Roman"/>
                <w:sz w:val="18"/>
                <w:szCs w:val="18"/>
              </w:rPr>
              <w:pPrChange w:id="112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22" w:author="Qizhou Duan" w:date="2024-02-09T11:30:00Z">
              <w:r w:rsidDel="00CB1085">
                <w:rPr>
                  <w:rFonts w:ascii="Times New Roman" w:eastAsia="Calibri" w:hAnsi="Times New Roman" w:cs="Times New Roman"/>
                  <w:sz w:val="18"/>
                  <w:szCs w:val="18"/>
                </w:rPr>
                <w:delText>n/a</w:delText>
              </w:r>
            </w:del>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63CF6FB" w14:textId="5E74D978"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23" w:author="Qizhou Duan" w:date="2024-02-09T11:30:00Z"/>
                <w:rFonts w:ascii="Times New Roman" w:eastAsia="Calibri" w:hAnsi="Times New Roman" w:cs="Times New Roman"/>
                <w:sz w:val="18"/>
                <w:szCs w:val="18"/>
              </w:rPr>
              <w:pPrChange w:id="112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BDBE3B6" w14:textId="61492ECF"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25" w:author="Qizhou Duan" w:date="2024-02-09T11:30:00Z"/>
                <w:rFonts w:ascii="Times New Roman" w:eastAsia="Calibri" w:hAnsi="Times New Roman" w:cs="Times New Roman"/>
                <w:sz w:val="18"/>
                <w:szCs w:val="18"/>
              </w:rPr>
              <w:pPrChange w:id="112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27" w:author="Qizhou Duan" w:date="2024-02-09T11:30:00Z">
              <w:r w:rsidDel="00CB1085">
                <w:rPr>
                  <w:rFonts w:ascii="Times New Roman" w:eastAsia="Calibri" w:hAnsi="Times New Roman" w:cs="Times New Roman"/>
                  <w:sz w:val="18"/>
                  <w:szCs w:val="18"/>
                </w:rPr>
                <w:delText>n/a</w:delText>
              </w:r>
            </w:del>
          </w:p>
        </w:tc>
        <w:tc>
          <w:tcPr>
            <w:tcW w:w="929" w:type="dxa"/>
            <w:tcBorders>
              <w:top w:val="single" w:sz="4" w:space="0" w:color="A5A5A5" w:themeColor="accent3"/>
              <w:bottom w:val="single" w:sz="4" w:space="0" w:color="A5A5A5" w:themeColor="accent3"/>
            </w:tcBorders>
            <w:shd w:val="clear" w:color="auto" w:fill="FFF2CC" w:themeFill="accent4" w:themeFillTint="33"/>
          </w:tcPr>
          <w:p w14:paraId="5DBB7F94" w14:textId="4F95A5E5"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28" w:author="Qizhou Duan" w:date="2024-02-09T11:30:00Z"/>
                <w:rFonts w:ascii="Times New Roman" w:eastAsia="Calibri" w:hAnsi="Times New Roman" w:cs="Times New Roman"/>
                <w:sz w:val="18"/>
                <w:szCs w:val="18"/>
              </w:rPr>
              <w:pPrChange w:id="112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r w:rsidR="003E31E0" w:rsidDel="00CB1085" w14:paraId="0819FB7F" w14:textId="6756BFDC" w:rsidTr="00030A13">
        <w:trPr>
          <w:trHeight w:val="439"/>
          <w:del w:id="1130" w:author="Qizhou Duan" w:date="2024-02-09T11:30:00Z"/>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08AE659" w14:textId="75D9726A" w:rsidR="003E31E0" w:rsidDel="00CB1085" w:rsidRDefault="003E31E0" w:rsidP="00CB1085">
            <w:pPr>
              <w:spacing w:after="0" w:line="240" w:lineRule="auto"/>
              <w:rPr>
                <w:del w:id="1131" w:author="Qizhou Duan" w:date="2024-02-09T11:30:00Z"/>
                <w:rFonts w:ascii="Times New Roman" w:eastAsia="Calibri" w:hAnsi="Times New Roman" w:cs="Times New Roman"/>
                <w:sz w:val="18"/>
                <w:szCs w:val="18"/>
              </w:rPr>
              <w:pPrChange w:id="1132" w:author="Qizhou Duan" w:date="2024-02-09T11:30:00Z">
                <w:pPr/>
              </w:pPrChange>
            </w:pPr>
            <w:del w:id="1133" w:author="Qizhou Duan" w:date="2024-02-09T11:30:00Z">
              <w:r w:rsidDel="00CB1085">
                <w:rPr>
                  <w:rFonts w:ascii="Times New Roman" w:eastAsia="Calibri" w:hAnsi="Times New Roman" w:cs="Times New Roman"/>
                  <w:b w:val="0"/>
                  <w:bCs w:val="0"/>
                  <w:sz w:val="18"/>
                  <w:szCs w:val="18"/>
                </w:rPr>
                <w:delText>Zhou et al.</w:delText>
              </w:r>
            </w:del>
          </w:p>
        </w:tc>
        <w:tc>
          <w:tcPr>
            <w:tcW w:w="1080" w:type="dxa"/>
            <w:shd w:val="clear" w:color="auto" w:fill="FFF2CC" w:themeFill="accent4" w:themeFillTint="33"/>
          </w:tcPr>
          <w:p w14:paraId="1BB3D733" w14:textId="5CF71536"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34" w:author="Qizhou Duan" w:date="2024-02-09T11:30:00Z"/>
                <w:rFonts w:ascii="Times New Roman" w:eastAsia="Calibri" w:hAnsi="Times New Roman" w:cs="Times New Roman"/>
                <w:sz w:val="18"/>
                <w:szCs w:val="18"/>
              </w:rPr>
              <w:pPrChange w:id="1135"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36" w:author="Qizhou Duan" w:date="2024-02-09T11:30:00Z">
              <w:r w:rsidDel="00CB1085">
                <w:rPr>
                  <w:rFonts w:ascii="Times New Roman" w:eastAsia="Calibri" w:hAnsi="Times New Roman" w:cs="Times New Roman"/>
                  <w:sz w:val="18"/>
                  <w:szCs w:val="18"/>
                </w:rPr>
                <w:delText>2020</w:delText>
              </w:r>
            </w:del>
          </w:p>
        </w:tc>
        <w:tc>
          <w:tcPr>
            <w:tcW w:w="1620" w:type="dxa"/>
            <w:shd w:val="clear" w:color="auto" w:fill="FFF2CC" w:themeFill="accent4" w:themeFillTint="33"/>
          </w:tcPr>
          <w:p w14:paraId="5D538489" w14:textId="21FA78ED" w:rsidR="003E31E0" w:rsidDel="00CB1085" w:rsidRDefault="003E31E0" w:rsidP="00CB1085">
            <w:pPr>
              <w:spacing w:after="0" w:line="240" w:lineRule="auto"/>
              <w:ind w:left="288"/>
              <w:cnfStyle w:val="000000000000" w:firstRow="0" w:lastRow="0" w:firstColumn="0" w:lastColumn="0" w:oddVBand="0" w:evenVBand="0" w:oddHBand="0" w:evenHBand="0" w:firstRowFirstColumn="0" w:firstRowLastColumn="0" w:lastRowFirstColumn="0" w:lastRowLastColumn="0"/>
              <w:rPr>
                <w:del w:id="1137" w:author="Qizhou Duan" w:date="2024-02-09T11:30:00Z"/>
                <w:rFonts w:ascii="Times New Roman" w:eastAsia="Calibri" w:hAnsi="Times New Roman" w:cs="Times New Roman"/>
                <w:sz w:val="18"/>
                <w:szCs w:val="18"/>
              </w:rPr>
              <w:pPrChange w:id="1138" w:author="Qizhou Duan" w:date="2024-02-09T11:30:00Z">
                <w:pPr>
                  <w:ind w:left="288"/>
                  <w:cnfStyle w:val="000000000000" w:firstRow="0" w:lastRow="0" w:firstColumn="0" w:lastColumn="0" w:oddVBand="0" w:evenVBand="0" w:oddHBand="0" w:evenHBand="0" w:firstRowFirstColumn="0" w:firstRowLastColumn="0" w:lastRowFirstColumn="0" w:lastRowLastColumn="0"/>
                </w:pPr>
              </w:pPrChange>
            </w:pPr>
            <w:del w:id="1139" w:author="Qizhou Duan" w:date="2024-02-09T11:30:00Z">
              <w:r w:rsidDel="00CB1085">
                <w:rPr>
                  <w:rFonts w:ascii="Times New Roman" w:eastAsia="Calibri" w:hAnsi="Times New Roman" w:cs="Times New Roman"/>
                  <w:sz w:val="18"/>
                  <w:szCs w:val="18"/>
                </w:rPr>
                <w:delText>1,021</w:delText>
              </w:r>
            </w:del>
          </w:p>
        </w:tc>
        <w:tc>
          <w:tcPr>
            <w:tcW w:w="236" w:type="dxa"/>
            <w:shd w:val="clear" w:color="auto" w:fill="FFF2CC" w:themeFill="accent4" w:themeFillTint="33"/>
          </w:tcPr>
          <w:p w14:paraId="681060C5" w14:textId="20FDE83A"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40" w:author="Qizhou Duan" w:date="2024-02-09T11:30:00Z"/>
                <w:rFonts w:ascii="Times New Roman" w:eastAsia="Calibri" w:hAnsi="Times New Roman" w:cs="Times New Roman"/>
                <w:sz w:val="18"/>
                <w:szCs w:val="18"/>
              </w:rPr>
              <w:pPrChange w:id="1141"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990" w:type="dxa"/>
            <w:gridSpan w:val="2"/>
            <w:shd w:val="clear" w:color="auto" w:fill="FFF2CC" w:themeFill="accent4" w:themeFillTint="33"/>
          </w:tcPr>
          <w:p w14:paraId="575D6013" w14:textId="15872453"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42" w:author="Qizhou Duan" w:date="2024-02-09T11:30:00Z"/>
                <w:rFonts w:ascii="Times New Roman" w:eastAsia="Calibri" w:hAnsi="Times New Roman" w:cs="Times New Roman"/>
                <w:sz w:val="18"/>
                <w:szCs w:val="18"/>
              </w:rPr>
              <w:pPrChange w:id="1143"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44" w:author="Qizhou Duan" w:date="2024-02-09T11:30:00Z">
              <w:r w:rsidDel="00CB1085">
                <w:rPr>
                  <w:rFonts w:ascii="Times New Roman" w:eastAsia="Calibri" w:hAnsi="Times New Roman" w:cs="Times New Roman"/>
                  <w:sz w:val="18"/>
                  <w:szCs w:val="18"/>
                </w:rPr>
                <w:delText>47.31</w:delText>
              </w:r>
            </w:del>
          </w:p>
        </w:tc>
        <w:tc>
          <w:tcPr>
            <w:tcW w:w="1647" w:type="dxa"/>
            <w:gridSpan w:val="2"/>
            <w:shd w:val="clear" w:color="auto" w:fill="FFF2CC" w:themeFill="accent4" w:themeFillTint="33"/>
          </w:tcPr>
          <w:p w14:paraId="343B9211" w14:textId="36A3B31C"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45" w:author="Qizhou Duan" w:date="2024-02-09T11:30:00Z"/>
                <w:rFonts w:ascii="Times New Roman" w:eastAsia="Calibri" w:hAnsi="Times New Roman" w:cs="Times New Roman"/>
                <w:sz w:val="18"/>
                <w:szCs w:val="18"/>
              </w:rPr>
              <w:pPrChange w:id="1146"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47" w:author="Qizhou Duan" w:date="2024-02-09T11:30:00Z">
              <w:r w:rsidDel="00CB1085">
                <w:rPr>
                  <w:rFonts w:ascii="Times New Roman" w:eastAsia="Calibri" w:hAnsi="Times New Roman" w:cs="Times New Roman"/>
                  <w:sz w:val="18"/>
                  <w:szCs w:val="18"/>
                </w:rPr>
                <w:delText>45.3</w:delText>
              </w:r>
            </w:del>
          </w:p>
        </w:tc>
        <w:tc>
          <w:tcPr>
            <w:tcW w:w="693" w:type="dxa"/>
            <w:gridSpan w:val="2"/>
            <w:shd w:val="clear" w:color="auto" w:fill="FFF2CC" w:themeFill="accent4" w:themeFillTint="33"/>
          </w:tcPr>
          <w:p w14:paraId="6C5F75DB" w14:textId="411B1050"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48" w:author="Qizhou Duan" w:date="2024-02-09T11:30:00Z"/>
                <w:rFonts w:ascii="Times New Roman" w:eastAsia="Calibri" w:hAnsi="Times New Roman" w:cs="Times New Roman"/>
                <w:sz w:val="18"/>
                <w:szCs w:val="18"/>
              </w:rPr>
              <w:pPrChange w:id="1149"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c>
          <w:tcPr>
            <w:tcW w:w="2435" w:type="dxa"/>
            <w:gridSpan w:val="3"/>
            <w:shd w:val="clear" w:color="auto" w:fill="FFF2CC" w:themeFill="accent4" w:themeFillTint="33"/>
          </w:tcPr>
          <w:p w14:paraId="2539510A" w14:textId="2D75CD2B"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50" w:author="Qizhou Duan" w:date="2024-02-09T11:30:00Z"/>
                <w:rFonts w:ascii="Times New Roman" w:eastAsia="Calibri" w:hAnsi="Times New Roman" w:cs="Times New Roman"/>
                <w:sz w:val="18"/>
                <w:szCs w:val="18"/>
              </w:rPr>
              <w:pPrChange w:id="1151" w:author="Qizhou Duan" w:date="2024-02-09T11:30:00Z">
                <w:pPr>
                  <w:cnfStyle w:val="000000000000" w:firstRow="0" w:lastRow="0" w:firstColumn="0" w:lastColumn="0" w:oddVBand="0" w:evenVBand="0" w:oddHBand="0" w:evenHBand="0" w:firstRowFirstColumn="0" w:firstRowLastColumn="0" w:lastRowFirstColumn="0" w:lastRowLastColumn="0"/>
                </w:pPr>
              </w:pPrChange>
            </w:pPr>
            <w:del w:id="1152" w:author="Qizhou Duan" w:date="2024-02-09T11:30:00Z">
              <w:r w:rsidDel="00CB1085">
                <w:rPr>
                  <w:rFonts w:ascii="Times New Roman" w:eastAsia="Calibri" w:hAnsi="Times New Roman" w:cs="Times New Roman"/>
                  <w:sz w:val="18"/>
                  <w:szCs w:val="18"/>
                </w:rPr>
                <w:delText>5/4-5/8, 5/18-5/22</w:delText>
              </w:r>
            </w:del>
          </w:p>
        </w:tc>
        <w:tc>
          <w:tcPr>
            <w:tcW w:w="929" w:type="dxa"/>
            <w:shd w:val="clear" w:color="auto" w:fill="FFF2CC" w:themeFill="accent4" w:themeFillTint="33"/>
          </w:tcPr>
          <w:p w14:paraId="22E6B77D" w14:textId="1B4CAB5D" w:rsidR="003E31E0" w:rsidDel="00CB1085" w:rsidRDefault="003E31E0" w:rsidP="00CB1085">
            <w:pPr>
              <w:spacing w:after="0" w:line="240" w:lineRule="auto"/>
              <w:cnfStyle w:val="000000000000" w:firstRow="0" w:lastRow="0" w:firstColumn="0" w:lastColumn="0" w:oddVBand="0" w:evenVBand="0" w:oddHBand="0" w:evenHBand="0" w:firstRowFirstColumn="0" w:firstRowLastColumn="0" w:lastRowFirstColumn="0" w:lastRowLastColumn="0"/>
              <w:rPr>
                <w:del w:id="1153" w:author="Qizhou Duan" w:date="2024-02-09T11:30:00Z"/>
                <w:rFonts w:ascii="Times New Roman" w:eastAsia="Calibri" w:hAnsi="Times New Roman" w:cs="Times New Roman"/>
                <w:sz w:val="18"/>
                <w:szCs w:val="18"/>
              </w:rPr>
              <w:pPrChange w:id="1154" w:author="Qizhou Duan" w:date="2024-02-09T11:30:00Z">
                <w:pPr>
                  <w:cnfStyle w:val="000000000000" w:firstRow="0" w:lastRow="0" w:firstColumn="0" w:lastColumn="0" w:oddVBand="0" w:evenVBand="0" w:oddHBand="0" w:evenHBand="0" w:firstRowFirstColumn="0" w:firstRowLastColumn="0" w:lastRowFirstColumn="0" w:lastRowLastColumn="0"/>
                </w:pPr>
              </w:pPrChange>
            </w:pPr>
          </w:p>
        </w:tc>
      </w:tr>
    </w:tbl>
    <w:p w14:paraId="67D1FCBE" w14:textId="060B5A27" w:rsidR="003E31E0" w:rsidDel="00CB1085" w:rsidRDefault="003E31E0" w:rsidP="00CB1085">
      <w:pPr>
        <w:spacing w:after="0" w:line="240" w:lineRule="auto"/>
        <w:rPr>
          <w:del w:id="1155" w:author="Qizhou Duan" w:date="2024-02-09T11:30:00Z"/>
          <w:rFonts w:ascii="Times New Roman" w:hAnsi="Times New Roman" w:cs="Times New Roman"/>
          <w:b/>
          <w:bCs/>
          <w:sz w:val="18"/>
          <w:szCs w:val="18"/>
        </w:rPr>
        <w:pPrChange w:id="1156" w:author="Qizhou Duan" w:date="2024-02-09T11:30:00Z">
          <w:pPr>
            <w:spacing w:after="0" w:line="480" w:lineRule="auto"/>
          </w:pPr>
        </w:pPrChange>
      </w:pPr>
    </w:p>
    <w:p w14:paraId="7E816571" w14:textId="7C8E4DFA" w:rsidR="003E31E0" w:rsidDel="00CB1085" w:rsidRDefault="003E31E0" w:rsidP="00CB1085">
      <w:pPr>
        <w:spacing w:after="0" w:line="240" w:lineRule="auto"/>
        <w:rPr>
          <w:del w:id="1157" w:author="Qizhou Duan" w:date="2024-02-09T11:30:00Z"/>
          <w:rFonts w:ascii="Times New Roman" w:hAnsi="Times New Roman" w:cs="Times New Roman"/>
          <w:sz w:val="24"/>
          <w:szCs w:val="24"/>
        </w:rPr>
        <w:pPrChange w:id="1158" w:author="Qizhou Duan" w:date="2024-02-09T11:30:00Z">
          <w:pPr/>
        </w:pPrChange>
      </w:pPr>
    </w:p>
    <w:p w14:paraId="5A1D8EA3" w14:textId="7A52586B" w:rsidR="0016056F" w:rsidDel="00CB1085" w:rsidRDefault="0016056F" w:rsidP="00CB1085">
      <w:pPr>
        <w:spacing w:after="0" w:line="240" w:lineRule="auto"/>
        <w:rPr>
          <w:del w:id="1159" w:author="Qizhou Duan" w:date="2024-02-09T11:30:00Z"/>
          <w:rFonts w:ascii="Times New Roman" w:hAnsi="Times New Roman" w:cs="Times New Roman"/>
          <w:sz w:val="24"/>
          <w:szCs w:val="24"/>
        </w:rPr>
        <w:pPrChange w:id="1160" w:author="Qizhou Duan" w:date="2024-02-09T11:30:00Z">
          <w:pPr/>
        </w:pPrChange>
      </w:pP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16056F" w:rsidDel="00CB1085" w14:paraId="71B743C7" w14:textId="7528E78B" w:rsidTr="00030A13">
        <w:trPr>
          <w:trHeight w:val="289"/>
          <w:del w:id="1161" w:author="Qizhou Duan" w:date="2024-02-09T11:30:00Z"/>
        </w:trPr>
        <w:tc>
          <w:tcPr>
            <w:tcW w:w="1886" w:type="dxa"/>
            <w:tcBorders>
              <w:bottom w:val="nil"/>
              <w:right w:val="nil"/>
            </w:tcBorders>
            <w:shd w:val="clear" w:color="auto" w:fill="DEEAF6" w:themeFill="accent5" w:themeFillTint="33"/>
          </w:tcPr>
          <w:p w14:paraId="391D48FD" w14:textId="3F18A41A" w:rsidR="0016056F" w:rsidDel="00CB1085" w:rsidRDefault="0016056F" w:rsidP="00CB1085">
            <w:pPr>
              <w:widowControl w:val="0"/>
              <w:spacing w:after="0" w:line="240" w:lineRule="auto"/>
              <w:jc w:val="center"/>
              <w:rPr>
                <w:del w:id="1162" w:author="Qizhou Duan" w:date="2024-02-09T11:30:00Z"/>
                <w:rFonts w:ascii="Times New Roman" w:hAnsi="Times New Roman" w:cs="Times New Roman"/>
                <w:b/>
                <w:bCs/>
                <w:sz w:val="24"/>
                <w:szCs w:val="24"/>
              </w:rPr>
              <w:pPrChange w:id="1163" w:author="Qizhou Duan" w:date="2024-02-09T11:30:00Z">
                <w:pPr>
                  <w:widowControl w:val="0"/>
                  <w:spacing w:after="0" w:line="240" w:lineRule="auto"/>
                  <w:jc w:val="center"/>
                </w:pPr>
              </w:pPrChange>
            </w:pPr>
            <w:del w:id="1164" w:author="Qizhou Duan" w:date="2024-02-09T11:30:00Z">
              <w:r w:rsidDel="00CB1085">
                <w:rPr>
                  <w:rFonts w:ascii="Times New Roman" w:hAnsi="Times New Roman" w:cs="Times New Roman"/>
                  <w:b/>
                  <w:bCs/>
                  <w:sz w:val="24"/>
                  <w:szCs w:val="24"/>
                </w:rPr>
                <w:delText>Correlate</w:delText>
              </w:r>
            </w:del>
          </w:p>
        </w:tc>
        <w:tc>
          <w:tcPr>
            <w:tcW w:w="990" w:type="dxa"/>
            <w:tcBorders>
              <w:left w:val="nil"/>
              <w:bottom w:val="nil"/>
              <w:right w:val="nil"/>
            </w:tcBorders>
            <w:shd w:val="clear" w:color="auto" w:fill="DEEAF6" w:themeFill="accent5" w:themeFillTint="33"/>
          </w:tcPr>
          <w:p w14:paraId="3385F185" w14:textId="02D19642" w:rsidR="0016056F" w:rsidDel="00CB1085" w:rsidRDefault="0016056F" w:rsidP="00CB1085">
            <w:pPr>
              <w:widowControl w:val="0"/>
              <w:spacing w:after="0" w:line="240" w:lineRule="auto"/>
              <w:jc w:val="center"/>
              <w:rPr>
                <w:del w:id="1165" w:author="Qizhou Duan" w:date="2024-02-09T11:30:00Z"/>
                <w:rFonts w:ascii="Times New Roman" w:hAnsi="Times New Roman" w:cs="Times New Roman"/>
                <w:b/>
                <w:bCs/>
                <w:sz w:val="24"/>
                <w:szCs w:val="24"/>
              </w:rPr>
              <w:pPrChange w:id="1166" w:author="Qizhou Duan" w:date="2024-02-09T11:30:00Z">
                <w:pPr>
                  <w:widowControl w:val="0"/>
                  <w:spacing w:after="0" w:line="240" w:lineRule="auto"/>
                  <w:jc w:val="center"/>
                </w:pPr>
              </w:pPrChange>
            </w:pPr>
            <w:del w:id="1167" w:author="Qizhou Duan" w:date="2024-02-09T11:30:00Z">
              <w:r w:rsidDel="00CB1085">
                <w:rPr>
                  <w:rFonts w:ascii="Times New Roman" w:hAnsi="Times New Roman" w:cs="Times New Roman"/>
                  <w:b/>
                  <w:bCs/>
                  <w:sz w:val="24"/>
                  <w:szCs w:val="24"/>
                </w:rPr>
                <w:delText>K</w:delText>
              </w:r>
            </w:del>
          </w:p>
        </w:tc>
        <w:tc>
          <w:tcPr>
            <w:tcW w:w="1259" w:type="dxa"/>
            <w:tcBorders>
              <w:left w:val="nil"/>
              <w:bottom w:val="nil"/>
              <w:right w:val="nil"/>
            </w:tcBorders>
            <w:shd w:val="clear" w:color="auto" w:fill="DEEAF6" w:themeFill="accent5" w:themeFillTint="33"/>
          </w:tcPr>
          <w:p w14:paraId="348F4C77" w14:textId="281B3F8D" w:rsidR="0016056F" w:rsidDel="00CB1085" w:rsidRDefault="0016056F" w:rsidP="00CB1085">
            <w:pPr>
              <w:widowControl w:val="0"/>
              <w:spacing w:after="0" w:line="240" w:lineRule="auto"/>
              <w:jc w:val="center"/>
              <w:rPr>
                <w:del w:id="1168" w:author="Qizhou Duan" w:date="2024-02-09T11:30:00Z"/>
                <w:rFonts w:ascii="Times New Roman" w:hAnsi="Times New Roman" w:cs="Times New Roman"/>
                <w:b/>
                <w:bCs/>
                <w:sz w:val="24"/>
                <w:szCs w:val="24"/>
              </w:rPr>
              <w:pPrChange w:id="1169" w:author="Qizhou Duan" w:date="2024-02-09T11:30:00Z">
                <w:pPr>
                  <w:widowControl w:val="0"/>
                  <w:spacing w:after="0" w:line="240" w:lineRule="auto"/>
                  <w:jc w:val="center"/>
                </w:pPr>
              </w:pPrChange>
            </w:pPr>
            <w:del w:id="1170" w:author="Qizhou Duan" w:date="2024-02-09T11:30:00Z">
              <w:r w:rsidDel="00CB1085">
                <w:rPr>
                  <w:rFonts w:ascii="Times New Roman" w:hAnsi="Times New Roman" w:cs="Times New Roman"/>
                  <w:b/>
                  <w:bCs/>
                  <w:sz w:val="24"/>
                  <w:szCs w:val="24"/>
                </w:rPr>
                <w:delText>N</w:delText>
              </w:r>
            </w:del>
          </w:p>
        </w:tc>
        <w:tc>
          <w:tcPr>
            <w:tcW w:w="721" w:type="dxa"/>
            <w:tcBorders>
              <w:left w:val="nil"/>
              <w:bottom w:val="nil"/>
              <w:right w:val="nil"/>
            </w:tcBorders>
            <w:shd w:val="clear" w:color="auto" w:fill="DEEAF6" w:themeFill="accent5" w:themeFillTint="33"/>
          </w:tcPr>
          <w:p w14:paraId="78754034" w14:textId="1AB6BE56" w:rsidR="0016056F" w:rsidDel="00CB1085" w:rsidRDefault="0016056F" w:rsidP="00CB1085">
            <w:pPr>
              <w:widowControl w:val="0"/>
              <w:spacing w:after="0" w:line="240" w:lineRule="auto"/>
              <w:jc w:val="center"/>
              <w:rPr>
                <w:del w:id="1171" w:author="Qizhou Duan" w:date="2024-02-09T11:30:00Z"/>
                <w:rFonts w:ascii="Times New Roman" w:hAnsi="Times New Roman" w:cs="Times New Roman"/>
                <w:b/>
                <w:bCs/>
                <w:sz w:val="24"/>
                <w:szCs w:val="24"/>
              </w:rPr>
              <w:pPrChange w:id="1172" w:author="Qizhou Duan" w:date="2024-02-09T11:30:00Z">
                <w:pPr>
                  <w:widowControl w:val="0"/>
                  <w:spacing w:after="0" w:line="240" w:lineRule="auto"/>
                  <w:jc w:val="center"/>
                </w:pPr>
              </w:pPrChange>
            </w:pPr>
            <w:del w:id="1173" w:author="Qizhou Duan" w:date="2024-02-09T11:30:00Z">
              <w:r w:rsidDel="00CB1085">
                <w:rPr>
                  <w:rFonts w:ascii="Times New Roman" w:hAnsi="Times New Roman" w:cs="Times New Roman"/>
                  <w:b/>
                  <w:bCs/>
                  <w:sz w:val="24"/>
                  <w:szCs w:val="24"/>
                </w:rPr>
                <w:delText>ES</w:delText>
              </w:r>
            </w:del>
          </w:p>
        </w:tc>
        <w:tc>
          <w:tcPr>
            <w:tcW w:w="1890" w:type="dxa"/>
            <w:tcBorders>
              <w:left w:val="nil"/>
              <w:bottom w:val="nil"/>
              <w:right w:val="nil"/>
            </w:tcBorders>
            <w:shd w:val="clear" w:color="auto" w:fill="DEEAF6" w:themeFill="accent5" w:themeFillTint="33"/>
          </w:tcPr>
          <w:p w14:paraId="452CF5F7" w14:textId="670B7E68" w:rsidR="0016056F" w:rsidDel="00CB1085" w:rsidRDefault="0016056F" w:rsidP="00CB1085">
            <w:pPr>
              <w:widowControl w:val="0"/>
              <w:spacing w:after="0" w:line="240" w:lineRule="auto"/>
              <w:jc w:val="center"/>
              <w:rPr>
                <w:del w:id="1174" w:author="Qizhou Duan" w:date="2024-02-09T11:30:00Z"/>
                <w:rFonts w:ascii="Times New Roman" w:hAnsi="Times New Roman" w:cs="Times New Roman"/>
                <w:b/>
                <w:bCs/>
                <w:sz w:val="24"/>
                <w:szCs w:val="24"/>
              </w:rPr>
              <w:pPrChange w:id="1175" w:author="Qizhou Duan" w:date="2024-02-09T11:30:00Z">
                <w:pPr>
                  <w:widowControl w:val="0"/>
                  <w:spacing w:after="0" w:line="240" w:lineRule="auto"/>
                  <w:jc w:val="center"/>
                </w:pPr>
              </w:pPrChange>
            </w:pPr>
            <w:del w:id="1176" w:author="Qizhou Duan" w:date="2024-02-09T11:30:00Z">
              <w:r w:rsidDel="00CB1085">
                <w:rPr>
                  <w:rFonts w:ascii="Times New Roman" w:hAnsi="Times New Roman" w:cs="Times New Roman"/>
                  <w:b/>
                  <w:bCs/>
                  <w:sz w:val="24"/>
                  <w:szCs w:val="24"/>
                </w:rPr>
                <w:delText>95% CI lower</w:delText>
              </w:r>
            </w:del>
          </w:p>
        </w:tc>
        <w:tc>
          <w:tcPr>
            <w:tcW w:w="1529" w:type="dxa"/>
            <w:tcBorders>
              <w:left w:val="nil"/>
              <w:bottom w:val="nil"/>
              <w:right w:val="nil"/>
            </w:tcBorders>
            <w:shd w:val="clear" w:color="auto" w:fill="DEEAF6" w:themeFill="accent5" w:themeFillTint="33"/>
          </w:tcPr>
          <w:p w14:paraId="68E4CDEF" w14:textId="1879A753" w:rsidR="0016056F" w:rsidDel="00CB1085" w:rsidRDefault="0016056F" w:rsidP="00CB1085">
            <w:pPr>
              <w:widowControl w:val="0"/>
              <w:spacing w:after="0" w:line="240" w:lineRule="auto"/>
              <w:jc w:val="center"/>
              <w:rPr>
                <w:del w:id="1177" w:author="Qizhou Duan" w:date="2024-02-09T11:30:00Z"/>
                <w:rFonts w:ascii="Times New Roman" w:hAnsi="Times New Roman" w:cs="Times New Roman"/>
                <w:b/>
                <w:bCs/>
                <w:sz w:val="24"/>
                <w:szCs w:val="24"/>
              </w:rPr>
              <w:pPrChange w:id="1178" w:author="Qizhou Duan" w:date="2024-02-09T11:30:00Z">
                <w:pPr>
                  <w:widowControl w:val="0"/>
                  <w:spacing w:after="0" w:line="240" w:lineRule="auto"/>
                  <w:jc w:val="center"/>
                </w:pPr>
              </w:pPrChange>
            </w:pPr>
            <w:del w:id="1179" w:author="Qizhou Duan" w:date="2024-02-09T11:30:00Z">
              <w:r w:rsidDel="00CB1085">
                <w:rPr>
                  <w:rFonts w:ascii="Times New Roman" w:hAnsi="Times New Roman" w:cs="Times New Roman"/>
                  <w:b/>
                  <w:bCs/>
                  <w:sz w:val="24"/>
                  <w:szCs w:val="24"/>
                </w:rPr>
                <w:delText>95% CI upper</w:delText>
              </w:r>
            </w:del>
          </w:p>
        </w:tc>
        <w:tc>
          <w:tcPr>
            <w:tcW w:w="1800" w:type="dxa"/>
            <w:tcBorders>
              <w:left w:val="nil"/>
              <w:bottom w:val="nil"/>
            </w:tcBorders>
            <w:shd w:val="clear" w:color="auto" w:fill="DEEAF6" w:themeFill="accent5" w:themeFillTint="33"/>
          </w:tcPr>
          <w:p w14:paraId="2CBD356C" w14:textId="7B9A9A93" w:rsidR="0016056F" w:rsidDel="00CB1085" w:rsidRDefault="0016056F" w:rsidP="00CB1085">
            <w:pPr>
              <w:widowControl w:val="0"/>
              <w:spacing w:after="0" w:line="240" w:lineRule="auto"/>
              <w:jc w:val="center"/>
              <w:rPr>
                <w:del w:id="1180" w:author="Qizhou Duan" w:date="2024-02-09T11:30:00Z"/>
                <w:rFonts w:ascii="Times New Roman" w:hAnsi="Times New Roman" w:cs="Times New Roman"/>
                <w:b/>
                <w:bCs/>
                <w:sz w:val="24"/>
                <w:szCs w:val="24"/>
                <w:vertAlign w:val="subscript"/>
              </w:rPr>
              <w:pPrChange w:id="1181" w:author="Qizhou Duan" w:date="2024-02-09T11:30:00Z">
                <w:pPr>
                  <w:widowControl w:val="0"/>
                  <w:spacing w:after="0" w:line="240" w:lineRule="auto"/>
                  <w:jc w:val="center"/>
                </w:pPr>
              </w:pPrChange>
            </w:pPr>
            <w:del w:id="1182" w:author="Qizhou Duan" w:date="2024-02-09T11:30:00Z">
              <w:r w:rsidDel="00CB1085">
                <w:rPr>
                  <w:rFonts w:ascii="Times New Roman" w:hAnsi="Times New Roman" w:cs="Times New Roman"/>
                  <w:b/>
                  <w:bCs/>
                  <w:sz w:val="24"/>
                  <w:szCs w:val="24"/>
                </w:rPr>
                <w:delText>I</w:delText>
              </w:r>
              <w:r w:rsidDel="00CB1085">
                <w:rPr>
                  <w:rFonts w:ascii="Times New Roman" w:hAnsi="Times New Roman" w:cs="Times New Roman"/>
                  <w:b/>
                  <w:bCs/>
                  <w:sz w:val="24"/>
                  <w:szCs w:val="24"/>
                  <w:vertAlign w:val="subscript"/>
                </w:rPr>
                <w:delText>2</w:delText>
              </w:r>
            </w:del>
          </w:p>
        </w:tc>
      </w:tr>
      <w:tr w:rsidR="0016056F" w:rsidDel="00CB1085" w14:paraId="1E197BD1" w14:textId="1C839D48" w:rsidTr="00030A13">
        <w:trPr>
          <w:trHeight w:val="298"/>
          <w:del w:id="1183" w:author="Qizhou Duan" w:date="2024-02-09T11:30:00Z"/>
        </w:trPr>
        <w:tc>
          <w:tcPr>
            <w:tcW w:w="1886" w:type="dxa"/>
            <w:tcBorders>
              <w:top w:val="nil"/>
              <w:bottom w:val="nil"/>
              <w:right w:val="nil"/>
            </w:tcBorders>
          </w:tcPr>
          <w:p w14:paraId="1EB01771" w14:textId="04A906BE" w:rsidR="0016056F" w:rsidDel="00CB1085" w:rsidRDefault="0016056F" w:rsidP="00CB1085">
            <w:pPr>
              <w:widowControl w:val="0"/>
              <w:spacing w:after="0" w:line="240" w:lineRule="auto"/>
              <w:jc w:val="center"/>
              <w:rPr>
                <w:del w:id="1184" w:author="Qizhou Duan" w:date="2024-02-09T11:30:00Z"/>
                <w:rFonts w:ascii="Times New Roman" w:hAnsi="Times New Roman" w:cs="Times New Roman"/>
                <w:sz w:val="24"/>
                <w:szCs w:val="24"/>
              </w:rPr>
              <w:pPrChange w:id="1185" w:author="Qizhou Duan" w:date="2024-02-09T11:30:00Z">
                <w:pPr>
                  <w:widowControl w:val="0"/>
                  <w:spacing w:after="0" w:line="240" w:lineRule="auto"/>
                  <w:jc w:val="center"/>
                </w:pPr>
              </w:pPrChange>
            </w:pPr>
            <w:del w:id="1186" w:author="Qizhou Duan" w:date="2024-02-09T11:30:00Z">
              <w:r w:rsidDel="00CB1085">
                <w:rPr>
                  <w:rFonts w:ascii="Times New Roman" w:hAnsi="Times New Roman" w:cs="Times New Roman"/>
                  <w:sz w:val="24"/>
                  <w:szCs w:val="24"/>
                </w:rPr>
                <w:delText>Depression</w:delText>
              </w:r>
            </w:del>
          </w:p>
        </w:tc>
        <w:tc>
          <w:tcPr>
            <w:tcW w:w="990" w:type="dxa"/>
            <w:tcBorders>
              <w:top w:val="nil"/>
              <w:left w:val="nil"/>
              <w:bottom w:val="nil"/>
              <w:right w:val="nil"/>
            </w:tcBorders>
          </w:tcPr>
          <w:p w14:paraId="647FFE20" w14:textId="0389BD9D" w:rsidR="0016056F" w:rsidDel="00CB1085" w:rsidRDefault="0016056F" w:rsidP="00CB1085">
            <w:pPr>
              <w:widowControl w:val="0"/>
              <w:spacing w:after="0" w:line="240" w:lineRule="auto"/>
              <w:jc w:val="center"/>
              <w:rPr>
                <w:del w:id="1187" w:author="Qizhou Duan" w:date="2024-02-09T11:30:00Z"/>
                <w:rFonts w:ascii="Times New Roman" w:hAnsi="Times New Roman" w:cs="Times New Roman"/>
                <w:sz w:val="24"/>
                <w:szCs w:val="24"/>
              </w:rPr>
              <w:pPrChange w:id="1188" w:author="Qizhou Duan" w:date="2024-02-09T11:30:00Z">
                <w:pPr>
                  <w:widowControl w:val="0"/>
                  <w:spacing w:after="0" w:line="240" w:lineRule="auto"/>
                  <w:jc w:val="center"/>
                </w:pPr>
              </w:pPrChange>
            </w:pPr>
            <w:del w:id="1189" w:author="Qizhou Duan" w:date="2024-02-09T11:30:00Z">
              <w:r w:rsidDel="00CB1085">
                <w:rPr>
                  <w:rFonts w:ascii="Times New Roman" w:hAnsi="Times New Roman" w:cs="Times New Roman"/>
                  <w:sz w:val="24"/>
                  <w:szCs w:val="24"/>
                </w:rPr>
                <w:delText>5</w:delText>
              </w:r>
            </w:del>
          </w:p>
        </w:tc>
        <w:tc>
          <w:tcPr>
            <w:tcW w:w="1259" w:type="dxa"/>
            <w:tcBorders>
              <w:top w:val="nil"/>
              <w:left w:val="nil"/>
              <w:bottom w:val="nil"/>
              <w:right w:val="nil"/>
            </w:tcBorders>
          </w:tcPr>
          <w:p w14:paraId="1D44F4AF" w14:textId="520CD057" w:rsidR="0016056F" w:rsidDel="00CB1085" w:rsidRDefault="0016056F" w:rsidP="00CB1085">
            <w:pPr>
              <w:widowControl w:val="0"/>
              <w:spacing w:after="0" w:line="240" w:lineRule="auto"/>
              <w:jc w:val="center"/>
              <w:rPr>
                <w:del w:id="1190" w:author="Qizhou Duan" w:date="2024-02-09T11:30:00Z"/>
                <w:rFonts w:ascii="Times New Roman" w:hAnsi="Times New Roman" w:cs="Times New Roman"/>
                <w:sz w:val="24"/>
                <w:szCs w:val="24"/>
              </w:rPr>
              <w:pPrChange w:id="1191" w:author="Qizhou Duan" w:date="2024-02-09T11:30:00Z">
                <w:pPr>
                  <w:widowControl w:val="0"/>
                  <w:spacing w:after="0" w:line="240" w:lineRule="auto"/>
                  <w:jc w:val="center"/>
                </w:pPr>
              </w:pPrChange>
            </w:pPr>
            <w:del w:id="1192" w:author="Qizhou Duan" w:date="2024-02-09T11:30:00Z">
              <w:r w:rsidDel="00CB1085">
                <w:rPr>
                  <w:rFonts w:ascii="Times New Roman" w:hAnsi="Times New Roman" w:cs="Times New Roman"/>
                  <w:sz w:val="24"/>
                  <w:szCs w:val="24"/>
                </w:rPr>
                <w:delText>658</w:delText>
              </w:r>
            </w:del>
          </w:p>
        </w:tc>
        <w:tc>
          <w:tcPr>
            <w:tcW w:w="721" w:type="dxa"/>
            <w:tcBorders>
              <w:top w:val="nil"/>
              <w:left w:val="nil"/>
              <w:bottom w:val="nil"/>
              <w:right w:val="nil"/>
            </w:tcBorders>
          </w:tcPr>
          <w:p w14:paraId="796B95FE" w14:textId="5D0D4BA1" w:rsidR="0016056F" w:rsidDel="00CB1085" w:rsidRDefault="0016056F" w:rsidP="00CB1085">
            <w:pPr>
              <w:widowControl w:val="0"/>
              <w:spacing w:after="0" w:line="240" w:lineRule="auto"/>
              <w:jc w:val="center"/>
              <w:rPr>
                <w:del w:id="1193" w:author="Qizhou Duan" w:date="2024-02-09T11:30:00Z"/>
                <w:rFonts w:ascii="Times New Roman" w:hAnsi="Times New Roman" w:cs="Times New Roman"/>
                <w:sz w:val="24"/>
                <w:szCs w:val="24"/>
              </w:rPr>
              <w:pPrChange w:id="1194" w:author="Qizhou Duan" w:date="2024-02-09T11:30:00Z">
                <w:pPr>
                  <w:widowControl w:val="0"/>
                  <w:spacing w:after="0" w:line="240" w:lineRule="auto"/>
                  <w:jc w:val="center"/>
                </w:pPr>
              </w:pPrChange>
            </w:pPr>
            <w:del w:id="1195" w:author="Qizhou Duan" w:date="2024-02-09T11:30:00Z">
              <w:r w:rsidDel="00CB1085">
                <w:rPr>
                  <w:rFonts w:ascii="Times New Roman" w:hAnsi="Times New Roman" w:cs="Times New Roman"/>
                  <w:sz w:val="24"/>
                  <w:szCs w:val="24"/>
                </w:rPr>
                <w:delText>-0.15</w:delText>
              </w:r>
            </w:del>
          </w:p>
        </w:tc>
        <w:tc>
          <w:tcPr>
            <w:tcW w:w="1890" w:type="dxa"/>
            <w:tcBorders>
              <w:top w:val="nil"/>
              <w:left w:val="nil"/>
              <w:bottom w:val="nil"/>
              <w:right w:val="nil"/>
            </w:tcBorders>
          </w:tcPr>
          <w:p w14:paraId="2F6628DC" w14:textId="492580AE" w:rsidR="0016056F" w:rsidDel="00CB1085" w:rsidRDefault="0016056F" w:rsidP="00CB1085">
            <w:pPr>
              <w:widowControl w:val="0"/>
              <w:spacing w:after="0" w:line="240" w:lineRule="auto"/>
              <w:jc w:val="center"/>
              <w:rPr>
                <w:del w:id="1196" w:author="Qizhou Duan" w:date="2024-02-09T11:30:00Z"/>
                <w:rFonts w:ascii="Times New Roman" w:hAnsi="Times New Roman" w:cs="Times New Roman"/>
                <w:sz w:val="24"/>
                <w:szCs w:val="24"/>
              </w:rPr>
              <w:pPrChange w:id="1197" w:author="Qizhou Duan" w:date="2024-02-09T11:30:00Z">
                <w:pPr>
                  <w:widowControl w:val="0"/>
                  <w:spacing w:after="0" w:line="240" w:lineRule="auto"/>
                  <w:jc w:val="center"/>
                </w:pPr>
              </w:pPrChange>
            </w:pPr>
            <w:del w:id="1198" w:author="Qizhou Duan" w:date="2024-02-09T11:30:00Z">
              <w:r w:rsidDel="00CB1085">
                <w:rPr>
                  <w:rFonts w:ascii="Times New Roman" w:hAnsi="Times New Roman" w:cs="Times New Roman"/>
                  <w:sz w:val="24"/>
                  <w:szCs w:val="24"/>
                </w:rPr>
                <w:delText>-0.41</w:delText>
              </w:r>
            </w:del>
          </w:p>
        </w:tc>
        <w:tc>
          <w:tcPr>
            <w:tcW w:w="1529" w:type="dxa"/>
            <w:tcBorders>
              <w:top w:val="nil"/>
              <w:left w:val="nil"/>
              <w:bottom w:val="nil"/>
              <w:right w:val="nil"/>
            </w:tcBorders>
          </w:tcPr>
          <w:p w14:paraId="7D3A55DC" w14:textId="5CAE84C4" w:rsidR="0016056F" w:rsidDel="00CB1085" w:rsidRDefault="0016056F" w:rsidP="00CB1085">
            <w:pPr>
              <w:widowControl w:val="0"/>
              <w:spacing w:after="0" w:line="240" w:lineRule="auto"/>
              <w:jc w:val="center"/>
              <w:rPr>
                <w:del w:id="1199" w:author="Qizhou Duan" w:date="2024-02-09T11:30:00Z"/>
                <w:rFonts w:ascii="Times New Roman" w:hAnsi="Times New Roman" w:cs="Times New Roman"/>
                <w:sz w:val="24"/>
                <w:szCs w:val="24"/>
              </w:rPr>
              <w:pPrChange w:id="1200" w:author="Qizhou Duan" w:date="2024-02-09T11:30:00Z">
                <w:pPr>
                  <w:widowControl w:val="0"/>
                  <w:spacing w:after="0" w:line="240" w:lineRule="auto"/>
                  <w:jc w:val="center"/>
                </w:pPr>
              </w:pPrChange>
            </w:pPr>
            <w:del w:id="1201" w:author="Qizhou Duan" w:date="2024-02-09T11:30:00Z">
              <w:r w:rsidDel="00CB1085">
                <w:rPr>
                  <w:rFonts w:ascii="Times New Roman" w:hAnsi="Times New Roman" w:cs="Times New Roman"/>
                  <w:sz w:val="24"/>
                  <w:szCs w:val="24"/>
                </w:rPr>
                <w:delText>0.11</w:delText>
              </w:r>
            </w:del>
          </w:p>
        </w:tc>
        <w:tc>
          <w:tcPr>
            <w:tcW w:w="1800" w:type="dxa"/>
            <w:tcBorders>
              <w:top w:val="nil"/>
              <w:left w:val="nil"/>
              <w:bottom w:val="nil"/>
            </w:tcBorders>
          </w:tcPr>
          <w:p w14:paraId="41FCE63D" w14:textId="56F8A94C" w:rsidR="0016056F" w:rsidDel="00CB1085" w:rsidRDefault="0016056F" w:rsidP="00CB1085">
            <w:pPr>
              <w:widowControl w:val="0"/>
              <w:spacing w:after="0" w:line="240" w:lineRule="auto"/>
              <w:jc w:val="center"/>
              <w:rPr>
                <w:del w:id="1202" w:author="Qizhou Duan" w:date="2024-02-09T11:30:00Z"/>
                <w:rFonts w:ascii="Times New Roman" w:hAnsi="Times New Roman" w:cs="Times New Roman"/>
                <w:sz w:val="24"/>
                <w:szCs w:val="24"/>
              </w:rPr>
              <w:pPrChange w:id="1203" w:author="Qizhou Duan" w:date="2024-02-09T11:30:00Z">
                <w:pPr>
                  <w:widowControl w:val="0"/>
                  <w:spacing w:after="0" w:line="240" w:lineRule="auto"/>
                  <w:jc w:val="center"/>
                </w:pPr>
              </w:pPrChange>
            </w:pPr>
            <w:del w:id="1204" w:author="Qizhou Duan" w:date="2024-02-09T11:30:00Z">
              <w:r w:rsidDel="00CB1085">
                <w:rPr>
                  <w:rFonts w:ascii="Times New Roman" w:hAnsi="Times New Roman" w:cs="Times New Roman"/>
                  <w:sz w:val="24"/>
                  <w:szCs w:val="24"/>
                </w:rPr>
                <w:delText>91.96%</w:delText>
              </w:r>
            </w:del>
          </w:p>
        </w:tc>
      </w:tr>
      <w:tr w:rsidR="0016056F" w:rsidDel="00CB1085" w14:paraId="0B263C4D" w14:textId="1891DF8A" w:rsidTr="00030A13">
        <w:trPr>
          <w:trHeight w:val="298"/>
          <w:del w:id="1205" w:author="Qizhou Duan" w:date="2024-02-09T11:30:00Z"/>
        </w:trPr>
        <w:tc>
          <w:tcPr>
            <w:tcW w:w="1886" w:type="dxa"/>
            <w:tcBorders>
              <w:top w:val="nil"/>
              <w:bottom w:val="nil"/>
              <w:right w:val="nil"/>
            </w:tcBorders>
          </w:tcPr>
          <w:p w14:paraId="52AFC99B" w14:textId="21F075B7" w:rsidR="0016056F" w:rsidDel="00CB1085" w:rsidRDefault="0016056F" w:rsidP="00CB1085">
            <w:pPr>
              <w:widowControl w:val="0"/>
              <w:spacing w:after="0" w:line="240" w:lineRule="auto"/>
              <w:jc w:val="center"/>
              <w:rPr>
                <w:del w:id="1206" w:author="Qizhou Duan" w:date="2024-02-09T11:30:00Z"/>
                <w:rFonts w:ascii="Times New Roman" w:hAnsi="Times New Roman" w:cs="Times New Roman"/>
                <w:sz w:val="24"/>
                <w:szCs w:val="24"/>
              </w:rPr>
              <w:pPrChange w:id="1207" w:author="Qizhou Duan" w:date="2024-02-09T11:30:00Z">
                <w:pPr>
                  <w:widowControl w:val="0"/>
                  <w:spacing w:after="0" w:line="240" w:lineRule="auto"/>
                  <w:jc w:val="center"/>
                </w:pPr>
              </w:pPrChange>
            </w:pPr>
            <w:del w:id="1208" w:author="Qizhou Duan" w:date="2024-02-09T11:30:00Z">
              <w:r w:rsidDel="00CB1085">
                <w:rPr>
                  <w:rFonts w:ascii="Times New Roman" w:hAnsi="Times New Roman" w:cs="Times New Roman"/>
                  <w:sz w:val="24"/>
                  <w:szCs w:val="24"/>
                </w:rPr>
                <w:delText>Coping Strategies</w:delText>
              </w:r>
            </w:del>
          </w:p>
        </w:tc>
        <w:tc>
          <w:tcPr>
            <w:tcW w:w="990" w:type="dxa"/>
            <w:tcBorders>
              <w:top w:val="nil"/>
              <w:left w:val="nil"/>
              <w:bottom w:val="nil"/>
              <w:right w:val="nil"/>
            </w:tcBorders>
          </w:tcPr>
          <w:p w14:paraId="3CD6207E" w14:textId="64AE3582" w:rsidR="0016056F" w:rsidDel="00CB1085" w:rsidRDefault="0016056F" w:rsidP="00CB1085">
            <w:pPr>
              <w:widowControl w:val="0"/>
              <w:spacing w:after="0" w:line="240" w:lineRule="auto"/>
              <w:jc w:val="center"/>
              <w:rPr>
                <w:del w:id="1209" w:author="Qizhou Duan" w:date="2024-02-09T11:30:00Z"/>
                <w:rFonts w:ascii="Times New Roman" w:hAnsi="Times New Roman" w:cs="Times New Roman"/>
                <w:sz w:val="24"/>
                <w:szCs w:val="24"/>
              </w:rPr>
              <w:pPrChange w:id="1210" w:author="Qizhou Duan" w:date="2024-02-09T11:30:00Z">
                <w:pPr>
                  <w:widowControl w:val="0"/>
                  <w:spacing w:after="0" w:line="240" w:lineRule="auto"/>
                  <w:jc w:val="center"/>
                </w:pPr>
              </w:pPrChange>
            </w:pPr>
            <w:del w:id="1211" w:author="Qizhou Duan" w:date="2024-02-09T11:30:00Z">
              <w:r w:rsidDel="00CB1085">
                <w:rPr>
                  <w:rFonts w:ascii="Times New Roman" w:hAnsi="Times New Roman" w:cs="Times New Roman"/>
                  <w:sz w:val="24"/>
                  <w:szCs w:val="24"/>
                </w:rPr>
                <w:delText>9</w:delText>
              </w:r>
            </w:del>
          </w:p>
        </w:tc>
        <w:tc>
          <w:tcPr>
            <w:tcW w:w="1259" w:type="dxa"/>
            <w:tcBorders>
              <w:top w:val="nil"/>
              <w:left w:val="nil"/>
              <w:bottom w:val="nil"/>
              <w:right w:val="nil"/>
            </w:tcBorders>
          </w:tcPr>
          <w:p w14:paraId="7DA94BCD" w14:textId="7AA1F5D3" w:rsidR="0016056F" w:rsidDel="00CB1085" w:rsidRDefault="0016056F" w:rsidP="00CB1085">
            <w:pPr>
              <w:widowControl w:val="0"/>
              <w:spacing w:after="0" w:line="240" w:lineRule="auto"/>
              <w:jc w:val="center"/>
              <w:rPr>
                <w:del w:id="1212" w:author="Qizhou Duan" w:date="2024-02-09T11:30:00Z"/>
                <w:rFonts w:ascii="Times New Roman" w:hAnsi="Times New Roman" w:cs="Times New Roman"/>
                <w:sz w:val="24"/>
                <w:szCs w:val="24"/>
              </w:rPr>
              <w:pPrChange w:id="1213" w:author="Qizhou Duan" w:date="2024-02-09T11:30:00Z">
                <w:pPr>
                  <w:widowControl w:val="0"/>
                  <w:spacing w:after="0" w:line="240" w:lineRule="auto"/>
                  <w:jc w:val="center"/>
                </w:pPr>
              </w:pPrChange>
            </w:pPr>
            <w:del w:id="1214" w:author="Qizhou Duan" w:date="2024-02-09T11:30:00Z">
              <w:r w:rsidDel="00CB1085">
                <w:rPr>
                  <w:rFonts w:ascii="Times New Roman" w:hAnsi="Times New Roman" w:cs="Times New Roman"/>
                  <w:sz w:val="24"/>
                  <w:szCs w:val="24"/>
                </w:rPr>
                <w:delText>941</w:delText>
              </w:r>
            </w:del>
          </w:p>
        </w:tc>
        <w:tc>
          <w:tcPr>
            <w:tcW w:w="721" w:type="dxa"/>
            <w:tcBorders>
              <w:top w:val="nil"/>
              <w:left w:val="nil"/>
              <w:bottom w:val="nil"/>
              <w:right w:val="nil"/>
            </w:tcBorders>
          </w:tcPr>
          <w:p w14:paraId="62CDE2FE" w14:textId="3C778D9F" w:rsidR="0016056F" w:rsidDel="00CB1085" w:rsidRDefault="0016056F" w:rsidP="00CB1085">
            <w:pPr>
              <w:widowControl w:val="0"/>
              <w:spacing w:after="0" w:line="240" w:lineRule="auto"/>
              <w:jc w:val="center"/>
              <w:rPr>
                <w:del w:id="1215" w:author="Qizhou Duan" w:date="2024-02-09T11:30:00Z"/>
                <w:rFonts w:ascii="Times New Roman" w:hAnsi="Times New Roman" w:cs="Times New Roman"/>
                <w:sz w:val="24"/>
                <w:szCs w:val="24"/>
              </w:rPr>
              <w:pPrChange w:id="1216" w:author="Qizhou Duan" w:date="2024-02-09T11:30:00Z">
                <w:pPr>
                  <w:widowControl w:val="0"/>
                  <w:spacing w:after="0" w:line="240" w:lineRule="auto"/>
                  <w:jc w:val="center"/>
                </w:pPr>
              </w:pPrChange>
            </w:pPr>
            <w:del w:id="1217" w:author="Qizhou Duan" w:date="2024-02-09T11:30:00Z">
              <w:r w:rsidDel="00CB1085">
                <w:rPr>
                  <w:rFonts w:ascii="Times New Roman" w:hAnsi="Times New Roman" w:cs="Times New Roman"/>
                  <w:sz w:val="24"/>
                  <w:szCs w:val="24"/>
                </w:rPr>
                <w:delText>0.50</w:delText>
              </w:r>
            </w:del>
          </w:p>
        </w:tc>
        <w:tc>
          <w:tcPr>
            <w:tcW w:w="1890" w:type="dxa"/>
            <w:tcBorders>
              <w:top w:val="nil"/>
              <w:left w:val="nil"/>
              <w:bottom w:val="nil"/>
              <w:right w:val="nil"/>
            </w:tcBorders>
          </w:tcPr>
          <w:p w14:paraId="0F8A1D4B" w14:textId="581B9F20" w:rsidR="0016056F" w:rsidDel="00CB1085" w:rsidRDefault="0016056F" w:rsidP="00CB1085">
            <w:pPr>
              <w:widowControl w:val="0"/>
              <w:spacing w:after="0" w:line="240" w:lineRule="auto"/>
              <w:jc w:val="center"/>
              <w:rPr>
                <w:del w:id="1218" w:author="Qizhou Duan" w:date="2024-02-09T11:30:00Z"/>
                <w:rFonts w:ascii="Times New Roman" w:hAnsi="Times New Roman" w:cs="Times New Roman"/>
                <w:sz w:val="24"/>
                <w:szCs w:val="24"/>
              </w:rPr>
              <w:pPrChange w:id="1219" w:author="Qizhou Duan" w:date="2024-02-09T11:30:00Z">
                <w:pPr>
                  <w:widowControl w:val="0"/>
                  <w:spacing w:after="0" w:line="240" w:lineRule="auto"/>
                  <w:jc w:val="center"/>
                </w:pPr>
              </w:pPrChange>
            </w:pPr>
            <w:del w:id="1220" w:author="Qizhou Duan" w:date="2024-02-09T11:30:00Z">
              <w:r w:rsidDel="00CB1085">
                <w:rPr>
                  <w:rFonts w:ascii="Times New Roman" w:hAnsi="Times New Roman" w:cs="Times New Roman"/>
                  <w:sz w:val="24"/>
                  <w:szCs w:val="24"/>
                </w:rPr>
                <w:delText>0.33</w:delText>
              </w:r>
            </w:del>
          </w:p>
        </w:tc>
        <w:tc>
          <w:tcPr>
            <w:tcW w:w="1529" w:type="dxa"/>
            <w:tcBorders>
              <w:top w:val="nil"/>
              <w:left w:val="nil"/>
              <w:bottom w:val="nil"/>
              <w:right w:val="nil"/>
            </w:tcBorders>
          </w:tcPr>
          <w:p w14:paraId="409272C1" w14:textId="45402A90" w:rsidR="0016056F" w:rsidDel="00CB1085" w:rsidRDefault="0016056F" w:rsidP="00CB1085">
            <w:pPr>
              <w:widowControl w:val="0"/>
              <w:spacing w:after="0" w:line="240" w:lineRule="auto"/>
              <w:jc w:val="center"/>
              <w:rPr>
                <w:del w:id="1221" w:author="Qizhou Duan" w:date="2024-02-09T11:30:00Z"/>
                <w:rFonts w:ascii="Times New Roman" w:hAnsi="Times New Roman" w:cs="Times New Roman"/>
                <w:sz w:val="24"/>
                <w:szCs w:val="24"/>
              </w:rPr>
              <w:pPrChange w:id="1222" w:author="Qizhou Duan" w:date="2024-02-09T11:30:00Z">
                <w:pPr>
                  <w:widowControl w:val="0"/>
                  <w:spacing w:after="0" w:line="240" w:lineRule="auto"/>
                  <w:jc w:val="center"/>
                </w:pPr>
              </w:pPrChange>
            </w:pPr>
            <w:del w:id="1223" w:author="Qizhou Duan" w:date="2024-02-09T11:30:00Z">
              <w:r w:rsidDel="00CB1085">
                <w:rPr>
                  <w:rFonts w:ascii="Times New Roman" w:hAnsi="Times New Roman" w:cs="Times New Roman"/>
                  <w:sz w:val="24"/>
                  <w:szCs w:val="24"/>
                </w:rPr>
                <w:delText>0.66</w:delText>
              </w:r>
            </w:del>
          </w:p>
        </w:tc>
        <w:tc>
          <w:tcPr>
            <w:tcW w:w="1800" w:type="dxa"/>
            <w:tcBorders>
              <w:top w:val="nil"/>
              <w:left w:val="nil"/>
              <w:bottom w:val="nil"/>
            </w:tcBorders>
          </w:tcPr>
          <w:p w14:paraId="4D492BE8" w14:textId="262946E7" w:rsidR="0016056F" w:rsidDel="00CB1085" w:rsidRDefault="0016056F" w:rsidP="00CB1085">
            <w:pPr>
              <w:widowControl w:val="0"/>
              <w:spacing w:after="0" w:line="240" w:lineRule="auto"/>
              <w:jc w:val="center"/>
              <w:rPr>
                <w:del w:id="1224" w:author="Qizhou Duan" w:date="2024-02-09T11:30:00Z"/>
                <w:rFonts w:ascii="Times New Roman" w:hAnsi="Times New Roman" w:cs="Times New Roman"/>
                <w:sz w:val="24"/>
                <w:szCs w:val="24"/>
              </w:rPr>
              <w:pPrChange w:id="1225" w:author="Qizhou Duan" w:date="2024-02-09T11:30:00Z">
                <w:pPr>
                  <w:widowControl w:val="0"/>
                  <w:spacing w:after="0" w:line="240" w:lineRule="auto"/>
                  <w:jc w:val="center"/>
                </w:pPr>
              </w:pPrChange>
            </w:pPr>
            <w:del w:id="1226" w:author="Qizhou Duan" w:date="2024-02-09T11:30:00Z">
              <w:r w:rsidDel="00CB1085">
                <w:rPr>
                  <w:rFonts w:ascii="Times New Roman" w:hAnsi="Times New Roman" w:cs="Times New Roman"/>
                  <w:sz w:val="24"/>
                  <w:szCs w:val="24"/>
                </w:rPr>
                <w:delText>93.04%</w:delText>
              </w:r>
            </w:del>
          </w:p>
        </w:tc>
      </w:tr>
      <w:tr w:rsidR="0016056F" w:rsidDel="00CB1085" w14:paraId="17B8E730" w14:textId="7F2C64B6" w:rsidTr="00030A13">
        <w:trPr>
          <w:trHeight w:val="298"/>
          <w:del w:id="1227" w:author="Qizhou Duan" w:date="2024-02-09T11:30:00Z"/>
        </w:trPr>
        <w:tc>
          <w:tcPr>
            <w:tcW w:w="1886" w:type="dxa"/>
            <w:tcBorders>
              <w:top w:val="nil"/>
              <w:bottom w:val="nil"/>
              <w:right w:val="nil"/>
            </w:tcBorders>
          </w:tcPr>
          <w:p w14:paraId="54E4015B" w14:textId="4BEBD745" w:rsidR="0016056F" w:rsidDel="00CB1085" w:rsidRDefault="0016056F" w:rsidP="00CB1085">
            <w:pPr>
              <w:widowControl w:val="0"/>
              <w:spacing w:after="0" w:line="240" w:lineRule="auto"/>
              <w:jc w:val="center"/>
              <w:rPr>
                <w:del w:id="1228" w:author="Qizhou Duan" w:date="2024-02-09T11:30:00Z"/>
                <w:rFonts w:ascii="Times New Roman" w:hAnsi="Times New Roman" w:cs="Times New Roman"/>
                <w:sz w:val="24"/>
                <w:szCs w:val="24"/>
              </w:rPr>
              <w:pPrChange w:id="1229" w:author="Qizhou Duan" w:date="2024-02-09T11:30:00Z">
                <w:pPr>
                  <w:widowControl w:val="0"/>
                  <w:spacing w:after="0" w:line="240" w:lineRule="auto"/>
                  <w:jc w:val="center"/>
                </w:pPr>
              </w:pPrChange>
            </w:pPr>
            <w:del w:id="1230" w:author="Qizhou Duan" w:date="2024-02-09T11:30:00Z">
              <w:r w:rsidDel="00CB1085">
                <w:rPr>
                  <w:rFonts w:ascii="Times New Roman" w:hAnsi="Times New Roman" w:cs="Times New Roman"/>
                  <w:sz w:val="24"/>
                  <w:szCs w:val="24"/>
                </w:rPr>
                <w:delText>Spirituality</w:delText>
              </w:r>
            </w:del>
          </w:p>
        </w:tc>
        <w:tc>
          <w:tcPr>
            <w:tcW w:w="990" w:type="dxa"/>
            <w:tcBorders>
              <w:top w:val="nil"/>
              <w:left w:val="nil"/>
              <w:bottom w:val="nil"/>
              <w:right w:val="nil"/>
            </w:tcBorders>
          </w:tcPr>
          <w:p w14:paraId="4A14E06B" w14:textId="05FC1C75" w:rsidR="0016056F" w:rsidDel="00CB1085" w:rsidRDefault="0016056F" w:rsidP="00CB1085">
            <w:pPr>
              <w:widowControl w:val="0"/>
              <w:spacing w:after="0" w:line="240" w:lineRule="auto"/>
              <w:jc w:val="center"/>
              <w:rPr>
                <w:del w:id="1231" w:author="Qizhou Duan" w:date="2024-02-09T11:30:00Z"/>
                <w:rFonts w:ascii="Times New Roman" w:hAnsi="Times New Roman" w:cs="Times New Roman"/>
                <w:sz w:val="24"/>
                <w:szCs w:val="24"/>
              </w:rPr>
              <w:pPrChange w:id="1232" w:author="Qizhou Duan" w:date="2024-02-09T11:30:00Z">
                <w:pPr>
                  <w:widowControl w:val="0"/>
                  <w:spacing w:after="0" w:line="240" w:lineRule="auto"/>
                  <w:jc w:val="center"/>
                </w:pPr>
              </w:pPrChange>
            </w:pPr>
            <w:del w:id="1233" w:author="Qizhou Duan" w:date="2024-02-09T11:30:00Z">
              <w:r w:rsidDel="00CB1085">
                <w:rPr>
                  <w:rFonts w:ascii="Times New Roman" w:hAnsi="Times New Roman" w:cs="Times New Roman"/>
                  <w:sz w:val="24"/>
                  <w:szCs w:val="24"/>
                </w:rPr>
                <w:delText>4</w:delText>
              </w:r>
            </w:del>
          </w:p>
        </w:tc>
        <w:tc>
          <w:tcPr>
            <w:tcW w:w="1259" w:type="dxa"/>
            <w:tcBorders>
              <w:top w:val="nil"/>
              <w:left w:val="nil"/>
              <w:bottom w:val="nil"/>
              <w:right w:val="nil"/>
            </w:tcBorders>
          </w:tcPr>
          <w:p w14:paraId="1DF232FA" w14:textId="2ACFCB5F" w:rsidR="0016056F" w:rsidDel="00CB1085" w:rsidRDefault="0016056F" w:rsidP="00CB1085">
            <w:pPr>
              <w:widowControl w:val="0"/>
              <w:spacing w:after="0" w:line="240" w:lineRule="auto"/>
              <w:jc w:val="center"/>
              <w:rPr>
                <w:del w:id="1234" w:author="Qizhou Duan" w:date="2024-02-09T11:30:00Z"/>
                <w:rFonts w:ascii="Times New Roman" w:hAnsi="Times New Roman" w:cs="Times New Roman"/>
                <w:sz w:val="24"/>
                <w:szCs w:val="24"/>
              </w:rPr>
              <w:pPrChange w:id="1235" w:author="Qizhou Duan" w:date="2024-02-09T11:30:00Z">
                <w:pPr>
                  <w:widowControl w:val="0"/>
                  <w:spacing w:after="0" w:line="240" w:lineRule="auto"/>
                  <w:jc w:val="center"/>
                </w:pPr>
              </w:pPrChange>
            </w:pPr>
            <w:del w:id="1236" w:author="Qizhou Duan" w:date="2024-02-09T11:30:00Z">
              <w:r w:rsidDel="00CB1085">
                <w:rPr>
                  <w:rFonts w:ascii="Times New Roman" w:hAnsi="Times New Roman" w:cs="Times New Roman"/>
                  <w:sz w:val="24"/>
                  <w:szCs w:val="24"/>
                </w:rPr>
                <w:delText>519</w:delText>
              </w:r>
            </w:del>
          </w:p>
        </w:tc>
        <w:tc>
          <w:tcPr>
            <w:tcW w:w="721" w:type="dxa"/>
            <w:tcBorders>
              <w:top w:val="nil"/>
              <w:left w:val="nil"/>
              <w:bottom w:val="nil"/>
              <w:right w:val="nil"/>
            </w:tcBorders>
          </w:tcPr>
          <w:p w14:paraId="6F9A6CF2" w14:textId="73FB7236" w:rsidR="0016056F" w:rsidDel="00CB1085" w:rsidRDefault="0016056F" w:rsidP="00CB1085">
            <w:pPr>
              <w:widowControl w:val="0"/>
              <w:spacing w:after="0" w:line="240" w:lineRule="auto"/>
              <w:jc w:val="center"/>
              <w:rPr>
                <w:del w:id="1237" w:author="Qizhou Duan" w:date="2024-02-09T11:30:00Z"/>
                <w:rFonts w:ascii="Times New Roman" w:hAnsi="Times New Roman" w:cs="Times New Roman"/>
                <w:sz w:val="24"/>
                <w:szCs w:val="24"/>
              </w:rPr>
              <w:pPrChange w:id="1238" w:author="Qizhou Duan" w:date="2024-02-09T11:30:00Z">
                <w:pPr>
                  <w:widowControl w:val="0"/>
                  <w:spacing w:after="0" w:line="240" w:lineRule="auto"/>
                  <w:jc w:val="center"/>
                </w:pPr>
              </w:pPrChange>
            </w:pPr>
            <w:del w:id="1239" w:author="Qizhou Duan" w:date="2024-02-09T11:30:00Z">
              <w:r w:rsidDel="00CB1085">
                <w:rPr>
                  <w:rFonts w:ascii="Times New Roman" w:hAnsi="Times New Roman" w:cs="Times New Roman"/>
                  <w:sz w:val="24"/>
                  <w:szCs w:val="24"/>
                </w:rPr>
                <w:delText>0.56</w:delText>
              </w:r>
            </w:del>
          </w:p>
        </w:tc>
        <w:tc>
          <w:tcPr>
            <w:tcW w:w="1890" w:type="dxa"/>
            <w:tcBorders>
              <w:top w:val="nil"/>
              <w:left w:val="nil"/>
              <w:bottom w:val="nil"/>
              <w:right w:val="nil"/>
            </w:tcBorders>
          </w:tcPr>
          <w:p w14:paraId="12526EBC" w14:textId="511BDD83" w:rsidR="0016056F" w:rsidDel="00CB1085" w:rsidRDefault="0016056F" w:rsidP="00CB1085">
            <w:pPr>
              <w:widowControl w:val="0"/>
              <w:spacing w:after="0" w:line="240" w:lineRule="auto"/>
              <w:jc w:val="center"/>
              <w:rPr>
                <w:del w:id="1240" w:author="Qizhou Duan" w:date="2024-02-09T11:30:00Z"/>
                <w:rFonts w:ascii="Times New Roman" w:hAnsi="Times New Roman" w:cs="Times New Roman"/>
                <w:sz w:val="24"/>
                <w:szCs w:val="24"/>
              </w:rPr>
              <w:pPrChange w:id="1241" w:author="Qizhou Duan" w:date="2024-02-09T11:30:00Z">
                <w:pPr>
                  <w:widowControl w:val="0"/>
                  <w:spacing w:after="0" w:line="240" w:lineRule="auto"/>
                  <w:jc w:val="center"/>
                </w:pPr>
              </w:pPrChange>
            </w:pPr>
            <w:del w:id="1242" w:author="Qizhou Duan" w:date="2024-02-09T11:30:00Z">
              <w:r w:rsidDel="00CB1085">
                <w:rPr>
                  <w:rFonts w:ascii="Times New Roman" w:hAnsi="Times New Roman" w:cs="Times New Roman"/>
                  <w:sz w:val="24"/>
                  <w:szCs w:val="24"/>
                </w:rPr>
                <w:delText>0.38</w:delText>
              </w:r>
            </w:del>
          </w:p>
        </w:tc>
        <w:tc>
          <w:tcPr>
            <w:tcW w:w="1529" w:type="dxa"/>
            <w:tcBorders>
              <w:top w:val="nil"/>
              <w:left w:val="nil"/>
              <w:bottom w:val="nil"/>
              <w:right w:val="nil"/>
            </w:tcBorders>
          </w:tcPr>
          <w:p w14:paraId="7F6EEEA5" w14:textId="6B18EE6F" w:rsidR="0016056F" w:rsidDel="00CB1085" w:rsidRDefault="0016056F" w:rsidP="00CB1085">
            <w:pPr>
              <w:widowControl w:val="0"/>
              <w:spacing w:after="0" w:line="240" w:lineRule="auto"/>
              <w:jc w:val="center"/>
              <w:rPr>
                <w:del w:id="1243" w:author="Qizhou Duan" w:date="2024-02-09T11:30:00Z"/>
                <w:rFonts w:ascii="Times New Roman" w:hAnsi="Times New Roman" w:cs="Times New Roman"/>
                <w:sz w:val="24"/>
                <w:szCs w:val="24"/>
              </w:rPr>
              <w:pPrChange w:id="1244" w:author="Qizhou Duan" w:date="2024-02-09T11:30:00Z">
                <w:pPr>
                  <w:widowControl w:val="0"/>
                  <w:spacing w:after="0" w:line="240" w:lineRule="auto"/>
                  <w:jc w:val="center"/>
                </w:pPr>
              </w:pPrChange>
            </w:pPr>
            <w:del w:id="1245" w:author="Qizhou Duan" w:date="2024-02-09T11:30:00Z">
              <w:r w:rsidDel="00CB1085">
                <w:rPr>
                  <w:rFonts w:ascii="Times New Roman" w:hAnsi="Times New Roman" w:cs="Times New Roman"/>
                  <w:sz w:val="24"/>
                  <w:szCs w:val="24"/>
                </w:rPr>
                <w:delText>0.75</w:delText>
              </w:r>
            </w:del>
          </w:p>
        </w:tc>
        <w:tc>
          <w:tcPr>
            <w:tcW w:w="1800" w:type="dxa"/>
            <w:tcBorders>
              <w:top w:val="nil"/>
              <w:left w:val="nil"/>
              <w:bottom w:val="nil"/>
            </w:tcBorders>
          </w:tcPr>
          <w:p w14:paraId="5DC633AA" w14:textId="690EFDD3" w:rsidR="0016056F" w:rsidDel="00CB1085" w:rsidRDefault="0016056F" w:rsidP="00CB1085">
            <w:pPr>
              <w:widowControl w:val="0"/>
              <w:spacing w:after="0" w:line="240" w:lineRule="auto"/>
              <w:jc w:val="center"/>
              <w:rPr>
                <w:del w:id="1246" w:author="Qizhou Duan" w:date="2024-02-09T11:30:00Z"/>
                <w:rFonts w:ascii="Times New Roman" w:hAnsi="Times New Roman" w:cs="Times New Roman"/>
                <w:sz w:val="24"/>
                <w:szCs w:val="24"/>
              </w:rPr>
              <w:pPrChange w:id="1247" w:author="Qizhou Duan" w:date="2024-02-09T11:30:00Z">
                <w:pPr>
                  <w:widowControl w:val="0"/>
                  <w:spacing w:after="0" w:line="240" w:lineRule="auto"/>
                  <w:jc w:val="center"/>
                </w:pPr>
              </w:pPrChange>
            </w:pPr>
            <w:del w:id="1248" w:author="Qizhou Duan" w:date="2024-02-09T11:30:00Z">
              <w:r w:rsidDel="00CB1085">
                <w:rPr>
                  <w:rFonts w:ascii="Times New Roman" w:hAnsi="Times New Roman" w:cs="Times New Roman"/>
                  <w:sz w:val="24"/>
                  <w:szCs w:val="24"/>
                </w:rPr>
                <w:delText>89.38%</w:delText>
              </w:r>
            </w:del>
          </w:p>
        </w:tc>
      </w:tr>
      <w:tr w:rsidR="0016056F" w:rsidDel="00CB1085" w14:paraId="54E524AE" w14:textId="2C57EA9C" w:rsidTr="00030A13">
        <w:trPr>
          <w:trHeight w:val="289"/>
          <w:del w:id="1249" w:author="Qizhou Duan" w:date="2024-02-09T11:30:00Z"/>
        </w:trPr>
        <w:tc>
          <w:tcPr>
            <w:tcW w:w="1886" w:type="dxa"/>
            <w:tcBorders>
              <w:top w:val="nil"/>
              <w:bottom w:val="nil"/>
              <w:right w:val="nil"/>
            </w:tcBorders>
          </w:tcPr>
          <w:p w14:paraId="2B89DB87" w14:textId="2C7CE82E" w:rsidR="0016056F" w:rsidDel="00CB1085" w:rsidRDefault="0016056F" w:rsidP="00CB1085">
            <w:pPr>
              <w:widowControl w:val="0"/>
              <w:spacing w:after="0" w:line="240" w:lineRule="auto"/>
              <w:jc w:val="center"/>
              <w:rPr>
                <w:del w:id="1250" w:author="Qizhou Duan" w:date="2024-02-09T11:30:00Z"/>
                <w:rFonts w:ascii="Times New Roman" w:hAnsi="Times New Roman" w:cs="Times New Roman"/>
                <w:sz w:val="24"/>
                <w:szCs w:val="24"/>
              </w:rPr>
              <w:pPrChange w:id="1251" w:author="Qizhou Duan" w:date="2024-02-09T11:30:00Z">
                <w:pPr>
                  <w:widowControl w:val="0"/>
                  <w:spacing w:after="0" w:line="240" w:lineRule="auto"/>
                  <w:jc w:val="center"/>
                </w:pPr>
              </w:pPrChange>
            </w:pPr>
            <w:del w:id="1252" w:author="Qizhou Duan" w:date="2024-02-09T11:30:00Z">
              <w:r w:rsidDel="00CB1085">
                <w:rPr>
                  <w:rFonts w:ascii="Times New Roman" w:hAnsi="Times New Roman" w:cs="Times New Roman"/>
                  <w:sz w:val="24"/>
                  <w:szCs w:val="24"/>
                </w:rPr>
                <w:delText>Social Support</w:delText>
              </w:r>
            </w:del>
          </w:p>
        </w:tc>
        <w:tc>
          <w:tcPr>
            <w:tcW w:w="990" w:type="dxa"/>
            <w:tcBorders>
              <w:top w:val="nil"/>
              <w:left w:val="nil"/>
              <w:bottom w:val="nil"/>
              <w:right w:val="nil"/>
            </w:tcBorders>
          </w:tcPr>
          <w:p w14:paraId="62B7A1A2" w14:textId="18D42F53" w:rsidR="0016056F" w:rsidDel="00CB1085" w:rsidRDefault="0016056F" w:rsidP="00CB1085">
            <w:pPr>
              <w:widowControl w:val="0"/>
              <w:spacing w:after="0" w:line="240" w:lineRule="auto"/>
              <w:jc w:val="center"/>
              <w:rPr>
                <w:del w:id="1253" w:author="Qizhou Duan" w:date="2024-02-09T11:30:00Z"/>
                <w:rFonts w:ascii="Times New Roman" w:hAnsi="Times New Roman" w:cs="Times New Roman"/>
                <w:sz w:val="24"/>
                <w:szCs w:val="24"/>
              </w:rPr>
              <w:pPrChange w:id="1254" w:author="Qizhou Duan" w:date="2024-02-09T11:30:00Z">
                <w:pPr>
                  <w:widowControl w:val="0"/>
                  <w:spacing w:after="0" w:line="240" w:lineRule="auto"/>
                  <w:jc w:val="center"/>
                </w:pPr>
              </w:pPrChange>
            </w:pPr>
            <w:del w:id="1255" w:author="Qizhou Duan" w:date="2024-02-09T11:30:00Z">
              <w:r w:rsidDel="00CB1085">
                <w:rPr>
                  <w:rFonts w:ascii="Times New Roman" w:hAnsi="Times New Roman" w:cs="Times New Roman"/>
                  <w:sz w:val="24"/>
                  <w:szCs w:val="24"/>
                </w:rPr>
                <w:delText>8</w:delText>
              </w:r>
            </w:del>
          </w:p>
        </w:tc>
        <w:tc>
          <w:tcPr>
            <w:tcW w:w="1259" w:type="dxa"/>
            <w:tcBorders>
              <w:top w:val="nil"/>
              <w:left w:val="nil"/>
              <w:bottom w:val="nil"/>
              <w:right w:val="nil"/>
            </w:tcBorders>
          </w:tcPr>
          <w:p w14:paraId="39C0AAA7" w14:textId="67F20B8F" w:rsidR="0016056F" w:rsidDel="00CB1085" w:rsidRDefault="0016056F" w:rsidP="00CB1085">
            <w:pPr>
              <w:widowControl w:val="0"/>
              <w:spacing w:after="0" w:line="240" w:lineRule="auto"/>
              <w:jc w:val="center"/>
              <w:rPr>
                <w:del w:id="1256" w:author="Qizhou Duan" w:date="2024-02-09T11:30:00Z"/>
                <w:rFonts w:ascii="Times New Roman" w:hAnsi="Times New Roman" w:cs="Times New Roman"/>
                <w:sz w:val="24"/>
                <w:szCs w:val="24"/>
              </w:rPr>
              <w:pPrChange w:id="1257" w:author="Qizhou Duan" w:date="2024-02-09T11:30:00Z">
                <w:pPr>
                  <w:widowControl w:val="0"/>
                  <w:spacing w:after="0" w:line="240" w:lineRule="auto"/>
                  <w:jc w:val="center"/>
                </w:pPr>
              </w:pPrChange>
            </w:pPr>
            <w:del w:id="1258" w:author="Qizhou Duan" w:date="2024-02-09T11:30:00Z">
              <w:r w:rsidDel="00CB1085">
                <w:rPr>
                  <w:rFonts w:ascii="Times New Roman" w:hAnsi="Times New Roman" w:cs="Times New Roman"/>
                  <w:sz w:val="24"/>
                  <w:szCs w:val="24"/>
                </w:rPr>
                <w:delText>983</w:delText>
              </w:r>
            </w:del>
          </w:p>
        </w:tc>
        <w:tc>
          <w:tcPr>
            <w:tcW w:w="721" w:type="dxa"/>
            <w:tcBorders>
              <w:top w:val="nil"/>
              <w:left w:val="nil"/>
              <w:bottom w:val="nil"/>
              <w:right w:val="nil"/>
            </w:tcBorders>
          </w:tcPr>
          <w:p w14:paraId="2F5FAA9A" w14:textId="14B3BE21" w:rsidR="0016056F" w:rsidDel="00CB1085" w:rsidRDefault="0016056F" w:rsidP="00CB1085">
            <w:pPr>
              <w:widowControl w:val="0"/>
              <w:spacing w:after="0" w:line="240" w:lineRule="auto"/>
              <w:jc w:val="center"/>
              <w:rPr>
                <w:del w:id="1259" w:author="Qizhou Duan" w:date="2024-02-09T11:30:00Z"/>
                <w:rFonts w:ascii="Times New Roman" w:hAnsi="Times New Roman" w:cs="Times New Roman"/>
                <w:sz w:val="24"/>
                <w:szCs w:val="24"/>
              </w:rPr>
              <w:pPrChange w:id="1260" w:author="Qizhou Duan" w:date="2024-02-09T11:30:00Z">
                <w:pPr>
                  <w:widowControl w:val="0"/>
                  <w:spacing w:after="0" w:line="240" w:lineRule="auto"/>
                  <w:jc w:val="center"/>
                </w:pPr>
              </w:pPrChange>
            </w:pPr>
            <w:del w:id="1261" w:author="Qizhou Duan" w:date="2024-02-09T11:30:00Z">
              <w:r w:rsidDel="00CB1085">
                <w:rPr>
                  <w:rFonts w:ascii="Times New Roman" w:hAnsi="Times New Roman" w:cs="Times New Roman"/>
                  <w:sz w:val="24"/>
                  <w:szCs w:val="24"/>
                </w:rPr>
                <w:delText>0.29</w:delText>
              </w:r>
            </w:del>
          </w:p>
        </w:tc>
        <w:tc>
          <w:tcPr>
            <w:tcW w:w="1890" w:type="dxa"/>
            <w:tcBorders>
              <w:top w:val="nil"/>
              <w:left w:val="nil"/>
              <w:bottom w:val="nil"/>
              <w:right w:val="nil"/>
            </w:tcBorders>
          </w:tcPr>
          <w:p w14:paraId="042098EF" w14:textId="492EBA94" w:rsidR="0016056F" w:rsidDel="00CB1085" w:rsidRDefault="0016056F" w:rsidP="00CB1085">
            <w:pPr>
              <w:widowControl w:val="0"/>
              <w:spacing w:after="0" w:line="240" w:lineRule="auto"/>
              <w:jc w:val="center"/>
              <w:rPr>
                <w:del w:id="1262" w:author="Qizhou Duan" w:date="2024-02-09T11:30:00Z"/>
                <w:rFonts w:ascii="Times New Roman" w:hAnsi="Times New Roman" w:cs="Times New Roman"/>
                <w:sz w:val="24"/>
                <w:szCs w:val="24"/>
              </w:rPr>
              <w:pPrChange w:id="1263" w:author="Qizhou Duan" w:date="2024-02-09T11:30:00Z">
                <w:pPr>
                  <w:widowControl w:val="0"/>
                  <w:spacing w:after="0" w:line="240" w:lineRule="auto"/>
                  <w:jc w:val="center"/>
                </w:pPr>
              </w:pPrChange>
            </w:pPr>
            <w:del w:id="1264" w:author="Qizhou Duan" w:date="2024-02-09T11:30:00Z">
              <w:r w:rsidDel="00CB1085">
                <w:rPr>
                  <w:rFonts w:ascii="Times New Roman" w:hAnsi="Times New Roman" w:cs="Times New Roman"/>
                  <w:sz w:val="24"/>
                  <w:szCs w:val="24"/>
                </w:rPr>
                <w:delText>-0.05</w:delText>
              </w:r>
            </w:del>
          </w:p>
        </w:tc>
        <w:tc>
          <w:tcPr>
            <w:tcW w:w="1529" w:type="dxa"/>
            <w:tcBorders>
              <w:top w:val="nil"/>
              <w:left w:val="nil"/>
              <w:bottom w:val="nil"/>
              <w:right w:val="nil"/>
            </w:tcBorders>
          </w:tcPr>
          <w:p w14:paraId="7197CB22" w14:textId="64EC80D9" w:rsidR="0016056F" w:rsidDel="00CB1085" w:rsidRDefault="0016056F" w:rsidP="00CB1085">
            <w:pPr>
              <w:widowControl w:val="0"/>
              <w:spacing w:after="0" w:line="240" w:lineRule="auto"/>
              <w:jc w:val="center"/>
              <w:rPr>
                <w:del w:id="1265" w:author="Qizhou Duan" w:date="2024-02-09T11:30:00Z"/>
                <w:rFonts w:ascii="Times New Roman" w:hAnsi="Times New Roman" w:cs="Times New Roman"/>
                <w:sz w:val="24"/>
                <w:szCs w:val="24"/>
              </w:rPr>
              <w:pPrChange w:id="1266" w:author="Qizhou Duan" w:date="2024-02-09T11:30:00Z">
                <w:pPr>
                  <w:widowControl w:val="0"/>
                  <w:spacing w:after="0" w:line="240" w:lineRule="auto"/>
                  <w:jc w:val="center"/>
                </w:pPr>
              </w:pPrChange>
            </w:pPr>
            <w:del w:id="1267" w:author="Qizhou Duan" w:date="2024-02-09T11:30:00Z">
              <w:r w:rsidDel="00CB1085">
                <w:rPr>
                  <w:rFonts w:ascii="Times New Roman" w:hAnsi="Times New Roman" w:cs="Times New Roman"/>
                  <w:sz w:val="24"/>
                  <w:szCs w:val="24"/>
                </w:rPr>
                <w:delText>0.62</w:delText>
              </w:r>
            </w:del>
          </w:p>
        </w:tc>
        <w:tc>
          <w:tcPr>
            <w:tcW w:w="1800" w:type="dxa"/>
            <w:tcBorders>
              <w:top w:val="nil"/>
              <w:left w:val="nil"/>
              <w:bottom w:val="nil"/>
            </w:tcBorders>
          </w:tcPr>
          <w:p w14:paraId="6758CE09" w14:textId="13D6A3D5" w:rsidR="0016056F" w:rsidDel="00CB1085" w:rsidRDefault="0016056F" w:rsidP="00CB1085">
            <w:pPr>
              <w:widowControl w:val="0"/>
              <w:spacing w:after="0" w:line="240" w:lineRule="auto"/>
              <w:jc w:val="center"/>
              <w:rPr>
                <w:del w:id="1268" w:author="Qizhou Duan" w:date="2024-02-09T11:30:00Z"/>
                <w:rFonts w:ascii="Times New Roman" w:hAnsi="Times New Roman" w:cs="Times New Roman"/>
                <w:sz w:val="24"/>
                <w:szCs w:val="24"/>
              </w:rPr>
              <w:pPrChange w:id="1269" w:author="Qizhou Duan" w:date="2024-02-09T11:30:00Z">
                <w:pPr>
                  <w:widowControl w:val="0"/>
                  <w:spacing w:after="0" w:line="240" w:lineRule="auto"/>
                  <w:jc w:val="center"/>
                </w:pPr>
              </w:pPrChange>
            </w:pPr>
            <w:del w:id="1270" w:author="Qizhou Duan" w:date="2024-02-09T11:30:00Z">
              <w:r w:rsidDel="00CB1085">
                <w:rPr>
                  <w:rFonts w:ascii="Times New Roman" w:hAnsi="Times New Roman" w:cs="Times New Roman"/>
                  <w:sz w:val="24"/>
                  <w:szCs w:val="24"/>
                </w:rPr>
                <w:delText>98.25%</w:delText>
              </w:r>
            </w:del>
          </w:p>
        </w:tc>
      </w:tr>
      <w:tr w:rsidR="0016056F" w:rsidDel="00CB1085" w14:paraId="66A828F2" w14:textId="58ECA298" w:rsidTr="00030A13">
        <w:trPr>
          <w:trHeight w:val="289"/>
          <w:del w:id="1271" w:author="Qizhou Duan" w:date="2024-02-09T11:30:00Z"/>
        </w:trPr>
        <w:tc>
          <w:tcPr>
            <w:tcW w:w="1886" w:type="dxa"/>
            <w:tcBorders>
              <w:top w:val="nil"/>
              <w:bottom w:val="nil"/>
              <w:right w:val="nil"/>
            </w:tcBorders>
          </w:tcPr>
          <w:p w14:paraId="75BD1940" w14:textId="2743B88A" w:rsidR="0016056F" w:rsidDel="00CB1085" w:rsidRDefault="0016056F" w:rsidP="00CB1085">
            <w:pPr>
              <w:widowControl w:val="0"/>
              <w:spacing w:after="0" w:line="240" w:lineRule="auto"/>
              <w:jc w:val="center"/>
              <w:rPr>
                <w:del w:id="1272" w:author="Qizhou Duan" w:date="2024-02-09T11:30:00Z"/>
                <w:rFonts w:ascii="Times New Roman" w:hAnsi="Times New Roman" w:cs="Times New Roman"/>
                <w:sz w:val="24"/>
                <w:szCs w:val="24"/>
              </w:rPr>
              <w:pPrChange w:id="1273" w:author="Qizhou Duan" w:date="2024-02-09T11:30:00Z">
                <w:pPr>
                  <w:widowControl w:val="0"/>
                  <w:spacing w:after="0" w:line="240" w:lineRule="auto"/>
                  <w:jc w:val="center"/>
                </w:pPr>
              </w:pPrChange>
            </w:pPr>
            <w:del w:id="1274" w:author="Qizhou Duan" w:date="2024-02-09T11:30:00Z">
              <w:r w:rsidDel="00CB1085">
                <w:rPr>
                  <w:rFonts w:ascii="Times New Roman" w:hAnsi="Times New Roman" w:cs="Times New Roman"/>
                  <w:sz w:val="24"/>
                  <w:szCs w:val="24"/>
                </w:rPr>
                <w:delText>Age</w:delText>
              </w:r>
            </w:del>
          </w:p>
        </w:tc>
        <w:tc>
          <w:tcPr>
            <w:tcW w:w="990" w:type="dxa"/>
            <w:tcBorders>
              <w:top w:val="nil"/>
              <w:left w:val="nil"/>
              <w:bottom w:val="nil"/>
              <w:right w:val="nil"/>
            </w:tcBorders>
          </w:tcPr>
          <w:p w14:paraId="727E979F" w14:textId="07FE0CB5" w:rsidR="0016056F" w:rsidDel="00CB1085" w:rsidRDefault="0016056F" w:rsidP="00CB1085">
            <w:pPr>
              <w:widowControl w:val="0"/>
              <w:spacing w:after="0" w:line="240" w:lineRule="auto"/>
              <w:jc w:val="center"/>
              <w:rPr>
                <w:del w:id="1275" w:author="Qizhou Duan" w:date="2024-02-09T11:30:00Z"/>
                <w:rFonts w:ascii="Times New Roman" w:hAnsi="Times New Roman" w:cs="Times New Roman"/>
                <w:sz w:val="24"/>
                <w:szCs w:val="24"/>
              </w:rPr>
              <w:pPrChange w:id="1276" w:author="Qizhou Duan" w:date="2024-02-09T11:30:00Z">
                <w:pPr>
                  <w:widowControl w:val="0"/>
                  <w:spacing w:after="0" w:line="240" w:lineRule="auto"/>
                  <w:jc w:val="center"/>
                </w:pPr>
              </w:pPrChange>
            </w:pPr>
            <w:del w:id="1277" w:author="Qizhou Duan" w:date="2024-02-09T11:30:00Z">
              <w:r w:rsidDel="00CB1085">
                <w:rPr>
                  <w:rFonts w:ascii="Times New Roman" w:hAnsi="Times New Roman" w:cs="Times New Roman"/>
                  <w:sz w:val="24"/>
                  <w:szCs w:val="24"/>
                </w:rPr>
                <w:delText>5</w:delText>
              </w:r>
            </w:del>
          </w:p>
        </w:tc>
        <w:tc>
          <w:tcPr>
            <w:tcW w:w="1259" w:type="dxa"/>
            <w:tcBorders>
              <w:top w:val="nil"/>
              <w:left w:val="nil"/>
              <w:bottom w:val="nil"/>
              <w:right w:val="nil"/>
            </w:tcBorders>
          </w:tcPr>
          <w:p w14:paraId="7D8B93D6" w14:textId="2A63C56B" w:rsidR="0016056F" w:rsidDel="00CB1085" w:rsidRDefault="0016056F" w:rsidP="00CB1085">
            <w:pPr>
              <w:widowControl w:val="0"/>
              <w:spacing w:after="0" w:line="240" w:lineRule="auto"/>
              <w:jc w:val="center"/>
              <w:rPr>
                <w:del w:id="1278" w:author="Qizhou Duan" w:date="2024-02-09T11:30:00Z"/>
                <w:rFonts w:ascii="Times New Roman" w:hAnsi="Times New Roman" w:cs="Times New Roman"/>
                <w:sz w:val="24"/>
                <w:szCs w:val="24"/>
              </w:rPr>
              <w:pPrChange w:id="1279" w:author="Qizhou Duan" w:date="2024-02-09T11:30:00Z">
                <w:pPr>
                  <w:widowControl w:val="0"/>
                  <w:spacing w:after="0" w:line="240" w:lineRule="auto"/>
                  <w:jc w:val="center"/>
                </w:pPr>
              </w:pPrChange>
            </w:pPr>
            <w:del w:id="1280" w:author="Qizhou Duan" w:date="2024-02-09T11:30:00Z">
              <w:r w:rsidDel="00CB1085">
                <w:rPr>
                  <w:rFonts w:ascii="Times New Roman" w:hAnsi="Times New Roman" w:cs="Times New Roman"/>
                  <w:sz w:val="24"/>
                  <w:szCs w:val="24"/>
                </w:rPr>
                <w:delText>688</w:delText>
              </w:r>
            </w:del>
          </w:p>
        </w:tc>
        <w:tc>
          <w:tcPr>
            <w:tcW w:w="721" w:type="dxa"/>
            <w:tcBorders>
              <w:top w:val="nil"/>
              <w:left w:val="nil"/>
              <w:bottom w:val="nil"/>
              <w:right w:val="nil"/>
            </w:tcBorders>
          </w:tcPr>
          <w:p w14:paraId="6EB37A4A" w14:textId="2860B128" w:rsidR="0016056F" w:rsidDel="00CB1085" w:rsidRDefault="0016056F" w:rsidP="00CB1085">
            <w:pPr>
              <w:widowControl w:val="0"/>
              <w:spacing w:after="0" w:line="240" w:lineRule="auto"/>
              <w:jc w:val="center"/>
              <w:rPr>
                <w:del w:id="1281" w:author="Qizhou Duan" w:date="2024-02-09T11:30:00Z"/>
                <w:rFonts w:ascii="Times New Roman" w:hAnsi="Times New Roman" w:cs="Times New Roman"/>
                <w:sz w:val="24"/>
                <w:szCs w:val="24"/>
              </w:rPr>
              <w:pPrChange w:id="1282" w:author="Qizhou Duan" w:date="2024-02-09T11:30:00Z">
                <w:pPr>
                  <w:widowControl w:val="0"/>
                  <w:spacing w:after="0" w:line="240" w:lineRule="auto"/>
                  <w:jc w:val="center"/>
                </w:pPr>
              </w:pPrChange>
            </w:pPr>
            <w:del w:id="1283" w:author="Qizhou Duan" w:date="2024-02-09T11:30:00Z">
              <w:r w:rsidDel="00CB1085">
                <w:rPr>
                  <w:rFonts w:ascii="Times New Roman" w:hAnsi="Times New Roman" w:cs="Times New Roman"/>
                  <w:sz w:val="24"/>
                  <w:szCs w:val="24"/>
                </w:rPr>
                <w:delText>0.04</w:delText>
              </w:r>
            </w:del>
          </w:p>
        </w:tc>
        <w:tc>
          <w:tcPr>
            <w:tcW w:w="1890" w:type="dxa"/>
            <w:tcBorders>
              <w:top w:val="nil"/>
              <w:left w:val="nil"/>
              <w:bottom w:val="nil"/>
              <w:right w:val="nil"/>
            </w:tcBorders>
          </w:tcPr>
          <w:p w14:paraId="76676B54" w14:textId="5E40315C" w:rsidR="0016056F" w:rsidDel="00CB1085" w:rsidRDefault="0016056F" w:rsidP="00CB1085">
            <w:pPr>
              <w:widowControl w:val="0"/>
              <w:spacing w:after="0" w:line="240" w:lineRule="auto"/>
              <w:jc w:val="center"/>
              <w:rPr>
                <w:del w:id="1284" w:author="Qizhou Duan" w:date="2024-02-09T11:30:00Z"/>
                <w:rFonts w:ascii="Times New Roman" w:hAnsi="Times New Roman" w:cs="Times New Roman"/>
                <w:sz w:val="24"/>
                <w:szCs w:val="24"/>
              </w:rPr>
              <w:pPrChange w:id="1285" w:author="Qizhou Duan" w:date="2024-02-09T11:30:00Z">
                <w:pPr>
                  <w:widowControl w:val="0"/>
                  <w:spacing w:after="0" w:line="240" w:lineRule="auto"/>
                  <w:jc w:val="center"/>
                </w:pPr>
              </w:pPrChange>
            </w:pPr>
            <w:del w:id="1286" w:author="Qizhou Duan" w:date="2024-02-09T11:30:00Z">
              <w:r w:rsidDel="00CB1085">
                <w:rPr>
                  <w:rFonts w:ascii="Times New Roman" w:hAnsi="Times New Roman" w:cs="Times New Roman"/>
                  <w:sz w:val="24"/>
                  <w:szCs w:val="24"/>
                </w:rPr>
                <w:delText>-0.12</w:delText>
              </w:r>
            </w:del>
          </w:p>
        </w:tc>
        <w:tc>
          <w:tcPr>
            <w:tcW w:w="1529" w:type="dxa"/>
            <w:tcBorders>
              <w:top w:val="nil"/>
              <w:left w:val="nil"/>
              <w:bottom w:val="nil"/>
              <w:right w:val="nil"/>
            </w:tcBorders>
          </w:tcPr>
          <w:p w14:paraId="788D7EDB" w14:textId="5F609FC8" w:rsidR="0016056F" w:rsidDel="00CB1085" w:rsidRDefault="0016056F" w:rsidP="00CB1085">
            <w:pPr>
              <w:widowControl w:val="0"/>
              <w:spacing w:after="0" w:line="240" w:lineRule="auto"/>
              <w:jc w:val="center"/>
              <w:rPr>
                <w:del w:id="1287" w:author="Qizhou Duan" w:date="2024-02-09T11:30:00Z"/>
                <w:rFonts w:ascii="Times New Roman" w:hAnsi="Times New Roman" w:cs="Times New Roman"/>
                <w:sz w:val="24"/>
                <w:szCs w:val="24"/>
              </w:rPr>
              <w:pPrChange w:id="1288" w:author="Qizhou Duan" w:date="2024-02-09T11:30:00Z">
                <w:pPr>
                  <w:widowControl w:val="0"/>
                  <w:spacing w:after="0" w:line="240" w:lineRule="auto"/>
                  <w:jc w:val="center"/>
                </w:pPr>
              </w:pPrChange>
            </w:pPr>
            <w:del w:id="1289" w:author="Qizhou Duan" w:date="2024-02-09T11:30:00Z">
              <w:r w:rsidDel="00CB1085">
                <w:rPr>
                  <w:rFonts w:ascii="Times New Roman" w:hAnsi="Times New Roman" w:cs="Times New Roman"/>
                  <w:sz w:val="24"/>
                  <w:szCs w:val="24"/>
                </w:rPr>
                <w:delText>0.20</w:delText>
              </w:r>
            </w:del>
          </w:p>
        </w:tc>
        <w:tc>
          <w:tcPr>
            <w:tcW w:w="1800" w:type="dxa"/>
            <w:tcBorders>
              <w:top w:val="nil"/>
              <w:left w:val="nil"/>
              <w:bottom w:val="nil"/>
            </w:tcBorders>
          </w:tcPr>
          <w:p w14:paraId="674895D0" w14:textId="2F89EA42" w:rsidR="0016056F" w:rsidDel="00CB1085" w:rsidRDefault="0016056F" w:rsidP="00CB1085">
            <w:pPr>
              <w:widowControl w:val="0"/>
              <w:spacing w:after="0" w:line="240" w:lineRule="auto"/>
              <w:jc w:val="center"/>
              <w:rPr>
                <w:del w:id="1290" w:author="Qizhou Duan" w:date="2024-02-09T11:30:00Z"/>
                <w:rFonts w:ascii="Times New Roman" w:hAnsi="Times New Roman" w:cs="Times New Roman"/>
                <w:sz w:val="24"/>
                <w:szCs w:val="24"/>
              </w:rPr>
              <w:pPrChange w:id="1291" w:author="Qizhou Duan" w:date="2024-02-09T11:30:00Z">
                <w:pPr>
                  <w:widowControl w:val="0"/>
                  <w:spacing w:after="0" w:line="240" w:lineRule="auto"/>
                  <w:jc w:val="center"/>
                </w:pPr>
              </w:pPrChange>
            </w:pPr>
            <w:del w:id="1292" w:author="Qizhou Duan" w:date="2024-02-09T11:30:00Z">
              <w:r w:rsidDel="00CB1085">
                <w:rPr>
                  <w:rFonts w:ascii="Times New Roman" w:hAnsi="Times New Roman" w:cs="Times New Roman"/>
                  <w:sz w:val="24"/>
                  <w:szCs w:val="24"/>
                </w:rPr>
                <w:delText>78.49%</w:delText>
              </w:r>
            </w:del>
          </w:p>
        </w:tc>
      </w:tr>
      <w:tr w:rsidR="0016056F" w:rsidDel="00CB1085" w14:paraId="6D575853" w14:textId="1102F3EA" w:rsidTr="00030A13">
        <w:trPr>
          <w:trHeight w:val="289"/>
          <w:del w:id="1293" w:author="Qizhou Duan" w:date="2024-02-09T11:30:00Z"/>
        </w:trPr>
        <w:tc>
          <w:tcPr>
            <w:tcW w:w="1886" w:type="dxa"/>
            <w:tcBorders>
              <w:top w:val="nil"/>
              <w:right w:val="nil"/>
            </w:tcBorders>
          </w:tcPr>
          <w:p w14:paraId="5C37CAB1" w14:textId="23FE239D" w:rsidR="0016056F" w:rsidDel="00CB1085" w:rsidRDefault="0016056F" w:rsidP="00CB1085">
            <w:pPr>
              <w:widowControl w:val="0"/>
              <w:spacing w:after="0" w:line="240" w:lineRule="auto"/>
              <w:jc w:val="center"/>
              <w:rPr>
                <w:del w:id="1294" w:author="Qizhou Duan" w:date="2024-02-09T11:30:00Z"/>
                <w:rFonts w:ascii="Times New Roman" w:hAnsi="Times New Roman" w:cs="Times New Roman"/>
                <w:sz w:val="24"/>
                <w:szCs w:val="24"/>
              </w:rPr>
              <w:pPrChange w:id="1295" w:author="Qizhou Duan" w:date="2024-02-09T11:30:00Z">
                <w:pPr>
                  <w:widowControl w:val="0"/>
                  <w:spacing w:after="0" w:line="240" w:lineRule="auto"/>
                  <w:jc w:val="center"/>
                </w:pPr>
              </w:pPrChange>
            </w:pPr>
            <w:del w:id="1296" w:author="Qizhou Duan" w:date="2024-02-09T11:30:00Z">
              <w:r w:rsidDel="00CB1085">
                <w:rPr>
                  <w:rFonts w:ascii="Times New Roman" w:hAnsi="Times New Roman" w:cs="Times New Roman"/>
                  <w:sz w:val="24"/>
                  <w:szCs w:val="24"/>
                </w:rPr>
                <w:delText>Gender</w:delText>
              </w:r>
            </w:del>
          </w:p>
        </w:tc>
        <w:tc>
          <w:tcPr>
            <w:tcW w:w="990" w:type="dxa"/>
            <w:tcBorders>
              <w:top w:val="nil"/>
              <w:left w:val="nil"/>
              <w:right w:val="nil"/>
            </w:tcBorders>
          </w:tcPr>
          <w:p w14:paraId="6367CF07" w14:textId="5C61E56B" w:rsidR="0016056F" w:rsidDel="00CB1085" w:rsidRDefault="0016056F" w:rsidP="00CB1085">
            <w:pPr>
              <w:widowControl w:val="0"/>
              <w:spacing w:after="0" w:line="240" w:lineRule="auto"/>
              <w:jc w:val="center"/>
              <w:rPr>
                <w:del w:id="1297" w:author="Qizhou Duan" w:date="2024-02-09T11:30:00Z"/>
                <w:rFonts w:ascii="Times New Roman" w:hAnsi="Times New Roman" w:cs="Times New Roman"/>
                <w:sz w:val="24"/>
                <w:szCs w:val="24"/>
              </w:rPr>
              <w:pPrChange w:id="1298" w:author="Qizhou Duan" w:date="2024-02-09T11:30:00Z">
                <w:pPr>
                  <w:widowControl w:val="0"/>
                  <w:spacing w:after="0" w:line="240" w:lineRule="auto"/>
                  <w:jc w:val="center"/>
                </w:pPr>
              </w:pPrChange>
            </w:pPr>
            <w:del w:id="1299" w:author="Qizhou Duan" w:date="2024-02-09T11:30:00Z">
              <w:r w:rsidDel="00CB1085">
                <w:rPr>
                  <w:rFonts w:ascii="Times New Roman" w:hAnsi="Times New Roman" w:cs="Times New Roman"/>
                  <w:sz w:val="24"/>
                  <w:szCs w:val="24"/>
                </w:rPr>
                <w:delText>4</w:delText>
              </w:r>
            </w:del>
          </w:p>
        </w:tc>
        <w:tc>
          <w:tcPr>
            <w:tcW w:w="1259" w:type="dxa"/>
            <w:tcBorders>
              <w:top w:val="nil"/>
              <w:left w:val="nil"/>
              <w:right w:val="nil"/>
            </w:tcBorders>
          </w:tcPr>
          <w:p w14:paraId="207E1A82" w14:textId="68C3D76A" w:rsidR="0016056F" w:rsidDel="00CB1085" w:rsidRDefault="0016056F" w:rsidP="00CB1085">
            <w:pPr>
              <w:widowControl w:val="0"/>
              <w:spacing w:after="0" w:line="240" w:lineRule="auto"/>
              <w:jc w:val="center"/>
              <w:rPr>
                <w:del w:id="1300" w:author="Qizhou Duan" w:date="2024-02-09T11:30:00Z"/>
                <w:rFonts w:ascii="Times New Roman" w:hAnsi="Times New Roman" w:cs="Times New Roman"/>
                <w:sz w:val="24"/>
                <w:szCs w:val="24"/>
              </w:rPr>
              <w:pPrChange w:id="1301" w:author="Qizhou Duan" w:date="2024-02-09T11:30:00Z">
                <w:pPr>
                  <w:widowControl w:val="0"/>
                  <w:spacing w:after="0" w:line="240" w:lineRule="auto"/>
                  <w:jc w:val="center"/>
                </w:pPr>
              </w:pPrChange>
            </w:pPr>
            <w:del w:id="1302" w:author="Qizhou Duan" w:date="2024-02-09T11:30:00Z">
              <w:r w:rsidDel="00CB1085">
                <w:rPr>
                  <w:rFonts w:ascii="Times New Roman" w:hAnsi="Times New Roman" w:cs="Times New Roman"/>
                  <w:sz w:val="24"/>
                  <w:szCs w:val="24"/>
                </w:rPr>
                <w:delText>636</w:delText>
              </w:r>
            </w:del>
          </w:p>
        </w:tc>
        <w:tc>
          <w:tcPr>
            <w:tcW w:w="721" w:type="dxa"/>
            <w:tcBorders>
              <w:top w:val="nil"/>
              <w:left w:val="nil"/>
              <w:right w:val="nil"/>
            </w:tcBorders>
          </w:tcPr>
          <w:p w14:paraId="20CBB456" w14:textId="7DEAA9B6" w:rsidR="0016056F" w:rsidDel="00CB1085" w:rsidRDefault="0016056F" w:rsidP="00CB1085">
            <w:pPr>
              <w:widowControl w:val="0"/>
              <w:spacing w:after="0" w:line="240" w:lineRule="auto"/>
              <w:jc w:val="center"/>
              <w:rPr>
                <w:del w:id="1303" w:author="Qizhou Duan" w:date="2024-02-09T11:30:00Z"/>
                <w:rFonts w:ascii="Times New Roman" w:hAnsi="Times New Roman" w:cs="Times New Roman"/>
                <w:sz w:val="24"/>
                <w:szCs w:val="24"/>
              </w:rPr>
              <w:pPrChange w:id="1304" w:author="Qizhou Duan" w:date="2024-02-09T11:30:00Z">
                <w:pPr>
                  <w:widowControl w:val="0"/>
                  <w:spacing w:after="0" w:line="240" w:lineRule="auto"/>
                  <w:jc w:val="center"/>
                </w:pPr>
              </w:pPrChange>
            </w:pPr>
            <w:del w:id="1305" w:author="Qizhou Duan" w:date="2024-02-09T11:30:00Z">
              <w:r w:rsidDel="00CB1085">
                <w:rPr>
                  <w:rFonts w:ascii="Times New Roman" w:hAnsi="Times New Roman" w:cs="Times New Roman"/>
                  <w:sz w:val="24"/>
                  <w:szCs w:val="24"/>
                </w:rPr>
                <w:delText>0.10</w:delText>
              </w:r>
            </w:del>
          </w:p>
        </w:tc>
        <w:tc>
          <w:tcPr>
            <w:tcW w:w="1890" w:type="dxa"/>
            <w:tcBorders>
              <w:top w:val="nil"/>
              <w:left w:val="nil"/>
              <w:right w:val="nil"/>
            </w:tcBorders>
          </w:tcPr>
          <w:p w14:paraId="41D2092E" w14:textId="22AFC22B" w:rsidR="0016056F" w:rsidDel="00CB1085" w:rsidRDefault="0016056F" w:rsidP="00CB1085">
            <w:pPr>
              <w:widowControl w:val="0"/>
              <w:spacing w:after="0" w:line="240" w:lineRule="auto"/>
              <w:jc w:val="center"/>
              <w:rPr>
                <w:del w:id="1306" w:author="Qizhou Duan" w:date="2024-02-09T11:30:00Z"/>
                <w:rFonts w:ascii="Times New Roman" w:hAnsi="Times New Roman" w:cs="Times New Roman"/>
                <w:sz w:val="24"/>
                <w:szCs w:val="24"/>
              </w:rPr>
              <w:pPrChange w:id="1307" w:author="Qizhou Duan" w:date="2024-02-09T11:30:00Z">
                <w:pPr>
                  <w:widowControl w:val="0"/>
                  <w:spacing w:after="0" w:line="240" w:lineRule="auto"/>
                  <w:jc w:val="center"/>
                </w:pPr>
              </w:pPrChange>
            </w:pPr>
            <w:del w:id="1308" w:author="Qizhou Duan" w:date="2024-02-09T11:30:00Z">
              <w:r w:rsidDel="00CB1085">
                <w:rPr>
                  <w:rFonts w:ascii="Times New Roman" w:hAnsi="Times New Roman" w:cs="Times New Roman"/>
                  <w:sz w:val="24"/>
                  <w:szCs w:val="24"/>
                </w:rPr>
                <w:delText>0.03</w:delText>
              </w:r>
            </w:del>
          </w:p>
        </w:tc>
        <w:tc>
          <w:tcPr>
            <w:tcW w:w="1529" w:type="dxa"/>
            <w:tcBorders>
              <w:top w:val="nil"/>
              <w:left w:val="nil"/>
              <w:right w:val="nil"/>
            </w:tcBorders>
          </w:tcPr>
          <w:p w14:paraId="31B6FD8F" w14:textId="048B75F5" w:rsidR="0016056F" w:rsidDel="00CB1085" w:rsidRDefault="0016056F" w:rsidP="00CB1085">
            <w:pPr>
              <w:widowControl w:val="0"/>
              <w:spacing w:after="0" w:line="240" w:lineRule="auto"/>
              <w:jc w:val="center"/>
              <w:rPr>
                <w:del w:id="1309" w:author="Qizhou Duan" w:date="2024-02-09T11:30:00Z"/>
                <w:rFonts w:ascii="Times New Roman" w:hAnsi="Times New Roman" w:cs="Times New Roman"/>
                <w:sz w:val="24"/>
                <w:szCs w:val="24"/>
              </w:rPr>
              <w:pPrChange w:id="1310" w:author="Qizhou Duan" w:date="2024-02-09T11:30:00Z">
                <w:pPr>
                  <w:widowControl w:val="0"/>
                  <w:spacing w:after="0" w:line="240" w:lineRule="auto"/>
                  <w:jc w:val="center"/>
                </w:pPr>
              </w:pPrChange>
            </w:pPr>
            <w:del w:id="1311" w:author="Qizhou Duan" w:date="2024-02-09T11:30:00Z">
              <w:r w:rsidDel="00CB1085">
                <w:rPr>
                  <w:rFonts w:ascii="Times New Roman" w:hAnsi="Times New Roman" w:cs="Times New Roman"/>
                  <w:sz w:val="24"/>
                  <w:szCs w:val="24"/>
                </w:rPr>
                <w:delText>0.18</w:delText>
              </w:r>
            </w:del>
          </w:p>
        </w:tc>
        <w:tc>
          <w:tcPr>
            <w:tcW w:w="1800" w:type="dxa"/>
            <w:tcBorders>
              <w:top w:val="nil"/>
              <w:left w:val="nil"/>
            </w:tcBorders>
          </w:tcPr>
          <w:p w14:paraId="542A143D" w14:textId="229D8BA5" w:rsidR="0016056F" w:rsidDel="00CB1085" w:rsidRDefault="0016056F" w:rsidP="00CB1085">
            <w:pPr>
              <w:widowControl w:val="0"/>
              <w:spacing w:after="0" w:line="240" w:lineRule="auto"/>
              <w:jc w:val="center"/>
              <w:rPr>
                <w:del w:id="1312" w:author="Qizhou Duan" w:date="2024-02-09T11:30:00Z"/>
                <w:rFonts w:ascii="Times New Roman" w:hAnsi="Times New Roman" w:cs="Times New Roman"/>
                <w:sz w:val="24"/>
                <w:szCs w:val="24"/>
              </w:rPr>
              <w:pPrChange w:id="1313" w:author="Qizhou Duan" w:date="2024-02-09T11:30:00Z">
                <w:pPr>
                  <w:widowControl w:val="0"/>
                  <w:spacing w:after="0" w:line="240" w:lineRule="auto"/>
                  <w:jc w:val="center"/>
                </w:pPr>
              </w:pPrChange>
            </w:pPr>
            <w:del w:id="1314" w:author="Qizhou Duan" w:date="2024-02-09T11:30:00Z">
              <w:r w:rsidDel="00CB1085">
                <w:rPr>
                  <w:rFonts w:ascii="Times New Roman" w:hAnsi="Times New Roman" w:cs="Times New Roman"/>
                  <w:sz w:val="24"/>
                  <w:szCs w:val="24"/>
                </w:rPr>
                <w:delText>11.01%</w:delText>
              </w:r>
            </w:del>
          </w:p>
        </w:tc>
      </w:tr>
    </w:tbl>
    <w:p w14:paraId="4AE46522" w14:textId="3954099C" w:rsidR="0016056F" w:rsidDel="00CB1085" w:rsidRDefault="0016056F" w:rsidP="00CB1085">
      <w:pPr>
        <w:spacing w:after="0" w:line="240" w:lineRule="auto"/>
        <w:rPr>
          <w:del w:id="1315" w:author="Qizhou Duan" w:date="2024-02-09T11:30:00Z"/>
        </w:rPr>
        <w:pPrChange w:id="1316" w:author="Qizhou Duan" w:date="2024-02-09T11:30:00Z">
          <w:pPr/>
        </w:pPrChange>
      </w:pPr>
    </w:p>
    <w:p w14:paraId="048D3B01" w14:textId="77777777" w:rsidR="0016056F" w:rsidRDefault="0016056F" w:rsidP="00CB1085">
      <w:pPr>
        <w:spacing w:after="0" w:line="240" w:lineRule="auto"/>
        <w:rPr>
          <w:rFonts w:ascii="Times New Roman" w:hAnsi="Times New Roman" w:cs="Times New Roman"/>
          <w:sz w:val="24"/>
          <w:szCs w:val="24"/>
        </w:rPr>
        <w:pPrChange w:id="1317" w:author="Qizhou Duan" w:date="2024-02-09T11:30:00Z">
          <w:pPr/>
        </w:pPrChange>
      </w:pPr>
    </w:p>
    <w:sectPr w:rsidR="0016056F">
      <w:headerReference w:type="default" r:id="rId64"/>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7BF58" w14:textId="77777777" w:rsidR="00E450C1" w:rsidRDefault="00E450C1">
      <w:pPr>
        <w:spacing w:after="0" w:line="240" w:lineRule="auto"/>
      </w:pPr>
      <w:r>
        <w:separator/>
      </w:r>
    </w:p>
  </w:endnote>
  <w:endnote w:type="continuationSeparator" w:id="0">
    <w:p w14:paraId="6997E424" w14:textId="77777777" w:rsidR="00E450C1" w:rsidRDefault="00E45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8FE0A" w14:textId="4C0E14F1" w:rsidR="00033ECF" w:rsidRDefault="00033ECF">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87F80" w14:textId="77777777" w:rsidR="00E450C1" w:rsidRDefault="00E450C1">
      <w:pPr>
        <w:spacing w:after="0" w:line="240" w:lineRule="auto"/>
      </w:pPr>
      <w:r>
        <w:separator/>
      </w:r>
    </w:p>
  </w:footnote>
  <w:footnote w:type="continuationSeparator" w:id="0">
    <w:p w14:paraId="49D69856" w14:textId="77777777" w:rsidR="00E450C1" w:rsidRDefault="00E45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354633"/>
      <w:docPartObj>
        <w:docPartGallery w:val="AutoText"/>
      </w:docPartObj>
    </w:sdtPr>
    <w:sdtEndPr/>
    <w:sdtContent>
      <w:p w14:paraId="336B1E12" w14:textId="77777777" w:rsidR="00FF45A0" w:rsidRDefault="00FF45A0">
        <w:pPr>
          <w:pStyle w:val="Header"/>
          <w:jc w:val="right"/>
        </w:pPr>
        <w:r>
          <w:fldChar w:fldCharType="begin"/>
        </w:r>
        <w:r>
          <w:instrText xml:space="preserve"> PAGE </w:instrText>
        </w:r>
        <w:r>
          <w:fldChar w:fldCharType="separate"/>
        </w:r>
        <w:r>
          <w:t>1</w:t>
        </w:r>
        <w:r>
          <w:fldChar w:fldCharType="end"/>
        </w:r>
      </w:p>
      <w:p w14:paraId="2F6D5648" w14:textId="77777777" w:rsidR="00FF45A0" w:rsidRDefault="00E450C1">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7597"/>
      <w:docPartObj>
        <w:docPartGallery w:val="AutoText"/>
      </w:docPartObj>
    </w:sdtPr>
    <w:sdtEndPr/>
    <w:sdtContent>
      <w:p w14:paraId="126EDB0A" w14:textId="77777777" w:rsidR="00FF45A0" w:rsidRDefault="00FF45A0">
        <w:pPr>
          <w:pStyle w:val="Header"/>
          <w:jc w:val="right"/>
        </w:pPr>
        <w:r>
          <w:fldChar w:fldCharType="begin"/>
        </w:r>
        <w:r>
          <w:instrText xml:space="preserve"> PAGE </w:instrText>
        </w:r>
        <w:r>
          <w:fldChar w:fldCharType="separate"/>
        </w:r>
        <w:r>
          <w:t>2</w:t>
        </w:r>
        <w:r>
          <w:fldChar w:fldCharType="end"/>
        </w:r>
      </w:p>
      <w:p w14:paraId="41D5C375" w14:textId="77777777" w:rsidR="00FF45A0" w:rsidRDefault="00E450C1">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454108"/>
      <w:docPartObj>
        <w:docPartGallery w:val="AutoText"/>
      </w:docPartObj>
    </w:sdtPr>
    <w:sdtEndPr/>
    <w:sdtContent>
      <w:p w14:paraId="173349FB" w14:textId="77777777" w:rsidR="00D00B6A" w:rsidRDefault="00D00B6A">
        <w:pPr>
          <w:pStyle w:val="Header"/>
          <w:jc w:val="right"/>
        </w:pPr>
        <w:r>
          <w:fldChar w:fldCharType="begin"/>
        </w:r>
        <w:r>
          <w:instrText xml:space="preserve"> PAGE </w:instrText>
        </w:r>
        <w:r>
          <w:fldChar w:fldCharType="separate"/>
        </w:r>
        <w:r>
          <w:t>19</w:t>
        </w:r>
        <w:r>
          <w:fldChar w:fldCharType="end"/>
        </w:r>
      </w:p>
      <w:p w14:paraId="25A9CDA5" w14:textId="77777777" w:rsidR="00D00B6A" w:rsidRDefault="00E450C1">
        <w:pPr>
          <w:pStyle w:val="Heade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4410"/>
      <w:docPartObj>
        <w:docPartGallery w:val="AutoText"/>
      </w:docPartObj>
    </w:sdtPr>
    <w:sdtEndPr/>
    <w:sdtContent>
      <w:p w14:paraId="3A050F1D" w14:textId="77777777" w:rsidR="00FE2182" w:rsidRDefault="00E81BC5">
        <w:pPr>
          <w:pStyle w:val="Header"/>
          <w:jc w:val="right"/>
        </w:pPr>
        <w:r>
          <w:fldChar w:fldCharType="begin"/>
        </w:r>
        <w:r>
          <w:instrText xml:space="preserve"> PAGE </w:instrText>
        </w:r>
        <w:r>
          <w:fldChar w:fldCharType="separate"/>
        </w:r>
        <w:r>
          <w:t>22</w:t>
        </w:r>
        <w:r>
          <w:fldChar w:fldCharType="end"/>
        </w:r>
      </w:p>
      <w:p w14:paraId="6F219D48" w14:textId="77777777" w:rsidR="00FE2182" w:rsidRDefault="00E450C1">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EndPr/>
    <w:sdtContent>
      <w:p w14:paraId="568BC7C4" w14:textId="77777777" w:rsidR="00FE2182" w:rsidRDefault="00E81BC5">
        <w:pPr>
          <w:pStyle w:val="Header"/>
          <w:jc w:val="right"/>
        </w:pPr>
        <w:r>
          <w:fldChar w:fldCharType="begin"/>
        </w:r>
        <w:r>
          <w:instrText xml:space="preserve"> PAGE </w:instrText>
        </w:r>
        <w:r>
          <w:fldChar w:fldCharType="separate"/>
        </w:r>
        <w:r>
          <w:t>24</w:t>
        </w:r>
        <w:r>
          <w:fldChar w:fldCharType="end"/>
        </w:r>
      </w:p>
      <w:p w14:paraId="4B7B96EC" w14:textId="77777777" w:rsidR="00FE2182" w:rsidRDefault="00E450C1">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3"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4"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5"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6"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7"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8"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19"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0"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1"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2"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3"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4" w15:restartNumberingAfterBreak="0">
    <w:nsid w:val="4AD651AB"/>
    <w:multiLevelType w:val="hybridMultilevel"/>
    <w:tmpl w:val="6360DB82"/>
    <w:lvl w:ilvl="0" w:tplc="8EE2175E">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5"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6"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7"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8"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29"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0"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1"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2"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3"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4"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5"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6"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7"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8"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39"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0"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1"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2"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3"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4"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5"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6"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7"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48"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49"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0"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1"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2"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abstractNumId w:val="31"/>
  </w:num>
  <w:num w:numId="2">
    <w:abstractNumId w:val="38"/>
  </w:num>
  <w:num w:numId="3">
    <w:abstractNumId w:val="26"/>
  </w:num>
  <w:num w:numId="4">
    <w:abstractNumId w:val="3"/>
  </w:num>
  <w:num w:numId="5">
    <w:abstractNumId w:val="12"/>
  </w:num>
  <w:num w:numId="6">
    <w:abstractNumId w:val="18"/>
  </w:num>
  <w:num w:numId="7">
    <w:abstractNumId w:val="45"/>
  </w:num>
  <w:num w:numId="8">
    <w:abstractNumId w:val="5"/>
  </w:num>
  <w:num w:numId="9">
    <w:abstractNumId w:val="30"/>
  </w:num>
  <w:num w:numId="10">
    <w:abstractNumId w:val="23"/>
  </w:num>
  <w:num w:numId="11">
    <w:abstractNumId w:val="14"/>
  </w:num>
  <w:num w:numId="12">
    <w:abstractNumId w:val="52"/>
  </w:num>
  <w:num w:numId="13">
    <w:abstractNumId w:val="33"/>
  </w:num>
  <w:num w:numId="14">
    <w:abstractNumId w:val="34"/>
  </w:num>
  <w:num w:numId="15">
    <w:abstractNumId w:val="9"/>
  </w:num>
  <w:num w:numId="16">
    <w:abstractNumId w:val="10"/>
  </w:num>
  <w:num w:numId="17">
    <w:abstractNumId w:val="32"/>
  </w:num>
  <w:num w:numId="18">
    <w:abstractNumId w:val="22"/>
  </w:num>
  <w:num w:numId="19">
    <w:abstractNumId w:val="21"/>
  </w:num>
  <w:num w:numId="20">
    <w:abstractNumId w:val="16"/>
  </w:num>
  <w:num w:numId="21">
    <w:abstractNumId w:val="0"/>
  </w:num>
  <w:num w:numId="22">
    <w:abstractNumId w:val="40"/>
  </w:num>
  <w:num w:numId="23">
    <w:abstractNumId w:val="4"/>
  </w:num>
  <w:num w:numId="24">
    <w:abstractNumId w:val="28"/>
  </w:num>
  <w:num w:numId="25">
    <w:abstractNumId w:val="44"/>
  </w:num>
  <w:num w:numId="26">
    <w:abstractNumId w:val="25"/>
  </w:num>
  <w:num w:numId="27">
    <w:abstractNumId w:val="27"/>
  </w:num>
  <w:num w:numId="28">
    <w:abstractNumId w:val="49"/>
  </w:num>
  <w:num w:numId="29">
    <w:abstractNumId w:val="13"/>
  </w:num>
  <w:num w:numId="30">
    <w:abstractNumId w:val="8"/>
  </w:num>
  <w:num w:numId="31">
    <w:abstractNumId w:val="48"/>
  </w:num>
  <w:num w:numId="32">
    <w:abstractNumId w:val="1"/>
  </w:num>
  <w:num w:numId="33">
    <w:abstractNumId w:val="41"/>
  </w:num>
  <w:num w:numId="34">
    <w:abstractNumId w:val="20"/>
  </w:num>
  <w:num w:numId="35">
    <w:abstractNumId w:val="42"/>
  </w:num>
  <w:num w:numId="36">
    <w:abstractNumId w:val="39"/>
  </w:num>
  <w:num w:numId="37">
    <w:abstractNumId w:val="19"/>
  </w:num>
  <w:num w:numId="38">
    <w:abstractNumId w:val="17"/>
  </w:num>
  <w:num w:numId="39">
    <w:abstractNumId w:val="43"/>
  </w:num>
  <w:num w:numId="40">
    <w:abstractNumId w:val="7"/>
  </w:num>
  <w:num w:numId="41">
    <w:abstractNumId w:val="35"/>
  </w:num>
  <w:num w:numId="42">
    <w:abstractNumId w:val="29"/>
  </w:num>
  <w:num w:numId="43">
    <w:abstractNumId w:val="2"/>
  </w:num>
  <w:num w:numId="44">
    <w:abstractNumId w:val="46"/>
  </w:num>
  <w:num w:numId="45">
    <w:abstractNumId w:val="51"/>
  </w:num>
  <w:num w:numId="46">
    <w:abstractNumId w:val="36"/>
  </w:num>
  <w:num w:numId="47">
    <w:abstractNumId w:val="11"/>
  </w:num>
  <w:num w:numId="48">
    <w:abstractNumId w:val="6"/>
  </w:num>
  <w:num w:numId="49">
    <w:abstractNumId w:val="47"/>
  </w:num>
  <w:num w:numId="50">
    <w:abstractNumId w:val="37"/>
  </w:num>
  <w:num w:numId="51">
    <w:abstractNumId w:val="50"/>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trackRevisions/>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4DAB"/>
    <w:rsid w:val="0001184B"/>
    <w:rsid w:val="0001544C"/>
    <w:rsid w:val="00016D42"/>
    <w:rsid w:val="00017223"/>
    <w:rsid w:val="00021E38"/>
    <w:rsid w:val="00022058"/>
    <w:rsid w:val="0002304D"/>
    <w:rsid w:val="00023D50"/>
    <w:rsid w:val="00024E12"/>
    <w:rsid w:val="000264C0"/>
    <w:rsid w:val="000314B3"/>
    <w:rsid w:val="00033ECF"/>
    <w:rsid w:val="000350EB"/>
    <w:rsid w:val="00036133"/>
    <w:rsid w:val="00041EC7"/>
    <w:rsid w:val="00054604"/>
    <w:rsid w:val="00054F76"/>
    <w:rsid w:val="0006148D"/>
    <w:rsid w:val="0006160B"/>
    <w:rsid w:val="000660F7"/>
    <w:rsid w:val="000661D7"/>
    <w:rsid w:val="0007202F"/>
    <w:rsid w:val="00072BAC"/>
    <w:rsid w:val="00072CB4"/>
    <w:rsid w:val="00076145"/>
    <w:rsid w:val="0007676D"/>
    <w:rsid w:val="0008235B"/>
    <w:rsid w:val="0008287A"/>
    <w:rsid w:val="00087E1E"/>
    <w:rsid w:val="000A20A5"/>
    <w:rsid w:val="000B0156"/>
    <w:rsid w:val="000B175C"/>
    <w:rsid w:val="000B4B24"/>
    <w:rsid w:val="000B4EF5"/>
    <w:rsid w:val="000B6A95"/>
    <w:rsid w:val="000C066B"/>
    <w:rsid w:val="000C3E07"/>
    <w:rsid w:val="000C702E"/>
    <w:rsid w:val="000D25C3"/>
    <w:rsid w:val="000D41BA"/>
    <w:rsid w:val="000D6F51"/>
    <w:rsid w:val="000D77BF"/>
    <w:rsid w:val="000E5893"/>
    <w:rsid w:val="000E7A30"/>
    <w:rsid w:val="000F01D6"/>
    <w:rsid w:val="000F7A3A"/>
    <w:rsid w:val="00104998"/>
    <w:rsid w:val="00106AB3"/>
    <w:rsid w:val="001102B6"/>
    <w:rsid w:val="0011360E"/>
    <w:rsid w:val="00113E8B"/>
    <w:rsid w:val="00116CC2"/>
    <w:rsid w:val="00122272"/>
    <w:rsid w:val="001242D5"/>
    <w:rsid w:val="00125376"/>
    <w:rsid w:val="00142D99"/>
    <w:rsid w:val="0014318D"/>
    <w:rsid w:val="001437FE"/>
    <w:rsid w:val="00144458"/>
    <w:rsid w:val="00145C5D"/>
    <w:rsid w:val="001501B7"/>
    <w:rsid w:val="001529D2"/>
    <w:rsid w:val="00154982"/>
    <w:rsid w:val="001566A0"/>
    <w:rsid w:val="0016056F"/>
    <w:rsid w:val="00162AC0"/>
    <w:rsid w:val="00170379"/>
    <w:rsid w:val="00170C8F"/>
    <w:rsid w:val="001748DE"/>
    <w:rsid w:val="00175D1F"/>
    <w:rsid w:val="00175E01"/>
    <w:rsid w:val="001766AB"/>
    <w:rsid w:val="00185165"/>
    <w:rsid w:val="001913E5"/>
    <w:rsid w:val="00194520"/>
    <w:rsid w:val="0019463E"/>
    <w:rsid w:val="001948C1"/>
    <w:rsid w:val="00196824"/>
    <w:rsid w:val="001A0EFE"/>
    <w:rsid w:val="001A278F"/>
    <w:rsid w:val="001A341D"/>
    <w:rsid w:val="001A3E87"/>
    <w:rsid w:val="001A764A"/>
    <w:rsid w:val="001B1B84"/>
    <w:rsid w:val="001B2AC1"/>
    <w:rsid w:val="001B33F6"/>
    <w:rsid w:val="001B534B"/>
    <w:rsid w:val="001C34BB"/>
    <w:rsid w:val="001C3B94"/>
    <w:rsid w:val="001C4A6D"/>
    <w:rsid w:val="001C5731"/>
    <w:rsid w:val="001C70D9"/>
    <w:rsid w:val="001D08DD"/>
    <w:rsid w:val="001D2C83"/>
    <w:rsid w:val="001D79D0"/>
    <w:rsid w:val="001E21EC"/>
    <w:rsid w:val="001E2FDF"/>
    <w:rsid w:val="001F242F"/>
    <w:rsid w:val="001F40C1"/>
    <w:rsid w:val="002020B1"/>
    <w:rsid w:val="0020609B"/>
    <w:rsid w:val="00213EBD"/>
    <w:rsid w:val="00214A94"/>
    <w:rsid w:val="00215B69"/>
    <w:rsid w:val="00217A7A"/>
    <w:rsid w:val="00220BEF"/>
    <w:rsid w:val="00230838"/>
    <w:rsid w:val="00232CC0"/>
    <w:rsid w:val="0023359A"/>
    <w:rsid w:val="00246EBB"/>
    <w:rsid w:val="0024777A"/>
    <w:rsid w:val="002501E6"/>
    <w:rsid w:val="00250B73"/>
    <w:rsid w:val="00250DB1"/>
    <w:rsid w:val="00253425"/>
    <w:rsid w:val="00253DA6"/>
    <w:rsid w:val="002577B1"/>
    <w:rsid w:val="0026006E"/>
    <w:rsid w:val="002609A9"/>
    <w:rsid w:val="00260FE7"/>
    <w:rsid w:val="00261A71"/>
    <w:rsid w:val="00264DDF"/>
    <w:rsid w:val="002673B9"/>
    <w:rsid w:val="00267B2A"/>
    <w:rsid w:val="00270B33"/>
    <w:rsid w:val="00271CA0"/>
    <w:rsid w:val="00274AD3"/>
    <w:rsid w:val="002764F6"/>
    <w:rsid w:val="0028013A"/>
    <w:rsid w:val="00284416"/>
    <w:rsid w:val="00296DB7"/>
    <w:rsid w:val="002A0485"/>
    <w:rsid w:val="002A4D78"/>
    <w:rsid w:val="002A5B69"/>
    <w:rsid w:val="002A5C4D"/>
    <w:rsid w:val="002A5FF9"/>
    <w:rsid w:val="002A7A83"/>
    <w:rsid w:val="002B2E12"/>
    <w:rsid w:val="002B6957"/>
    <w:rsid w:val="002C06A1"/>
    <w:rsid w:val="002C1AFB"/>
    <w:rsid w:val="002C2624"/>
    <w:rsid w:val="002C2D6A"/>
    <w:rsid w:val="002C3B14"/>
    <w:rsid w:val="002C6C39"/>
    <w:rsid w:val="002D26B9"/>
    <w:rsid w:val="002E551B"/>
    <w:rsid w:val="002F2F0D"/>
    <w:rsid w:val="002F3F76"/>
    <w:rsid w:val="002F4F3A"/>
    <w:rsid w:val="002F642C"/>
    <w:rsid w:val="003041A9"/>
    <w:rsid w:val="003072A7"/>
    <w:rsid w:val="003122EC"/>
    <w:rsid w:val="003154FA"/>
    <w:rsid w:val="00315EC6"/>
    <w:rsid w:val="00316913"/>
    <w:rsid w:val="0032096F"/>
    <w:rsid w:val="00320A66"/>
    <w:rsid w:val="00322704"/>
    <w:rsid w:val="00322831"/>
    <w:rsid w:val="0032484F"/>
    <w:rsid w:val="00327ECE"/>
    <w:rsid w:val="00332534"/>
    <w:rsid w:val="00333599"/>
    <w:rsid w:val="00333BE6"/>
    <w:rsid w:val="0034378C"/>
    <w:rsid w:val="00346F78"/>
    <w:rsid w:val="003500AA"/>
    <w:rsid w:val="00353292"/>
    <w:rsid w:val="00354937"/>
    <w:rsid w:val="003559FE"/>
    <w:rsid w:val="00360CB4"/>
    <w:rsid w:val="003613A9"/>
    <w:rsid w:val="00363EB9"/>
    <w:rsid w:val="00371ABD"/>
    <w:rsid w:val="00372415"/>
    <w:rsid w:val="003732BC"/>
    <w:rsid w:val="00373E8D"/>
    <w:rsid w:val="003773F9"/>
    <w:rsid w:val="003814C7"/>
    <w:rsid w:val="0038276C"/>
    <w:rsid w:val="003835D2"/>
    <w:rsid w:val="003868E6"/>
    <w:rsid w:val="00390707"/>
    <w:rsid w:val="003907BD"/>
    <w:rsid w:val="00392962"/>
    <w:rsid w:val="00396DE2"/>
    <w:rsid w:val="003A100F"/>
    <w:rsid w:val="003A2AC5"/>
    <w:rsid w:val="003A37E6"/>
    <w:rsid w:val="003A499C"/>
    <w:rsid w:val="003A514C"/>
    <w:rsid w:val="003A5EA1"/>
    <w:rsid w:val="003A6757"/>
    <w:rsid w:val="003B0956"/>
    <w:rsid w:val="003B6EEC"/>
    <w:rsid w:val="003C055A"/>
    <w:rsid w:val="003C170C"/>
    <w:rsid w:val="003C1935"/>
    <w:rsid w:val="003C2C86"/>
    <w:rsid w:val="003C2EF0"/>
    <w:rsid w:val="003C3D85"/>
    <w:rsid w:val="003C75D2"/>
    <w:rsid w:val="003D1379"/>
    <w:rsid w:val="003E2061"/>
    <w:rsid w:val="003E31E0"/>
    <w:rsid w:val="003E4588"/>
    <w:rsid w:val="003F229D"/>
    <w:rsid w:val="003F2EAB"/>
    <w:rsid w:val="003F67F9"/>
    <w:rsid w:val="00402E5C"/>
    <w:rsid w:val="00403D12"/>
    <w:rsid w:val="0040633C"/>
    <w:rsid w:val="00406778"/>
    <w:rsid w:val="00412DCD"/>
    <w:rsid w:val="00414655"/>
    <w:rsid w:val="0041576B"/>
    <w:rsid w:val="00416243"/>
    <w:rsid w:val="0042089C"/>
    <w:rsid w:val="00423F5B"/>
    <w:rsid w:val="0042602A"/>
    <w:rsid w:val="00431084"/>
    <w:rsid w:val="00431B76"/>
    <w:rsid w:val="004352F1"/>
    <w:rsid w:val="00442BCC"/>
    <w:rsid w:val="00450A29"/>
    <w:rsid w:val="00451132"/>
    <w:rsid w:val="00451F1A"/>
    <w:rsid w:val="00454BB1"/>
    <w:rsid w:val="00454FAF"/>
    <w:rsid w:val="00455AB9"/>
    <w:rsid w:val="00460BD7"/>
    <w:rsid w:val="00464759"/>
    <w:rsid w:val="00465368"/>
    <w:rsid w:val="00467827"/>
    <w:rsid w:val="00472841"/>
    <w:rsid w:val="00475651"/>
    <w:rsid w:val="00477BF6"/>
    <w:rsid w:val="004957DE"/>
    <w:rsid w:val="00495D00"/>
    <w:rsid w:val="004A183D"/>
    <w:rsid w:val="004A35F1"/>
    <w:rsid w:val="004A381B"/>
    <w:rsid w:val="004A522F"/>
    <w:rsid w:val="004B32B3"/>
    <w:rsid w:val="004B5C9B"/>
    <w:rsid w:val="004B643F"/>
    <w:rsid w:val="004B64E6"/>
    <w:rsid w:val="004B7287"/>
    <w:rsid w:val="004C57B7"/>
    <w:rsid w:val="004C65B8"/>
    <w:rsid w:val="004D2034"/>
    <w:rsid w:val="004D3A3D"/>
    <w:rsid w:val="004D54A5"/>
    <w:rsid w:val="004D62AB"/>
    <w:rsid w:val="004D7049"/>
    <w:rsid w:val="004E36F7"/>
    <w:rsid w:val="004E59A1"/>
    <w:rsid w:val="004E78BF"/>
    <w:rsid w:val="004F2557"/>
    <w:rsid w:val="004F27D5"/>
    <w:rsid w:val="004F28AF"/>
    <w:rsid w:val="004F647F"/>
    <w:rsid w:val="004F78E0"/>
    <w:rsid w:val="0050083C"/>
    <w:rsid w:val="005022CC"/>
    <w:rsid w:val="00507CB7"/>
    <w:rsid w:val="00510294"/>
    <w:rsid w:val="00510D1A"/>
    <w:rsid w:val="005138F3"/>
    <w:rsid w:val="00513F3A"/>
    <w:rsid w:val="00516995"/>
    <w:rsid w:val="00522698"/>
    <w:rsid w:val="0053220B"/>
    <w:rsid w:val="0053288E"/>
    <w:rsid w:val="00533C2D"/>
    <w:rsid w:val="00534D69"/>
    <w:rsid w:val="00535CA4"/>
    <w:rsid w:val="005370D5"/>
    <w:rsid w:val="005453D3"/>
    <w:rsid w:val="00552F10"/>
    <w:rsid w:val="005538DA"/>
    <w:rsid w:val="0055482C"/>
    <w:rsid w:val="005609D5"/>
    <w:rsid w:val="00560AC7"/>
    <w:rsid w:val="00562AD3"/>
    <w:rsid w:val="0056404C"/>
    <w:rsid w:val="00565AD1"/>
    <w:rsid w:val="0057154A"/>
    <w:rsid w:val="00573197"/>
    <w:rsid w:val="00573851"/>
    <w:rsid w:val="00580D14"/>
    <w:rsid w:val="00587307"/>
    <w:rsid w:val="00590D4F"/>
    <w:rsid w:val="00595433"/>
    <w:rsid w:val="00595A6D"/>
    <w:rsid w:val="00595BB1"/>
    <w:rsid w:val="0059611B"/>
    <w:rsid w:val="0059732C"/>
    <w:rsid w:val="005A095E"/>
    <w:rsid w:val="005A211B"/>
    <w:rsid w:val="005A361B"/>
    <w:rsid w:val="005A37A6"/>
    <w:rsid w:val="005B0BD0"/>
    <w:rsid w:val="005B24B1"/>
    <w:rsid w:val="005B2A73"/>
    <w:rsid w:val="005B476B"/>
    <w:rsid w:val="005B73F4"/>
    <w:rsid w:val="005C0039"/>
    <w:rsid w:val="005C20DC"/>
    <w:rsid w:val="005D1E18"/>
    <w:rsid w:val="005D271F"/>
    <w:rsid w:val="005D2BC4"/>
    <w:rsid w:val="005D58C3"/>
    <w:rsid w:val="005D6BF4"/>
    <w:rsid w:val="005E08B7"/>
    <w:rsid w:val="005E0DFB"/>
    <w:rsid w:val="005E42CC"/>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D75"/>
    <w:rsid w:val="006129D4"/>
    <w:rsid w:val="00623B69"/>
    <w:rsid w:val="00625D8F"/>
    <w:rsid w:val="00630068"/>
    <w:rsid w:val="006333DD"/>
    <w:rsid w:val="00633A8D"/>
    <w:rsid w:val="006376C5"/>
    <w:rsid w:val="00640146"/>
    <w:rsid w:val="00640155"/>
    <w:rsid w:val="00641AB2"/>
    <w:rsid w:val="006424C9"/>
    <w:rsid w:val="00643C49"/>
    <w:rsid w:val="006468A5"/>
    <w:rsid w:val="006502EB"/>
    <w:rsid w:val="00653A5C"/>
    <w:rsid w:val="00657459"/>
    <w:rsid w:val="00661321"/>
    <w:rsid w:val="006652F9"/>
    <w:rsid w:val="006653D9"/>
    <w:rsid w:val="006653E9"/>
    <w:rsid w:val="00671B65"/>
    <w:rsid w:val="00672F00"/>
    <w:rsid w:val="006757EB"/>
    <w:rsid w:val="00676D2F"/>
    <w:rsid w:val="00680F2F"/>
    <w:rsid w:val="00682D9B"/>
    <w:rsid w:val="006836B3"/>
    <w:rsid w:val="00683C4A"/>
    <w:rsid w:val="006851BC"/>
    <w:rsid w:val="006911C7"/>
    <w:rsid w:val="006913D6"/>
    <w:rsid w:val="00691BE6"/>
    <w:rsid w:val="00693EDA"/>
    <w:rsid w:val="006941DF"/>
    <w:rsid w:val="00696365"/>
    <w:rsid w:val="006A3A92"/>
    <w:rsid w:val="006A5EF2"/>
    <w:rsid w:val="006B20F6"/>
    <w:rsid w:val="006B4064"/>
    <w:rsid w:val="006B7738"/>
    <w:rsid w:val="006C0196"/>
    <w:rsid w:val="006C3DB3"/>
    <w:rsid w:val="006D2CBC"/>
    <w:rsid w:val="006D3440"/>
    <w:rsid w:val="006E0E20"/>
    <w:rsid w:val="006E241C"/>
    <w:rsid w:val="006E290D"/>
    <w:rsid w:val="006E7B59"/>
    <w:rsid w:val="006F1A1E"/>
    <w:rsid w:val="006F3347"/>
    <w:rsid w:val="006F408C"/>
    <w:rsid w:val="006F44A3"/>
    <w:rsid w:val="006F4A2B"/>
    <w:rsid w:val="006F69A7"/>
    <w:rsid w:val="006F6F6C"/>
    <w:rsid w:val="006F7F2C"/>
    <w:rsid w:val="007015C6"/>
    <w:rsid w:val="00702D21"/>
    <w:rsid w:val="00704414"/>
    <w:rsid w:val="007121F9"/>
    <w:rsid w:val="0071542F"/>
    <w:rsid w:val="00715B9E"/>
    <w:rsid w:val="00716D72"/>
    <w:rsid w:val="007234A4"/>
    <w:rsid w:val="00723CDE"/>
    <w:rsid w:val="00724486"/>
    <w:rsid w:val="007305C4"/>
    <w:rsid w:val="00730C60"/>
    <w:rsid w:val="0073617D"/>
    <w:rsid w:val="0074012D"/>
    <w:rsid w:val="00740C9D"/>
    <w:rsid w:val="00741F84"/>
    <w:rsid w:val="00742C5E"/>
    <w:rsid w:val="00746B00"/>
    <w:rsid w:val="00746F1B"/>
    <w:rsid w:val="00746F5F"/>
    <w:rsid w:val="007475BD"/>
    <w:rsid w:val="00752644"/>
    <w:rsid w:val="0075297C"/>
    <w:rsid w:val="00754554"/>
    <w:rsid w:val="00755A57"/>
    <w:rsid w:val="00763C6B"/>
    <w:rsid w:val="00764CE3"/>
    <w:rsid w:val="0077642B"/>
    <w:rsid w:val="00776AA1"/>
    <w:rsid w:val="00781EA8"/>
    <w:rsid w:val="00782DBB"/>
    <w:rsid w:val="007867F9"/>
    <w:rsid w:val="00790AD5"/>
    <w:rsid w:val="00793B9B"/>
    <w:rsid w:val="007966B4"/>
    <w:rsid w:val="007A0F9C"/>
    <w:rsid w:val="007A4211"/>
    <w:rsid w:val="007A72A9"/>
    <w:rsid w:val="007B2979"/>
    <w:rsid w:val="007B3185"/>
    <w:rsid w:val="007B57C7"/>
    <w:rsid w:val="007C241D"/>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DB6"/>
    <w:rsid w:val="007F2C9A"/>
    <w:rsid w:val="007F3C02"/>
    <w:rsid w:val="007F508E"/>
    <w:rsid w:val="007F62E0"/>
    <w:rsid w:val="008064C9"/>
    <w:rsid w:val="008073EA"/>
    <w:rsid w:val="00811349"/>
    <w:rsid w:val="00811C59"/>
    <w:rsid w:val="008130A0"/>
    <w:rsid w:val="00816DAF"/>
    <w:rsid w:val="00816EFF"/>
    <w:rsid w:val="008201E3"/>
    <w:rsid w:val="00822D77"/>
    <w:rsid w:val="00823664"/>
    <w:rsid w:val="008248D9"/>
    <w:rsid w:val="008308E3"/>
    <w:rsid w:val="00834AA1"/>
    <w:rsid w:val="0084188F"/>
    <w:rsid w:val="00844855"/>
    <w:rsid w:val="0084693A"/>
    <w:rsid w:val="00847B06"/>
    <w:rsid w:val="00853796"/>
    <w:rsid w:val="008550CF"/>
    <w:rsid w:val="00860027"/>
    <w:rsid w:val="008616AD"/>
    <w:rsid w:val="00864ABB"/>
    <w:rsid w:val="00866506"/>
    <w:rsid w:val="00872875"/>
    <w:rsid w:val="00875D2B"/>
    <w:rsid w:val="008764DB"/>
    <w:rsid w:val="00881614"/>
    <w:rsid w:val="0088170A"/>
    <w:rsid w:val="008824F4"/>
    <w:rsid w:val="00883268"/>
    <w:rsid w:val="008850F0"/>
    <w:rsid w:val="008857BC"/>
    <w:rsid w:val="00886407"/>
    <w:rsid w:val="008902AC"/>
    <w:rsid w:val="008938A0"/>
    <w:rsid w:val="0089426B"/>
    <w:rsid w:val="008969D2"/>
    <w:rsid w:val="008A403A"/>
    <w:rsid w:val="008B731F"/>
    <w:rsid w:val="008C1E89"/>
    <w:rsid w:val="008C2B07"/>
    <w:rsid w:val="008C34B4"/>
    <w:rsid w:val="008C7505"/>
    <w:rsid w:val="008D159C"/>
    <w:rsid w:val="008D1902"/>
    <w:rsid w:val="008E38BA"/>
    <w:rsid w:val="008E44CC"/>
    <w:rsid w:val="008E7BE5"/>
    <w:rsid w:val="008E7BEE"/>
    <w:rsid w:val="008F1D6E"/>
    <w:rsid w:val="008F1E25"/>
    <w:rsid w:val="008F27CE"/>
    <w:rsid w:val="008F3245"/>
    <w:rsid w:val="008F5990"/>
    <w:rsid w:val="00900ACD"/>
    <w:rsid w:val="00901360"/>
    <w:rsid w:val="00905FB1"/>
    <w:rsid w:val="00906B8B"/>
    <w:rsid w:val="00910EA2"/>
    <w:rsid w:val="00911AB8"/>
    <w:rsid w:val="00917A65"/>
    <w:rsid w:val="00920A43"/>
    <w:rsid w:val="00922D08"/>
    <w:rsid w:val="00923E7F"/>
    <w:rsid w:val="009245A9"/>
    <w:rsid w:val="00931262"/>
    <w:rsid w:val="00931B18"/>
    <w:rsid w:val="009344A7"/>
    <w:rsid w:val="00936997"/>
    <w:rsid w:val="00941282"/>
    <w:rsid w:val="00951BF1"/>
    <w:rsid w:val="00956AC6"/>
    <w:rsid w:val="00956DEB"/>
    <w:rsid w:val="00957181"/>
    <w:rsid w:val="00960088"/>
    <w:rsid w:val="009625A9"/>
    <w:rsid w:val="0096314F"/>
    <w:rsid w:val="00964494"/>
    <w:rsid w:val="009659B6"/>
    <w:rsid w:val="009744CC"/>
    <w:rsid w:val="00974C90"/>
    <w:rsid w:val="00974D86"/>
    <w:rsid w:val="009824C8"/>
    <w:rsid w:val="00984731"/>
    <w:rsid w:val="00985F94"/>
    <w:rsid w:val="00986770"/>
    <w:rsid w:val="0099319D"/>
    <w:rsid w:val="00997506"/>
    <w:rsid w:val="00997B0B"/>
    <w:rsid w:val="00997ECD"/>
    <w:rsid w:val="009A00CF"/>
    <w:rsid w:val="009A1423"/>
    <w:rsid w:val="009A2524"/>
    <w:rsid w:val="009A339A"/>
    <w:rsid w:val="009A3FEC"/>
    <w:rsid w:val="009A55E3"/>
    <w:rsid w:val="009B2F73"/>
    <w:rsid w:val="009B3249"/>
    <w:rsid w:val="009B5D27"/>
    <w:rsid w:val="009B6AD8"/>
    <w:rsid w:val="009C58F9"/>
    <w:rsid w:val="009C6A16"/>
    <w:rsid w:val="009C6DFB"/>
    <w:rsid w:val="009D581A"/>
    <w:rsid w:val="009D7BC5"/>
    <w:rsid w:val="009E058E"/>
    <w:rsid w:val="009E11EB"/>
    <w:rsid w:val="009E16CF"/>
    <w:rsid w:val="009E4504"/>
    <w:rsid w:val="009E4F77"/>
    <w:rsid w:val="009E67B6"/>
    <w:rsid w:val="009E6FEC"/>
    <w:rsid w:val="009E78FA"/>
    <w:rsid w:val="009F2D25"/>
    <w:rsid w:val="00A02E93"/>
    <w:rsid w:val="00A03854"/>
    <w:rsid w:val="00A05D6C"/>
    <w:rsid w:val="00A06983"/>
    <w:rsid w:val="00A10740"/>
    <w:rsid w:val="00A1205C"/>
    <w:rsid w:val="00A1692E"/>
    <w:rsid w:val="00A176A7"/>
    <w:rsid w:val="00A20118"/>
    <w:rsid w:val="00A202F6"/>
    <w:rsid w:val="00A20710"/>
    <w:rsid w:val="00A25160"/>
    <w:rsid w:val="00A32150"/>
    <w:rsid w:val="00A342EC"/>
    <w:rsid w:val="00A34A25"/>
    <w:rsid w:val="00A37331"/>
    <w:rsid w:val="00A46C23"/>
    <w:rsid w:val="00A46D6A"/>
    <w:rsid w:val="00A532ED"/>
    <w:rsid w:val="00A53B67"/>
    <w:rsid w:val="00A56643"/>
    <w:rsid w:val="00A57ABE"/>
    <w:rsid w:val="00A627CB"/>
    <w:rsid w:val="00A62E61"/>
    <w:rsid w:val="00A65475"/>
    <w:rsid w:val="00A65CBA"/>
    <w:rsid w:val="00A65EB1"/>
    <w:rsid w:val="00A718E7"/>
    <w:rsid w:val="00A7228C"/>
    <w:rsid w:val="00A74210"/>
    <w:rsid w:val="00A766EA"/>
    <w:rsid w:val="00A94100"/>
    <w:rsid w:val="00A9553A"/>
    <w:rsid w:val="00A95C71"/>
    <w:rsid w:val="00AA4656"/>
    <w:rsid w:val="00AB027D"/>
    <w:rsid w:val="00AB5512"/>
    <w:rsid w:val="00AB5FB0"/>
    <w:rsid w:val="00AB6BFA"/>
    <w:rsid w:val="00AC060B"/>
    <w:rsid w:val="00AC1B75"/>
    <w:rsid w:val="00AC43B4"/>
    <w:rsid w:val="00AC5F9F"/>
    <w:rsid w:val="00AD0741"/>
    <w:rsid w:val="00AD10A5"/>
    <w:rsid w:val="00AD4EBF"/>
    <w:rsid w:val="00AD629A"/>
    <w:rsid w:val="00AD7DAC"/>
    <w:rsid w:val="00AE038D"/>
    <w:rsid w:val="00AE0859"/>
    <w:rsid w:val="00AE59C7"/>
    <w:rsid w:val="00AE6173"/>
    <w:rsid w:val="00AE7510"/>
    <w:rsid w:val="00AF0120"/>
    <w:rsid w:val="00AF10D7"/>
    <w:rsid w:val="00AF1377"/>
    <w:rsid w:val="00AF6565"/>
    <w:rsid w:val="00B00FEF"/>
    <w:rsid w:val="00B01EB8"/>
    <w:rsid w:val="00B057EC"/>
    <w:rsid w:val="00B106AB"/>
    <w:rsid w:val="00B10EDF"/>
    <w:rsid w:val="00B117D8"/>
    <w:rsid w:val="00B1238F"/>
    <w:rsid w:val="00B12EE4"/>
    <w:rsid w:val="00B20994"/>
    <w:rsid w:val="00B20CAC"/>
    <w:rsid w:val="00B21356"/>
    <w:rsid w:val="00B21793"/>
    <w:rsid w:val="00B26BBA"/>
    <w:rsid w:val="00B26D55"/>
    <w:rsid w:val="00B306D3"/>
    <w:rsid w:val="00B30D66"/>
    <w:rsid w:val="00B3249C"/>
    <w:rsid w:val="00B35406"/>
    <w:rsid w:val="00B36A0B"/>
    <w:rsid w:val="00B36C75"/>
    <w:rsid w:val="00B412F9"/>
    <w:rsid w:val="00B42762"/>
    <w:rsid w:val="00B43365"/>
    <w:rsid w:val="00B43F7E"/>
    <w:rsid w:val="00B56082"/>
    <w:rsid w:val="00B57159"/>
    <w:rsid w:val="00B5736E"/>
    <w:rsid w:val="00B6387D"/>
    <w:rsid w:val="00B63C82"/>
    <w:rsid w:val="00B72870"/>
    <w:rsid w:val="00B75C05"/>
    <w:rsid w:val="00B80078"/>
    <w:rsid w:val="00B812AD"/>
    <w:rsid w:val="00B93961"/>
    <w:rsid w:val="00B93B41"/>
    <w:rsid w:val="00B96EEE"/>
    <w:rsid w:val="00BA130D"/>
    <w:rsid w:val="00BA13EA"/>
    <w:rsid w:val="00BA185D"/>
    <w:rsid w:val="00BA1CFB"/>
    <w:rsid w:val="00BA21A9"/>
    <w:rsid w:val="00BA5EAD"/>
    <w:rsid w:val="00BB3210"/>
    <w:rsid w:val="00BB74BA"/>
    <w:rsid w:val="00BB7862"/>
    <w:rsid w:val="00BC0B91"/>
    <w:rsid w:val="00BD15D5"/>
    <w:rsid w:val="00BD341A"/>
    <w:rsid w:val="00BF1E7F"/>
    <w:rsid w:val="00BF4CD5"/>
    <w:rsid w:val="00BF4E74"/>
    <w:rsid w:val="00BF6F0F"/>
    <w:rsid w:val="00C0026A"/>
    <w:rsid w:val="00C02085"/>
    <w:rsid w:val="00C1318A"/>
    <w:rsid w:val="00C16937"/>
    <w:rsid w:val="00C17504"/>
    <w:rsid w:val="00C20784"/>
    <w:rsid w:val="00C2119C"/>
    <w:rsid w:val="00C214AD"/>
    <w:rsid w:val="00C21C06"/>
    <w:rsid w:val="00C22075"/>
    <w:rsid w:val="00C23631"/>
    <w:rsid w:val="00C24F67"/>
    <w:rsid w:val="00C3018D"/>
    <w:rsid w:val="00C31E8D"/>
    <w:rsid w:val="00C33C0E"/>
    <w:rsid w:val="00C34989"/>
    <w:rsid w:val="00C41E31"/>
    <w:rsid w:val="00C432CC"/>
    <w:rsid w:val="00C47A57"/>
    <w:rsid w:val="00C47F16"/>
    <w:rsid w:val="00C50891"/>
    <w:rsid w:val="00C52100"/>
    <w:rsid w:val="00C532A7"/>
    <w:rsid w:val="00C53DAA"/>
    <w:rsid w:val="00C554B7"/>
    <w:rsid w:val="00C55E34"/>
    <w:rsid w:val="00C607AD"/>
    <w:rsid w:val="00C64C41"/>
    <w:rsid w:val="00C67391"/>
    <w:rsid w:val="00C738B5"/>
    <w:rsid w:val="00C76B48"/>
    <w:rsid w:val="00C84424"/>
    <w:rsid w:val="00C874A9"/>
    <w:rsid w:val="00C90377"/>
    <w:rsid w:val="00C9059A"/>
    <w:rsid w:val="00C9182E"/>
    <w:rsid w:val="00C942E0"/>
    <w:rsid w:val="00C955D9"/>
    <w:rsid w:val="00C97E33"/>
    <w:rsid w:val="00CA0DEF"/>
    <w:rsid w:val="00CA4319"/>
    <w:rsid w:val="00CA6E73"/>
    <w:rsid w:val="00CA7BAA"/>
    <w:rsid w:val="00CB1085"/>
    <w:rsid w:val="00CB3297"/>
    <w:rsid w:val="00CB55BF"/>
    <w:rsid w:val="00CC2C9A"/>
    <w:rsid w:val="00CC31DF"/>
    <w:rsid w:val="00CC5C56"/>
    <w:rsid w:val="00CC5E0E"/>
    <w:rsid w:val="00CC6F66"/>
    <w:rsid w:val="00CC7EC1"/>
    <w:rsid w:val="00CC7FE0"/>
    <w:rsid w:val="00CD07C7"/>
    <w:rsid w:val="00CD0809"/>
    <w:rsid w:val="00CD37C3"/>
    <w:rsid w:val="00CD5556"/>
    <w:rsid w:val="00CD7DD3"/>
    <w:rsid w:val="00CE2006"/>
    <w:rsid w:val="00CE291B"/>
    <w:rsid w:val="00CE29B1"/>
    <w:rsid w:val="00CE3DEF"/>
    <w:rsid w:val="00CE4933"/>
    <w:rsid w:val="00CE56AB"/>
    <w:rsid w:val="00CE7B0B"/>
    <w:rsid w:val="00CE7F93"/>
    <w:rsid w:val="00CF176B"/>
    <w:rsid w:val="00CF19D7"/>
    <w:rsid w:val="00CF26A3"/>
    <w:rsid w:val="00D00B6A"/>
    <w:rsid w:val="00D02381"/>
    <w:rsid w:val="00D06659"/>
    <w:rsid w:val="00D10435"/>
    <w:rsid w:val="00D14988"/>
    <w:rsid w:val="00D2312F"/>
    <w:rsid w:val="00D23EE3"/>
    <w:rsid w:val="00D25CEA"/>
    <w:rsid w:val="00D2736B"/>
    <w:rsid w:val="00D3033B"/>
    <w:rsid w:val="00D30BF9"/>
    <w:rsid w:val="00D37079"/>
    <w:rsid w:val="00D4184A"/>
    <w:rsid w:val="00D44BF1"/>
    <w:rsid w:val="00D45C31"/>
    <w:rsid w:val="00D4758A"/>
    <w:rsid w:val="00D50E24"/>
    <w:rsid w:val="00D54B35"/>
    <w:rsid w:val="00D55E8C"/>
    <w:rsid w:val="00D60624"/>
    <w:rsid w:val="00D648B0"/>
    <w:rsid w:val="00D64C77"/>
    <w:rsid w:val="00D656A8"/>
    <w:rsid w:val="00D66EAA"/>
    <w:rsid w:val="00D754E1"/>
    <w:rsid w:val="00D7631F"/>
    <w:rsid w:val="00D77517"/>
    <w:rsid w:val="00D806C5"/>
    <w:rsid w:val="00D806CF"/>
    <w:rsid w:val="00D8252B"/>
    <w:rsid w:val="00D83E4C"/>
    <w:rsid w:val="00D85DE2"/>
    <w:rsid w:val="00D8623E"/>
    <w:rsid w:val="00D86995"/>
    <w:rsid w:val="00DA1D70"/>
    <w:rsid w:val="00DA2F62"/>
    <w:rsid w:val="00DA7535"/>
    <w:rsid w:val="00DB0B15"/>
    <w:rsid w:val="00DB3F27"/>
    <w:rsid w:val="00DC4C80"/>
    <w:rsid w:val="00DC6CD5"/>
    <w:rsid w:val="00DD6C58"/>
    <w:rsid w:val="00DD7487"/>
    <w:rsid w:val="00DE34DE"/>
    <w:rsid w:val="00DE4F84"/>
    <w:rsid w:val="00DE64ED"/>
    <w:rsid w:val="00DE6BFD"/>
    <w:rsid w:val="00DF1C09"/>
    <w:rsid w:val="00DF407A"/>
    <w:rsid w:val="00DF5E6C"/>
    <w:rsid w:val="00DF722A"/>
    <w:rsid w:val="00E005FE"/>
    <w:rsid w:val="00E01AC7"/>
    <w:rsid w:val="00E032B8"/>
    <w:rsid w:val="00E1143F"/>
    <w:rsid w:val="00E12B66"/>
    <w:rsid w:val="00E12BFE"/>
    <w:rsid w:val="00E12FAC"/>
    <w:rsid w:val="00E20815"/>
    <w:rsid w:val="00E21F02"/>
    <w:rsid w:val="00E22553"/>
    <w:rsid w:val="00E22CE4"/>
    <w:rsid w:val="00E3015F"/>
    <w:rsid w:val="00E308A7"/>
    <w:rsid w:val="00E31458"/>
    <w:rsid w:val="00E33420"/>
    <w:rsid w:val="00E43B75"/>
    <w:rsid w:val="00E450C1"/>
    <w:rsid w:val="00E50994"/>
    <w:rsid w:val="00E51123"/>
    <w:rsid w:val="00E53650"/>
    <w:rsid w:val="00E545A2"/>
    <w:rsid w:val="00E54DFC"/>
    <w:rsid w:val="00E5559B"/>
    <w:rsid w:val="00E62601"/>
    <w:rsid w:val="00E6433B"/>
    <w:rsid w:val="00E65D62"/>
    <w:rsid w:val="00E6699F"/>
    <w:rsid w:val="00E6725E"/>
    <w:rsid w:val="00E701D8"/>
    <w:rsid w:val="00E72B7E"/>
    <w:rsid w:val="00E73875"/>
    <w:rsid w:val="00E81BC5"/>
    <w:rsid w:val="00E81BE6"/>
    <w:rsid w:val="00E8601C"/>
    <w:rsid w:val="00E86236"/>
    <w:rsid w:val="00E86804"/>
    <w:rsid w:val="00E91BC1"/>
    <w:rsid w:val="00E91DCF"/>
    <w:rsid w:val="00EA0180"/>
    <w:rsid w:val="00EA3BD1"/>
    <w:rsid w:val="00EA3C75"/>
    <w:rsid w:val="00EA7050"/>
    <w:rsid w:val="00EA75FC"/>
    <w:rsid w:val="00EA7CBB"/>
    <w:rsid w:val="00EB4253"/>
    <w:rsid w:val="00EB5EB7"/>
    <w:rsid w:val="00EB7B7D"/>
    <w:rsid w:val="00EB7D71"/>
    <w:rsid w:val="00EC1515"/>
    <w:rsid w:val="00EC1FF8"/>
    <w:rsid w:val="00ED0055"/>
    <w:rsid w:val="00ED0A87"/>
    <w:rsid w:val="00ED34D8"/>
    <w:rsid w:val="00ED415D"/>
    <w:rsid w:val="00ED4E31"/>
    <w:rsid w:val="00ED5472"/>
    <w:rsid w:val="00ED5EA8"/>
    <w:rsid w:val="00ED65DE"/>
    <w:rsid w:val="00ED7C48"/>
    <w:rsid w:val="00EE1993"/>
    <w:rsid w:val="00EE27BE"/>
    <w:rsid w:val="00EE7153"/>
    <w:rsid w:val="00EF348E"/>
    <w:rsid w:val="00EF6801"/>
    <w:rsid w:val="00EF748F"/>
    <w:rsid w:val="00F013E5"/>
    <w:rsid w:val="00F0205E"/>
    <w:rsid w:val="00F0340D"/>
    <w:rsid w:val="00F077BD"/>
    <w:rsid w:val="00F11172"/>
    <w:rsid w:val="00F13CE2"/>
    <w:rsid w:val="00F13E37"/>
    <w:rsid w:val="00F20E87"/>
    <w:rsid w:val="00F210C4"/>
    <w:rsid w:val="00F22FAA"/>
    <w:rsid w:val="00F2730D"/>
    <w:rsid w:val="00F30BF9"/>
    <w:rsid w:val="00F31026"/>
    <w:rsid w:val="00F342AA"/>
    <w:rsid w:val="00F4119D"/>
    <w:rsid w:val="00F43082"/>
    <w:rsid w:val="00F43A9B"/>
    <w:rsid w:val="00F501E2"/>
    <w:rsid w:val="00F504A2"/>
    <w:rsid w:val="00F53061"/>
    <w:rsid w:val="00F53C9B"/>
    <w:rsid w:val="00F54C2C"/>
    <w:rsid w:val="00F57D6D"/>
    <w:rsid w:val="00F60714"/>
    <w:rsid w:val="00F60BF4"/>
    <w:rsid w:val="00F62DC4"/>
    <w:rsid w:val="00F653EE"/>
    <w:rsid w:val="00F71641"/>
    <w:rsid w:val="00F738C3"/>
    <w:rsid w:val="00F76218"/>
    <w:rsid w:val="00F7642B"/>
    <w:rsid w:val="00F76726"/>
    <w:rsid w:val="00F7742C"/>
    <w:rsid w:val="00F805B9"/>
    <w:rsid w:val="00F80D84"/>
    <w:rsid w:val="00F8184C"/>
    <w:rsid w:val="00F818FB"/>
    <w:rsid w:val="00F845D4"/>
    <w:rsid w:val="00F84EDD"/>
    <w:rsid w:val="00FA0D54"/>
    <w:rsid w:val="00FA16F7"/>
    <w:rsid w:val="00FA2BC2"/>
    <w:rsid w:val="00FA4E39"/>
    <w:rsid w:val="00FB12D7"/>
    <w:rsid w:val="00FC40C9"/>
    <w:rsid w:val="00FC65C0"/>
    <w:rsid w:val="00FD2EC0"/>
    <w:rsid w:val="00FD49CA"/>
    <w:rsid w:val="00FD66CA"/>
    <w:rsid w:val="00FE0B36"/>
    <w:rsid w:val="00FE2182"/>
    <w:rsid w:val="00FE2ED6"/>
    <w:rsid w:val="00FE31A9"/>
    <w:rsid w:val="00FE4EC3"/>
    <w:rsid w:val="00FE7A5D"/>
    <w:rsid w:val="00FF36BB"/>
    <w:rsid w:val="00FF4308"/>
    <w:rsid w:val="00FF45A0"/>
    <w:rsid w:val="00FF50AF"/>
    <w:rsid w:val="00FF5D4C"/>
    <w:rsid w:val="00FF641D"/>
    <w:rsid w:val="00FF7D30"/>
    <w:rsid w:val="00FF7F0E"/>
    <w:rsid w:val="01268017"/>
    <w:rsid w:val="012D6814"/>
    <w:rsid w:val="017E4776"/>
    <w:rsid w:val="01A0EFE7"/>
    <w:rsid w:val="01A306F4"/>
    <w:rsid w:val="01EE7C58"/>
    <w:rsid w:val="01F070CB"/>
    <w:rsid w:val="0215B8C3"/>
    <w:rsid w:val="02DA734C"/>
    <w:rsid w:val="02ECEEC7"/>
    <w:rsid w:val="02EDADF7"/>
    <w:rsid w:val="031CAF03"/>
    <w:rsid w:val="03578D5D"/>
    <w:rsid w:val="03CDBB83"/>
    <w:rsid w:val="03EA6443"/>
    <w:rsid w:val="03F4A59F"/>
    <w:rsid w:val="0471B846"/>
    <w:rsid w:val="04C46A5C"/>
    <w:rsid w:val="04E5B502"/>
    <w:rsid w:val="05267A8B"/>
    <w:rsid w:val="0533EBCC"/>
    <w:rsid w:val="054A397A"/>
    <w:rsid w:val="05E30B3F"/>
    <w:rsid w:val="061A0194"/>
    <w:rsid w:val="06B1CCD7"/>
    <w:rsid w:val="07B5D1F5"/>
    <w:rsid w:val="07F81D05"/>
    <w:rsid w:val="08430C7A"/>
    <w:rsid w:val="0855B147"/>
    <w:rsid w:val="088EA42E"/>
    <w:rsid w:val="0924F8ED"/>
    <w:rsid w:val="093EB5AE"/>
    <w:rsid w:val="099BECE2"/>
    <w:rsid w:val="099C9DE1"/>
    <w:rsid w:val="09CEBEC5"/>
    <w:rsid w:val="09EE8159"/>
    <w:rsid w:val="0A05ECE8"/>
    <w:rsid w:val="0A39BF1E"/>
    <w:rsid w:val="0A99688D"/>
    <w:rsid w:val="0B52CDB1"/>
    <w:rsid w:val="0B6A8F26"/>
    <w:rsid w:val="0BC80D4D"/>
    <w:rsid w:val="0C0A79F8"/>
    <w:rsid w:val="0C4300A9"/>
    <w:rsid w:val="0C7900ED"/>
    <w:rsid w:val="0C95060D"/>
    <w:rsid w:val="0CA026C3"/>
    <w:rsid w:val="0CC59A0F"/>
    <w:rsid w:val="0D57F5D0"/>
    <w:rsid w:val="0DBCAD64"/>
    <w:rsid w:val="0E120898"/>
    <w:rsid w:val="0E251379"/>
    <w:rsid w:val="0E446DB5"/>
    <w:rsid w:val="0EAAB0F0"/>
    <w:rsid w:val="0EBCDEBC"/>
    <w:rsid w:val="0F4BE35B"/>
    <w:rsid w:val="0FF5467A"/>
    <w:rsid w:val="1042FCD7"/>
    <w:rsid w:val="1138A8C4"/>
    <w:rsid w:val="11503B4E"/>
    <w:rsid w:val="115CB43B"/>
    <w:rsid w:val="1170A232"/>
    <w:rsid w:val="1191E463"/>
    <w:rsid w:val="12003642"/>
    <w:rsid w:val="1271105C"/>
    <w:rsid w:val="12A53C9B"/>
    <w:rsid w:val="12A5ABB3"/>
    <w:rsid w:val="12E64A34"/>
    <w:rsid w:val="12F3D5E2"/>
    <w:rsid w:val="13385B24"/>
    <w:rsid w:val="1377E9AB"/>
    <w:rsid w:val="139C27CB"/>
    <w:rsid w:val="13A37748"/>
    <w:rsid w:val="142F0FFC"/>
    <w:rsid w:val="143280B8"/>
    <w:rsid w:val="149CC42C"/>
    <w:rsid w:val="1525D95D"/>
    <w:rsid w:val="1578F2AE"/>
    <w:rsid w:val="16847C77"/>
    <w:rsid w:val="16AB0050"/>
    <w:rsid w:val="170ABFF4"/>
    <w:rsid w:val="170BB8A0"/>
    <w:rsid w:val="175B97E0"/>
    <w:rsid w:val="179F3F28"/>
    <w:rsid w:val="17A41B64"/>
    <w:rsid w:val="17A8E526"/>
    <w:rsid w:val="18104B7E"/>
    <w:rsid w:val="18374D24"/>
    <w:rsid w:val="183C2383"/>
    <w:rsid w:val="1852862B"/>
    <w:rsid w:val="188D67F8"/>
    <w:rsid w:val="189EA2CF"/>
    <w:rsid w:val="18FBC4DA"/>
    <w:rsid w:val="196567B2"/>
    <w:rsid w:val="19ADAA87"/>
    <w:rsid w:val="1B0A35D3"/>
    <w:rsid w:val="1B282A92"/>
    <w:rsid w:val="1B4A6427"/>
    <w:rsid w:val="1B6A1496"/>
    <w:rsid w:val="1B93A01F"/>
    <w:rsid w:val="1BA71888"/>
    <w:rsid w:val="1C3A21E1"/>
    <w:rsid w:val="1C5AD271"/>
    <w:rsid w:val="1C5F7F55"/>
    <w:rsid w:val="1CF266FE"/>
    <w:rsid w:val="1D25F74E"/>
    <w:rsid w:val="1D929322"/>
    <w:rsid w:val="1DD216EB"/>
    <w:rsid w:val="1E1BE7A1"/>
    <w:rsid w:val="1E4D586D"/>
    <w:rsid w:val="1E8204E9"/>
    <w:rsid w:val="1F8054FC"/>
    <w:rsid w:val="1F853B70"/>
    <w:rsid w:val="1FA7C8B0"/>
    <w:rsid w:val="1FCFDADE"/>
    <w:rsid w:val="2007A345"/>
    <w:rsid w:val="201DD54A"/>
    <w:rsid w:val="2029F0B5"/>
    <w:rsid w:val="2071DE35"/>
    <w:rsid w:val="20EFCC27"/>
    <w:rsid w:val="20F46AA7"/>
    <w:rsid w:val="2128618F"/>
    <w:rsid w:val="21351192"/>
    <w:rsid w:val="213E5B0E"/>
    <w:rsid w:val="213FF722"/>
    <w:rsid w:val="21496D7D"/>
    <w:rsid w:val="2188E983"/>
    <w:rsid w:val="21B35872"/>
    <w:rsid w:val="21E04014"/>
    <w:rsid w:val="21FD89A0"/>
    <w:rsid w:val="22117290"/>
    <w:rsid w:val="2224417C"/>
    <w:rsid w:val="2266ADBD"/>
    <w:rsid w:val="22ED788E"/>
    <w:rsid w:val="23077BA0"/>
    <w:rsid w:val="2355760C"/>
    <w:rsid w:val="23D01A9F"/>
    <w:rsid w:val="23E942FC"/>
    <w:rsid w:val="244452E4"/>
    <w:rsid w:val="255346F5"/>
    <w:rsid w:val="256BEB00"/>
    <w:rsid w:val="25C7DBCA"/>
    <w:rsid w:val="261CDEA0"/>
    <w:rsid w:val="268881BE"/>
    <w:rsid w:val="26A78F4C"/>
    <w:rsid w:val="26D4B53C"/>
    <w:rsid w:val="26F7A48E"/>
    <w:rsid w:val="27146AD1"/>
    <w:rsid w:val="2723DADD"/>
    <w:rsid w:val="275868A3"/>
    <w:rsid w:val="2762A088"/>
    <w:rsid w:val="27A2FCBB"/>
    <w:rsid w:val="28BCB41F"/>
    <w:rsid w:val="28BEE365"/>
    <w:rsid w:val="28C6F01E"/>
    <w:rsid w:val="28DF82CD"/>
    <w:rsid w:val="2A053C7F"/>
    <w:rsid w:val="2A8C5DD7"/>
    <w:rsid w:val="2B779214"/>
    <w:rsid w:val="2B7DC7DB"/>
    <w:rsid w:val="2B8F0FE0"/>
    <w:rsid w:val="2B9E02B7"/>
    <w:rsid w:val="2BF454E1"/>
    <w:rsid w:val="2C2EA312"/>
    <w:rsid w:val="2CB8075F"/>
    <w:rsid w:val="2CD0EBC1"/>
    <w:rsid w:val="2CDB1394"/>
    <w:rsid w:val="2DC936EC"/>
    <w:rsid w:val="2DF4894B"/>
    <w:rsid w:val="2DF6EC9C"/>
    <w:rsid w:val="2E4F5437"/>
    <w:rsid w:val="2E70ED03"/>
    <w:rsid w:val="2F1F7CB6"/>
    <w:rsid w:val="2F2BF5A3"/>
    <w:rsid w:val="2F8B978F"/>
    <w:rsid w:val="2FAFAC49"/>
    <w:rsid w:val="2FC80E8A"/>
    <w:rsid w:val="3027808A"/>
    <w:rsid w:val="30AFA330"/>
    <w:rsid w:val="30B33110"/>
    <w:rsid w:val="30D5C434"/>
    <w:rsid w:val="30EB2DAC"/>
    <w:rsid w:val="30EF5845"/>
    <w:rsid w:val="3117B2A8"/>
    <w:rsid w:val="3117BAB8"/>
    <w:rsid w:val="3142A0F6"/>
    <w:rsid w:val="31507488"/>
    <w:rsid w:val="31A38F2E"/>
    <w:rsid w:val="31D4A6AA"/>
    <w:rsid w:val="32525B8E"/>
    <w:rsid w:val="329B4C54"/>
    <w:rsid w:val="329BBF03"/>
    <w:rsid w:val="32E55954"/>
    <w:rsid w:val="32E74D0B"/>
    <w:rsid w:val="33936580"/>
    <w:rsid w:val="33BAD255"/>
    <w:rsid w:val="3491F7B3"/>
    <w:rsid w:val="34A8C1BE"/>
    <w:rsid w:val="34FFD929"/>
    <w:rsid w:val="35B1889F"/>
    <w:rsid w:val="3651265B"/>
    <w:rsid w:val="37327C21"/>
    <w:rsid w:val="37B70AEC"/>
    <w:rsid w:val="38F9A2ED"/>
    <w:rsid w:val="398DA559"/>
    <w:rsid w:val="3996AED0"/>
    <w:rsid w:val="39BA460B"/>
    <w:rsid w:val="3A44A982"/>
    <w:rsid w:val="3A677B84"/>
    <w:rsid w:val="3AAAFA5B"/>
    <w:rsid w:val="3B122A51"/>
    <w:rsid w:val="3B7220B7"/>
    <w:rsid w:val="3BB688D9"/>
    <w:rsid w:val="3BBB1949"/>
    <w:rsid w:val="3C9825B2"/>
    <w:rsid w:val="3D3CEA49"/>
    <w:rsid w:val="3DB50CD2"/>
    <w:rsid w:val="3DC22489"/>
    <w:rsid w:val="3DE09E28"/>
    <w:rsid w:val="3E4E1364"/>
    <w:rsid w:val="3E816A1B"/>
    <w:rsid w:val="3E8D9312"/>
    <w:rsid w:val="3EB49C43"/>
    <w:rsid w:val="3ED213B1"/>
    <w:rsid w:val="3EEE4583"/>
    <w:rsid w:val="3F50DD33"/>
    <w:rsid w:val="3F6148BE"/>
    <w:rsid w:val="3FC10C3A"/>
    <w:rsid w:val="3FD032F4"/>
    <w:rsid w:val="3FDF1604"/>
    <w:rsid w:val="401A20DA"/>
    <w:rsid w:val="404591DA"/>
    <w:rsid w:val="411A3B33"/>
    <w:rsid w:val="411A8156"/>
    <w:rsid w:val="411C9A20"/>
    <w:rsid w:val="41DE12D4"/>
    <w:rsid w:val="4288D8A4"/>
    <w:rsid w:val="42B40F4B"/>
    <w:rsid w:val="434319EE"/>
    <w:rsid w:val="43A344BD"/>
    <w:rsid w:val="440635F4"/>
    <w:rsid w:val="458D9E3D"/>
    <w:rsid w:val="45D0B409"/>
    <w:rsid w:val="468965B1"/>
    <w:rsid w:val="472237F5"/>
    <w:rsid w:val="478D06B5"/>
    <w:rsid w:val="481791F9"/>
    <w:rsid w:val="4861B095"/>
    <w:rsid w:val="486B3CE6"/>
    <w:rsid w:val="486E6364"/>
    <w:rsid w:val="489B8EFB"/>
    <w:rsid w:val="4A20B854"/>
    <w:rsid w:val="4A25ABE2"/>
    <w:rsid w:val="4A7DCD3C"/>
    <w:rsid w:val="4A991FAD"/>
    <w:rsid w:val="4A9EDAC4"/>
    <w:rsid w:val="4AAF5F29"/>
    <w:rsid w:val="4B0A0C6C"/>
    <w:rsid w:val="4B1AD239"/>
    <w:rsid w:val="4B74746C"/>
    <w:rsid w:val="4B7F0CFA"/>
    <w:rsid w:val="4BEA8631"/>
    <w:rsid w:val="4BEAC388"/>
    <w:rsid w:val="4CB36974"/>
    <w:rsid w:val="4DF7E030"/>
    <w:rsid w:val="4E85CC95"/>
    <w:rsid w:val="4E8EB2C7"/>
    <w:rsid w:val="4EA3E32B"/>
    <w:rsid w:val="4EC65AA8"/>
    <w:rsid w:val="4ED834BC"/>
    <w:rsid w:val="4F7FAF45"/>
    <w:rsid w:val="4FFEAE6E"/>
    <w:rsid w:val="50BE34AB"/>
    <w:rsid w:val="512B9942"/>
    <w:rsid w:val="52517AAE"/>
    <w:rsid w:val="525F5380"/>
    <w:rsid w:val="52DE9925"/>
    <w:rsid w:val="53793C55"/>
    <w:rsid w:val="541A62EA"/>
    <w:rsid w:val="54254BDD"/>
    <w:rsid w:val="54BA8BD0"/>
    <w:rsid w:val="54F50E19"/>
    <w:rsid w:val="5522DA6D"/>
    <w:rsid w:val="5537D686"/>
    <w:rsid w:val="5596F442"/>
    <w:rsid w:val="55D5B3C6"/>
    <w:rsid w:val="55FB1CA3"/>
    <w:rsid w:val="5662246F"/>
    <w:rsid w:val="5731899F"/>
    <w:rsid w:val="57EF850E"/>
    <w:rsid w:val="58F8B722"/>
    <w:rsid w:val="5945F1DD"/>
    <w:rsid w:val="59FFE4A2"/>
    <w:rsid w:val="5A192A76"/>
    <w:rsid w:val="5A459BAB"/>
    <w:rsid w:val="5AA319D2"/>
    <w:rsid w:val="5B104573"/>
    <w:rsid w:val="5B540D72"/>
    <w:rsid w:val="5B6B25DD"/>
    <w:rsid w:val="5BAB72C6"/>
    <w:rsid w:val="5BDA4B66"/>
    <w:rsid w:val="5BF47D6B"/>
    <w:rsid w:val="5BF852EC"/>
    <w:rsid w:val="5C07D1A4"/>
    <w:rsid w:val="5C3F3AD4"/>
    <w:rsid w:val="5C438554"/>
    <w:rsid w:val="5C63586D"/>
    <w:rsid w:val="5C7902E1"/>
    <w:rsid w:val="5CE052D8"/>
    <w:rsid w:val="5D2F9C0A"/>
    <w:rsid w:val="5D46B1A9"/>
    <w:rsid w:val="5D5C209D"/>
    <w:rsid w:val="5E2A20A1"/>
    <w:rsid w:val="5E4241EE"/>
    <w:rsid w:val="5E46FC95"/>
    <w:rsid w:val="5F218DD6"/>
    <w:rsid w:val="5F38CF62"/>
    <w:rsid w:val="5FA99EB5"/>
    <w:rsid w:val="6029F035"/>
    <w:rsid w:val="602DEB9B"/>
    <w:rsid w:val="603E9700"/>
    <w:rsid w:val="6066D285"/>
    <w:rsid w:val="60D04E2C"/>
    <w:rsid w:val="60E0A6B1"/>
    <w:rsid w:val="60FEA55C"/>
    <w:rsid w:val="61D46BB9"/>
    <w:rsid w:val="6283CED3"/>
    <w:rsid w:val="62AE2BB7"/>
    <w:rsid w:val="6312004C"/>
    <w:rsid w:val="6382862B"/>
    <w:rsid w:val="63A46C06"/>
    <w:rsid w:val="641E60F8"/>
    <w:rsid w:val="6539F7BE"/>
    <w:rsid w:val="656722AD"/>
    <w:rsid w:val="65EB5652"/>
    <w:rsid w:val="66CD68E9"/>
    <w:rsid w:val="67C3FD04"/>
    <w:rsid w:val="67E0FE60"/>
    <w:rsid w:val="68176691"/>
    <w:rsid w:val="6874C411"/>
    <w:rsid w:val="687F2843"/>
    <w:rsid w:val="68DB8449"/>
    <w:rsid w:val="6916C872"/>
    <w:rsid w:val="692ED770"/>
    <w:rsid w:val="697C746F"/>
    <w:rsid w:val="6A5FAF64"/>
    <w:rsid w:val="6AD93C39"/>
    <w:rsid w:val="6ADA2DED"/>
    <w:rsid w:val="6B152E66"/>
    <w:rsid w:val="6B22DD68"/>
    <w:rsid w:val="6B659582"/>
    <w:rsid w:val="6B7A7367"/>
    <w:rsid w:val="6B854BC1"/>
    <w:rsid w:val="6C3A9699"/>
    <w:rsid w:val="6C8985BF"/>
    <w:rsid w:val="6CF6F426"/>
    <w:rsid w:val="6D06BD89"/>
    <w:rsid w:val="6D8AE037"/>
    <w:rsid w:val="6DD2839D"/>
    <w:rsid w:val="6DF7332B"/>
    <w:rsid w:val="6DF80174"/>
    <w:rsid w:val="6E0CD282"/>
    <w:rsid w:val="6E13222D"/>
    <w:rsid w:val="6E5B36CA"/>
    <w:rsid w:val="6EB955C0"/>
    <w:rsid w:val="6EDB5A75"/>
    <w:rsid w:val="6EDC22CA"/>
    <w:rsid w:val="6F0CB4DF"/>
    <w:rsid w:val="6F19960C"/>
    <w:rsid w:val="6F8CAEBF"/>
    <w:rsid w:val="70095019"/>
    <w:rsid w:val="70230764"/>
    <w:rsid w:val="702C6788"/>
    <w:rsid w:val="70947635"/>
    <w:rsid w:val="70977906"/>
    <w:rsid w:val="7128CAC3"/>
    <w:rsid w:val="713B0D44"/>
    <w:rsid w:val="714E56ED"/>
    <w:rsid w:val="71A5207A"/>
    <w:rsid w:val="71A59B8F"/>
    <w:rsid w:val="71BD3349"/>
    <w:rsid w:val="71FFC669"/>
    <w:rsid w:val="7231A324"/>
    <w:rsid w:val="72DC784C"/>
    <w:rsid w:val="731C20CE"/>
    <w:rsid w:val="7367D188"/>
    <w:rsid w:val="738C8187"/>
    <w:rsid w:val="73CC52F2"/>
    <w:rsid w:val="73D902C5"/>
    <w:rsid w:val="73E01405"/>
    <w:rsid w:val="740BD09A"/>
    <w:rsid w:val="74601FE2"/>
    <w:rsid w:val="74D6747F"/>
    <w:rsid w:val="74EB6E0B"/>
    <w:rsid w:val="75346E4F"/>
    <w:rsid w:val="75BAAAB7"/>
    <w:rsid w:val="7624CE1A"/>
    <w:rsid w:val="76363E74"/>
    <w:rsid w:val="76AC9CBF"/>
    <w:rsid w:val="7797C0A4"/>
    <w:rsid w:val="78ADAE8D"/>
    <w:rsid w:val="78FD5F04"/>
    <w:rsid w:val="7911404D"/>
    <w:rsid w:val="793DCD04"/>
    <w:rsid w:val="79A68DB5"/>
    <w:rsid w:val="79D7130C"/>
    <w:rsid w:val="79EBE78D"/>
    <w:rsid w:val="7A1A83BB"/>
    <w:rsid w:val="7A413BF1"/>
    <w:rsid w:val="7A46F925"/>
    <w:rsid w:val="7A7B006E"/>
    <w:rsid w:val="7AD74EEC"/>
    <w:rsid w:val="7AE3FE5C"/>
    <w:rsid w:val="7B1FA23D"/>
    <w:rsid w:val="7BB91390"/>
    <w:rsid w:val="7BEFF9AB"/>
    <w:rsid w:val="7C01DB26"/>
    <w:rsid w:val="7C17279D"/>
    <w:rsid w:val="7C3C27E6"/>
    <w:rsid w:val="7C71634E"/>
    <w:rsid w:val="7D9517F6"/>
    <w:rsid w:val="7DE44F10"/>
    <w:rsid w:val="7E4B6F55"/>
    <w:rsid w:val="7E7ACB3B"/>
    <w:rsid w:val="7EC1391B"/>
    <w:rsid w:val="7EE9BBE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styleId="UnresolvedMention">
    <w:name w:val="Unresolved Mention"/>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2144-021-02515-8" TargetMode="External"/><Relationship Id="rId21" Type="http://schemas.openxmlformats.org/officeDocument/2006/relationships/hyperlink" Target="https://doi.org/10.1016/j.jad.2013.09.018" TargetMode="External"/><Relationship Id="rId34" Type="http://schemas.openxmlformats.org/officeDocument/2006/relationships/hyperlink" Target="https://doi.org/10.1111/aphw.12276" TargetMode="External"/><Relationship Id="rId42" Type="http://schemas.openxmlformats.org/officeDocument/2006/relationships/hyperlink" Target="https://doi.org/10.1348/135910707X250866" TargetMode="External"/><Relationship Id="rId47" Type="http://schemas.openxmlformats.org/officeDocument/2006/relationships/hyperlink" Target="https://doi.org/10.1001/jamapsychiatry.2022.2640" TargetMode="External"/><Relationship Id="rId50" Type="http://schemas.openxmlformats.org/officeDocument/2006/relationships/hyperlink" Target="https://doi.org/10.1038/s41598-017-16890-5" TargetMode="External"/><Relationship Id="rId55" Type="http://schemas.openxmlformats.org/officeDocument/2006/relationships/hyperlink" Target="https://doi.org/10.2147/rmhp.s307294" TargetMode="External"/><Relationship Id="rId63" Type="http://schemas.openxmlformats.org/officeDocument/2006/relationships/image" Target="media/image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3390/ijerph20043539" TargetMode="External"/><Relationship Id="rId29" Type="http://schemas.openxmlformats.org/officeDocument/2006/relationships/hyperlink" Target="https://doi.org/10.1007/s00586-020-06517-1" TargetMode="External"/><Relationship Id="rId11" Type="http://schemas.openxmlformats.org/officeDocument/2006/relationships/header" Target="header1.xml"/><Relationship Id="rId24" Type="http://schemas.openxmlformats.org/officeDocument/2006/relationships/hyperlink" Target="https://doi.org/10.3390/ijerph18189453" TargetMode="External"/><Relationship Id="rId32" Type="http://schemas.openxmlformats.org/officeDocument/2006/relationships/hyperlink" Target="https://doi.org/10.3389/fpsyg.2021.675132" TargetMode="External"/><Relationship Id="rId37" Type="http://schemas.openxmlformats.org/officeDocument/2006/relationships/hyperlink" Target="https://doi.org/10.1037/trm0000469" TargetMode="External"/><Relationship Id="rId40" Type="http://schemas.openxmlformats.org/officeDocument/2006/relationships/hyperlink" Target="https://doi.org/10.1037/0022-006X.74.5.880" TargetMode="External"/><Relationship Id="rId45" Type="http://schemas.openxmlformats.org/officeDocument/2006/relationships/hyperlink" Target="https://doi.org/10.1016/j.psycom.2023.100104" TargetMode="External"/><Relationship Id="rId53" Type="http://schemas.openxmlformats.org/officeDocument/2006/relationships/hyperlink" Target="https://doi.org/10.1080/20008198.2021.2005346" TargetMode="External"/><Relationship Id="rId58" Type="http://schemas.openxmlformats.org/officeDocument/2006/relationships/image" Target="media/image1.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hyperlink" Target="https://doi.org/10.3390/brainsci13020305" TargetMode="External"/><Relationship Id="rId14" Type="http://schemas.openxmlformats.org/officeDocument/2006/relationships/hyperlink" Target="https://doi.org/10.1002/pa.2659" TargetMode="External"/><Relationship Id="rId22" Type="http://schemas.openxmlformats.org/officeDocument/2006/relationships/hyperlink" Target="https://doi.org/10.1111/all.14687" TargetMode="External"/><Relationship Id="rId27" Type="http://schemas.openxmlformats.org/officeDocument/2006/relationships/hyperlink" Target="https://doi.org/10.1037/str0000273" TargetMode="External"/><Relationship Id="rId30" Type="http://schemas.openxmlformats.org/officeDocument/2006/relationships/hyperlink" Target="https://doi.org/10.1111/all.14687" TargetMode="External"/><Relationship Id="rId35" Type="http://schemas.openxmlformats.org/officeDocument/2006/relationships/hyperlink" Target="https://doi.org/10.3389/fpsyt.2021.562938" TargetMode="External"/><Relationship Id="rId43" Type="http://schemas.openxmlformats.org/officeDocument/2006/relationships/hyperlink" Target="https://doi.org/10.1016/j.ijsu.2020.02.034" TargetMode="External"/><Relationship Id="rId48" Type="http://schemas.openxmlformats.org/officeDocument/2006/relationships/hyperlink" Target="https://doi.org/10.1016/j.jad.2023.01.022" TargetMode="External"/><Relationship Id="rId56" Type="http://schemas.openxmlformats.org/officeDocument/2006/relationships/hyperlink" Target="https://doi.org/10.3390/ijerph17176315" TargetMode="External"/><Relationship Id="rId6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hyperlink" Target="https://doi.org/10.1016/j.eclinm.2022.101343"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doi.org/10.3390/ijerph20115991" TargetMode="External"/><Relationship Id="rId25" Type="http://schemas.openxmlformats.org/officeDocument/2006/relationships/hyperlink" Target="https://doi.org/10.33824/pjpr.2023.38.2.19" TargetMode="External"/><Relationship Id="rId33" Type="http://schemas.openxmlformats.org/officeDocument/2006/relationships/hyperlink" Target="https://doi.org/10.1002/jts.22884" TargetMode="External"/><Relationship Id="rId38" Type="http://schemas.openxmlformats.org/officeDocument/2006/relationships/hyperlink" Target="https://doi.org/10.1192/bjp.2020.212" TargetMode="External"/><Relationship Id="rId46" Type="http://schemas.openxmlformats.org/officeDocument/2006/relationships/hyperlink" Target="https://doi.org/10.1007/s10902-020-00352-3" TargetMode="External"/><Relationship Id="rId59" Type="http://schemas.openxmlformats.org/officeDocument/2006/relationships/image" Target="media/image2.png"/><Relationship Id="rId67" Type="http://schemas.openxmlformats.org/officeDocument/2006/relationships/theme" Target="theme/theme1.xml"/><Relationship Id="rId20" Type="http://schemas.openxmlformats.org/officeDocument/2006/relationships/hyperlink" Target="https://doi.org/10.1016/j.psyneuen.2014.03.001" TargetMode="External"/><Relationship Id="rId41" Type="http://schemas.openxmlformats.org/officeDocument/2006/relationships/hyperlink" Target="https://doi.org/10.1023/B:JOCS.0000045346.76242.73" TargetMode="External"/><Relationship Id="rId54" Type="http://schemas.openxmlformats.org/officeDocument/2006/relationships/hyperlink" Target="https://doi.org/10.1111/ppc.12761" TargetMode="External"/><Relationship Id="rId62"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1037/tra0001626" TargetMode="External"/><Relationship Id="rId23" Type="http://schemas.openxmlformats.org/officeDocument/2006/relationships/hyperlink" Target="https://doi.org/10.1007/s12144-022-04159-8" TargetMode="External"/><Relationship Id="rId28" Type="http://schemas.openxmlformats.org/officeDocument/2006/relationships/hyperlink" Target="https://doi.org/10.1037/str0000314" TargetMode="External"/><Relationship Id="rId36" Type="http://schemas.openxmlformats.org/officeDocument/2006/relationships/hyperlink" Target="https://doi.org/10.1007/s11162-023-09763-6" TargetMode="External"/><Relationship Id="rId49" Type="http://schemas.openxmlformats.org/officeDocument/2006/relationships/hyperlink" Target="https://doi.org/10.1016/j.jad.2013.09.018" TargetMode="External"/><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hyperlink" Target="https://doi.org/10.1093/cercor/bhad372" TargetMode="External"/><Relationship Id="rId44" Type="http://schemas.openxmlformats.org/officeDocument/2006/relationships/hyperlink" Target="https://doi.org/10.1001/jama.283.15.2008" TargetMode="External"/><Relationship Id="rId52" Type="http://schemas.openxmlformats.org/officeDocument/2006/relationships/hyperlink" Target="https://doi.org/10.3389/fpsyt.2023.1163956" TargetMode="External"/><Relationship Id="rId60" Type="http://schemas.openxmlformats.org/officeDocument/2006/relationships/image" Target="media/image3.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richard.horton@lancet.com" TargetMode="External"/><Relationship Id="rId13" Type="http://schemas.openxmlformats.org/officeDocument/2006/relationships/hyperlink" Target="https://doi.org/10.3390/ijerph191610014" TargetMode="External"/><Relationship Id="rId18" Type="http://schemas.openxmlformats.org/officeDocument/2006/relationships/hyperlink" Target="https://doi.org/10.47391/JPMA.7813" TargetMode="External"/><Relationship Id="rId39" Type="http://schemas.openxmlformats.org/officeDocument/2006/relationships/hyperlink" Target="https://doi.org/10.12659/msm.9334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857FF1-0D3A-314E-B294-FEC0A756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9866</Words>
  <Characters>56242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Ai</dc:creator>
  <cp:lastModifiedBy>Qizhou Duan</cp:lastModifiedBy>
  <cp:revision>4</cp:revision>
  <cp:lastPrinted>2023-08-22T08:40:00Z</cp:lastPrinted>
  <dcterms:created xsi:type="dcterms:W3CDTF">2024-02-09T16:05:00Z</dcterms:created>
  <dcterms:modified xsi:type="dcterms:W3CDTF">2024-02-09T16:30:00Z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