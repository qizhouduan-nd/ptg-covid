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Tallahassee, FL  32306</w:t>
      </w:r>
    </w:p>
    <w:p w14:paraId="5D1F787A"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(850) 644-3577</w:t>
      </w:r>
    </w:p>
    <w:p w14:paraId="1B5DC64D"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amyai8@gmail.com</w:t>
      </w:r>
    </w:p>
    <w:p w14:paraId="778D339D" w14:textId="77777777" w:rsidR="00F6578E" w:rsidRPr="006839F4" w:rsidRDefault="00F6578E" w:rsidP="00F6578E">
      <w:pPr>
        <w:spacing w:after="0" w:line="240" w:lineRule="auto"/>
        <w:rPr>
          <w:rFonts w:ascii="Times New Roman" w:hAnsi="Times New Roman" w:cs="Times New Roman"/>
          <w:sz w:val="24"/>
          <w:szCs w:val="24"/>
          <w:lang w:val="fi-FI"/>
        </w:rPr>
      </w:pPr>
    </w:p>
    <w:p w14:paraId="7F01FE59" w14:textId="77777777" w:rsidR="00F6578E" w:rsidRPr="006839F4" w:rsidRDefault="00F6578E" w:rsidP="00F6578E">
      <w:pPr>
        <w:spacing w:after="0" w:line="240" w:lineRule="auto"/>
        <w:rPr>
          <w:rFonts w:ascii="Times New Roman" w:hAnsi="Times New Roman" w:cs="Times New Roman"/>
          <w:sz w:val="24"/>
          <w:szCs w:val="24"/>
          <w:lang w:val="fi-FI"/>
        </w:rPr>
      </w:pPr>
    </w:p>
    <w:p w14:paraId="0A87A754" w14:textId="43408DB0" w:rsidR="00F6578E" w:rsidRPr="006839F4" w:rsidRDefault="00773652" w:rsidP="00F6578E">
      <w:pPr>
        <w:spacing w:after="0" w:line="240" w:lineRule="auto"/>
        <w:rPr>
          <w:rFonts w:ascii="Times New Roman" w:hAnsi="Times New Roman" w:cs="Times New Roman"/>
          <w:sz w:val="24"/>
          <w:szCs w:val="24"/>
          <w:lang w:val="fi-FI"/>
        </w:rPr>
      </w:pPr>
      <w:r w:rsidRPr="006839F4">
        <w:rPr>
          <w:rFonts w:ascii="Times New Roman" w:hAnsi="Times New Roman" w:cs="Times New Roman"/>
          <w:sz w:val="24"/>
          <w:szCs w:val="24"/>
          <w:lang w:val="fi-FI"/>
        </w:rPr>
        <w:t>September 30</w:t>
      </w:r>
      <w:r w:rsidR="0B4226B1" w:rsidRPr="006839F4">
        <w:rPr>
          <w:rFonts w:ascii="Times New Roman" w:hAnsi="Times New Roman" w:cs="Times New Roman"/>
          <w:sz w:val="24"/>
          <w:szCs w:val="24"/>
          <w:lang w:val="fi-FI"/>
        </w:rPr>
        <w:t>, 2024</w:t>
      </w:r>
    </w:p>
    <w:p w14:paraId="112AF2E6" w14:textId="77777777" w:rsidR="00F6578E" w:rsidRPr="006839F4" w:rsidRDefault="00F6578E" w:rsidP="00F6578E">
      <w:pPr>
        <w:spacing w:after="0" w:line="240" w:lineRule="auto"/>
        <w:rPr>
          <w:rFonts w:ascii="Times New Roman" w:hAnsi="Times New Roman" w:cs="Times New Roman"/>
          <w:sz w:val="24"/>
          <w:szCs w:val="24"/>
          <w:lang w:val="fi-FI"/>
        </w:rPr>
      </w:pPr>
    </w:p>
    <w:p w14:paraId="37B50991" w14:textId="77777777" w:rsidR="00F6578E" w:rsidRPr="006839F4" w:rsidRDefault="00F6578E" w:rsidP="00F6578E">
      <w:pPr>
        <w:pStyle w:val="js-affiliation"/>
        <w:spacing w:beforeAutospacing="0" w:after="0" w:afterAutospacing="0"/>
        <w:contextualSpacing/>
        <w:rPr>
          <w:shd w:val="clear" w:color="auto" w:fill="FFFFFF"/>
          <w:lang w:val="fi-FI"/>
        </w:rPr>
      </w:pPr>
    </w:p>
    <w:p w14:paraId="346BAEE2" w14:textId="20A1F0D9" w:rsidR="00F6578E" w:rsidRPr="003354F5" w:rsidRDefault="00065903" w:rsidP="00F6578E">
      <w:pPr>
        <w:spacing w:after="0" w:line="240" w:lineRule="auto"/>
        <w:rPr>
          <w:rFonts w:ascii="Times New Roman" w:hAnsi="Times New Roman"/>
        </w:rPr>
      </w:pPr>
      <w:r w:rsidRPr="00065903">
        <w:rPr>
          <w:rFonts w:ascii="Times New Roman" w:hAnsi="Times New Roman"/>
        </w:rPr>
        <w:t>Harris Cooper</w:t>
      </w:r>
      <w:r w:rsidR="00F6578E" w:rsidRPr="7508F477">
        <w:rPr>
          <w:rFonts w:ascii="Times New Roman" w:hAnsi="Times New Roman"/>
        </w:rPr>
        <w:t>, PhD</w:t>
      </w:r>
      <w:r w:rsidR="00156B4F">
        <w:rPr>
          <w:rFonts w:ascii="Times New Roman" w:hAnsi="Times New Roman"/>
        </w:rPr>
        <w:t xml:space="preserve">, </w:t>
      </w:r>
      <w:r w:rsidR="00F6578E" w:rsidRPr="7508F477">
        <w:rPr>
          <w:rFonts w:ascii="Times New Roman" w:hAnsi="Times New Roman"/>
        </w:rPr>
        <w:t>Editor-in-Chief</w:t>
      </w:r>
    </w:p>
    <w:p w14:paraId="2220F5BC" w14:textId="7D9E1057" w:rsidR="00F6578E" w:rsidRPr="00AE7992" w:rsidRDefault="00065903" w:rsidP="00F6578E">
      <w:pPr>
        <w:spacing w:after="0" w:line="240" w:lineRule="auto"/>
        <w:rPr>
          <w:rFonts w:ascii="Times New Roman" w:hAnsi="Times New Roman"/>
          <w:i/>
          <w:iCs/>
        </w:rPr>
      </w:pPr>
      <w:r w:rsidRPr="00065903">
        <w:rPr>
          <w:rFonts w:ascii="Times New Roman" w:hAnsi="Times New Roman"/>
          <w:i/>
          <w:iCs/>
        </w:rPr>
        <w:t>American Psychologists</w:t>
      </w:r>
      <w:r w:rsidR="00F6578E" w:rsidRPr="7508F477">
        <w:rPr>
          <w:rFonts w:ascii="Times New Roman" w:hAnsi="Times New Roman"/>
        </w:rPr>
        <w:t>(</w:t>
      </w:r>
      <w:r>
        <w:rPr>
          <w:rFonts w:ascii="Times New Roman" w:hAnsi="Times New Roman"/>
        </w:rPr>
        <w:t>A</w:t>
      </w:r>
      <w:r w:rsidR="00F6578E" w:rsidRPr="7508F477">
        <w:rPr>
          <w:rFonts w:ascii="Times New Roman" w:hAnsi="Times New Roman"/>
        </w:rPr>
        <w:t>P)</w:t>
      </w:r>
    </w:p>
    <w:p w14:paraId="1E5BC11B" w14:textId="7B524F80" w:rsidR="006E0191" w:rsidRDefault="006E0191" w:rsidP="00F6578E">
      <w:pPr>
        <w:spacing w:after="0" w:line="240" w:lineRule="auto"/>
        <w:rPr>
          <w:rFonts w:ascii="Times New Roman" w:hAnsi="Times New Roman"/>
        </w:rPr>
      </w:pPr>
      <w:r w:rsidRPr="006E0191">
        <w:rPr>
          <w:rFonts w:ascii="Times New Roman" w:hAnsi="Times New Roman"/>
        </w:rPr>
        <w:t xml:space="preserve">Hugo L. Blomquist professor emeritus </w:t>
      </w:r>
    </w:p>
    <w:p w14:paraId="5D2D5EDE" w14:textId="77777777" w:rsidR="006E0191" w:rsidRDefault="006E0191" w:rsidP="00F6578E">
      <w:pPr>
        <w:spacing w:after="0" w:line="240" w:lineRule="auto"/>
        <w:rPr>
          <w:rFonts w:ascii="Times New Roman" w:hAnsi="Times New Roman"/>
        </w:rPr>
      </w:pPr>
      <w:r>
        <w:rPr>
          <w:rFonts w:ascii="Times New Roman" w:hAnsi="Times New Roman"/>
        </w:rPr>
        <w:t>D</w:t>
      </w:r>
      <w:r w:rsidRPr="006E0191">
        <w:rPr>
          <w:rFonts w:ascii="Times New Roman" w:hAnsi="Times New Roman"/>
        </w:rPr>
        <w:t xml:space="preserve">artment of psychology and neuroscience </w:t>
      </w:r>
    </w:p>
    <w:p w14:paraId="79C450B9" w14:textId="7C013534" w:rsidR="00F6578E" w:rsidRPr="003354F5" w:rsidRDefault="006E0191" w:rsidP="00F6578E">
      <w:pPr>
        <w:spacing w:after="0" w:line="240" w:lineRule="auto"/>
        <w:rPr>
          <w:rFonts w:ascii="Times New Roman" w:hAnsi="Times New Roman"/>
        </w:rPr>
      </w:pPr>
      <w:r w:rsidRPr="006E0191">
        <w:rPr>
          <w:rFonts w:ascii="Times New Roman" w:hAnsi="Times New Roman"/>
        </w:rPr>
        <w:t>Duke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556306ED"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w:t>
      </w:r>
      <w:r w:rsidR="006E0191">
        <w:rPr>
          <w:rFonts w:ascii="Times New Roman" w:hAnsi="Times New Roman"/>
        </w:rPr>
        <w:t>Cooper</w:t>
      </w:r>
      <w:r w:rsidRPr="7508F477">
        <w:rPr>
          <w:rFonts w:ascii="Times New Roman" w:hAnsi="Times New Roman"/>
        </w:rPr>
        <w:t xml:space="preserve">,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26ECA7E1"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006E0191">
        <w:rPr>
          <w:rFonts w:ascii="Times New Roman" w:hAnsi="Times New Roman" w:cs="Times New Roman"/>
          <w:i/>
          <w:iCs/>
          <w:sz w:val="24"/>
          <w:szCs w:val="24"/>
        </w:rPr>
        <w:t xml:space="preserve">Does a Deadly Global Pandemic Make </w:t>
      </w:r>
      <w:r w:rsidR="009D18D6">
        <w:rPr>
          <w:rFonts w:ascii="Times New Roman" w:hAnsi="Times New Roman" w:cs="Times New Roman"/>
          <w:i/>
          <w:iCs/>
          <w:sz w:val="24"/>
          <w:szCs w:val="24"/>
        </w:rPr>
        <w:t>Hum</w:t>
      </w:r>
      <w:r w:rsidR="00C03486">
        <w:rPr>
          <w:rFonts w:ascii="Times New Roman" w:hAnsi="Times New Roman" w:cs="Times New Roman"/>
          <w:i/>
          <w:iCs/>
          <w:sz w:val="24"/>
          <w:szCs w:val="24"/>
        </w:rPr>
        <w:t>ankind</w:t>
      </w:r>
      <w:r w:rsidR="006E0191">
        <w:rPr>
          <w:rFonts w:ascii="Times New Roman" w:hAnsi="Times New Roman" w:cs="Times New Roman"/>
          <w:i/>
          <w:iCs/>
          <w:sz w:val="24"/>
          <w:szCs w:val="24"/>
        </w:rPr>
        <w:t xml:space="preserve"> Stronger?</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5FF12D9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006E0191">
        <w:rPr>
          <w:rFonts w:ascii="Times New Roman" w:eastAsia="Malgun Gothic" w:hAnsi="Times New Roman" w:cs="Times New Roman"/>
          <w:i/>
          <w:iCs/>
          <w:sz w:val="24"/>
          <w:szCs w:val="24"/>
        </w:rPr>
        <w:t>A</w:t>
      </w:r>
      <w:r w:rsidRPr="7508F477">
        <w:rPr>
          <w:rFonts w:ascii="Times New Roman" w:hAnsi="Times New Roman" w:cs="Times New Roman"/>
          <w:i/>
          <w:iCs/>
          <w:sz w:val="24"/>
          <w:szCs w:val="24"/>
        </w:rPr>
        <w:t>P</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 xml:space="preserve">related concept, </w:t>
      </w:r>
      <w:r w:rsidR="00133FA9">
        <w:rPr>
          <w:rFonts w:ascii="Times New Roman" w:eastAsia="Calibri" w:hAnsi="Times New Roman" w:cs="Times New Roman"/>
          <w:sz w:val="24"/>
          <w:szCs w:val="24"/>
        </w:rPr>
        <w:t>posttraumatic growth (</w:t>
      </w:r>
      <w:r w:rsidRPr="7508F477">
        <w:rPr>
          <w:rFonts w:ascii="Times New Roman" w:eastAsia="Calibri" w:hAnsi="Times New Roman" w:cs="Times New Roman"/>
          <w:sz w:val="24"/>
          <w:szCs w:val="24"/>
        </w:rPr>
        <w:t>PTG</w:t>
      </w:r>
      <w:r w:rsidR="00133FA9">
        <w:rPr>
          <w:rFonts w:ascii="Times New Roman" w:eastAsia="Calibri" w:hAnsi="Times New Roman" w:cs="Times New Roman"/>
          <w:sz w:val="24"/>
          <w:szCs w:val="24"/>
        </w:rPr>
        <w:t>)</w:t>
      </w:r>
      <w:r w:rsidRPr="7508F477">
        <w:rPr>
          <w:rFonts w:ascii="Times New Roman" w:eastAsia="Calibri" w:hAnsi="Times New Roman" w:cs="Times New Roman"/>
          <w:sz w:val="24"/>
          <w:szCs w:val="24"/>
        </w:rPr>
        <w:t>,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127E0DBB"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sidR="00133FA9">
        <w:rPr>
          <w:rFonts w:ascii="Times New Roman" w:hAnsi="Times New Roman" w:cs="Times New Roman"/>
          <w:sz w:val="24"/>
          <w:szCs w:val="24"/>
        </w:rPr>
        <w:t xml:space="preserve">a </w:t>
      </w:r>
      <w:r>
        <w:rPr>
          <w:rFonts w:ascii="Times New Roman" w:hAnsi="Times New Roman" w:cs="Times New Roman"/>
          <w:sz w:val="24"/>
          <w:szCs w:val="24"/>
        </w:rPr>
        <w:t xml:space="preserve">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w:t>
      </w:r>
      <w:r w:rsidR="00133FA9">
        <w:rPr>
          <w:rFonts w:ascii="Times New Roman" w:hAnsi="Times New Roman" w:cs="Times New Roman"/>
          <w:sz w:val="24"/>
          <w:szCs w:val="24"/>
        </w:rPr>
        <w:t>is</w:t>
      </w:r>
      <w:r w:rsidRPr="001B4A37">
        <w:rPr>
          <w:rFonts w:ascii="Times New Roman" w:hAnsi="Times New Roman" w:cs="Times New Roman"/>
          <w:sz w:val="24"/>
          <w:szCs w:val="24"/>
        </w:rPr>
        <w:t xml:space="preserv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r w:rsidR="00133FA9">
        <w:rPr>
          <w:rFonts w:ascii="Times New Roman" w:eastAsia="Calibri" w:hAnsi="Times New Roman" w:cs="Times New Roman"/>
          <w:sz w:val="24"/>
          <w:szCs w:val="24"/>
        </w:rPr>
        <w:t>However, if you consider it to be unfit by glance, please inform us.</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3C78298D" w14:textId="727322D0" w:rsidR="00F6578E" w:rsidRPr="00156B4F" w:rsidRDefault="00F5257F" w:rsidP="00F6578E">
      <w:pPr>
        <w:spacing w:after="0" w:line="480" w:lineRule="auto"/>
        <w:jc w:val="center"/>
        <w:rPr>
          <w:rFonts w:ascii="Times New Roman" w:hAnsi="Times New Roman" w:cs="Times New Roman"/>
          <w:b/>
          <w:bCs/>
          <w:sz w:val="24"/>
          <w:szCs w:val="24"/>
        </w:rPr>
      </w:pPr>
      <w:r w:rsidRPr="00132F63">
        <w:rPr>
          <w:rFonts w:ascii="Times New Roman" w:hAnsi="Times New Roman" w:cs="Times New Roman"/>
          <w:b/>
          <w:bCs/>
          <w:sz w:val="24"/>
          <w:szCs w:val="24"/>
          <w:highlight w:val="lightGray"/>
        </w:rPr>
        <w:t>Does a Deadly Global Pandemic Make Humankind Stronger</w:t>
      </w:r>
      <w:r>
        <w:rPr>
          <w:rFonts w:ascii="Times New Roman" w:hAnsi="Times New Roman" w:cs="Times New Roman"/>
          <w:b/>
          <w:bCs/>
          <w:sz w:val="24"/>
          <w:szCs w:val="24"/>
        </w:rPr>
        <w:t>?</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AE7992" w:rsidRDefault="00F6578E" w:rsidP="00F6578E">
      <w:pPr>
        <w:spacing w:after="0" w:line="240" w:lineRule="auto"/>
        <w:contextualSpacing/>
        <w:jc w:val="center"/>
        <w:rPr>
          <w:rFonts w:ascii="Times New Roman" w:hAnsi="Times New Roman" w:cs="Times New Roman"/>
          <w:sz w:val="24"/>
          <w:szCs w:val="24"/>
        </w:rPr>
      </w:pPr>
      <w:r w:rsidRPr="00AE7992">
        <w:rPr>
          <w:rFonts w:ascii="Times New Roman" w:eastAsia="Malgun Gothic" w:hAnsi="Times New Roman" w:cs="Times New Roman"/>
          <w:sz w:val="24"/>
          <w:szCs w:val="24"/>
        </w:rPr>
        <w:t>Amy L. Ai, PhD</w:t>
      </w:r>
      <w:r w:rsidRPr="00AE7992">
        <w:rPr>
          <w:rFonts w:ascii="Times New Roman" w:eastAsia="Malgun Gothic" w:hAnsi="Times New Roman" w:cs="Times New Roman"/>
          <w:sz w:val="24"/>
          <w:szCs w:val="24"/>
          <w:vertAlign w:val="superscript"/>
        </w:rPr>
        <w:t>1</w:t>
      </w:r>
    </w:p>
    <w:p w14:paraId="3DEEF7F8" w14:textId="77777777" w:rsidR="00F6578E" w:rsidRPr="00AE7992"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AE7992">
        <w:rPr>
          <w:rFonts w:ascii="Times New Roman" w:hAnsi="Times New Roman" w:cs="Times New Roman"/>
          <w:sz w:val="24"/>
          <w:szCs w:val="24"/>
        </w:rPr>
        <w:t>Qizhou Duan, MS</w:t>
      </w:r>
      <w:r w:rsidRPr="00AE7992">
        <w:rPr>
          <w:rFonts w:ascii="Times New Roman" w:eastAsia="Malgun Gothic" w:hAnsi="Times New Roman" w:cs="Times New Roman"/>
          <w:sz w:val="24"/>
          <w:szCs w:val="24"/>
          <w:vertAlign w:val="superscrip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Marguerite Rwil, UROP RA</w:t>
      </w:r>
      <w:r w:rsidRPr="00BF2773">
        <w:rPr>
          <w:rFonts w:ascii="Times New Roman" w:eastAsia="Malgun Gothic" w:hAnsi="Times New Roman" w:cs="Times New Roman"/>
          <w:sz w:val="24"/>
          <w:szCs w:val="24"/>
          <w:vertAlign w:val="superscript"/>
        </w:rPr>
        <w:t>3</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3CB1E0D0"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2570 University Center Building C, Florida State University (FSU), Tallahassee, FL, 32306;  amyai8@gmail.com</w:t>
      </w:r>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DE856D1" w14:textId="457A09FD"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hAnsi="Times New Roman" w:cs="Times New Roman"/>
          <w:sz w:val="24"/>
          <w:szCs w:val="24"/>
        </w:rPr>
        <w:t>3. Undergraduate Research Assistant, msr21b@fsu.edu</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3F5F4A64"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0992DFBB"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Marguerite S Rwi</w:t>
      </w:r>
      <w:r w:rsidRPr="008C6E53">
        <w:rPr>
          <w:rFonts w:ascii="Times New Roman" w:hAnsi="Times New Roman" w:cs="Times New Roman"/>
          <w:sz w:val="24"/>
          <w:szCs w:val="24"/>
        </w:rPr>
        <w:t xml:space="preserve">l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Henry Carretta</w:t>
      </w:r>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3CDD9A4A"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Pr="00AF1BA8">
          <w:rPr>
            <w:rFonts w:ascii="Times New Roman" w:eastAsia="Times New Roman" w:hAnsi="Times New Roman" w:cs="Times New Roman"/>
            <w:sz w:val="24"/>
            <w:szCs w:val="24"/>
          </w:rPr>
          <w:t>Funding acquisition</w:t>
        </w:r>
      </w:hyperlink>
      <w:r>
        <w:rPr>
          <w:rFonts w:ascii="Times New Roman" w:eastAsia="Times New Roman" w:hAnsi="Times New Roman" w:cs="Times New Roman"/>
          <w:sz w:val="24"/>
          <w:szCs w:val="24"/>
        </w:rPr>
        <w:t>—NA</w:t>
      </w:r>
    </w:p>
    <w:p w14:paraId="7F69DD5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Pr="00AF1BA8">
          <w:rPr>
            <w:rFonts w:ascii="Times New Roman" w:eastAsia="Times New Roman" w:hAnsi="Times New Roman" w:cs="Times New Roman"/>
            <w:sz w:val="24"/>
            <w:szCs w:val="24"/>
          </w:rPr>
          <w:t>Investigation</w:t>
        </w:r>
      </w:hyperlink>
      <w:r>
        <w:rPr>
          <w:rFonts w:ascii="Times New Roman" w:eastAsia="Times New Roman" w:hAnsi="Times New Roman" w:cs="Times New Roman"/>
          <w:sz w:val="24"/>
          <w:szCs w:val="24"/>
        </w:rPr>
        <w:t>—Ai, Q</w:t>
      </w:r>
    </w:p>
    <w:p w14:paraId="1B5E1FE4"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2" w:history="1">
        <w:r w:rsidRPr="00AF1BA8">
          <w:rPr>
            <w:rFonts w:ascii="Times New Roman" w:eastAsia="Times New Roman" w:hAnsi="Times New Roman" w:cs="Times New Roman"/>
            <w:sz w:val="24"/>
            <w:szCs w:val="24"/>
          </w:rPr>
          <w:t>Methodology</w:t>
        </w:r>
      </w:hyperlink>
      <w:r>
        <w:rPr>
          <w:rFonts w:ascii="Times New Roman" w:eastAsia="Times New Roman" w:hAnsi="Times New Roman" w:cs="Times New Roman"/>
          <w:sz w:val="24"/>
          <w:szCs w:val="24"/>
        </w:rPr>
        <w:t>—Q,</w:t>
      </w:r>
      <w:r w:rsidRPr="00AF1B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p>
    <w:p w14:paraId="04FA1EE9"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Pr="00AF1BA8">
          <w:rPr>
            <w:rFonts w:ascii="Times New Roman" w:eastAsia="Times New Roman" w:hAnsi="Times New Roman" w:cs="Times New Roman"/>
            <w:sz w:val="24"/>
            <w:szCs w:val="24"/>
          </w:rPr>
          <w:t>Project administration</w:t>
        </w:r>
      </w:hyperlink>
      <w:r>
        <w:rPr>
          <w:rFonts w:ascii="Times New Roman" w:eastAsia="Times New Roman" w:hAnsi="Times New Roman" w:cs="Times New Roman"/>
          <w:sz w:val="24"/>
          <w:szCs w:val="24"/>
        </w:rPr>
        <w:t>—M, Ai</w:t>
      </w:r>
    </w:p>
    <w:p w14:paraId="0A808326" w14:textId="76F6E41F"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Pr="00AF1BA8">
          <w:rPr>
            <w:rFonts w:ascii="Times New Roman" w:eastAsia="Times New Roman" w:hAnsi="Times New Roman" w:cs="Times New Roman"/>
            <w:sz w:val="24"/>
            <w:szCs w:val="24"/>
          </w:rPr>
          <w:t>Resources</w:t>
        </w:r>
      </w:hyperlink>
      <w:r>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Pr="00AF1BA8">
          <w:rPr>
            <w:rFonts w:ascii="Times New Roman" w:eastAsia="Times New Roman" w:hAnsi="Times New Roman" w:cs="Times New Roman"/>
            <w:sz w:val="24"/>
            <w:szCs w:val="24"/>
          </w:rPr>
          <w:t>Software</w:t>
        </w:r>
      </w:hyperlink>
      <w:r>
        <w:rPr>
          <w:rFonts w:ascii="Times New Roman" w:eastAsia="Times New Roman" w:hAnsi="Times New Roman" w:cs="Times New Roman"/>
          <w:sz w:val="24"/>
          <w:szCs w:val="24"/>
        </w:rPr>
        <w:t>—Q</w:t>
      </w:r>
    </w:p>
    <w:p w14:paraId="0AD4CBA3" w14:textId="75DE1928"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6" w:tgtFrame="_blank" w:history="1">
        <w:r w:rsidRPr="00AE7992">
          <w:rPr>
            <w:rFonts w:ascii="Times New Roman" w:eastAsia="Times New Roman" w:hAnsi="Times New Roman" w:cs="Times New Roman"/>
            <w:sz w:val="24"/>
            <w:szCs w:val="24"/>
            <w:lang w:val="it-IT"/>
          </w:rPr>
          <w:t>Supervision</w:t>
        </w:r>
      </w:hyperlink>
      <w:r w:rsidRPr="00AE7992">
        <w:rPr>
          <w:rFonts w:ascii="Times New Roman" w:eastAsia="Times New Roman" w:hAnsi="Times New Roman" w:cs="Times New Roman"/>
          <w:sz w:val="24"/>
          <w:szCs w:val="24"/>
          <w:lang w:val="it-IT"/>
        </w:rPr>
        <w:t>—Ai</w:t>
      </w:r>
    </w:p>
    <w:p w14:paraId="2094F592"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7" w:tgtFrame="_blank" w:history="1">
        <w:r w:rsidRPr="00AE7992">
          <w:rPr>
            <w:rFonts w:ascii="Times New Roman" w:eastAsia="Times New Roman" w:hAnsi="Times New Roman" w:cs="Times New Roman"/>
            <w:sz w:val="24"/>
            <w:szCs w:val="24"/>
            <w:lang w:val="it-IT"/>
          </w:rPr>
          <w:t>Validation</w:t>
        </w:r>
      </w:hyperlink>
      <w:r w:rsidRPr="00AE7992">
        <w:rPr>
          <w:rFonts w:ascii="Times New Roman" w:eastAsia="Times New Roman" w:hAnsi="Times New Roman" w:cs="Times New Roman"/>
          <w:sz w:val="24"/>
          <w:szCs w:val="24"/>
          <w:lang w:val="it-IT"/>
        </w:rPr>
        <w:t>—Q, Ai</w:t>
      </w:r>
    </w:p>
    <w:p w14:paraId="0D9DB536"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8" w:tgtFrame="_blank" w:history="1">
        <w:r w:rsidRPr="00AE7992">
          <w:rPr>
            <w:rFonts w:ascii="Times New Roman" w:eastAsia="Times New Roman" w:hAnsi="Times New Roman" w:cs="Times New Roman"/>
            <w:sz w:val="24"/>
            <w:szCs w:val="24"/>
            <w:lang w:val="it-IT"/>
          </w:rPr>
          <w:t>Visualization</w:t>
        </w:r>
      </w:hyperlink>
      <w:r w:rsidRPr="00AE7992">
        <w:rPr>
          <w:rFonts w:ascii="Times New Roman" w:eastAsia="Times New Roman" w:hAnsi="Times New Roman" w:cs="Times New Roman"/>
          <w:sz w:val="24"/>
          <w:szCs w:val="24"/>
          <w:lang w:val="it-IT"/>
        </w:rPr>
        <w:t xml:space="preserve">—Q </w:t>
      </w:r>
    </w:p>
    <w:p w14:paraId="763DA3EB"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Pr="00AF1BA8">
          <w:rPr>
            <w:rFonts w:ascii="Times New Roman" w:eastAsia="Times New Roman" w:hAnsi="Times New Roman" w:cs="Times New Roman"/>
            <w:sz w:val="24"/>
            <w:szCs w:val="24"/>
          </w:rPr>
          <w:t>Writing – original draft</w:t>
        </w:r>
      </w:hyperlink>
      <w:r>
        <w:rPr>
          <w:rFonts w:ascii="Times New Roman" w:eastAsia="Times New Roman" w:hAnsi="Times New Roman" w:cs="Times New Roman"/>
          <w:sz w:val="24"/>
          <w:szCs w:val="24"/>
        </w:rPr>
        <w:t>—Ai, Q</w:t>
      </w:r>
    </w:p>
    <w:p w14:paraId="35C65D44" w14:textId="64780319"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Pr="00AF1BA8">
          <w:rPr>
            <w:rFonts w:ascii="Times New Roman" w:eastAsia="Times New Roman" w:hAnsi="Times New Roman" w:cs="Times New Roman"/>
            <w:sz w:val="24"/>
            <w:szCs w:val="24"/>
          </w:rPr>
          <w:t>Writing – review &amp; editing</w:t>
        </w:r>
      </w:hyperlink>
      <w:r>
        <w:rPr>
          <w:rFonts w:ascii="Times New Roman" w:eastAsia="Times New Roman" w:hAnsi="Times New Roman" w:cs="Times New Roman"/>
          <w:sz w:val="24"/>
          <w:szCs w:val="24"/>
        </w:rPr>
        <w:t>—Ai,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9572325" w14:textId="2F9E9B78" w:rsidR="00F6578E" w:rsidRPr="000A1EAC" w:rsidRDefault="000A1EAC" w:rsidP="00F6578E">
      <w:pPr>
        <w:spacing w:after="0" w:line="480" w:lineRule="auto"/>
        <w:jc w:val="center"/>
        <w:rPr>
          <w:rFonts w:ascii="Times New Roman" w:hAnsi="Times New Roman" w:cs="Times New Roman"/>
          <w:b/>
          <w:bCs/>
          <w:sz w:val="24"/>
          <w:szCs w:val="24"/>
        </w:rPr>
      </w:pPr>
      <w:r w:rsidRPr="00AE7992">
        <w:rPr>
          <w:rFonts w:ascii="Times New Roman" w:hAnsi="Times New Roman" w:cs="Times New Roman"/>
          <w:b/>
          <w:bCs/>
          <w:sz w:val="24"/>
          <w:szCs w:val="24"/>
          <w:highlight w:val="lightGray"/>
        </w:rPr>
        <w:t xml:space="preserve">Does a Deadly Global Pandemic Make </w:t>
      </w:r>
      <w:r w:rsidR="00091382" w:rsidRPr="00AE7992">
        <w:rPr>
          <w:rFonts w:ascii="Times New Roman" w:hAnsi="Times New Roman" w:cs="Times New Roman"/>
          <w:b/>
          <w:bCs/>
          <w:sz w:val="24"/>
          <w:szCs w:val="24"/>
          <w:highlight w:val="lightGray"/>
        </w:rPr>
        <w:t xml:space="preserve">Humankind </w:t>
      </w:r>
      <w:r w:rsidRPr="00AE7992">
        <w:rPr>
          <w:rFonts w:ascii="Times New Roman" w:hAnsi="Times New Roman" w:cs="Times New Roman"/>
          <w:b/>
          <w:bCs/>
          <w:sz w:val="24"/>
          <w:szCs w:val="24"/>
          <w:highlight w:val="lightGray"/>
        </w:rPr>
        <w:t>Stronger</w:t>
      </w:r>
      <w:r w:rsidR="00F5257F">
        <w:rPr>
          <w:rFonts w:ascii="Times New Roman" w:hAnsi="Times New Roman" w:cs="Times New Roman"/>
          <w:b/>
          <w:bCs/>
          <w:sz w:val="24"/>
          <w:szCs w:val="24"/>
          <w:highlight w:val="lightGray"/>
        </w:rPr>
        <w:t>?</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PsychINFO(6),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Hartung-Knapp-Sidik-Jonkman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337DA8C3" w14:textId="035D9B0F" w:rsidR="008A7021"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(Sohrabi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(Adjorlolo et al., 2022;</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Castiglioni et al.,</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2B4AFF">
        <w:rPr>
          <w:rFonts w:ascii="Times New Roman" w:hAnsi="Times New Roman" w:cs="Times New Roman"/>
          <w:sz w:val="24"/>
          <w:szCs w:val="24"/>
          <w:shd w:val="clear" w:color="auto" w:fill="FFFFFF"/>
        </w:rPr>
        <w:t>)</w:t>
      </w:r>
      <w:r w:rsidR="00135EA0" w:rsidRPr="00135EA0">
        <w:rPr>
          <w:rFonts w:ascii="Times New Roman" w:hAnsi="Times New Roman" w:cs="Times New Roman"/>
          <w:sz w:val="24"/>
          <w:szCs w:val="24"/>
          <w:shd w:val="clear" w:color="auto" w:fill="FFFFFF"/>
        </w:rPr>
        <w:t xml:space="preserve"> </w:t>
      </w:r>
    </w:p>
    <w:p w14:paraId="56E7B6B3" w14:textId="6D25DE24" w:rsidR="00EB3D20" w:rsidRDefault="005001FC" w:rsidP="00EB3D2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lightGray"/>
          <w:shd w:val="clear" w:color="auto" w:fill="FFFFFF"/>
        </w:rPr>
        <w:t>Consequently</w:t>
      </w:r>
      <w:r w:rsidR="00135EA0" w:rsidRPr="004E5A28">
        <w:rPr>
          <w:rFonts w:ascii="Times New Roman" w:hAnsi="Times New Roman" w:cs="Times New Roman"/>
          <w:sz w:val="24"/>
          <w:szCs w:val="24"/>
          <w:highlight w:val="yellow"/>
          <w:shd w:val="clear" w:color="auto" w:fill="FFFFFF"/>
        </w:rPr>
        <w:t xml:space="preserve">,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AE7992">
        <w:rPr>
          <w:rFonts w:ascii="Times New Roman" w:hAnsi="Times New Roman" w:cs="Times New Roman"/>
          <w:sz w:val="24"/>
          <w:szCs w:val="24"/>
          <w:highlight w:val="lightGray"/>
        </w:rPr>
        <w:t>).</w:t>
      </w:r>
      <w:r w:rsidR="00135EA0" w:rsidRPr="00AE7992">
        <w:rPr>
          <w:rFonts w:ascii="Times New Roman" w:hAnsi="Times New Roman" w:cs="Times New Roman"/>
          <w:sz w:val="24"/>
          <w:szCs w:val="24"/>
          <w:highlight w:val="lightGray"/>
          <w:vertAlign w:val="superscript"/>
        </w:rPr>
        <w:t xml:space="preserve"> </w:t>
      </w:r>
      <w:r w:rsidR="00AB781B" w:rsidRPr="00AE7992">
        <w:rPr>
          <w:rFonts w:ascii="Times New Roman" w:hAnsi="Times New Roman" w:cs="Times New Roman"/>
          <w:sz w:val="24"/>
          <w:szCs w:val="24"/>
          <w:highlight w:val="lightGray"/>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8A7021">
        <w:rPr>
          <w:rFonts w:ascii="Times New Roman" w:hAnsi="Times New Roman" w:cs="Times New Roman"/>
          <w:sz w:val="24"/>
          <w:szCs w:val="24"/>
          <w:shd w:val="clear" w:color="auto" w:fill="FFFFFF"/>
        </w:rPr>
        <w:t xml:space="preserve"> </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w:t>
      </w:r>
      <w:r w:rsidR="00066AF3" w:rsidRPr="00AE7992">
        <w:rPr>
          <w:rFonts w:ascii="Times New Roman" w:hAnsi="Times New Roman" w:cs="Times New Roman"/>
          <w:sz w:val="24"/>
          <w:szCs w:val="24"/>
          <w:highlight w:val="lightGray"/>
        </w:rPr>
        <w:t xml:space="preserve">PTG includes a posttraumatic outlook change in varied domains, or positive outlook, that could lead to optimal behavioral </w:t>
      </w:r>
      <w:r w:rsidR="001B3D52">
        <w:rPr>
          <w:rFonts w:ascii="Times New Roman" w:hAnsi="Times New Roman" w:cs="Times New Roman"/>
          <w:sz w:val="24"/>
          <w:szCs w:val="24"/>
          <w:highlight w:val="lightGray"/>
        </w:rPr>
        <w:t>alternation</w:t>
      </w:r>
      <w:r w:rsidR="00066AF3" w:rsidRPr="00AE7992">
        <w:rPr>
          <w:rFonts w:ascii="Times New Roman" w:hAnsi="Times New Roman" w:cs="Times New Roman"/>
          <w:sz w:val="24"/>
          <w:szCs w:val="24"/>
          <w:highlight w:val="lightGray"/>
        </w:rPr>
        <w:t>. The worldview-based gain is consistent with psychiatrist Frankl’s (2004; p. XIII)</w:t>
      </w:r>
      <w:r w:rsidR="00066AF3" w:rsidRPr="00AE7992">
        <w:rPr>
          <w:rFonts w:ascii="Times New Roman" w:hAnsi="Times New Roman" w:cs="Times New Roman"/>
          <w:sz w:val="24"/>
          <w:szCs w:val="24"/>
          <w:highlight w:val="lightGray"/>
          <w:vertAlign w:val="superscript"/>
        </w:rPr>
        <w:t xml:space="preserve"> </w:t>
      </w:r>
      <w:r w:rsidR="00066AF3" w:rsidRPr="00AE7992">
        <w:rPr>
          <w:rFonts w:ascii="Times New Roman" w:hAnsi="Times New Roman" w:cs="Times New Roman"/>
          <w:sz w:val="24"/>
          <w:szCs w:val="24"/>
          <w:highlight w:val="lightGray"/>
        </w:rPr>
        <w:t>survival tenon: “when we are no longer able to change a situation, we are challenged to change ourselves.”</w:t>
      </w:r>
      <w:r w:rsidR="00066AF3" w:rsidRPr="00BF2773">
        <w:rPr>
          <w:rFonts w:ascii="Times New Roman" w:hAnsi="Times New Roman" w:cs="Times New Roman"/>
          <w:sz w:val="24"/>
          <w:szCs w:val="24"/>
        </w:rPr>
        <w:t xml:space="preserve"> </w:t>
      </w:r>
    </w:p>
    <w:p w14:paraId="14FFB442" w14:textId="547AAC6E" w:rsidR="002A21A2" w:rsidRPr="00AE7992" w:rsidRDefault="00EB3D20" w:rsidP="00926CF9">
      <w:pPr>
        <w:tabs>
          <w:tab w:val="left" w:pos="4950"/>
        </w:tabs>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shd w:val="clear" w:color="auto" w:fill="FFFFFF"/>
        </w:rPr>
        <w:t xml:space="preserve">PTG is also a kind of </w:t>
      </w:r>
      <w:r w:rsidRPr="004E5A28">
        <w:rPr>
          <w:rFonts w:ascii="Times New Roman" w:hAnsi="Times New Roman" w:cs="Times New Roman"/>
          <w:sz w:val="24"/>
          <w:szCs w:val="24"/>
          <w:highlight w:val="yellow"/>
          <w:shd w:val="clear" w:color="auto" w:fill="FFFFFF"/>
        </w:rPr>
        <w:t>adaptive</w:t>
      </w:r>
      <w:r w:rsidRPr="00BF2773">
        <w:rPr>
          <w:rFonts w:ascii="Times New Roman" w:hAnsi="Times New Roman" w:cs="Times New Roman"/>
          <w:sz w:val="24"/>
          <w:szCs w:val="24"/>
          <w:shd w:val="clear" w:color="auto" w:fill="FFFFFF"/>
        </w:rPr>
        <w:t xml:space="preserve"> outcomes in patients with life-</w:t>
      </w:r>
      <w:r w:rsidRPr="00AE7992">
        <w:rPr>
          <w:rFonts w:ascii="Times New Roman" w:hAnsi="Times New Roman" w:cs="Times New Roman"/>
          <w:sz w:val="24"/>
          <w:szCs w:val="24"/>
          <w:highlight w:val="lightGray"/>
          <w:shd w:val="clear" w:color="auto" w:fill="FFFFFF"/>
        </w:rPr>
        <w:t>threatening</w:t>
      </w:r>
      <w:r w:rsidRPr="00BF2773">
        <w:rPr>
          <w:rFonts w:ascii="Times New Roman" w:hAnsi="Times New Roman" w:cs="Times New Roman"/>
          <w:sz w:val="24"/>
          <w:szCs w:val="24"/>
          <w:shd w:val="clear" w:color="auto" w:fill="FFFFFF"/>
        </w:rPr>
        <w:t xml:space="preserve"> diseases </w:t>
      </w:r>
      <w:r>
        <w:rPr>
          <w:rFonts w:ascii="Times New Roman" w:hAnsi="Times New Roman" w:cs="Times New Roman"/>
          <w:sz w:val="24"/>
          <w:szCs w:val="24"/>
          <w:shd w:val="clear" w:color="auto" w:fill="FFFFFF"/>
        </w:rPr>
        <w:t>(Ma et al., 2022; Pieta &amp; Rzeszutek, 2022; Sawyer et al., 2010; Shand et al., 2015; Wang et al., 2022)</w:t>
      </w:r>
      <w:r w:rsidRPr="00BF2773">
        <w:rPr>
          <w:rFonts w:ascii="Times New Roman" w:hAnsi="Times New Roman" w:cs="Times New Roman"/>
          <w:sz w:val="24"/>
          <w:szCs w:val="24"/>
        </w:rPr>
        <w:t>.</w:t>
      </w:r>
      <w:r w:rsidRPr="00BF2773">
        <w:rPr>
          <w:rFonts w:ascii="Times New Roman" w:hAnsi="Times New Roman" w:cs="Times New Roman"/>
          <w:sz w:val="24"/>
          <w:szCs w:val="24"/>
          <w:shd w:val="clear" w:color="auto" w:fill="FFFFFF"/>
        </w:rPr>
        <w:t xml:space="preserve"> </w:t>
      </w:r>
      <w:r w:rsidR="00B7295A" w:rsidRPr="00AE7992">
        <w:rPr>
          <w:rFonts w:ascii="Times New Roman" w:hAnsi="Times New Roman" w:cs="Times New Roman"/>
          <w:sz w:val="24"/>
          <w:szCs w:val="24"/>
          <w:highlight w:val="lightGray"/>
          <w:shd w:val="clear" w:color="auto" w:fill="FFFFFF"/>
        </w:rPr>
        <w:t>M</w:t>
      </w:r>
      <w:r w:rsidR="00F6578E" w:rsidRPr="00AE7992">
        <w:rPr>
          <w:rFonts w:ascii="Times New Roman" w:hAnsi="Times New Roman" w:cs="Times New Roman"/>
          <w:sz w:val="24"/>
          <w:szCs w:val="24"/>
          <w:highlight w:val="lightGray"/>
        </w:rPr>
        <w:t>eta</w:t>
      </w:r>
      <w:r w:rsidR="00F6578E" w:rsidRPr="00BF2773">
        <w:rPr>
          <w:rFonts w:ascii="Times New Roman" w:hAnsi="Times New Roman" w:cs="Times New Roman"/>
          <w:sz w:val="24"/>
          <w:szCs w:val="24"/>
        </w:rPr>
        <w:t xml:space="preserve">-analyses have associated </w:t>
      </w:r>
      <w:r w:rsidR="003462A9" w:rsidRPr="00AE7992">
        <w:rPr>
          <w:rFonts w:ascii="Times New Roman" w:hAnsi="Times New Roman" w:cs="Times New Roman"/>
          <w:sz w:val="24"/>
          <w:szCs w:val="24"/>
          <w:highlight w:val="lightGray"/>
        </w:rPr>
        <w:t>it</w:t>
      </w:r>
      <w:r w:rsidR="00F6578E" w:rsidRPr="00BF2773">
        <w:rPr>
          <w:rFonts w:ascii="Times New Roman" w:hAnsi="Times New Roman" w:cs="Times New Roman"/>
          <w:sz w:val="24"/>
          <w:szCs w:val="24"/>
        </w:rPr>
        <w:t xml:space="preserve"> with low mortality in non-pandemic patients </w:t>
      </w:r>
      <w:r w:rsidR="00F6578E">
        <w:rPr>
          <w:rFonts w:ascii="Times New Roman" w:hAnsi="Times New Roman" w:cs="Times New Roman"/>
          <w:sz w:val="24"/>
          <w:szCs w:val="24"/>
        </w:rPr>
        <w:t xml:space="preserve">(Ma et al., 2022; </w:t>
      </w:r>
      <w:r w:rsidR="00F6578E">
        <w:rPr>
          <w:rFonts w:ascii="Times New Roman" w:hAnsi="Times New Roman" w:cs="Times New Roman"/>
          <w:sz w:val="24"/>
          <w:szCs w:val="24"/>
        </w:rPr>
        <w:lastRenderedPageBreak/>
        <w:t>Wan et al., 2023)</w:t>
      </w:r>
      <w:r w:rsidR="00F6578E" w:rsidRPr="00BF2773">
        <w:rPr>
          <w:rFonts w:ascii="Times New Roman" w:hAnsi="Times New Roman" w:cs="Times New Roman"/>
          <w:sz w:val="24"/>
          <w:szCs w:val="24"/>
        </w:rPr>
        <w:t>.</w:t>
      </w:r>
      <w:r w:rsidR="00BA6254">
        <w:rPr>
          <w:rFonts w:ascii="Times New Roman" w:hAnsi="Times New Roman" w:cs="Times New Roman"/>
          <w:sz w:val="24"/>
          <w:szCs w:val="24"/>
        </w:rPr>
        <w:t xml:space="preserve"> </w:t>
      </w:r>
      <w:r w:rsidR="00BA6254" w:rsidRPr="00AE7992">
        <w:rPr>
          <w:rFonts w:ascii="Times New Roman" w:hAnsi="Times New Roman" w:cs="Times New Roman"/>
          <w:sz w:val="24"/>
          <w:szCs w:val="24"/>
          <w:highlight w:val="lightGray"/>
        </w:rPr>
        <w:t>One</w:t>
      </w:r>
      <w:r w:rsidR="0099017C" w:rsidRPr="00AE7992">
        <w:rPr>
          <w:rFonts w:ascii="Times New Roman" w:eastAsia="Times New Roman" w:hAnsi="Times New Roman" w:cs="Times New Roman"/>
          <w:sz w:val="24"/>
          <w:szCs w:val="24"/>
          <w:highlight w:val="lightGray"/>
        </w:rPr>
        <w:t xml:space="preserve"> </w:t>
      </w:r>
      <w:r w:rsidR="0099017C" w:rsidRPr="00E10C4F">
        <w:rPr>
          <w:rFonts w:ascii="Times New Roman" w:eastAsia="Times New Roman" w:hAnsi="Times New Roman" w:cs="Times New Roman"/>
          <w:sz w:val="24"/>
          <w:szCs w:val="24"/>
          <w:highlight w:val="yellow"/>
        </w:rPr>
        <w:t>meta-analysis on individuals living with HIV/AIDS, a previously life-</w:t>
      </w:r>
      <w:r w:rsidR="001728E5">
        <w:rPr>
          <w:rFonts w:ascii="Times New Roman" w:eastAsia="Times New Roman" w:hAnsi="Times New Roman" w:cs="Times New Roman"/>
          <w:sz w:val="24"/>
          <w:szCs w:val="24"/>
          <w:highlight w:val="yellow"/>
        </w:rPr>
        <w:t>chang</w:t>
      </w:r>
      <w:r w:rsidR="001728E5" w:rsidRPr="00E10C4F">
        <w:rPr>
          <w:rFonts w:ascii="Times New Roman" w:eastAsia="Times New Roman" w:hAnsi="Times New Roman" w:cs="Times New Roman"/>
          <w:sz w:val="24"/>
          <w:szCs w:val="24"/>
          <w:highlight w:val="yellow"/>
        </w:rPr>
        <w:t xml:space="preserve">ing </w:t>
      </w:r>
      <w:r w:rsidR="0099017C" w:rsidRPr="00E10C4F">
        <w:rPr>
          <w:rFonts w:ascii="Times New Roman" w:eastAsia="Times New Roman" w:hAnsi="Times New Roman" w:cs="Times New Roman"/>
          <w:sz w:val="24"/>
          <w:szCs w:val="24"/>
          <w:highlight w:val="yellow"/>
        </w:rPr>
        <w:t xml:space="preserve">pandemic, has shown </w:t>
      </w:r>
      <w:r w:rsidR="00186E27">
        <w:rPr>
          <w:rFonts w:ascii="Times New Roman" w:eastAsia="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positive relationship between PTG and adjustment (Pieta &amp; Rzeszutek, 2022).</w:t>
      </w:r>
      <w:r w:rsidR="0099017C" w:rsidRPr="00E10C4F">
        <w:rPr>
          <w:rFonts w:ascii="Times New Roman" w:hAnsi="Times New Roman" w:cs="Times New Roman"/>
          <w:sz w:val="24"/>
          <w:szCs w:val="24"/>
          <w:highlight w:val="yellow"/>
        </w:rPr>
        <w:t xml:space="preserve"> </w:t>
      </w:r>
      <w:r w:rsidR="00D549F0" w:rsidRPr="00AE7992">
        <w:rPr>
          <w:rFonts w:ascii="Times New Roman" w:hAnsi="Times New Roman" w:cs="Times New Roman"/>
          <w:sz w:val="24"/>
          <w:szCs w:val="24"/>
          <w:highlight w:val="lightGray"/>
        </w:rPr>
        <w:t xml:space="preserve">Current </w:t>
      </w:r>
      <w:r w:rsidR="00213C93">
        <w:rPr>
          <w:rFonts w:ascii="Times New Roman" w:hAnsi="Times New Roman" w:cs="Times New Roman"/>
          <w:sz w:val="24"/>
          <w:szCs w:val="24"/>
          <w:highlight w:val="lightGray"/>
        </w:rPr>
        <w:t>deadly events</w:t>
      </w:r>
      <w:r w:rsidR="00D549F0" w:rsidRPr="00AE7992">
        <w:rPr>
          <w:rFonts w:ascii="Times New Roman" w:hAnsi="Times New Roman" w:cs="Times New Roman"/>
          <w:sz w:val="24"/>
          <w:szCs w:val="24"/>
          <w:highlight w:val="lightGray"/>
        </w:rPr>
        <w:t xml:space="preserve">, like the highly contentious COVID-19, have imposed more severe public health risks in a rapid and widely spread manner. </w:t>
      </w:r>
      <w:r w:rsidR="00A5387F">
        <w:rPr>
          <w:rFonts w:ascii="Times New Roman" w:hAnsi="Times New Roman" w:cs="Times New Roman"/>
          <w:sz w:val="24"/>
          <w:szCs w:val="24"/>
          <w:highlight w:val="lightGray"/>
        </w:rPr>
        <w:t>Yet, there is a</w:t>
      </w:r>
      <w:r w:rsidR="0099017C" w:rsidRPr="00AE7992">
        <w:rPr>
          <w:rFonts w:ascii="Times New Roman" w:hAnsi="Times New Roman" w:cs="Times New Roman"/>
          <w:sz w:val="24"/>
          <w:szCs w:val="24"/>
          <w:highlight w:val="lightGray"/>
        </w:rPr>
        <w:t xml:space="preserve"> paucity </w:t>
      </w:r>
      <w:r w:rsidR="00BA6254" w:rsidRPr="00AE7992">
        <w:rPr>
          <w:rFonts w:ascii="Times New Roman" w:hAnsi="Times New Roman" w:cs="Times New Roman"/>
          <w:sz w:val="24"/>
          <w:szCs w:val="24"/>
          <w:highlight w:val="lightGray"/>
        </w:rPr>
        <w:t>of</w:t>
      </w:r>
      <w:r w:rsidR="0099017C" w:rsidRPr="00AE7992">
        <w:rPr>
          <w:rFonts w:ascii="Times New Roman" w:hAnsi="Times New Roman" w:cs="Times New Roman"/>
          <w:sz w:val="24"/>
          <w:szCs w:val="24"/>
          <w:highlight w:val="lightGray"/>
        </w:rPr>
        <w:t xml:space="preserve"> meta-analyses for this optimal outcome</w:t>
      </w:r>
      <w:r w:rsidR="00A5387F">
        <w:rPr>
          <w:rFonts w:ascii="Times New Roman" w:hAnsi="Times New Roman" w:cs="Times New Roman"/>
          <w:sz w:val="24"/>
          <w:szCs w:val="24"/>
          <w:highlight w:val="lightGray"/>
        </w:rPr>
        <w:t xml:space="preserve"> </w:t>
      </w:r>
      <w:r w:rsidR="00C142B4">
        <w:rPr>
          <w:rFonts w:ascii="Times New Roman" w:hAnsi="Times New Roman" w:cs="Times New Roman"/>
          <w:sz w:val="24"/>
          <w:szCs w:val="24"/>
          <w:highlight w:val="lightGray"/>
          <w:shd w:val="clear" w:color="auto" w:fill="FFFFFF"/>
        </w:rPr>
        <w:t>after</w:t>
      </w:r>
      <w:r w:rsidR="00C142B4" w:rsidRPr="00A155AD">
        <w:rPr>
          <w:rFonts w:ascii="Times New Roman" w:hAnsi="Times New Roman" w:cs="Times New Roman"/>
          <w:sz w:val="24"/>
          <w:szCs w:val="24"/>
          <w:highlight w:val="lightGray"/>
          <w:shd w:val="clear" w:color="auto" w:fill="FFFFFF"/>
        </w:rPr>
        <w:t xml:space="preserve"> this catastrophic pandemic in the United States and globally</w:t>
      </w:r>
      <w:r w:rsidR="0099017C" w:rsidRPr="00AE7992">
        <w:rPr>
          <w:rFonts w:ascii="Times New Roman" w:hAnsi="Times New Roman" w:cs="Times New Roman"/>
          <w:sz w:val="24"/>
          <w:szCs w:val="24"/>
          <w:highlight w:val="lightGray"/>
        </w:rPr>
        <w:t xml:space="preserve">. </w:t>
      </w:r>
      <w:r w:rsidR="00682E41" w:rsidRPr="00A155AD">
        <w:rPr>
          <w:rFonts w:ascii="Times New Roman" w:hAnsi="Times New Roman" w:cs="Times New Roman"/>
          <w:sz w:val="24"/>
          <w:szCs w:val="24"/>
          <w:highlight w:val="lightGray"/>
          <w:shd w:val="clear" w:color="auto" w:fill="FFFFFF"/>
        </w:rPr>
        <w:t xml:space="preserve">Given the long-term and vast impact of Covid-19 (Kocatürk et al., 2021; Parums, 2021), it is necessary to examine if PTG </w:t>
      </w:r>
      <w:r w:rsidR="00682E41" w:rsidRPr="0092160D">
        <w:rPr>
          <w:rFonts w:ascii="Times New Roman" w:hAnsi="Times New Roman" w:cs="Times New Roman"/>
          <w:sz w:val="24"/>
          <w:szCs w:val="24"/>
          <w:highlight w:val="lightGray"/>
          <w:shd w:val="clear" w:color="auto" w:fill="FFFFFF"/>
        </w:rPr>
        <w:t>could emerge</w:t>
      </w:r>
      <w:r w:rsidR="00682E41" w:rsidRPr="00A155AD">
        <w:rPr>
          <w:rFonts w:ascii="Times New Roman" w:hAnsi="Times New Roman" w:cs="Times New Roman"/>
          <w:sz w:val="24"/>
          <w:szCs w:val="24"/>
          <w:highlight w:val="lightGray"/>
          <w:shd w:val="clear" w:color="auto" w:fill="FFFFFF"/>
        </w:rPr>
        <w:t>.</w:t>
      </w:r>
      <w:r w:rsidR="00926CF9">
        <w:rPr>
          <w:rFonts w:ascii="Times New Roman" w:hAnsi="Times New Roman" w:cs="Times New Roman"/>
          <w:sz w:val="24"/>
          <w:szCs w:val="24"/>
        </w:rPr>
        <w:t xml:space="preserve"> </w:t>
      </w:r>
      <w:r w:rsidR="00682E41" w:rsidRPr="00C251AD">
        <w:rPr>
          <w:rFonts w:ascii="Times New Roman" w:hAnsi="Times New Roman" w:cs="Times New Roman"/>
          <w:sz w:val="24"/>
          <w:szCs w:val="24"/>
          <w:highlight w:val="lightGray"/>
        </w:rPr>
        <w:t xml:space="preserve">In </w:t>
      </w:r>
      <w:r w:rsidR="00682E41" w:rsidRPr="006C0FD0">
        <w:rPr>
          <w:rFonts w:ascii="Times New Roman" w:hAnsi="Times New Roman" w:cs="Times New Roman"/>
          <w:sz w:val="24"/>
          <w:szCs w:val="24"/>
          <w:highlight w:val="lightGray"/>
        </w:rPr>
        <w:t>h</w:t>
      </w:r>
      <w:r w:rsidR="00682E41" w:rsidRPr="004157E6">
        <w:rPr>
          <w:rFonts w:ascii="Times New Roman" w:hAnsi="Times New Roman" w:cs="Times New Roman"/>
          <w:sz w:val="24"/>
          <w:szCs w:val="24"/>
          <w:highlight w:val="lightGray"/>
        </w:rPr>
        <w:t>is 1980 autobiography</w:t>
      </w:r>
      <w:r w:rsidR="00682E41">
        <w:rPr>
          <w:rFonts w:ascii="Times New Roman" w:hAnsi="Times New Roman" w:cs="Times New Roman"/>
          <w:sz w:val="24"/>
          <w:szCs w:val="24"/>
          <w:highlight w:val="lightGray"/>
        </w:rPr>
        <w:t xml:space="preserve"> W</w:t>
      </w:r>
      <w:r w:rsidR="00682E41" w:rsidRPr="004157E6">
        <w:rPr>
          <w:rFonts w:ascii="Times New Roman" w:hAnsi="Times New Roman" w:cs="Times New Roman"/>
          <w:i/>
          <w:iCs/>
          <w:sz w:val="24"/>
          <w:szCs w:val="24"/>
          <w:highlight w:val="lightGray"/>
        </w:rPr>
        <w:t>ill,</w:t>
      </w:r>
      <w:r w:rsidR="00682E41" w:rsidRPr="004157E6">
        <w:rPr>
          <w:rFonts w:ascii="Times New Roman" w:hAnsi="Times New Roman" w:cs="Times New Roman"/>
          <w:sz w:val="24"/>
          <w:szCs w:val="24"/>
          <w:highlight w:val="lightGray"/>
        </w:rPr>
        <w:t xml:space="preserve"> </w:t>
      </w:r>
      <w:r w:rsidR="00682E41" w:rsidRPr="00410515">
        <w:rPr>
          <w:rFonts w:ascii="Times New Roman" w:hAnsi="Times New Roman" w:cs="Times New Roman"/>
          <w:sz w:val="24"/>
          <w:szCs w:val="24"/>
          <w:highlight w:val="lightGray"/>
        </w:rPr>
        <w:t xml:space="preserve">Friedrich Nietzsche </w:t>
      </w:r>
      <w:r w:rsidR="00682E41" w:rsidRPr="00C251AD">
        <w:rPr>
          <w:rFonts w:ascii="Times New Roman" w:hAnsi="Times New Roman" w:cs="Times New Roman"/>
          <w:sz w:val="24"/>
          <w:szCs w:val="24"/>
          <w:highlight w:val="lightGray"/>
        </w:rPr>
        <w:t xml:space="preserve">said: What </w:t>
      </w:r>
      <w:r w:rsidR="00682E41" w:rsidRPr="003716E0">
        <w:rPr>
          <w:rFonts w:ascii="Times New Roman" w:hAnsi="Times New Roman" w:cs="Times New Roman"/>
          <w:sz w:val="24"/>
          <w:szCs w:val="24"/>
          <w:highlight w:val="lightGray"/>
        </w:rPr>
        <w:t>does</w:t>
      </w:r>
      <w:r w:rsidR="00682E41">
        <w:rPr>
          <w:rFonts w:ascii="Times New Roman" w:hAnsi="Times New Roman" w:cs="Times New Roman"/>
          <w:sz w:val="24"/>
          <w:szCs w:val="24"/>
          <w:highlight w:val="lightGray"/>
        </w:rPr>
        <w:t>n</w:t>
      </w:r>
      <w:r w:rsidR="00682E41" w:rsidRPr="003716E0">
        <w:rPr>
          <w:rFonts w:ascii="Times New Roman" w:hAnsi="Times New Roman" w:cs="Times New Roman"/>
          <w:sz w:val="24"/>
          <w:szCs w:val="24"/>
          <w:highlight w:val="lightGray"/>
        </w:rPr>
        <w:t>’t</w:t>
      </w:r>
      <w:r w:rsidR="00682E41" w:rsidRPr="00C251AD">
        <w:rPr>
          <w:rFonts w:ascii="Times New Roman" w:hAnsi="Times New Roman" w:cs="Times New Roman"/>
          <w:sz w:val="24"/>
          <w:szCs w:val="24"/>
          <w:highlight w:val="lightGray"/>
        </w:rPr>
        <w:t xml:space="preserve"> kill me makes me stronger. </w:t>
      </w:r>
      <w:r w:rsidR="004157E6">
        <w:rPr>
          <w:rFonts w:ascii="Times New Roman" w:hAnsi="Times New Roman" w:cs="Times New Roman"/>
          <w:sz w:val="24"/>
          <w:szCs w:val="24"/>
          <w:highlight w:val="lightGray"/>
          <w:shd w:val="clear" w:color="auto" w:fill="FFFFFF"/>
        </w:rPr>
        <w:t>We</w:t>
      </w:r>
      <w:r w:rsidR="00D63AA7">
        <w:rPr>
          <w:rFonts w:ascii="Times New Roman" w:hAnsi="Times New Roman" w:cs="Times New Roman"/>
          <w:sz w:val="24"/>
          <w:szCs w:val="24"/>
          <w:highlight w:val="lightGray"/>
          <w:shd w:val="clear" w:color="auto" w:fill="FFFFFF"/>
        </w:rPr>
        <w:t>, thus,</w:t>
      </w:r>
      <w:r w:rsidR="00A5387F">
        <w:rPr>
          <w:rFonts w:ascii="Times New Roman" w:hAnsi="Times New Roman" w:cs="Times New Roman"/>
          <w:sz w:val="24"/>
          <w:szCs w:val="24"/>
          <w:highlight w:val="lightGray"/>
          <w:shd w:val="clear" w:color="auto" w:fill="FFFFFF"/>
        </w:rPr>
        <w:t xml:space="preserve"> </w:t>
      </w:r>
      <w:r w:rsidR="00B801B9">
        <w:rPr>
          <w:rFonts w:ascii="Times New Roman" w:hAnsi="Times New Roman" w:cs="Times New Roman"/>
          <w:sz w:val="24"/>
          <w:szCs w:val="24"/>
          <w:highlight w:val="lightGray"/>
          <w:shd w:val="clear" w:color="auto" w:fill="FFFFFF"/>
        </w:rPr>
        <w:t>extend</w:t>
      </w:r>
      <w:r w:rsidR="00066AF3">
        <w:rPr>
          <w:rFonts w:ascii="Times New Roman" w:hAnsi="Times New Roman" w:cs="Times New Roman"/>
          <w:sz w:val="24"/>
          <w:szCs w:val="24"/>
          <w:highlight w:val="lightGray"/>
          <w:shd w:val="clear" w:color="auto" w:fill="FFFFFF"/>
        </w:rPr>
        <w:t>ed</w:t>
      </w:r>
      <w:r w:rsidR="00896ABA" w:rsidRPr="00AE7992">
        <w:rPr>
          <w:rFonts w:ascii="Times New Roman" w:hAnsi="Times New Roman" w:cs="Times New Roman"/>
          <w:sz w:val="24"/>
          <w:szCs w:val="24"/>
          <w:highlight w:val="lightGray"/>
          <w:shd w:val="clear" w:color="auto" w:fill="FFFFFF"/>
        </w:rPr>
        <w:t xml:space="preserve"> the </w:t>
      </w:r>
      <w:r w:rsidR="00B801B9">
        <w:rPr>
          <w:rFonts w:ascii="Times New Roman" w:hAnsi="Times New Roman" w:cs="Times New Roman"/>
          <w:sz w:val="24"/>
          <w:szCs w:val="24"/>
          <w:highlight w:val="lightGray"/>
          <w:shd w:val="clear" w:color="auto" w:fill="FFFFFF"/>
        </w:rPr>
        <w:t xml:space="preserve">statement to a population-based </w:t>
      </w:r>
      <w:r w:rsidR="00896ABA" w:rsidRPr="00AE7992">
        <w:rPr>
          <w:rFonts w:ascii="Times New Roman" w:hAnsi="Times New Roman" w:cs="Times New Roman"/>
          <w:sz w:val="24"/>
          <w:szCs w:val="24"/>
          <w:highlight w:val="lightGray"/>
          <w:shd w:val="clear" w:color="auto" w:fill="FFFFFF"/>
        </w:rPr>
        <w:t xml:space="preserve">question: </w:t>
      </w:r>
      <w:r w:rsidR="00896ABA" w:rsidRPr="00AE7992">
        <w:rPr>
          <w:rFonts w:ascii="Times New Roman" w:hAnsi="Times New Roman" w:cs="Times New Roman"/>
          <w:i/>
          <w:iCs/>
          <w:sz w:val="24"/>
          <w:szCs w:val="24"/>
          <w:highlight w:val="lightGray"/>
        </w:rPr>
        <w:t xml:space="preserve">Does a Deadly Global Pandemic Make </w:t>
      </w:r>
      <w:r w:rsidR="00410515">
        <w:rPr>
          <w:rFonts w:ascii="Times New Roman" w:hAnsi="Times New Roman" w:cs="Times New Roman"/>
          <w:i/>
          <w:iCs/>
          <w:sz w:val="24"/>
          <w:szCs w:val="24"/>
          <w:highlight w:val="lightGray"/>
        </w:rPr>
        <w:t>Mankind</w:t>
      </w:r>
      <w:r w:rsidR="00896ABA" w:rsidRPr="00AE7992">
        <w:rPr>
          <w:rFonts w:ascii="Times New Roman" w:hAnsi="Times New Roman" w:cs="Times New Roman"/>
          <w:i/>
          <w:iCs/>
          <w:sz w:val="24"/>
          <w:szCs w:val="24"/>
          <w:highlight w:val="lightGray"/>
        </w:rPr>
        <w:t xml:space="preserve"> Stronger</w:t>
      </w:r>
      <w:r w:rsidR="00896ABA" w:rsidRPr="00AE7992">
        <w:rPr>
          <w:rFonts w:ascii="Times New Roman" w:hAnsi="Times New Roman" w:cs="Times New Roman"/>
          <w:sz w:val="24"/>
          <w:szCs w:val="24"/>
          <w:highlight w:val="lightGray"/>
          <w:shd w:val="clear" w:color="auto" w:fill="FFFFFF"/>
        </w:rPr>
        <w:t>?</w:t>
      </w:r>
      <w:r w:rsidR="00F6578E" w:rsidRPr="00AE7992">
        <w:rPr>
          <w:rFonts w:ascii="Times New Roman" w:hAnsi="Times New Roman" w:cs="Times New Roman"/>
          <w:sz w:val="24"/>
          <w:szCs w:val="24"/>
          <w:highlight w:val="lightGray"/>
          <w:shd w:val="clear" w:color="auto" w:fill="FFFFFF"/>
        </w:rPr>
        <w:t xml:space="preserve"> </w:t>
      </w:r>
    </w:p>
    <w:p w14:paraId="57AA3ACA" w14:textId="7E44B034"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Emerging evidence has shown the promise</w:t>
      </w:r>
      <w:r w:rsidR="009F31AF">
        <w:rPr>
          <w:rFonts w:ascii="Times New Roman" w:hAnsi="Times New Roman" w:cs="Times New Roman"/>
          <w:sz w:val="24"/>
          <w:szCs w:val="24"/>
          <w:highlight w:val="yellow"/>
          <w:shd w:val="clear" w:color="auto" w:fill="FFFFFF"/>
        </w:rPr>
        <w:t xml:space="preserve"> answer</w:t>
      </w:r>
      <w:r>
        <w:rPr>
          <w:rFonts w:ascii="Times New Roman" w:hAnsi="Times New Roman" w:cs="Times New Roman"/>
          <w:sz w:val="24"/>
          <w:szCs w:val="24"/>
          <w:highlight w:val="yellow"/>
          <w:shd w:val="clear" w:color="auto" w:fill="FFFFFF"/>
        </w:rPr>
        <w:t xml:space="preserv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r w:rsidR="00F6578E">
        <w:rPr>
          <w:rFonts w:ascii="Times New Roman" w:hAnsi="Times New Roman" w:cs="Times New Roman"/>
          <w:sz w:val="24"/>
          <w:szCs w:val="24"/>
          <w:shd w:val="clear" w:color="auto" w:fill="FFFFFF"/>
        </w:rPr>
        <w:t>Pietrazk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r w:rsidR="00F21B1A" w:rsidRPr="00E10C4F">
        <w:rPr>
          <w:rFonts w:ascii="Times New Roman" w:hAnsi="Times New Roman" w:cs="Times New Roman"/>
          <w:sz w:val="24"/>
          <w:szCs w:val="24"/>
          <w:highlight w:val="yellow"/>
        </w:rPr>
        <w:t>Petrocchi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(Levinsky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w:t>
      </w:r>
      <w:r w:rsidR="00AB1F90" w:rsidRPr="00AE7992">
        <w:rPr>
          <w:rFonts w:ascii="Times New Roman" w:hAnsi="Times New Roman" w:cs="Times New Roman"/>
          <w:sz w:val="24"/>
          <w:szCs w:val="24"/>
          <w:highlight w:val="lightGray"/>
        </w:rPr>
        <w:t>meta-analy</w:t>
      </w:r>
      <w:r w:rsidR="00436079" w:rsidRPr="00AE7992">
        <w:rPr>
          <w:rFonts w:ascii="Times New Roman" w:hAnsi="Times New Roman" w:cs="Times New Roman"/>
          <w:sz w:val="24"/>
          <w:szCs w:val="24"/>
          <w:highlight w:val="lightGray"/>
        </w:rPr>
        <w:t>sis</w:t>
      </w:r>
      <w:r w:rsidR="00AB1F90" w:rsidRPr="00AE7992">
        <w:rPr>
          <w:rFonts w:ascii="Times New Roman" w:hAnsi="Times New Roman" w:cs="Times New Roman"/>
          <w:sz w:val="24"/>
          <w:szCs w:val="24"/>
          <w:highlight w:val="lightGray"/>
        </w:rPr>
        <w:t xml:space="preserve">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F7750" w:rsidRPr="00AE7992">
        <w:rPr>
          <w:rFonts w:ascii="Times New Roman" w:hAnsi="Times New Roman" w:cs="Times New Roman"/>
          <w:sz w:val="24"/>
          <w:szCs w:val="24"/>
          <w:highlight w:val="lightGray"/>
        </w:rPr>
        <w:t xml:space="preserve">following </w:t>
      </w:r>
      <w:r w:rsidR="00AB1F90" w:rsidRPr="00AE7992">
        <w:rPr>
          <w:rFonts w:ascii="Times New Roman" w:hAnsi="Times New Roman" w:cs="Times New Roman"/>
          <w:sz w:val="24"/>
          <w:szCs w:val="24"/>
          <w:highlight w:val="lightGray"/>
        </w:rPr>
        <w:t>COVID-19</w:t>
      </w:r>
      <w:r w:rsidR="00C35A6D" w:rsidRPr="00AE7992">
        <w:rPr>
          <w:rFonts w:ascii="Times New Roman" w:hAnsi="Times New Roman" w:cs="Times New Roman"/>
          <w:sz w:val="24"/>
          <w:szCs w:val="24"/>
          <w:highlight w:val="lightGray"/>
        </w:rPr>
        <w:t>.</w:t>
      </w:r>
      <w:r w:rsidR="00AB1F90" w:rsidRPr="00AE7992">
        <w:rPr>
          <w:rFonts w:ascii="Times New Roman" w:hAnsi="Times New Roman" w:cs="Times New Roman"/>
          <w:sz w:val="24"/>
          <w:szCs w:val="24"/>
          <w:highlight w:val="lightGray"/>
        </w:rPr>
        <w:t xml:space="preserve"> </w:t>
      </w:r>
    </w:p>
    <w:p w14:paraId="6E44B87E" w14:textId="0693FD94"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AE7992">
        <w:rPr>
          <w:rFonts w:ascii="Times New Roman" w:hAnsi="Times New Roman" w:cs="Times New Roman"/>
          <w:sz w:val="24"/>
          <w:szCs w:val="24"/>
          <w:highlight w:val="lightGray"/>
        </w:rPr>
        <w:t>B</w:t>
      </w:r>
      <w:r w:rsidR="004B62CA" w:rsidRPr="00AE7992">
        <w:rPr>
          <w:rFonts w:ascii="Times New Roman" w:hAnsi="Times New Roman" w:cs="Times New Roman"/>
          <w:sz w:val="24"/>
          <w:szCs w:val="24"/>
          <w:highlight w:val="lightGray"/>
        </w:rPr>
        <w:t xml:space="preserve">y </w:t>
      </w:r>
      <w:r w:rsidR="00AB1F90" w:rsidRPr="00AE7992">
        <w:rPr>
          <w:rFonts w:ascii="Times New Roman" w:hAnsi="Times New Roman" w:cs="Times New Roman"/>
          <w:sz w:val="24"/>
          <w:szCs w:val="24"/>
          <w:highlight w:val="lightGray"/>
        </w:rPr>
        <w:t>synthesiz</w:t>
      </w:r>
      <w:r w:rsidR="000146F3" w:rsidRPr="00AE7992">
        <w:rPr>
          <w:rFonts w:ascii="Times New Roman" w:hAnsi="Times New Roman" w:cs="Times New Roman"/>
          <w:sz w:val="24"/>
          <w:szCs w:val="24"/>
          <w:highlight w:val="lightGray"/>
        </w:rPr>
        <w:t>ing</w:t>
      </w:r>
      <w:r w:rsidR="00AB1F90" w:rsidRPr="00AE7992">
        <w:rPr>
          <w:rFonts w:ascii="Times New Roman" w:hAnsi="Times New Roman" w:cs="Times New Roman"/>
          <w:sz w:val="24"/>
          <w:szCs w:val="24"/>
          <w:highlight w:val="lightGray"/>
        </w:rPr>
        <w:t xml:space="preserve"> empirical studies</w:t>
      </w:r>
      <w:r w:rsidR="00E45E01" w:rsidRPr="00AE7992">
        <w:rPr>
          <w:rFonts w:ascii="Times New Roman" w:hAnsi="Times New Roman" w:cs="Times New Roman"/>
          <w:sz w:val="24"/>
          <w:szCs w:val="24"/>
          <w:highlight w:val="lightGray"/>
        </w:rPr>
        <w:t xml:space="preserve">, </w:t>
      </w:r>
      <w:r w:rsidR="00E45E01" w:rsidRPr="00E10C4F">
        <w:rPr>
          <w:rFonts w:ascii="Times New Roman" w:hAnsi="Times New Roman" w:cs="Times New Roman"/>
          <w:sz w:val="24"/>
          <w:szCs w:val="24"/>
          <w:highlight w:val="yellow"/>
        </w:rPr>
        <w:t>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AE7992">
        <w:rPr>
          <w:rFonts w:ascii="Times New Roman" w:hAnsi="Times New Roman" w:cs="Times New Roman"/>
          <w:sz w:val="24"/>
          <w:szCs w:val="24"/>
          <w:highlight w:val="lightGray"/>
          <w:shd w:val="clear" w:color="auto" w:fill="FFFFFF"/>
        </w:rPr>
        <w:t>The aim w</w:t>
      </w:r>
      <w:r w:rsidR="00B81D75" w:rsidRPr="00AE7992">
        <w:rPr>
          <w:rFonts w:ascii="Times New Roman" w:hAnsi="Times New Roman" w:cs="Times New Roman"/>
          <w:sz w:val="24"/>
          <w:szCs w:val="24"/>
          <w:highlight w:val="lightGray"/>
          <w:shd w:val="clear" w:color="auto" w:fill="FFFFFF"/>
        </w:rPr>
        <w:t>as</w:t>
      </w:r>
      <w:r w:rsidR="000146F3" w:rsidRPr="00AE7992">
        <w:rPr>
          <w:rFonts w:ascii="Times New Roman" w:hAnsi="Times New Roman" w:cs="Times New Roman"/>
          <w:sz w:val="24"/>
          <w:szCs w:val="24"/>
          <w:highlight w:val="lightGray"/>
          <w:shd w:val="clear" w:color="auto" w:fill="FFFFFF"/>
        </w:rPr>
        <w:t xml:space="preserve"> to reveal</w:t>
      </w:r>
      <w:r w:rsidR="003A5C92" w:rsidRPr="00AE7992">
        <w:rPr>
          <w:rFonts w:ascii="Times New Roman" w:hAnsi="Times New Roman" w:cs="Times New Roman"/>
          <w:sz w:val="24"/>
          <w:szCs w:val="24"/>
          <w:highlight w:val="lightGray"/>
          <w:shd w:val="clear" w:color="auto" w:fill="FFFFFF"/>
        </w:rPr>
        <w:t xml:space="preserve"> </w:t>
      </w:r>
      <w:r w:rsidR="0029131C" w:rsidRPr="00AE7992">
        <w:rPr>
          <w:rFonts w:ascii="Times New Roman" w:hAnsi="Times New Roman" w:cs="Times New Roman"/>
          <w:sz w:val="24"/>
          <w:szCs w:val="24"/>
          <w:highlight w:val="lightGray"/>
        </w:rPr>
        <w:t>w</w:t>
      </w:r>
      <w:r w:rsidR="003A5C92" w:rsidRPr="00AE7992">
        <w:rPr>
          <w:rFonts w:ascii="Times New Roman" w:hAnsi="Times New Roman" w:cs="Times New Roman"/>
          <w:sz w:val="24"/>
          <w:szCs w:val="24"/>
          <w:highlight w:val="lightGray"/>
        </w:rPr>
        <w:t>hether PTG could be observed under the</w:t>
      </w:r>
      <w:r w:rsidR="00F6061B" w:rsidRPr="00AE7992">
        <w:rPr>
          <w:rFonts w:ascii="Times New Roman" w:hAnsi="Times New Roman" w:cs="Times New Roman"/>
          <w:sz w:val="24"/>
          <w:szCs w:val="24"/>
          <w:highlight w:val="lightGray"/>
        </w:rPr>
        <w:t xml:space="preserve"> existential</w:t>
      </w:r>
      <w:r w:rsidR="003A5C92" w:rsidRPr="00AE7992">
        <w:rPr>
          <w:rFonts w:ascii="Times New Roman" w:hAnsi="Times New Roman" w:cs="Times New Roman"/>
          <w:sz w:val="24"/>
          <w:szCs w:val="24"/>
          <w:highlight w:val="lightGray"/>
        </w:rPr>
        <w:t xml:space="preserve"> </w:t>
      </w:r>
      <w:r w:rsidR="003A5C92" w:rsidRPr="00AE7992">
        <w:rPr>
          <w:rFonts w:ascii="Times New Roman" w:hAnsi="Times New Roman" w:cs="Times New Roman"/>
          <w:sz w:val="24"/>
          <w:szCs w:val="24"/>
          <w:highlight w:val="lightGray"/>
        </w:rPr>
        <w:lastRenderedPageBreak/>
        <w:t xml:space="preserve">threat of COVID-19 to </w:t>
      </w:r>
      <w:r w:rsidR="00166E5D" w:rsidRPr="00AE7992">
        <w:rPr>
          <w:rFonts w:ascii="Times New Roman" w:hAnsi="Times New Roman" w:cs="Times New Roman"/>
          <w:sz w:val="24"/>
          <w:szCs w:val="24"/>
          <w:highlight w:val="lightGray"/>
        </w:rPr>
        <w:t>hu</w:t>
      </w:r>
      <w:r w:rsidR="003A5C92" w:rsidRPr="00AE7992">
        <w:rPr>
          <w:rFonts w:ascii="Times New Roman" w:hAnsi="Times New Roman" w:cs="Times New Roman"/>
          <w:sz w:val="24"/>
          <w:szCs w:val="24"/>
          <w:highlight w:val="lightGray"/>
        </w:rPr>
        <w:t>mankind</w:t>
      </w:r>
      <w:r w:rsidR="00BA10AF">
        <w:rPr>
          <w:rFonts w:ascii="Times New Roman" w:eastAsia="Times New Roman" w:hAnsi="Times New Roman" w:cs="Times New Roman"/>
          <w:sz w:val="24"/>
          <w:szCs w:val="24"/>
          <w:highlight w:val="yellow"/>
        </w:rPr>
        <w:t>. Based on the literature, we hypnotized a positive relationship of PTG to Covid-</w:t>
      </w:r>
      <w:ins w:id="1" w:author="Qizhou Duan" w:date="2024-10-03T00:34:00Z" w16du:dateUtc="2024-10-03T04:34:00Z">
        <w:r w:rsidR="00AE7992">
          <w:rPr>
            <w:rFonts w:ascii="Times New Roman" w:eastAsia="Times New Roman" w:hAnsi="Times New Roman" w:cs="Times New Roman"/>
            <w:sz w:val="24"/>
            <w:szCs w:val="24"/>
            <w:highlight w:val="yellow"/>
          </w:rPr>
          <w:t>1</w:t>
        </w:r>
      </w:ins>
      <w:del w:id="2" w:author="Qizhou Duan" w:date="2024-10-03T00:34:00Z" w16du:dateUtc="2024-10-03T04:34:00Z">
        <w:r w:rsidR="00BA10AF" w:rsidDel="00AE7992">
          <w:rPr>
            <w:rFonts w:ascii="Times New Roman" w:eastAsia="Times New Roman" w:hAnsi="Times New Roman" w:cs="Times New Roman"/>
            <w:sz w:val="24"/>
            <w:szCs w:val="24"/>
            <w:highlight w:val="yellow"/>
          </w:rPr>
          <w:delText>!</w:delText>
        </w:r>
      </w:del>
      <w:r w:rsidR="00BA10AF">
        <w:rPr>
          <w:rFonts w:ascii="Times New Roman" w:eastAsia="Times New Roman" w:hAnsi="Times New Roman" w:cs="Times New Roman"/>
          <w:sz w:val="24"/>
          <w:szCs w:val="24"/>
          <w:highlight w:val="yellow"/>
        </w:rPr>
        <w:t>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34433E5"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r w:rsidR="5270755C" w:rsidRPr="003D5AF9">
        <w:rPr>
          <w:rFonts w:ascii="Times New Roman" w:hAnsi="Times New Roman" w:cs="Times New Roman"/>
          <w:spacing w:val="-6"/>
          <w:sz w:val="24"/>
          <w:szCs w:val="24"/>
          <w:highlight w:val="yellow"/>
        </w:rPr>
        <w:t>Bovero et al., 2023;</w:t>
      </w:r>
      <w:r w:rsidRPr="003D5AF9">
        <w:rPr>
          <w:rFonts w:ascii="Times New Roman" w:hAnsi="Times New Roman" w:cs="Times New Roman"/>
          <w:spacing w:val="-6"/>
          <w:sz w:val="24"/>
          <w:szCs w:val="24"/>
          <w:highlight w:val="yellow"/>
        </w:rPr>
        <w:t xml:space="preserve"> Hyun et al., 2021; </w:t>
      </w:r>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 xml:space="preserve">rbasi et al., 2024; </w:t>
      </w:r>
      <w:r w:rsidRPr="003D5AF9">
        <w:rPr>
          <w:rFonts w:ascii="Times New Roman" w:hAnsi="Times New Roman" w:cs="Times New Roman"/>
          <w:spacing w:val="-6"/>
          <w:sz w:val="24"/>
          <w:szCs w:val="24"/>
          <w:highlight w:val="yellow"/>
        </w:rPr>
        <w:t>Kowalski et al., 2021; Li et al., 2022; Van der Hallen &amp; Godor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r w:rsidR="00282872" w:rsidRPr="00FB31E9">
        <w:rPr>
          <w:rFonts w:ascii="Times New Roman" w:hAnsi="Times New Roman" w:cs="Times New Roman"/>
          <w:spacing w:val="-6"/>
          <w:sz w:val="24"/>
          <w:szCs w:val="24"/>
          <w:highlight w:val="yellow"/>
        </w:rPr>
        <w:t xml:space="preserve">s. </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6644C05D" w:rsidR="00F6578E" w:rsidRPr="00DA02CA" w:rsidRDefault="006D72EE" w:rsidP="3F7078E8">
      <w:pPr>
        <w:spacing w:after="0" w:line="480" w:lineRule="auto"/>
        <w:ind w:firstLine="720"/>
        <w:rPr>
          <w:rFonts w:ascii="Times New Roman" w:hAnsi="Times New Roman" w:cs="Times New Roman"/>
          <w:sz w:val="24"/>
          <w:szCs w:val="24"/>
        </w:rPr>
      </w:pPr>
      <w:r w:rsidRPr="00FB31E9">
        <w:rPr>
          <w:rFonts w:ascii="Times New Roman" w:hAnsi="Times New Roman" w:cs="Times New Roman"/>
          <w:sz w:val="24"/>
          <w:szCs w:val="24"/>
        </w:rPr>
        <w:t>We followed the guidelines provided by Covidence for study selection</w:t>
      </w:r>
      <w:ins w:id="3" w:author="Qizhou Duan" w:date="2024-10-03T00:36:00Z" w16du:dateUtc="2024-10-03T04:36:00Z">
        <w:r w:rsidR="00AF7F9B">
          <w:rPr>
            <w:rFonts w:ascii="Times New Roman" w:hAnsi="Times New Roman" w:cs="Times New Roman"/>
            <w:sz w:val="24"/>
            <w:szCs w:val="24"/>
          </w:rPr>
          <w:t xml:space="preserve"> </w:t>
        </w:r>
      </w:ins>
      <w:del w:id="4" w:author="Qizhou Duan" w:date="2024-10-03T00:36:00Z" w16du:dateUtc="2024-10-03T04:36:00Z">
        <w:r w:rsidRPr="00FB31E9" w:rsidDel="00AF7F9B">
          <w:rPr>
            <w:rFonts w:ascii="Times New Roman" w:hAnsi="Times New Roman" w:cs="Times New Roman"/>
            <w:sz w:val="24"/>
            <w:szCs w:val="24"/>
          </w:rPr>
          <w:delText xml:space="preserve">. </w:delText>
        </w:r>
        <w:r w:rsidR="54B8B59A" w:rsidRPr="007028C5" w:rsidDel="00AF7F9B">
          <w:rPr>
            <w:rFonts w:ascii="Times New Roman" w:hAnsi="Times New Roman" w:cs="Times New Roman"/>
            <w:sz w:val="24"/>
            <w:szCs w:val="24"/>
          </w:rPr>
          <w:delText xml:space="preserve"> </w:delText>
        </w:r>
      </w:del>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w:t>
      </w:r>
      <w:r w:rsidR="0B4226B1" w:rsidRPr="00BF2773">
        <w:rPr>
          <w:rFonts w:ascii="Times New Roman" w:hAnsi="Times New Roman" w:cs="Times New Roman"/>
          <w:sz w:val="24"/>
          <w:szCs w:val="24"/>
        </w:rPr>
        <w:lastRenderedPageBreak/>
        <w:t>community dwellers, etc.). Studies on other pandemic only (e.g., Ebola, influenzas) or other disasters were excluded. Then, for the purpose of uniformity of measure, we decided to adopt PTGI</w:t>
      </w:r>
      <w:r w:rsidR="00166E5D">
        <w:rPr>
          <w:rFonts w:ascii="Times New Roman" w:hAnsi="Times New Roman" w:cs="Times New Roman"/>
          <w:sz w:val="24"/>
          <w:szCs w:val="24"/>
        </w:rPr>
        <w:t xml:space="preserve"> </w:t>
      </w:r>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65D23791"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00AE7992">
        <w:rPr>
          <w:rFonts w:ascii="Times New Roman" w:hAnsi="Times New Roman" w:cs="Times New Roman"/>
          <w:sz w:val="24"/>
          <w:szCs w:val="24"/>
          <w:highlight w:val="lightGray"/>
        </w:rPr>
        <w:t xml:space="preserve">because gains did not </w:t>
      </w:r>
      <w:r w:rsidR="00056073" w:rsidRPr="00AE7992">
        <w:rPr>
          <w:rFonts w:ascii="Times New Roman" w:hAnsi="Times New Roman" w:cs="Times New Roman"/>
          <w:sz w:val="24"/>
          <w:szCs w:val="24"/>
          <w:highlight w:val="lightGray"/>
        </w:rPr>
        <w:t xml:space="preserve">all </w:t>
      </w:r>
      <w:r w:rsidRPr="00AE7992">
        <w:rPr>
          <w:rFonts w:ascii="Times New Roman" w:hAnsi="Times New Roman" w:cs="Times New Roman"/>
          <w:sz w:val="24"/>
          <w:szCs w:val="24"/>
          <w:highlight w:val="lightGray"/>
        </w:rPr>
        <w:t>pertain to growth</w:t>
      </w:r>
      <w:r w:rsidRPr="75B9AA42">
        <w:rPr>
          <w:rFonts w:ascii="Times New Roman" w:hAnsi="Times New Roman" w:cs="Times New Roman"/>
          <w:sz w:val="24"/>
          <w:szCs w:val="24"/>
        </w:rPr>
        <w:t>.</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w:t>
      </w:r>
      <w:r w:rsidRPr="75B9AA42">
        <w:rPr>
          <w:rFonts w:ascii="Times New Roman" w:hAnsi="Times New Roman" w:cs="Times New Roman"/>
          <w:sz w:val="24"/>
          <w:szCs w:val="24"/>
        </w:rPr>
        <w:lastRenderedPageBreak/>
        <w:t>study. The quality of the selected studies was assessed using Meta-analyses of Observational Studies in Epidemiology Checklist (Zuuren &amp; Fedorowicz,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5" w:name="_Hlk167546034"/>
      <w:r w:rsidRPr="75B9AA42">
        <w:rPr>
          <w:rFonts w:ascii="Times New Roman" w:hAnsi="Times New Roman" w:cs="Times New Roman"/>
          <w:sz w:val="24"/>
          <w:szCs w:val="24"/>
        </w:rPr>
        <w:t>This cutoff point was chosen based on its frequent usage in existing literature (Mazor et al., 2016; Naghavi et al., 2020; Taher &amp; Allan,2020; Wall et al., 2023).</w:t>
      </w:r>
      <w:r w:rsidRPr="75B9AA42">
        <w:rPr>
          <w:rFonts w:ascii="Times New Roman" w:hAnsi="Times New Roman" w:cs="Times New Roman"/>
          <w:sz w:val="24"/>
          <w:szCs w:val="24"/>
          <w:vertAlign w:val="superscript"/>
        </w:rPr>
        <w:t xml:space="preserve"> </w:t>
      </w:r>
      <w:bookmarkEnd w:id="5"/>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5380A89C" w:rsidR="00F6578E" w:rsidRPr="003B401B" w:rsidRDefault="00971014" w:rsidP="00F6578E">
      <w:pPr>
        <w:spacing w:after="0" w:line="480" w:lineRule="auto"/>
        <w:ind w:firstLine="720"/>
        <w:rPr>
          <w:rFonts w:ascii="Times New Roman" w:hAnsi="Times New Roman" w:cs="Times New Roman"/>
          <w:b/>
          <w:bCs/>
          <w:sz w:val="24"/>
          <w:szCs w:val="24"/>
        </w:rPr>
      </w:pPr>
      <w:r w:rsidRPr="00971014">
        <w:rPr>
          <w:rFonts w:ascii="Times New Roman" w:hAnsi="Times New Roman" w:cs="Times New Roman"/>
          <w:sz w:val="24"/>
          <w:szCs w:val="24"/>
        </w:rPr>
        <w:t xml:space="preserve">We employed </w:t>
      </w:r>
      <w:r w:rsidR="00F6578E" w:rsidRPr="00971014">
        <w:rPr>
          <w:rFonts w:ascii="Times New Roman" w:hAnsi="Times New Roman" w:cs="Times New Roman"/>
          <w:sz w:val="24"/>
          <w:szCs w:val="24"/>
        </w:rPr>
        <w:t>a random effect meta-analytical model</w:t>
      </w:r>
      <w:r w:rsidRPr="00971014">
        <w:rPr>
          <w:rFonts w:ascii="Times New Roman" w:hAnsi="Times New Roman" w:cs="Times New Roman"/>
          <w:sz w:val="24"/>
          <w:szCs w:val="24"/>
        </w:rPr>
        <w:t xml:space="preserve"> for the </w:t>
      </w:r>
      <w:r w:rsidRPr="00AE7992">
        <w:rPr>
          <w:rFonts w:ascii="Times New Roman" w:hAnsi="Times New Roman" w:cs="Times New Roman"/>
          <w:sz w:val="24"/>
          <w:szCs w:val="24"/>
        </w:rPr>
        <w:t>analysis</w:t>
      </w:r>
      <w:r w:rsidR="00F6578E" w:rsidRPr="00971014">
        <w:rPr>
          <w:rFonts w:ascii="Times New Roman" w:hAnsi="Times New Roman" w:cs="Times New Roman"/>
          <w:sz w:val="24"/>
          <w:szCs w:val="24"/>
        </w:rPr>
        <w:t>.</w:t>
      </w:r>
      <w:r w:rsidR="00F6578E" w:rsidRPr="00BF2773">
        <w:rPr>
          <w:rFonts w:ascii="Times New Roman" w:hAnsi="Times New Roman" w:cs="Times New Roman"/>
          <w:sz w:val="24"/>
          <w:szCs w:val="24"/>
        </w:rPr>
        <w:t xml:space="preserve"> Random effect model does not assume a single true effect size, but rather assumes a distribution of true effect sizes. This means ensures the flexibility to take the between-study variability/heterogeneity in effect sizes into account in the analysis</w:t>
      </w:r>
      <w:r w:rsidR="00F6578E" w:rsidRPr="00DA1A11">
        <w:rPr>
          <w:rFonts w:ascii="Times New Roman" w:hAnsi="Times New Roman" w:cs="Times New Roman"/>
          <w:sz w:val="24"/>
          <w:szCs w:val="24"/>
        </w:rPr>
        <w:t xml:space="preserve">. </w:t>
      </w:r>
      <w:r w:rsidR="00ED750B">
        <w:rPr>
          <w:rFonts w:ascii="Times New Roman" w:hAnsi="Times New Roman" w:cs="Times New Roman"/>
          <w:sz w:val="24"/>
          <w:szCs w:val="24"/>
        </w:rPr>
        <w:t>A post-hoc</w:t>
      </w:r>
      <w:r w:rsidR="00ED750B"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analys</w:t>
      </w:r>
      <w:r w:rsidR="009B6F26">
        <w:rPr>
          <w:rFonts w:ascii="Times New Roman" w:hAnsi="Times New Roman" w:cs="Times New Roman"/>
          <w:sz w:val="24"/>
          <w:szCs w:val="24"/>
        </w:rPr>
        <w:t>i</w:t>
      </w:r>
      <w:r w:rsidR="00D24721" w:rsidRPr="00DA1A11">
        <w:rPr>
          <w:rFonts w:ascii="Times New Roman" w:hAnsi="Times New Roman" w:cs="Times New Roman"/>
          <w:sz w:val="24"/>
          <w:szCs w:val="24"/>
        </w:rPr>
        <w:t xml:space="preserve">s </w:t>
      </w:r>
      <w:r w:rsidR="00ED750B">
        <w:rPr>
          <w:rFonts w:ascii="Times New Roman" w:hAnsi="Times New Roman" w:cs="Times New Roman"/>
          <w:sz w:val="24"/>
          <w:szCs w:val="24"/>
        </w:rPr>
        <w:t xml:space="preserve">was </w:t>
      </w:r>
      <w:r w:rsidR="00D24721" w:rsidRPr="00DA1A11">
        <w:rPr>
          <w:rFonts w:ascii="Times New Roman" w:hAnsi="Times New Roman" w:cs="Times New Roman"/>
          <w:sz w:val="24"/>
          <w:szCs w:val="24"/>
        </w:rPr>
        <w:t>conducted with</w:t>
      </w:r>
      <w:r w:rsidR="004641BD" w:rsidRPr="00DA1A11">
        <w:rPr>
          <w:rFonts w:ascii="Times New Roman" w:hAnsi="Times New Roman" w:cs="Times New Roman"/>
          <w:sz w:val="24"/>
          <w:szCs w:val="24"/>
        </w:rPr>
        <w:t xml:space="preserve"> </w:t>
      </w:r>
      <w:r w:rsidRPr="00AE7992">
        <w:rPr>
          <w:rFonts w:ascii="Times New Roman" w:hAnsi="Times New Roman" w:cs="Times New Roman"/>
          <w:sz w:val="24"/>
          <w:szCs w:val="24"/>
          <w:highlight w:val="lightGray"/>
        </w:rPr>
        <w:t>c</w:t>
      </w:r>
      <w:r w:rsidR="004641BD" w:rsidRPr="00AE7992">
        <w:rPr>
          <w:rFonts w:ascii="Times New Roman" w:hAnsi="Times New Roman" w:cs="Times New Roman"/>
          <w:sz w:val="24"/>
          <w:szCs w:val="24"/>
          <w:highlight w:val="lightGray"/>
        </w:rPr>
        <w:t>oping.</w:t>
      </w:r>
      <w:r w:rsidR="004641BD" w:rsidRPr="00DA1A11">
        <w:rPr>
          <w:rFonts w:ascii="Times New Roman" w:hAnsi="Times New Roman" w:cs="Times New Roman"/>
          <w:sz w:val="24"/>
          <w:szCs w:val="24"/>
          <w:highlight w:val="yellow"/>
        </w:rPr>
        <w:t xml:space="preserve">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lastRenderedPageBreak/>
        <w:t>Results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bookmarkStart w:id="6" w:name="_Hlk171173092"/>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6"/>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53C78AB3" w14:textId="63A5A5EF" w:rsidR="005C0130"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 xml:space="preserve">The analysis </w:t>
      </w:r>
      <w:r w:rsidRPr="0871E881">
        <w:rPr>
          <w:rFonts w:ascii="Times New Roman" w:hAnsi="Times New Roman" w:cs="Times New Roman"/>
          <w:sz w:val="24"/>
          <w:szCs w:val="24"/>
          <w:highlight w:val="yellow"/>
        </w:rPr>
        <w:t xml:space="preserve">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 xml:space="preserve">35 Carola et al. (2022) </w:t>
      </w:r>
      <w:r w:rsidRPr="0871E881">
        <w:rPr>
          <w:rFonts w:ascii="Times New Roman" w:hAnsi="Times New Roman" w:cs="Times New Roman"/>
          <w:sz w:val="24"/>
          <w:szCs w:val="24"/>
          <w:highlight w:val="yellow"/>
        </w:rPr>
        <w:t xml:space="preserve"> to 12,586 individuals (Ulset</w:t>
      </w:r>
      <w:r w:rsidRPr="0871E881">
        <w:rPr>
          <w:rFonts w:ascii="Times New Roman" w:hAnsi="Times New Roman" w:cs="Times New Roman"/>
          <w:sz w:val="24"/>
          <w:szCs w:val="24"/>
        </w:rPr>
        <w:t xml:space="preserve"> &amp; von Soest,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(Ulset &amp; Soest,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(Arnout &amp; Al-Sufyani,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w:t>
      </w:r>
      <w:r w:rsidRPr="0871E881">
        <w:rPr>
          <w:rFonts w:ascii="Times New Roman" w:hAnsi="Times New Roman" w:cs="Times New Roman"/>
          <w:sz w:val="24"/>
          <w:szCs w:val="24"/>
        </w:rPr>
        <w:lastRenderedPageBreak/>
        <w:t xml:space="preserve">standard deviation, indicative of the range and spread of PTG scores in these studies. Table 1 presents overall characteristics of all studies. </w:t>
      </w:r>
    </w:p>
    <w:p w14:paraId="0BE9CBAD" w14:textId="711DAE20" w:rsidR="00F6578E" w:rsidRPr="00BF2773"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The analysis</w:t>
      </w:r>
      <w:r w:rsidRPr="75B9AA42">
        <w:rPr>
          <w:rFonts w:ascii="Times New Roman" w:hAnsi="Times New Roman" w:cs="Times New Roman"/>
          <w:sz w:val="24"/>
          <w:szCs w:val="24"/>
        </w:rPr>
        <w:t xml:space="preserve"> revealed a significant positive effect </w:t>
      </w:r>
      <w:r w:rsidR="009C30B3">
        <w:rPr>
          <w:rFonts w:ascii="Times New Roman" w:hAnsi="Times New Roman" w:cs="Times New Roman"/>
          <w:sz w:val="24"/>
          <w:szCs w:val="24"/>
        </w:rPr>
        <w:t>(</w:t>
      </w:r>
      <w:r w:rsidR="009C30B3" w:rsidRPr="00AE7992">
        <w:rPr>
          <w:rFonts w:ascii="Times New Roman" w:hAnsi="Times New Roman" w:cs="Times New Roman"/>
          <w:i/>
          <w:iCs/>
          <w:sz w:val="24"/>
          <w:szCs w:val="24"/>
        </w:rPr>
        <w:t>M</w:t>
      </w:r>
      <w:r w:rsidR="009C30B3" w:rsidRPr="00DA1A11">
        <w:rPr>
          <w:rFonts w:ascii="Times New Roman" w:hAnsi="Times New Roman" w:cs="Times New Roman"/>
          <w:sz w:val="24"/>
          <w:szCs w:val="24"/>
        </w:rPr>
        <w:t>=59.704)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Alanazi, 2023). These results </w:t>
      </w:r>
      <w:r w:rsidR="00B65986">
        <w:rPr>
          <w:rFonts w:ascii="Times New Roman" w:hAnsi="Times New Roman" w:cs="Times New Roman"/>
          <w:sz w:val="24"/>
          <w:szCs w:val="24"/>
        </w:rPr>
        <w:t>show</w:t>
      </w:r>
      <w:r w:rsidRPr="75B9AA42">
        <w:rPr>
          <w:rFonts w:ascii="Times New Roman" w:hAnsi="Times New Roman" w:cs="Times New Roman"/>
          <w:sz w:val="24"/>
          <w:szCs w:val="24"/>
        </w:rPr>
        <w:t xml:space="preserve">ed a highly positive </w:t>
      </w:r>
      <w:r w:rsidR="00B65986" w:rsidRPr="00AE7992">
        <w:rPr>
          <w:rFonts w:ascii="Times New Roman" w:hAnsi="Times New Roman" w:cs="Times New Roman"/>
          <w:sz w:val="24"/>
          <w:szCs w:val="24"/>
          <w:highlight w:val="lightGray"/>
        </w:rPr>
        <w:t>link between</w:t>
      </w:r>
      <w:r w:rsidRPr="00AE7992">
        <w:rPr>
          <w:rFonts w:ascii="Times New Roman" w:hAnsi="Times New Roman" w:cs="Times New Roman"/>
          <w:sz w:val="24"/>
          <w:szCs w:val="24"/>
          <w:highlight w:val="lightGray"/>
        </w:rPr>
        <w:t xml:space="preserve"> PTG </w:t>
      </w:r>
      <w:r w:rsidR="00B65986" w:rsidRPr="00AE7992">
        <w:rPr>
          <w:rFonts w:ascii="Times New Roman" w:hAnsi="Times New Roman" w:cs="Times New Roman"/>
          <w:sz w:val="24"/>
          <w:szCs w:val="24"/>
          <w:highlight w:val="lightGray"/>
        </w:rPr>
        <w:t>and</w:t>
      </w:r>
      <w:r w:rsidRPr="00AE7992">
        <w:rPr>
          <w:rFonts w:ascii="Times New Roman" w:hAnsi="Times New Roman" w:cs="Times New Roman"/>
          <w:sz w:val="24"/>
          <w:szCs w:val="24"/>
          <w:highlight w:val="lightGray"/>
        </w:rPr>
        <w:t xml:space="preserve"> COVID-19</w:t>
      </w:r>
      <w:r w:rsidR="00E84887">
        <w:rPr>
          <w:rFonts w:ascii="Times New Roman" w:hAnsi="Times New Roman" w:cs="Times New Roman"/>
          <w:sz w:val="24"/>
          <w:szCs w:val="24"/>
          <w:highlight w:val="yellow"/>
        </w:rPr>
        <w:t>:</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w:t>
      </w:r>
      <w:r w:rsidR="00E84887" w:rsidRPr="00AE7992">
        <w:rPr>
          <w:rFonts w:ascii="Times New Roman" w:hAnsi="Times New Roman" w:cs="Times New Roman"/>
          <w:sz w:val="24"/>
          <w:szCs w:val="24"/>
          <w:highlight w:val="lightGray"/>
        </w:rPr>
        <w:t>with</w:t>
      </w:r>
      <w:r w:rsidRPr="00AE7992">
        <w:rPr>
          <w:rFonts w:ascii="Times New Roman" w:hAnsi="Times New Roman" w:cs="Times New Roman"/>
          <w:sz w:val="24"/>
          <w:szCs w:val="24"/>
          <w:highlight w:val="lightGray"/>
        </w:rPr>
        <w:t xml:space="preserve"> high heterogeneity</w:t>
      </w:r>
      <w:r w:rsidR="00AB5903" w:rsidRPr="00AE7992">
        <w:rPr>
          <w:rFonts w:ascii="Times New Roman" w:hAnsi="Times New Roman" w:cs="Times New Roman"/>
          <w:sz w:val="24"/>
          <w:szCs w:val="24"/>
          <w:highlight w:val="lightGray"/>
        </w:rPr>
        <w:t xml:space="preserve"> (Table 3)</w:t>
      </w:r>
      <w:r w:rsidRPr="00AE7992">
        <w:rPr>
          <w:rFonts w:ascii="Times New Roman" w:hAnsi="Times New Roman" w:cs="Times New Roman"/>
          <w:sz w:val="24"/>
          <w:szCs w:val="24"/>
          <w:highlight w:val="lightGray"/>
        </w:rPr>
        <w:t>.</w:t>
      </w:r>
      <w:r w:rsidRPr="75B9AA42">
        <w:rPr>
          <w:rFonts w:ascii="Times New Roman" w:hAnsi="Times New Roman" w:cs="Times New Roman"/>
          <w:sz w:val="24"/>
          <w:szCs w:val="24"/>
        </w:rPr>
        <w:t xml:space="preserve"> </w:t>
      </w:r>
    </w:p>
    <w:p w14:paraId="317513A9" w14:textId="350F10A9" w:rsidR="00982AC0" w:rsidRPr="00152D32" w:rsidRDefault="00B67B35" w:rsidP="00982AC0">
      <w:pPr>
        <w:autoSpaceDE w:val="0"/>
        <w:autoSpaceDN w:val="0"/>
        <w:adjustRightInd w:val="0"/>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Finally, the post-hoc analysis evaluated v</w:t>
      </w:r>
      <w:r w:rsidR="00982AC0" w:rsidRPr="00AE7992">
        <w:rPr>
          <w:rFonts w:ascii="Times New Roman" w:hAnsi="Times New Roman" w:cs="Times New Roman"/>
          <w:sz w:val="24"/>
          <w:szCs w:val="24"/>
          <w:highlight w:val="lightGray"/>
        </w:rPr>
        <w:t>arious types of coping strategies with PTG</w:t>
      </w:r>
      <w:r w:rsidR="00982AC0" w:rsidRPr="00DA1A11">
        <w:rPr>
          <w:rFonts w:ascii="Times New Roman" w:hAnsi="Times New Roman" w:cs="Times New Roman"/>
          <w:sz w:val="24"/>
          <w:szCs w:val="24"/>
        </w:rPr>
        <w:t xml:space="preserve"> in </w:t>
      </w:r>
      <w:r w:rsidR="00982AC0" w:rsidRPr="00DA1A11">
        <w:rPr>
          <w:rFonts w:ascii="Times New Roman" w:hAnsi="Times New Roman" w:cs="Times New Roman"/>
          <w:sz w:val="24"/>
          <w:szCs w:val="24"/>
          <w:highlight w:val="yellow"/>
        </w:rPr>
        <w:t>3</w:t>
      </w:r>
      <w:r w:rsidR="00982AC0">
        <w:rPr>
          <w:rFonts w:ascii="Times New Roman" w:hAnsi="Times New Roman" w:cs="Times New Roman"/>
          <w:sz w:val="24"/>
          <w:szCs w:val="24"/>
          <w:highlight w:val="yellow"/>
        </w:rPr>
        <w:t>8</w:t>
      </w:r>
      <w:r w:rsidR="00982AC0" w:rsidRPr="00DA1A11">
        <w:rPr>
          <w:rFonts w:ascii="Times New Roman" w:hAnsi="Times New Roman" w:cs="Times New Roman"/>
          <w:sz w:val="24"/>
          <w:szCs w:val="24"/>
        </w:rPr>
        <w:t xml:space="preserve"> </w:t>
      </w:r>
      <w:r w:rsidR="00982AC0" w:rsidRPr="00AE7992">
        <w:rPr>
          <w:rFonts w:ascii="Times New Roman" w:hAnsi="Times New Roman" w:cs="Times New Roman"/>
          <w:sz w:val="24"/>
          <w:szCs w:val="24"/>
          <w:highlight w:val="lightGray"/>
        </w:rPr>
        <w:t xml:space="preserve">studies </w:t>
      </w:r>
      <w:r w:rsidRPr="00AE7992">
        <w:rPr>
          <w:rFonts w:ascii="Times New Roman" w:hAnsi="Times New Roman" w:cs="Times New Roman"/>
          <w:sz w:val="24"/>
          <w:szCs w:val="24"/>
          <w:highlight w:val="lightGray"/>
        </w:rPr>
        <w:t>(</w:t>
      </w:r>
      <w:r w:rsidRPr="00AE7992">
        <w:rPr>
          <w:rFonts w:ascii="Times New Roman" w:hAnsi="Times New Roman" w:cs="Times New Roman"/>
          <w:i/>
          <w:iCs/>
          <w:sz w:val="24"/>
          <w:szCs w:val="24"/>
          <w:highlight w:val="lightGray"/>
        </w:rPr>
        <w:t>N=</w:t>
      </w:r>
      <w:r w:rsidRPr="00AE7992">
        <w:rPr>
          <w:rFonts w:ascii="Times New Roman" w:hAnsi="Times New Roman" w:cs="Times New Roman"/>
          <w:sz w:val="24"/>
          <w:szCs w:val="24"/>
          <w:highlight w:val="lightGray"/>
        </w:rPr>
        <w:t xml:space="preserve">23,386) </w:t>
      </w:r>
      <w:r w:rsidR="00982AC0" w:rsidRPr="00AE7992">
        <w:rPr>
          <w:rFonts w:ascii="Times New Roman" w:hAnsi="Times New Roman" w:cs="Times New Roman"/>
          <w:sz w:val="24"/>
          <w:szCs w:val="24"/>
          <w:highlight w:val="lightGray"/>
        </w:rPr>
        <w:t>(</w:t>
      </w:r>
      <w:r w:rsidR="009E1FE2" w:rsidRPr="00AE7992">
        <w:rPr>
          <w:rFonts w:ascii="Times New Roman" w:hAnsi="Times New Roman" w:cs="Times New Roman"/>
          <w:sz w:val="24"/>
          <w:szCs w:val="24"/>
          <w:highlight w:val="lightGray"/>
        </w:rPr>
        <w:t>Table 3</w:t>
      </w:r>
      <w:r w:rsidRPr="00AE7992">
        <w:rPr>
          <w:rFonts w:ascii="Times New Roman" w:hAnsi="Times New Roman" w:cs="Times New Roman"/>
          <w:sz w:val="24"/>
          <w:szCs w:val="24"/>
          <w:highlight w:val="lightGray"/>
        </w:rPr>
        <w:t>??</w:t>
      </w:r>
      <w:r w:rsidR="009E1FE2" w:rsidRPr="00AE7992">
        <w:rPr>
          <w:rFonts w:ascii="Times New Roman" w:hAnsi="Times New Roman" w:cs="Times New Roman"/>
          <w:sz w:val="24"/>
          <w:szCs w:val="24"/>
          <w:highlight w:val="lightGray"/>
        </w:rPr>
        <w:t>)</w:t>
      </w:r>
      <w:r w:rsidR="00E64979">
        <w:rPr>
          <w:rFonts w:ascii="Times New Roman" w:hAnsi="Times New Roman" w:cs="Times New Roman"/>
          <w:sz w:val="24"/>
          <w:szCs w:val="24"/>
        </w:rPr>
        <w:t xml:space="preserve"> </w:t>
      </w:r>
      <w:r w:rsidR="00982AC0" w:rsidRPr="00152D32">
        <w:rPr>
          <w:rFonts w:ascii="Times New Roman" w:hAnsi="Times New Roman" w:cs="Times New Roman"/>
          <w:sz w:val="24"/>
          <w:szCs w:val="24"/>
        </w:rPr>
        <w:t xml:space="preserve">. The baseline effect size was </w:t>
      </w:r>
      <w:r w:rsidR="00982AC0" w:rsidRPr="00152D32">
        <w:rPr>
          <w:rFonts w:ascii="Times New Roman" w:hAnsi="Times New Roman" w:cs="Times New Roman"/>
          <w:i/>
          <w:iCs/>
          <w:sz w:val="24"/>
          <w:szCs w:val="24"/>
        </w:rPr>
        <w:t>g</w:t>
      </w:r>
      <w:r w:rsidR="00982AC0" w:rsidRPr="00152D32">
        <w:rPr>
          <w:rFonts w:ascii="Times New Roman" w:hAnsi="Times New Roman" w:cs="Times New Roman"/>
          <w:sz w:val="24"/>
          <w:szCs w:val="24"/>
        </w:rPr>
        <w:t>=</w:t>
      </w:r>
      <w:r w:rsidR="00982AC0" w:rsidRPr="00F55476">
        <w:t xml:space="preserve"> </w:t>
      </w:r>
      <w:r w:rsidR="00982AC0" w:rsidRPr="00F55476">
        <w:rPr>
          <w:rFonts w:ascii="Times New Roman" w:hAnsi="Times New Roman" w:cs="Times New Roman"/>
          <w:sz w:val="24"/>
          <w:szCs w:val="24"/>
        </w:rPr>
        <w:t>0.77</w:t>
      </w:r>
      <w:r w:rsidR="00982AC0" w:rsidRPr="00152D32">
        <w:rPr>
          <w:rFonts w:ascii="Times New Roman" w:hAnsi="Times New Roman" w:cs="Times New Roman"/>
          <w:sz w:val="24"/>
          <w:szCs w:val="24"/>
        </w:rPr>
        <w:t xml:space="preserve">, and the regression coefficient for coping was </w:t>
      </w:r>
      <w:r w:rsidR="00982AC0" w:rsidRPr="00152D32">
        <w:rPr>
          <w:rFonts w:ascii="Times New Roman" w:hAnsi="Times New Roman" w:cs="Times New Roman"/>
          <w:i/>
          <w:iCs/>
          <w:sz w:val="24"/>
          <w:szCs w:val="24"/>
        </w:rPr>
        <w:t>B</w:t>
      </w:r>
      <w:r w:rsidR="00982AC0">
        <w:rPr>
          <w:rFonts w:ascii="Times New Roman" w:hAnsi="Times New Roman" w:cs="Times New Roman"/>
          <w:i/>
          <w:iCs/>
          <w:sz w:val="24"/>
          <w:szCs w:val="24"/>
        </w:rPr>
        <w:t>=</w:t>
      </w:r>
      <w:r w:rsidR="00982AC0" w:rsidRPr="00D64008">
        <w:rPr>
          <w:rFonts w:ascii="Times New Roman" w:hAnsi="Times New Roman" w:cs="Times New Roman"/>
          <w:i/>
          <w:iCs/>
          <w:sz w:val="24"/>
          <w:szCs w:val="24"/>
        </w:rPr>
        <w:t>2.4</w:t>
      </w:r>
      <w:r w:rsidR="00982AC0">
        <w:rPr>
          <w:rFonts w:ascii="Times New Roman" w:hAnsi="Times New Roman" w:cs="Times New Roman"/>
          <w:i/>
          <w:iCs/>
          <w:sz w:val="24"/>
          <w:szCs w:val="24"/>
        </w:rPr>
        <w:t>2</w:t>
      </w:r>
      <w:r w:rsidR="00982AC0"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r w:rsidR="00982AC0">
        <w:rPr>
          <w:rFonts w:ascii="Times New Roman" w:hAnsi="Times New Roman" w:cs="Times New Roman"/>
          <w:sz w:val="24"/>
          <w:szCs w:val="24"/>
        </w:rPr>
        <w:t>0.016</w:t>
      </w:r>
      <w:r w:rsidR="00982AC0" w:rsidRPr="00152D32">
        <w:rPr>
          <w:rFonts w:ascii="Times New Roman" w:hAnsi="Times New Roman" w:cs="Times New Roman"/>
          <w:sz w:val="24"/>
          <w:szCs w:val="24"/>
        </w:rPr>
        <w:t xml:space="preserve">, </w:t>
      </w:r>
      <w:r w:rsidR="00982AC0">
        <w:rPr>
          <w:rFonts w:ascii="Times New Roman" w:hAnsi="Times New Roman" w:cs="Times New Roman"/>
          <w:sz w:val="24"/>
          <w:szCs w:val="24"/>
        </w:rPr>
        <w:t>4</w:t>
      </w:r>
      <w:r w:rsidR="00982AC0" w:rsidRPr="00152D32">
        <w:rPr>
          <w:rFonts w:ascii="Times New Roman" w:hAnsi="Times New Roman" w:cs="Times New Roman"/>
          <w:sz w:val="24"/>
          <w:szCs w:val="24"/>
        </w:rPr>
        <w:t>.</w:t>
      </w:r>
      <w:r w:rsidR="00982AC0">
        <w:rPr>
          <w:rFonts w:ascii="Times New Roman" w:hAnsi="Times New Roman" w:cs="Times New Roman"/>
          <w:sz w:val="24"/>
          <w:szCs w:val="24"/>
        </w:rPr>
        <w:t>82</w:t>
      </w:r>
      <w:r w:rsidR="00982AC0" w:rsidRPr="00152D32">
        <w:rPr>
          <w:rFonts w:ascii="Times New Roman" w:hAnsi="Times New Roman" w:cs="Times New Roman"/>
          <w:sz w:val="24"/>
          <w:szCs w:val="24"/>
        </w:rPr>
        <w:t xml:space="preserve">]; </w:t>
      </w:r>
      <w:r w:rsidR="00982AC0" w:rsidRPr="00152D32">
        <w:rPr>
          <w:rFonts w:ascii="Times New Roman" w:hAnsi="Times New Roman" w:cs="Times New Roman"/>
          <w:i/>
          <w:iCs/>
          <w:sz w:val="24"/>
          <w:szCs w:val="24"/>
        </w:rPr>
        <w:t>p</w:t>
      </w:r>
      <w:r w:rsidR="00982AC0" w:rsidRPr="00152D32">
        <w:rPr>
          <w:rFonts w:ascii="Times New Roman" w:hAnsi="Times New Roman" w:cs="Times New Roman"/>
          <w:sz w:val="24"/>
          <w:szCs w:val="24"/>
        </w:rPr>
        <w:t>=0.</w:t>
      </w:r>
      <w:r w:rsidR="00982AC0">
        <w:rPr>
          <w:rFonts w:ascii="Times New Roman" w:hAnsi="Times New Roman" w:cs="Times New Roman"/>
          <w:sz w:val="24"/>
          <w:szCs w:val="24"/>
        </w:rPr>
        <w:t>0485</w:t>
      </w:r>
      <w:r w:rsidR="00982AC0" w:rsidRPr="00152D32">
        <w:rPr>
          <w:rFonts w:ascii="Times New Roman" w:hAnsi="Times New Roman" w:cs="Times New Roman"/>
          <w:sz w:val="24"/>
          <w:szCs w:val="24"/>
        </w:rPr>
        <w:t>. Coping</w:t>
      </w:r>
      <w:r w:rsidR="00982AC0">
        <w:rPr>
          <w:rFonts w:ascii="Times New Roman" w:hAnsi="Times New Roman" w:cs="Times New Roman"/>
          <w:sz w:val="24"/>
          <w:szCs w:val="24"/>
        </w:rPr>
        <w:t xml:space="preserve"> has </w:t>
      </w:r>
      <w:r w:rsidR="00982AC0" w:rsidRPr="00152D32">
        <w:rPr>
          <w:rFonts w:ascii="Times New Roman" w:hAnsi="Times New Roman" w:cs="Times New Roman"/>
          <w:sz w:val="24"/>
          <w:szCs w:val="24"/>
        </w:rPr>
        <w:t xml:space="preserve">a significant effect in the model baseline effect size. </w:t>
      </w:r>
      <w:r w:rsidR="00982AC0">
        <w:rPr>
          <w:rFonts w:ascii="Times New Roman" w:hAnsi="Times New Roman" w:cs="Times New Roman"/>
          <w:sz w:val="24"/>
          <w:szCs w:val="24"/>
        </w:rPr>
        <w:t>T</w:t>
      </w:r>
      <w:r w:rsidR="00982AC0"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982AC0" w:rsidRPr="00152D32">
        <w:rPr>
          <w:rFonts w:ascii="Times New Roman" w:hAnsi="Times New Roman" w:cs="Times New Roman"/>
          <w:sz w:val="24"/>
          <w:szCs w:val="24"/>
        </w:rPr>
        <w:t xml:space="preserve"> for the model considering coping was 99.</w:t>
      </w:r>
      <w:r w:rsidR="00982AC0">
        <w:rPr>
          <w:rFonts w:ascii="Times New Roman" w:hAnsi="Times New Roman" w:cs="Times New Roman"/>
          <w:sz w:val="24"/>
          <w:szCs w:val="24"/>
        </w:rPr>
        <w:t>99</w:t>
      </w:r>
      <w:r w:rsidR="00982AC0" w:rsidRPr="00152D32">
        <w:rPr>
          <w:rFonts w:ascii="Times New Roman" w:hAnsi="Times New Roman" w:cs="Times New Roman"/>
          <w:sz w:val="24"/>
          <w:szCs w:val="24"/>
        </w:rPr>
        <w:t xml:space="preserve">%. </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67049AAB" w:rsidR="00F6578E" w:rsidRPr="00BF2773" w:rsidRDefault="00BD7691" w:rsidP="005558B6">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w:t>
      </w:r>
      <w:r w:rsidR="00001869" w:rsidRPr="00AE7992">
        <w:rPr>
          <w:rFonts w:ascii="Times New Roman" w:hAnsi="Times New Roman" w:cs="Times New Roman"/>
          <w:sz w:val="24"/>
          <w:szCs w:val="24"/>
          <w:highlight w:val="lightGray"/>
        </w:rPr>
        <w:t>his study</w:t>
      </w:r>
      <w:r w:rsidR="00C351A8" w:rsidRPr="00AE7992">
        <w:rPr>
          <w:rFonts w:ascii="Times New Roman" w:hAnsi="Times New Roman" w:cs="Times New Roman"/>
          <w:sz w:val="24"/>
          <w:szCs w:val="24"/>
          <w:highlight w:val="lightGray"/>
        </w:rPr>
        <w:t xml:space="preserve">, </w:t>
      </w:r>
      <w:r w:rsidR="00F61703" w:rsidRPr="00AE7992">
        <w:rPr>
          <w:rFonts w:ascii="Times New Roman" w:hAnsi="Times New Roman" w:cs="Times New Roman"/>
          <w:sz w:val="24"/>
          <w:szCs w:val="24"/>
          <w:highlight w:val="lightGray"/>
        </w:rPr>
        <w:t xml:space="preserve">the </w:t>
      </w:r>
      <w:r w:rsidR="00C351A8" w:rsidRPr="00AE7992">
        <w:rPr>
          <w:rFonts w:ascii="Times New Roman" w:hAnsi="Times New Roman" w:cs="Times New Roman"/>
          <w:sz w:val="24"/>
          <w:szCs w:val="24"/>
          <w:highlight w:val="lightGray"/>
        </w:rPr>
        <w:t>first</w:t>
      </w:r>
      <w:r w:rsidR="00121E2A" w:rsidRPr="00AE7992">
        <w:rPr>
          <w:rFonts w:ascii="Times New Roman" w:hAnsi="Times New Roman" w:cs="Times New Roman"/>
          <w:sz w:val="24"/>
          <w:szCs w:val="24"/>
          <w:highlight w:val="lightGray"/>
        </w:rPr>
        <w:t xml:space="preserve"> </w:t>
      </w:r>
      <w:r w:rsidR="00C351A8" w:rsidRPr="00AE7992">
        <w:rPr>
          <w:rFonts w:ascii="Times New Roman" w:hAnsi="Times New Roman" w:cs="Times New Roman"/>
          <w:sz w:val="24"/>
          <w:szCs w:val="24"/>
          <w:highlight w:val="lightGray"/>
        </w:rPr>
        <w:t>meta-analysis</w:t>
      </w:r>
      <w:r w:rsidR="00F61703" w:rsidRPr="00AE7992">
        <w:rPr>
          <w:rFonts w:ascii="Times New Roman" w:hAnsi="Times New Roman" w:cs="Times New Roman"/>
          <w:sz w:val="24"/>
          <w:szCs w:val="24"/>
          <w:highlight w:val="lightGray"/>
        </w:rPr>
        <w:t xml:space="preserve"> on the association of </w:t>
      </w:r>
      <w:r w:rsidR="00F61703" w:rsidRPr="00AE7992">
        <w:rPr>
          <w:rFonts w:ascii="Times New Roman" w:eastAsia="Times New Roman" w:hAnsi="Times New Roman" w:cs="Times New Roman"/>
          <w:sz w:val="24"/>
          <w:szCs w:val="24"/>
          <w:highlight w:val="lightGray"/>
        </w:rPr>
        <w:t xml:space="preserve">PTG </w:t>
      </w:r>
      <w:r w:rsidR="008E5199" w:rsidRPr="00AE7992">
        <w:rPr>
          <w:rFonts w:ascii="Times New Roman" w:eastAsia="Times New Roman" w:hAnsi="Times New Roman" w:cs="Times New Roman"/>
          <w:sz w:val="24"/>
          <w:szCs w:val="24"/>
          <w:highlight w:val="lightGray"/>
        </w:rPr>
        <w:t xml:space="preserve">with </w:t>
      </w:r>
      <w:r w:rsidR="00F61703" w:rsidRPr="00AE7992">
        <w:rPr>
          <w:rFonts w:ascii="Times New Roman" w:eastAsia="Times New Roman" w:hAnsi="Times New Roman" w:cs="Times New Roman"/>
          <w:sz w:val="24"/>
          <w:szCs w:val="24"/>
          <w:highlight w:val="lightGray"/>
        </w:rPr>
        <w:t>Covid-19</w:t>
      </w:r>
      <w:r w:rsidR="00C351A8" w:rsidRPr="00AE7992">
        <w:rPr>
          <w:rFonts w:ascii="Times New Roman" w:hAnsi="Times New Roman" w:cs="Times New Roman"/>
          <w:sz w:val="24"/>
          <w:szCs w:val="24"/>
          <w:highlight w:val="lightGray"/>
        </w:rPr>
        <w:t>,</w:t>
      </w:r>
      <w:r w:rsidR="00C038B7" w:rsidRPr="00AE7992">
        <w:rPr>
          <w:rFonts w:ascii="Times New Roman" w:hAnsi="Times New Roman" w:cs="Times New Roman"/>
          <w:sz w:val="24"/>
          <w:szCs w:val="24"/>
          <w:highlight w:val="lightGray"/>
        </w:rPr>
        <w:t xml:space="preserve"> </w:t>
      </w:r>
      <w:r w:rsidR="00C351A8" w:rsidRPr="00AE7992">
        <w:rPr>
          <w:rFonts w:ascii="Times New Roman" w:eastAsia="Times New Roman" w:hAnsi="Times New Roman" w:cs="Times New Roman"/>
          <w:sz w:val="24"/>
          <w:szCs w:val="24"/>
          <w:highlight w:val="lightGray"/>
        </w:rPr>
        <w:t xml:space="preserve">was </w:t>
      </w:r>
      <w:r w:rsidRPr="00AE7992">
        <w:rPr>
          <w:rFonts w:ascii="Times New Roman" w:eastAsia="Times New Roman" w:hAnsi="Times New Roman" w:cs="Times New Roman"/>
          <w:sz w:val="24"/>
          <w:szCs w:val="24"/>
          <w:highlight w:val="lightGray"/>
        </w:rPr>
        <w:t>to determine</w:t>
      </w:r>
      <w:r w:rsidR="00C351A8" w:rsidRPr="00AE7992">
        <w:rPr>
          <w:rFonts w:ascii="Times New Roman" w:eastAsia="Times New Roman" w:hAnsi="Times New Roman" w:cs="Times New Roman"/>
          <w:sz w:val="24"/>
          <w:szCs w:val="24"/>
          <w:highlight w:val="lightGray"/>
        </w:rPr>
        <w:t xml:space="preserve"> </w:t>
      </w:r>
      <w:r w:rsidR="00F61703" w:rsidRPr="00AE7992">
        <w:rPr>
          <w:rFonts w:ascii="Times New Roman" w:eastAsia="Times New Roman" w:hAnsi="Times New Roman" w:cs="Times New Roman"/>
          <w:sz w:val="24"/>
          <w:szCs w:val="24"/>
          <w:highlight w:val="lightGray"/>
        </w:rPr>
        <w:t xml:space="preserve">if </w:t>
      </w:r>
      <w:r w:rsidR="008E5199" w:rsidRPr="00AE7992">
        <w:rPr>
          <w:rFonts w:ascii="Times New Roman" w:eastAsia="Times New Roman" w:hAnsi="Times New Roman" w:cs="Times New Roman"/>
          <w:sz w:val="24"/>
          <w:szCs w:val="24"/>
          <w:highlight w:val="lightGray"/>
        </w:rPr>
        <w:t xml:space="preserve">the </w:t>
      </w:r>
      <w:r w:rsidR="00475DA2">
        <w:rPr>
          <w:rFonts w:ascii="Times New Roman" w:hAnsi="Times New Roman" w:cs="Times New Roman"/>
          <w:sz w:val="24"/>
          <w:szCs w:val="24"/>
          <w:highlight w:val="lightGray"/>
        </w:rPr>
        <w:t>deadly</w:t>
      </w:r>
      <w:r w:rsidR="008E5199" w:rsidRPr="00AE7992">
        <w:rPr>
          <w:rFonts w:ascii="Times New Roman" w:hAnsi="Times New Roman" w:cs="Times New Roman"/>
          <w:sz w:val="24"/>
          <w:szCs w:val="24"/>
          <w:highlight w:val="lightGray"/>
        </w:rPr>
        <w:t xml:space="preserve"> </w:t>
      </w:r>
      <w:r w:rsidR="00475DA2" w:rsidRPr="00033385">
        <w:rPr>
          <w:rFonts w:ascii="Times New Roman" w:eastAsia="Times New Roman" w:hAnsi="Times New Roman" w:cs="Times New Roman"/>
          <w:sz w:val="24"/>
          <w:szCs w:val="24"/>
          <w:highlight w:val="lightGray"/>
        </w:rPr>
        <w:t xml:space="preserve">global </w:t>
      </w:r>
      <w:r w:rsidR="008E5199" w:rsidRPr="00AE7992">
        <w:rPr>
          <w:rFonts w:ascii="Times New Roman" w:hAnsi="Times New Roman" w:cs="Times New Roman"/>
          <w:sz w:val="24"/>
          <w:szCs w:val="24"/>
          <w:highlight w:val="lightGray"/>
        </w:rPr>
        <w:t>pandemic</w:t>
      </w:r>
      <w:r w:rsidR="008E5199" w:rsidRPr="00AE7992">
        <w:rPr>
          <w:rFonts w:ascii="Times New Roman" w:eastAsia="Times New Roman" w:hAnsi="Times New Roman" w:cs="Times New Roman"/>
          <w:sz w:val="24"/>
          <w:szCs w:val="24"/>
          <w:highlight w:val="lightGray"/>
        </w:rPr>
        <w:t xml:space="preserve"> could make </w:t>
      </w:r>
      <w:r w:rsidR="00F61703" w:rsidRPr="00AE7992">
        <w:rPr>
          <w:rFonts w:ascii="Times New Roman" w:eastAsia="Times New Roman" w:hAnsi="Times New Roman" w:cs="Times New Roman"/>
          <w:sz w:val="24"/>
          <w:szCs w:val="24"/>
          <w:highlight w:val="lightGray"/>
        </w:rPr>
        <w:t xml:space="preserve">humankind </w:t>
      </w:r>
      <w:r w:rsidR="008E5199" w:rsidRPr="00AE7992">
        <w:rPr>
          <w:rFonts w:ascii="Times New Roman" w:eastAsia="Times New Roman" w:hAnsi="Times New Roman" w:cs="Times New Roman"/>
          <w:sz w:val="24"/>
          <w:szCs w:val="24"/>
          <w:highlight w:val="lightGray"/>
        </w:rPr>
        <w:t>stronger</w:t>
      </w:r>
      <w:r w:rsidR="006D146B" w:rsidRPr="00AE7992">
        <w:rPr>
          <w:rFonts w:ascii="Times New Roman" w:eastAsia="Times New Roman" w:hAnsi="Times New Roman" w:cs="Times New Roman"/>
          <w:sz w:val="24"/>
          <w:szCs w:val="24"/>
          <w:highlight w:val="lightGray"/>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475DA2">
        <w:rPr>
          <w:rFonts w:ascii="Times New Roman" w:hAnsi="Times New Roman" w:cs="Times New Roman"/>
          <w:sz w:val="24"/>
          <w:szCs w:val="24"/>
          <w:highlight w:val="yellow"/>
        </w:rPr>
        <w:t xml:space="preserve"> </w:t>
      </w:r>
      <w:r w:rsidR="00475DA2" w:rsidRPr="00AE7992">
        <w:rPr>
          <w:rFonts w:ascii="Times New Roman" w:hAnsi="Times New Roman" w:cs="Times New Roman"/>
          <w:sz w:val="24"/>
          <w:szCs w:val="24"/>
          <w:highlight w:val="lightGray"/>
        </w:rPr>
        <w:t>internationally</w:t>
      </w:r>
      <w:r w:rsidR="00683A2F">
        <w:rPr>
          <w:rFonts w:ascii="Times New Roman" w:hAnsi="Times New Roman" w:cs="Times New Roman"/>
          <w:sz w:val="24"/>
          <w:szCs w:val="24"/>
          <w:highlight w:val="yellow"/>
        </w:rPr>
        <w:t>.</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w:t>
      </w:r>
      <w:r w:rsidR="00F81164" w:rsidRPr="00AE7992">
        <w:rPr>
          <w:rFonts w:ascii="Times New Roman" w:hAnsi="Times New Roman" w:cs="Times New Roman"/>
          <w:sz w:val="24"/>
          <w:szCs w:val="24"/>
          <w:highlight w:val="lightGray"/>
        </w:rPr>
        <w:t>is</w:t>
      </w:r>
      <w:r w:rsidR="00F81164" w:rsidRPr="00DA1A11">
        <w:rPr>
          <w:rFonts w:ascii="Times New Roman" w:hAnsi="Times New Roman" w:cs="Times New Roman"/>
          <w:sz w:val="24"/>
          <w:szCs w:val="24"/>
        </w:rPr>
        <w:t xml:space="preserve">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7C2A27" w:rsidRPr="00AE7992">
        <w:rPr>
          <w:rFonts w:ascii="Times New Roman" w:hAnsi="Times New Roman" w:cs="Times New Roman"/>
          <w:sz w:val="24"/>
          <w:szCs w:val="24"/>
          <w:highlight w:val="lightGray"/>
        </w:rPr>
        <w:t xml:space="preserve">). Indeed, </w:t>
      </w:r>
      <w:r w:rsidR="00022C47" w:rsidRPr="00AE7992">
        <w:rPr>
          <w:rFonts w:ascii="Times New Roman" w:hAnsi="Times New Roman"/>
          <w:sz w:val="24"/>
          <w:szCs w:val="24"/>
          <w:highlight w:val="lightGray"/>
        </w:rPr>
        <w:t>a</w:t>
      </w:r>
      <w:r w:rsidR="00F6578E" w:rsidRPr="00AE7992">
        <w:rPr>
          <w:rFonts w:ascii="Times New Roman" w:hAnsi="Times New Roman"/>
          <w:sz w:val="24"/>
          <w:szCs w:val="24"/>
          <w:highlight w:val="lightGray"/>
        </w:rPr>
        <w:t xml:space="preserve"> </w:t>
      </w:r>
      <w:r w:rsidR="00F6578E" w:rsidRPr="005558B6">
        <w:rPr>
          <w:rFonts w:ascii="Times New Roman" w:hAnsi="Times New Roman"/>
          <w:sz w:val="24"/>
          <w:szCs w:val="24"/>
          <w:highlight w:val="yellow"/>
        </w:rPr>
        <w:t xml:space="preserve">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652C334B"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AE7992">
        <w:rPr>
          <w:rFonts w:ascii="Times New Roman" w:hAnsi="Times New Roman" w:cs="Times New Roman"/>
          <w:sz w:val="24"/>
          <w:szCs w:val="24"/>
          <w:highlight w:val="lightGray"/>
        </w:rPr>
        <w:t>diversity of data sources</w:t>
      </w:r>
      <w:r w:rsidR="00780F81" w:rsidRPr="00AE7992">
        <w:rPr>
          <w:rFonts w:ascii="Times New Roman" w:hAnsi="Times New Roman" w:cs="Times New Roman"/>
          <w:sz w:val="24"/>
          <w:szCs w:val="24"/>
          <w:highlight w:val="lightGray"/>
        </w:rPr>
        <w:t xml:space="preserve"> across many different populations</w:t>
      </w:r>
      <w:r w:rsidR="008F3FDD" w:rsidRPr="00AE7992">
        <w:rPr>
          <w:rFonts w:ascii="Times New Roman" w:hAnsi="Times New Roman" w:cs="Times New Roman"/>
          <w:sz w:val="24"/>
          <w:szCs w:val="24"/>
          <w:highlight w:val="lightGray"/>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780F81" w:rsidRPr="00AE7992">
        <w:rPr>
          <w:rFonts w:ascii="Times New Roman" w:hAnsi="Times New Roman" w:cs="Times New Roman"/>
          <w:sz w:val="24"/>
          <w:szCs w:val="24"/>
          <w:highlight w:val="lightGray"/>
        </w:rPr>
        <w:t>countrie</w:t>
      </w:r>
      <w:r w:rsidR="00B710E7" w:rsidRPr="00AE7992">
        <w:rPr>
          <w:rFonts w:ascii="Times New Roman" w:hAnsi="Times New Roman" w:cs="Times New Roman"/>
          <w:sz w:val="24"/>
          <w:szCs w:val="24"/>
          <w:highlight w:val="lightGray"/>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w:t>
      </w:r>
      <w:r w:rsidR="00780F81" w:rsidRPr="00AE7992">
        <w:rPr>
          <w:rFonts w:ascii="Times New Roman" w:hAnsi="Times New Roman" w:cs="Times New Roman"/>
          <w:sz w:val="24"/>
          <w:szCs w:val="24"/>
          <w:highlight w:val="lightGray"/>
        </w:rPr>
        <w:t>rela</w:t>
      </w:r>
      <w:r w:rsidR="00F6578E" w:rsidRPr="00AE7992">
        <w:rPr>
          <w:rFonts w:ascii="Times New Roman" w:hAnsi="Times New Roman" w:cs="Times New Roman"/>
          <w:sz w:val="24"/>
          <w:szCs w:val="24"/>
          <w:highlight w:val="lightGray"/>
        </w:rPr>
        <w:t xml:space="preserve">ted PTG </w:t>
      </w:r>
      <w:r w:rsidR="00F6578E" w:rsidRPr="005558B6">
        <w:rPr>
          <w:rFonts w:ascii="Times New Roman" w:hAnsi="Times New Roman" w:cs="Times New Roman"/>
          <w:sz w:val="24"/>
          <w:szCs w:val="24"/>
          <w:highlight w:val="yellow"/>
        </w:rPr>
        <w:t>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w:t>
      </w:r>
      <w:r w:rsidR="00836647" w:rsidRPr="005558B6">
        <w:rPr>
          <w:rFonts w:ascii="Times New Roman" w:hAnsi="Times New Roman" w:cs="Times New Roman"/>
          <w:sz w:val="24"/>
          <w:szCs w:val="24"/>
          <w:highlight w:val="yellow"/>
        </w:rPr>
        <w:lastRenderedPageBreak/>
        <w:t xml:space="preserve">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w:t>
      </w:r>
      <w:r w:rsidR="00F6578E" w:rsidRPr="00AE7992">
        <w:rPr>
          <w:rFonts w:ascii="Times New Roman" w:hAnsi="Times New Roman" w:cs="Times New Roman"/>
          <w:sz w:val="24"/>
          <w:szCs w:val="24"/>
          <w:highlight w:val="lightGray"/>
        </w:rPr>
        <w:t>th</w:t>
      </w:r>
      <w:r w:rsidR="008B3620" w:rsidRPr="00AE7992">
        <w:rPr>
          <w:rFonts w:ascii="Times New Roman" w:hAnsi="Times New Roman" w:cs="Times New Roman"/>
          <w:sz w:val="24"/>
          <w:szCs w:val="24"/>
          <w:highlight w:val="lightGray"/>
        </w:rPr>
        <w:t>is wide-spread existential</w:t>
      </w:r>
      <w:r w:rsidR="00F6578E" w:rsidRPr="00AE7992">
        <w:rPr>
          <w:rFonts w:ascii="Times New Roman" w:hAnsi="Times New Roman" w:cs="Times New Roman"/>
          <w:sz w:val="24"/>
          <w:szCs w:val="24"/>
          <w:highlight w:val="lightGray"/>
        </w:rPr>
        <w:t>challenge,</w:t>
      </w:r>
      <w:r w:rsidR="00F6578E" w:rsidRPr="75B9AA42">
        <w:rPr>
          <w:rFonts w:ascii="Times New Roman" w:hAnsi="Times New Roman" w:cs="Times New Roman"/>
          <w:sz w:val="24"/>
          <w:szCs w:val="24"/>
        </w:rPr>
        <w:t xml:space="preserve"> as was shown in other chronic ailments with certain life risks (Ma et al., 2022; Pieta &amp; Rzeszutek,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05B98640" w:rsidR="00377D38" w:rsidRPr="007B2628" w:rsidRDefault="008B3620" w:rsidP="00242FDC">
      <w:pPr>
        <w:spacing w:after="0" w:line="480" w:lineRule="auto"/>
        <w:ind w:firstLine="720"/>
        <w:rPr>
          <w:rFonts w:ascii="Times New Roman" w:hAnsi="Times New Roman"/>
          <w:sz w:val="24"/>
          <w:szCs w:val="24"/>
        </w:rPr>
      </w:pPr>
      <w:r w:rsidRPr="00AE7992">
        <w:rPr>
          <w:rFonts w:ascii="Times New Roman" w:hAnsi="Times New Roman" w:cs="Times New Roman"/>
          <w:sz w:val="24"/>
          <w:szCs w:val="24"/>
          <w:highlight w:val="lightGray"/>
        </w:rPr>
        <w:t>M</w:t>
      </w:r>
      <w:r w:rsidR="00D8301B" w:rsidRPr="00AE7992">
        <w:rPr>
          <w:rFonts w:ascii="Times New Roman" w:hAnsi="Times New Roman" w:cs="Times New Roman"/>
          <w:sz w:val="24"/>
          <w:szCs w:val="24"/>
          <w:highlight w:val="lightGray"/>
        </w:rPr>
        <w:t>ore</w:t>
      </w:r>
      <w:r w:rsidRPr="00AE7992">
        <w:rPr>
          <w:rFonts w:ascii="Times New Roman" w:hAnsi="Times New Roman" w:cs="Times New Roman"/>
          <w:sz w:val="24"/>
          <w:szCs w:val="24"/>
          <w:highlight w:val="lightGray"/>
        </w:rPr>
        <w:t>over</w:t>
      </w:r>
      <w:r w:rsidR="0073716A" w:rsidRPr="00AE7992">
        <w:rPr>
          <w:rFonts w:ascii="Times New Roman" w:hAnsi="Times New Roman" w:cs="Times New Roman"/>
          <w:sz w:val="24"/>
          <w:szCs w:val="24"/>
          <w:highlight w:val="lightGray"/>
        </w:rPr>
        <w:t xml:space="preserve">, selected samples involve </w:t>
      </w:r>
      <w:r w:rsidR="0073716A" w:rsidRPr="00FB095B">
        <w:rPr>
          <w:rFonts w:ascii="Times New Roman" w:hAnsi="Times New Roman" w:cs="Times New Roman"/>
          <w:sz w:val="24"/>
          <w:szCs w:val="24"/>
          <w:highlight w:val="yellow"/>
        </w:rPr>
        <w:t>different roles</w:t>
      </w:r>
      <w:r w:rsidR="00127767">
        <w:rPr>
          <w:rFonts w:ascii="Times New Roman" w:hAnsi="Times New Roman" w:cs="Times New Roman"/>
          <w:sz w:val="24"/>
          <w:szCs w:val="24"/>
          <w:highlight w:val="yellow"/>
        </w:rPr>
        <w:t xml:space="preserve"> of participants</w:t>
      </w:r>
      <w:r w:rsidR="0073716A" w:rsidRPr="00FB095B">
        <w:rPr>
          <w:rFonts w:ascii="Times New Roman" w:hAnsi="Times New Roman" w:cs="Times New Roman"/>
          <w:sz w:val="24"/>
          <w:szCs w:val="24"/>
          <w:highlight w:val="yellow"/>
        </w:rPr>
        <w:t xml:space="preserve"> during Covid-19 (e.g., patients, health care providers, students, veterans, and general populations). </w:t>
      </w:r>
      <w:r w:rsidR="00FF277B">
        <w:rPr>
          <w:rFonts w:ascii="Times New Roman" w:hAnsi="Times New Roman" w:cs="Times New Roman"/>
          <w:sz w:val="24"/>
          <w:szCs w:val="24"/>
          <w:highlight w:val="yellow"/>
        </w:rPr>
        <w:t>This implies that the overall sample have</w:t>
      </w:r>
      <w:r w:rsidR="00127767">
        <w:rPr>
          <w:rFonts w:ascii="Times New Roman" w:hAnsi="Times New Roman" w:cs="Times New Roman"/>
          <w:sz w:val="24"/>
          <w:szCs w:val="24"/>
          <w:highlight w:val="yellow"/>
        </w:rPr>
        <w:t xml:space="preserve"> exposed to different degree of risk and included</w:t>
      </w:r>
      <w:r w:rsidR="00C3076B">
        <w:rPr>
          <w:rFonts w:ascii="Times New Roman" w:hAnsi="Times New Roman" w:cs="Times New Roman"/>
          <w:sz w:val="24"/>
          <w:szCs w:val="24"/>
          <w:highlight w:val="yellow"/>
        </w:rPr>
        <w:t xml:space="preserve"> </w:t>
      </w:r>
      <w:r w:rsidR="00FF277B">
        <w:rPr>
          <w:rFonts w:ascii="Times New Roman" w:hAnsi="Times New Roman" w:cs="Times New Roman"/>
          <w:sz w:val="24"/>
          <w:szCs w:val="24"/>
          <w:highlight w:val="yellow"/>
        </w:rPr>
        <w:t xml:space="preserve">t </w:t>
      </w:r>
      <w:r w:rsidR="00C3076B">
        <w:rPr>
          <w:rFonts w:ascii="Times New Roman" w:hAnsi="Times New Roman" w:cs="Times New Roman"/>
          <w:sz w:val="24"/>
          <w:szCs w:val="24"/>
          <w:highlight w:val="yellow"/>
        </w:rPr>
        <w:t xml:space="preserve">diverse conditions, ranging from </w:t>
      </w:r>
      <w:r w:rsidR="00FF277B">
        <w:rPr>
          <w:rFonts w:ascii="Times New Roman" w:hAnsi="Times New Roman" w:cs="Times New Roman"/>
          <w:sz w:val="24"/>
          <w:szCs w:val="24"/>
          <w:highlight w:val="yellow"/>
        </w:rPr>
        <w:t xml:space="preserve">very sick </w:t>
      </w:r>
      <w:r w:rsidR="00C3076B">
        <w:rPr>
          <w:rFonts w:ascii="Times New Roman" w:hAnsi="Times New Roman" w:cs="Times New Roman"/>
          <w:sz w:val="24"/>
          <w:szCs w:val="24"/>
          <w:highlight w:val="yellow"/>
        </w:rPr>
        <w:t>to</w:t>
      </w:r>
      <w:r w:rsidR="00FF277B">
        <w:rPr>
          <w:rFonts w:ascii="Times New Roman" w:hAnsi="Times New Roman" w:cs="Times New Roman"/>
          <w:sz w:val="24"/>
          <w:szCs w:val="24"/>
          <w:highlight w:val="yellow"/>
        </w:rPr>
        <w:t xml:space="preserve"> very healthy</w:t>
      </w:r>
      <w:r w:rsidR="00C3076B">
        <w:rPr>
          <w:rFonts w:ascii="Times New Roman" w:hAnsi="Times New Roman" w:cs="Times New Roman"/>
          <w:sz w:val="24"/>
          <w:szCs w:val="24"/>
          <w:highlight w:val="yellow"/>
        </w:rPr>
        <w:t>,</w:t>
      </w:r>
      <w:r w:rsidR="00FF277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while</w:t>
      </w:r>
      <w:r w:rsidR="00FF277B">
        <w:rPr>
          <w:rFonts w:ascii="Times New Roman" w:hAnsi="Times New Roman" w:cs="Times New Roman"/>
          <w:sz w:val="24"/>
          <w:szCs w:val="24"/>
          <w:highlight w:val="yellow"/>
        </w:rPr>
        <w:t xml:space="preserve"> fac</w:t>
      </w:r>
      <w:r w:rsidR="00C3076B">
        <w:rPr>
          <w:rFonts w:ascii="Times New Roman" w:hAnsi="Times New Roman" w:cs="Times New Roman"/>
          <w:sz w:val="24"/>
          <w:szCs w:val="24"/>
          <w:highlight w:val="yellow"/>
        </w:rPr>
        <w:t>ing</w:t>
      </w:r>
      <w:r w:rsidR="00FF277B">
        <w:rPr>
          <w:rFonts w:ascii="Times New Roman" w:hAnsi="Times New Roman" w:cs="Times New Roman"/>
          <w:sz w:val="24"/>
          <w:szCs w:val="24"/>
          <w:highlight w:val="yellow"/>
        </w:rPr>
        <w:t xml:space="preserve"> the same crisis</w:t>
      </w:r>
      <w:r w:rsidR="00C3076B" w:rsidRPr="00C3076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of Covid-19</w:t>
      </w:r>
      <w:r w:rsidR="00FF277B">
        <w:rPr>
          <w:rFonts w:ascii="Times New Roman" w:hAnsi="Times New Roman" w:cs="Times New Roman"/>
          <w:sz w:val="24"/>
          <w:szCs w:val="24"/>
          <w:highlight w:val="yellow"/>
        </w:rPr>
        <w:t xml:space="preserve">.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 xml:space="preserve">ity </w:t>
      </w:r>
      <w:r w:rsidR="0043424D" w:rsidRPr="00AE7992">
        <w:rPr>
          <w:rFonts w:ascii="Times New Roman" w:hAnsi="Times New Roman"/>
          <w:sz w:val="24"/>
          <w:szCs w:val="24"/>
          <w:highlight w:val="lightGray"/>
        </w:rPr>
        <w:t>shown</w:t>
      </w:r>
      <w:r w:rsidR="0043424D">
        <w:rPr>
          <w:rFonts w:ascii="Times New Roman" w:hAnsi="Times New Roman"/>
          <w:sz w:val="24"/>
          <w:szCs w:val="24"/>
          <w:highlight w:val="yellow"/>
        </w:rPr>
        <w:t xml:space="preserve"> </w:t>
      </w:r>
      <w:r w:rsidR="00B6203B">
        <w:rPr>
          <w:rFonts w:ascii="Times New Roman" w:hAnsi="Times New Roman"/>
          <w:sz w:val="24"/>
          <w:szCs w:val="24"/>
          <w:highlight w:val="yellow"/>
        </w:rPr>
        <w:t>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bookmarkStart w:id="7" w:name="_Hlk178520193"/>
      <w:r w:rsidR="0043424D" w:rsidRPr="00AE7992">
        <w:rPr>
          <w:rFonts w:ascii="Times New Roman" w:hAnsi="Times New Roman"/>
          <w:sz w:val="24"/>
          <w:szCs w:val="24"/>
          <w:highlight w:val="lightGray"/>
        </w:rPr>
        <w:t>Admittedly</w:t>
      </w:r>
      <w:r w:rsidR="00723C56" w:rsidRPr="00AE7992">
        <w:rPr>
          <w:rFonts w:ascii="Times New Roman" w:hAnsi="Times New Roman"/>
          <w:sz w:val="24"/>
          <w:szCs w:val="24"/>
          <w:highlight w:val="lightGray"/>
        </w:rPr>
        <w:t>,</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43424D">
        <w:rPr>
          <w:rFonts w:ascii="Times New Roman" w:hAnsi="Times New Roman"/>
          <w:sz w:val="24"/>
          <w:szCs w:val="24"/>
        </w:rPr>
        <w:t xml:space="preserve"> </w:t>
      </w:r>
      <w:r w:rsidR="0043424D" w:rsidRPr="00AE7992">
        <w:rPr>
          <w:rFonts w:ascii="Times New Roman" w:hAnsi="Times New Roman"/>
          <w:sz w:val="24"/>
          <w:szCs w:val="24"/>
          <w:highlight w:val="lightGray"/>
        </w:rPr>
        <w:t>(data not shown)</w:t>
      </w:r>
      <w:r w:rsidR="00242FDC" w:rsidRPr="00AE7992">
        <w:rPr>
          <w:rFonts w:ascii="Times New Roman" w:hAnsi="Times New Roman"/>
          <w:sz w:val="24"/>
          <w:szCs w:val="24"/>
          <w:highlight w:val="lightGray"/>
        </w:rPr>
        <w:t>, which</w:t>
      </w:r>
      <w:r w:rsidR="006C4B92">
        <w:rPr>
          <w:rFonts w:ascii="Times New Roman" w:hAnsi="Times New Roman"/>
          <w:sz w:val="24"/>
          <w:szCs w:val="24"/>
          <w:highlight w:val="lightGray"/>
        </w:rPr>
        <w:t xml:space="preserve"> </w:t>
      </w:r>
      <w:r w:rsidR="006C4B92" w:rsidRPr="006C4B92">
        <w:rPr>
          <w:rFonts w:ascii="Times New Roman" w:hAnsi="Times New Roman"/>
          <w:sz w:val="24"/>
          <w:szCs w:val="24"/>
          <w:highlight w:val="lightGray"/>
        </w:rPr>
        <w:t>suggests</w:t>
      </w:r>
      <w:r w:rsidR="00242FDC" w:rsidRPr="00AE7992">
        <w:rPr>
          <w:rFonts w:ascii="Times New Roman" w:hAnsi="Times New Roman"/>
          <w:sz w:val="24"/>
          <w:szCs w:val="24"/>
          <w:highlight w:val="lightGray"/>
        </w:rPr>
        <w:t xml:space="preserve"> the need for further investigation on </w:t>
      </w:r>
      <w:bookmarkEnd w:id="7"/>
      <w:r w:rsidR="006C4B92" w:rsidRPr="00AE7992">
        <w:rPr>
          <w:rFonts w:ascii="Times New Roman" w:hAnsi="Times New Roman"/>
          <w:sz w:val="24"/>
          <w:szCs w:val="24"/>
          <w:highlight w:val="lightGray"/>
        </w:rPr>
        <w:t>the moderation of undetected factors</w:t>
      </w:r>
      <w:r w:rsidR="00D8301B" w:rsidRPr="00AE7992">
        <w:rPr>
          <w:rFonts w:ascii="Times New Roman" w:hAnsi="Times New Roman"/>
          <w:sz w:val="24"/>
          <w:szCs w:val="24"/>
          <w:highlight w:val="lightGray"/>
        </w:rPr>
        <w:t>.</w:t>
      </w:r>
      <w:r w:rsidR="00377D38" w:rsidRPr="007B2628">
        <w:rPr>
          <w:rFonts w:ascii="Times New Roman" w:hAnsi="Times New Roman" w:cs="Times New Roman"/>
          <w:sz w:val="24"/>
          <w:szCs w:val="24"/>
        </w:rPr>
        <w:t xml:space="preserve"> </w:t>
      </w:r>
    </w:p>
    <w:p w14:paraId="6FE95955" w14:textId="5B19EA1F" w:rsidR="00F6578E" w:rsidRPr="00AE7992" w:rsidRDefault="00AA7F93" w:rsidP="00377D38">
      <w:pPr>
        <w:spacing w:after="0" w:line="480" w:lineRule="auto"/>
        <w:ind w:firstLine="720"/>
        <w:rPr>
          <w:rFonts w:ascii="Times New Roman" w:hAnsi="Times New Roman" w:cs="Times New Roman"/>
          <w:sz w:val="24"/>
          <w:szCs w:val="24"/>
          <w:highlight w:val="lightGray"/>
        </w:rPr>
      </w:pPr>
      <w:r w:rsidRPr="00AE7992">
        <w:rPr>
          <w:rFonts w:ascii="Times New Roman" w:hAnsi="Times New Roman" w:cs="Times New Roman"/>
          <w:sz w:val="24"/>
          <w:szCs w:val="24"/>
          <w:highlight w:val="lightGray"/>
        </w:rPr>
        <w:t>Specifically</w:t>
      </w:r>
      <w:r w:rsidR="00835B50" w:rsidRPr="00AE7992">
        <w:rPr>
          <w:rFonts w:ascii="Times New Roman" w:hAnsi="Times New Roman" w:cs="Times New Roman"/>
          <w:sz w:val="24"/>
          <w:szCs w:val="24"/>
          <w:highlight w:val="lightGray"/>
        </w:rPr>
        <w:t>,</w:t>
      </w:r>
      <w:r w:rsidR="00835B50" w:rsidRPr="007B2628">
        <w:rPr>
          <w:rFonts w:ascii="Times New Roman" w:hAnsi="Times New Roman" w:cs="Times New Roman"/>
          <w:sz w:val="24"/>
          <w:szCs w:val="24"/>
        </w:rPr>
        <w:t xml:space="preserve">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w:t>
      </w:r>
      <w:r w:rsidR="00F6578E" w:rsidRPr="00AE7992">
        <w:rPr>
          <w:rFonts w:ascii="Times New Roman" w:hAnsi="Times New Roman" w:cs="Times New Roman"/>
          <w:sz w:val="24"/>
          <w:szCs w:val="24"/>
          <w:highlight w:val="lightGray"/>
        </w:rPr>
        <w:t>factors</w:t>
      </w:r>
      <w:r w:rsidR="004F71FE" w:rsidRPr="00AE7992">
        <w:rPr>
          <w:rFonts w:ascii="Times New Roman" w:hAnsi="Times New Roman" w:cs="Times New Roman"/>
          <w:sz w:val="24"/>
          <w:szCs w:val="24"/>
          <w:highlight w:val="lightGray"/>
        </w:rPr>
        <w:t xml:space="preserve"> such as posttraumatic stress disorders (PTSD),</w:t>
      </w:r>
      <w:r w:rsidR="00F6578E" w:rsidRPr="75B9AA42">
        <w:rPr>
          <w:rFonts w:ascii="Times New Roman" w:hAnsi="Times New Roman" w:cs="Times New Roman"/>
          <w:sz w:val="24"/>
          <w:szCs w:val="24"/>
        </w:rPr>
        <w:t xml:space="preserve"> </w:t>
      </w:r>
      <w:r w:rsidR="00705FCA" w:rsidRPr="007B2628">
        <w:rPr>
          <w:rFonts w:ascii="Times New Roman" w:hAnsi="Times New Roman" w:cs="Times New Roman"/>
          <w:sz w:val="24"/>
          <w:szCs w:val="24"/>
          <w:highlight w:val="yellow"/>
        </w:rPr>
        <w:t xml:space="preserve">except coping. </w:t>
      </w:r>
      <w:r w:rsidR="00F6578E" w:rsidRPr="00AE7992">
        <w:rPr>
          <w:rFonts w:ascii="Times New Roman" w:hAnsi="Times New Roman" w:cs="Times New Roman"/>
          <w:sz w:val="24"/>
          <w:szCs w:val="24"/>
          <w:highlight w:val="lightGray"/>
        </w:rPr>
        <w:t>This result</w:t>
      </w:r>
      <w:r w:rsidR="00F6578E" w:rsidRPr="75B9AA42">
        <w:rPr>
          <w:rFonts w:ascii="Times New Roman" w:hAnsi="Times New Roman" w:cs="Times New Roman"/>
          <w:sz w:val="24"/>
          <w:szCs w:val="24"/>
        </w:rPr>
        <w:t xml:space="preserve"> suggests that more concise analysis should be done to identify these relationships across diverse populations or roles during the pandemic to facilitate better intervention and prevention in the future. </w:t>
      </w:r>
      <w:r w:rsidR="00F6578E" w:rsidRPr="00AE7992">
        <w:rPr>
          <w:rFonts w:ascii="Times New Roman" w:hAnsi="Times New Roman" w:cs="Times New Roman"/>
          <w:sz w:val="24"/>
          <w:szCs w:val="24"/>
          <w:lang w:val="da-DK"/>
        </w:rPr>
        <w:t xml:space="preserve">Twenty-two of the selected studies demonstrated the mental health damage of Covid 19 in this analysis (Adjorlolo et al., 2022; Arnout &amp; Al‐Sufyani, 2021; Barnicot et al, 2023; Castiglioni et. al, 2023; Chasson et al., 2022; Chen &amp; Tang, 2021; Chen et al., 2020; Das et al., 2023; El-Khoury Malhame et al., 2023; Kalaitzaki et al., 2022; Lan et al, 2023; Lau et al., 2021; Lewis et al. </w:t>
      </w:r>
      <w:r w:rsidR="00F6578E" w:rsidRPr="00AE7992">
        <w:rPr>
          <w:rFonts w:ascii="Times New Roman" w:hAnsi="Times New Roman" w:cs="Times New Roman"/>
          <w:sz w:val="24"/>
          <w:szCs w:val="24"/>
          <w:lang w:val="da-DK"/>
        </w:rPr>
        <w:lastRenderedPageBreak/>
        <w:t>,2022; Mo ,2022; Morales et al, 2023; Tu et al., 2023; Ulset &amp; Soest ,2022; Vazquez et al., 2021; Wang et. al, 2023; Willey et al., 2022; Zhang et al., 2021; Zhou et al., 2020).</w:t>
      </w:r>
      <w:r w:rsidR="00F6578E" w:rsidRPr="00AE7992">
        <w:rPr>
          <w:rFonts w:ascii="Times New Roman" w:hAnsi="Times New Roman" w:cs="Times New Roman"/>
          <w:sz w:val="24"/>
          <w:szCs w:val="24"/>
          <w:vertAlign w:val="superscript"/>
          <w:lang w:val="da-DK"/>
        </w:rPr>
        <w:t xml:space="preserve"> </w:t>
      </w:r>
      <w:r w:rsidR="00F6578E" w:rsidRPr="75B9AA42">
        <w:rPr>
          <w:rFonts w:ascii="Times New Roman" w:hAnsi="Times New Roman" w:cs="Times New Roman"/>
          <w:sz w:val="24"/>
          <w:szCs w:val="24"/>
        </w:rPr>
        <w:t xml:space="preserve">Observed PTG indicates the renewal of worldview, including restoration of meaning and purpose. Individuals high in growth could possess other unrevealed psychosocial strengths or traits, motivationally, behaviorally, </w:t>
      </w:r>
      <w:r w:rsidR="00F6578E" w:rsidRPr="00AE7992">
        <w:rPr>
          <w:rFonts w:ascii="Times New Roman" w:hAnsi="Times New Roman" w:cs="Times New Roman"/>
          <w:sz w:val="24"/>
          <w:szCs w:val="24"/>
          <w:highlight w:val="lightGray"/>
        </w:rPr>
        <w:t>and affectively.</w:t>
      </w:r>
      <w:r w:rsidR="00F6578E" w:rsidRPr="75B9AA42">
        <w:rPr>
          <w:rFonts w:ascii="Times New Roman" w:hAnsi="Times New Roman" w:cs="Times New Roman"/>
          <w:sz w:val="24"/>
          <w:szCs w:val="24"/>
        </w:rPr>
        <w:t xml:space="preserve"> </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AE7992">
        <w:rPr>
          <w:rFonts w:ascii="Times New Roman" w:hAnsi="Times New Roman" w:cs="Times New Roman"/>
          <w:b/>
          <w:bCs/>
          <w:sz w:val="24"/>
          <w:szCs w:val="24"/>
          <w:highlight w:val="lightGray"/>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future.</w:t>
      </w:r>
      <w:r w:rsidR="00F6578E" w:rsidRPr="00BF2773">
        <w:rPr>
          <w:rFonts w:ascii="Times New Roman" w:hAnsi="Times New Roman" w:cs="Times New Roman"/>
          <w:sz w:val="24"/>
          <w:szCs w:val="24"/>
        </w:rPr>
        <w:t>Most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 xml:space="preserve">A pioneer work in the genomic area found a relation of PTG to the gene-environment (GxE) interaction study using a New Orleans sample of low-income non-Hispanic Black </w:t>
      </w:r>
      <w:r w:rsidRPr="00BF2773">
        <w:rPr>
          <w:rFonts w:ascii="Times New Roman" w:hAnsi="Times New Roman" w:cs="Times New Roman"/>
          <w:sz w:val="24"/>
          <w:szCs w:val="24"/>
        </w:rPr>
        <w:lastRenderedPageBreak/>
        <w:t xml:space="preserve">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GxE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w:t>
      </w:r>
      <w:r w:rsidR="001A2308" w:rsidRPr="005558B6">
        <w:rPr>
          <w:rFonts w:ascii="Times New Roman" w:hAnsi="Times New Roman" w:cs="Times New Roman"/>
          <w:sz w:val="24"/>
          <w:szCs w:val="24"/>
          <w:highlight w:val="yellow"/>
        </w:rPr>
        <w:lastRenderedPageBreak/>
        <w:t>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 xml:space="preserve">(Kalaitzaki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E693A8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w:t>
      </w:r>
      <w:r w:rsidRPr="00AE7992">
        <w:rPr>
          <w:rFonts w:ascii="Times New Roman" w:hAnsi="Times New Roman" w:cs="Times New Roman"/>
          <w:sz w:val="24"/>
          <w:szCs w:val="24"/>
          <w:highlight w:val="lightGray"/>
        </w:rPr>
        <w:t xml:space="preserve">threat globally.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hould also address important medical questions (e.g., What could be behavioral and salutogenic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 xml:space="preserve">Finally, trauma psychologists may help distressed clients under the pandemic related existential threat to prioritize their goals and strategies with openness to positive changes and other </w:t>
      </w:r>
      <w:r w:rsidR="003D3FE1" w:rsidRPr="00AE7992">
        <w:rPr>
          <w:rFonts w:ascii="Times New Roman" w:hAnsi="Times New Roman" w:cs="Times New Roman"/>
          <w:sz w:val="24"/>
          <w:szCs w:val="24"/>
          <w:highlight w:val="lightGray"/>
        </w:rPr>
        <w:t>potential</w:t>
      </w:r>
      <w:r w:rsidR="007A573D" w:rsidRPr="00AE7992">
        <w:rPr>
          <w:rFonts w:ascii="Times New Roman" w:hAnsi="Times New Roman" w:cs="Times New Roman"/>
          <w:sz w:val="24"/>
          <w:szCs w:val="24"/>
          <w:highlight w:val="lightGray"/>
        </w:rPr>
        <w:t>s</w:t>
      </w:r>
      <w:r w:rsidR="00B97083" w:rsidRPr="00AE7992">
        <w:rPr>
          <w:rFonts w:ascii="Times New Roman" w:hAnsi="Times New Roman" w:cs="Times New Roman"/>
          <w:sz w:val="24"/>
          <w:szCs w:val="24"/>
          <w:highlight w:val="lightGray"/>
        </w:rPr>
        <w:t>.</w:t>
      </w:r>
      <w:r w:rsidR="00B97083">
        <w:rPr>
          <w:rFonts w:ascii="Times New Roman" w:hAnsi="Times New Roman" w:cs="Times New Roman"/>
          <w:sz w:val="24"/>
          <w:szCs w:val="24"/>
        </w:rPr>
        <w:t xml:space="preserve"> </w:t>
      </w:r>
    </w:p>
    <w:p w14:paraId="759B18EB" w14:textId="77777777" w:rsidR="006C3A9C" w:rsidRDefault="006C3A9C">
      <w:pPr>
        <w:suppressAutoHyphens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26A8F9AA" w14:textId="2780070C"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lastRenderedPageBreak/>
        <w:t>Reference</w:t>
      </w:r>
    </w:p>
    <w:p w14:paraId="5E6192C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eastAsia="Times New Roman" w:hAnsi="Times New Roman" w:cs="Times New Roman"/>
          <w:sz w:val="24"/>
          <w:szCs w:val="24"/>
        </w:rPr>
        <w:fldChar w:fldCharType="begin"/>
      </w:r>
      <w:r w:rsidRPr="53271ED0">
        <w:rPr>
          <w:rFonts w:ascii="Times New Roman" w:eastAsia="Times New Roman" w:hAnsi="Times New Roman" w:cs="Times New Roman"/>
          <w:sz w:val="24"/>
          <w:szCs w:val="24"/>
        </w:rPr>
        <w:instrText xml:space="preserve">https://doi.org/10.1007/s10865-012-9412-6" </w:instrText>
      </w:r>
      <w:r w:rsidRPr="53271ED0">
        <w:rPr>
          <w:rFonts w:ascii="Times New Roman" w:eastAsia="Times New Roman" w:hAnsi="Times New Roman" w:cs="Times New Roman"/>
          <w:sz w:val="24"/>
          <w:szCs w:val="24"/>
        </w:rPr>
        <w:fldChar w:fldCharType="end"/>
      </w:r>
      <w:r w:rsidRPr="53271ED0">
        <w:rPr>
          <w:rFonts w:ascii="Times New Roman" w:eastAsia="Times New Roman" w:hAnsi="Times New Roman" w:cs="Times New Roman"/>
          <w:sz w:val="24"/>
          <w:szCs w:val="24"/>
        </w:rPr>
        <w:fldChar w:fldCharType="begin"/>
      </w:r>
      <w:r w:rsidRPr="53271ED0">
        <w:rPr>
          <w:rFonts w:ascii="Times New Roman" w:eastAsia="Times New Roman" w:hAnsi="Times New Roman" w:cs="Times New Roman"/>
          <w:sz w:val="24"/>
          <w:szCs w:val="24"/>
        </w:rPr>
        <w:instrText>https://doi.org/10.1002/pa.2659" \h</w:instrText>
      </w:r>
      <w:r w:rsidRPr="53271ED0">
        <w:rPr>
          <w:rFonts w:ascii="Times New Roman" w:eastAsia="Times New Roman" w:hAnsi="Times New Roman" w:cs="Times New Roman"/>
          <w:sz w:val="24"/>
          <w:szCs w:val="24"/>
        </w:rPr>
        <w:fldChar w:fldCharType="end"/>
      </w:r>
      <w:r w:rsidRPr="53271ED0">
        <w:rPr>
          <w:rFonts w:ascii="Times New Roman" w:hAnsi="Times New Roman" w:cs="Times New Roman"/>
          <w:sz w:val="24"/>
          <w:szCs w:val="24"/>
        </w:rPr>
        <w:t xml:space="preserve">Adjorlolo, S., Adjorlolo, P., Andoh-Arthur, J, et al. (2022). Post-traumatic growth and resilience among hospitalized Covid-19 survivors: A gendered analysis. </w:t>
      </w:r>
      <w:r w:rsidRPr="00E87E00">
        <w:rPr>
          <w:rFonts w:ascii="Times New Roman" w:hAnsi="Times New Roman" w:cs="Times New Roman"/>
          <w:i/>
          <w:iCs/>
          <w:sz w:val="24"/>
          <w:szCs w:val="24"/>
        </w:rPr>
        <w:t>International Journal of Environmental Research and Public Health, 19</w:t>
      </w:r>
      <w:r w:rsidRPr="53271ED0">
        <w:rPr>
          <w:rFonts w:ascii="Times New Roman" w:hAnsi="Times New Roman" w:cs="Times New Roman"/>
          <w:sz w:val="24"/>
          <w:szCs w:val="24"/>
        </w:rPr>
        <w:t xml:space="preserve">(16), 10014. </w:t>
      </w:r>
      <w:hyperlink r:id="rId22">
        <w:r w:rsidRPr="53271ED0">
          <w:rPr>
            <w:rFonts w:ascii="Times New Roman" w:hAnsi="Times New Roman" w:cs="Times New Roman"/>
            <w:b/>
            <w:bCs/>
            <w:sz w:val="24"/>
            <w:szCs w:val="24"/>
          </w:rPr>
          <w:t>https://doi.org/10.3390/ijerph191610014</w:t>
        </w:r>
      </w:hyperlink>
    </w:p>
    <w:p w14:paraId="6048CB6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Aggar, C., Samios, C., Penman, O, et al. (2022). The impact of COVID-19 pandemic-related stress experienced by Australian nurses.</w:t>
      </w:r>
      <w:r w:rsidRPr="00E87E00">
        <w:rPr>
          <w:rFonts w:ascii="Times New Roman" w:hAnsi="Times New Roman" w:cs="Times New Roman"/>
          <w:i/>
          <w:iCs/>
          <w:sz w:val="24"/>
          <w:szCs w:val="24"/>
          <w:highlight w:val="yellow"/>
        </w:rPr>
        <w:t xml:space="preserve"> International journal of mental health nursing, 31</w:t>
      </w:r>
      <w:r w:rsidRPr="53271ED0">
        <w:rPr>
          <w:rFonts w:ascii="Times New Roman" w:hAnsi="Times New Roman" w:cs="Times New Roman"/>
          <w:sz w:val="24"/>
          <w:szCs w:val="24"/>
          <w:highlight w:val="yellow"/>
        </w:rPr>
        <w:t xml:space="preserve">(1), 91–103. </w:t>
      </w:r>
      <w:hyperlink r:id="rId23">
        <w:r w:rsidRPr="53271ED0">
          <w:rPr>
            <w:rFonts w:ascii="Times New Roman" w:hAnsi="Times New Roman" w:cs="Times New Roman"/>
            <w:b/>
            <w:bCs/>
            <w:sz w:val="24"/>
            <w:szCs w:val="24"/>
          </w:rPr>
          <w:t>https://doi.org/10.1111/inm.12938</w:t>
        </w:r>
      </w:hyperlink>
      <w:r w:rsidRPr="53271ED0">
        <w:rPr>
          <w:rFonts w:ascii="Times New Roman" w:hAnsi="Times New Roman" w:cs="Times New Roman"/>
          <w:sz w:val="24"/>
          <w:szCs w:val="24"/>
        </w:rPr>
        <w:t xml:space="preserve"> </w:t>
      </w:r>
    </w:p>
    <w:p w14:paraId="63B0634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it-IT"/>
        </w:rPr>
        <w:t xml:space="preserve">Ai, A. L., Hall, D., Pargament, et al. </w:t>
      </w:r>
      <w:r w:rsidRPr="53271ED0">
        <w:rPr>
          <w:rFonts w:ascii="Times New Roman" w:hAnsi="Times New Roman" w:cs="Times New Roman"/>
          <w:sz w:val="24"/>
          <w:szCs w:val="24"/>
        </w:rPr>
        <w:t xml:space="preserve">(2013). Posttraumatic growth in patients who survived cardiac surgery: the predictive and mediating roles of faith-based factors. </w:t>
      </w:r>
      <w:r w:rsidRPr="00E87E00">
        <w:rPr>
          <w:rFonts w:ascii="Times New Roman" w:hAnsi="Times New Roman" w:cs="Times New Roman"/>
          <w:i/>
          <w:iCs/>
          <w:sz w:val="24"/>
          <w:szCs w:val="24"/>
        </w:rPr>
        <w:t>Journal of behavioral medicine, 36</w:t>
      </w:r>
      <w:r w:rsidRPr="53271ED0">
        <w:rPr>
          <w:rFonts w:ascii="Times New Roman" w:hAnsi="Times New Roman" w:cs="Times New Roman"/>
          <w:sz w:val="24"/>
          <w:szCs w:val="24"/>
        </w:rPr>
        <w:t xml:space="preserve">(2), 186–198. </w:t>
      </w:r>
    </w:p>
    <w:p w14:paraId="00DE208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Ai, A. L., Raney, A., &amp; Huang, B. (2023). Well-being following Hurricane Michael: Complex pathways involving substance use and character strengths. </w:t>
      </w:r>
      <w:r w:rsidRPr="00E87E00">
        <w:rPr>
          <w:rFonts w:ascii="Times New Roman" w:hAnsi="Times New Roman" w:cs="Times New Roman"/>
          <w:i/>
          <w:iCs/>
          <w:sz w:val="24"/>
          <w:szCs w:val="24"/>
        </w:rPr>
        <w:t>Applied Research in Quality of Life, 18</w:t>
      </w:r>
      <w:r w:rsidRPr="53271ED0">
        <w:rPr>
          <w:rFonts w:ascii="Times New Roman" w:hAnsi="Times New Roman" w:cs="Times New Roman"/>
          <w:sz w:val="24"/>
          <w:szCs w:val="24"/>
        </w:rPr>
        <w:t xml:space="preserve">(1), 435-453. DOI: 10.1007/s11482-022-10083-7  </w:t>
      </w:r>
    </w:p>
    <w:p w14:paraId="649253D9" w14:textId="77777777" w:rsidR="006839F4" w:rsidRDefault="006839F4" w:rsidP="006839F4">
      <w:pPr>
        <w:pStyle w:val="ListParagraph"/>
        <w:spacing w:after="0" w:line="480" w:lineRule="auto"/>
        <w:ind w:left="0" w:firstLine="360"/>
        <w:rPr>
          <w:rFonts w:ascii="Times New Roman" w:hAnsi="Times New Roman" w:cs="Times New Roman"/>
          <w:b/>
          <w:bCs/>
          <w:sz w:val="24"/>
          <w:szCs w:val="24"/>
        </w:rPr>
      </w:pPr>
      <w:r w:rsidRPr="53271ED0">
        <w:rPr>
          <w:rFonts w:ascii="Times New Roman" w:hAnsi="Times New Roman" w:cs="Times New Roman"/>
          <w:sz w:val="24"/>
          <w:szCs w:val="24"/>
          <w:highlight w:val="yellow"/>
        </w:rPr>
        <w:t xml:space="preserve">Akdağ, S., Korkmaz, B., Tiftik, T, et al. (2023). Ruminative reminiscence predicts COVID-related stress symptoms while reflective reminiscence and social reminiscence predict post-COVID growth. </w:t>
      </w:r>
      <w:r w:rsidRPr="00E87E00">
        <w:rPr>
          <w:rFonts w:ascii="Times New Roman" w:hAnsi="Times New Roman" w:cs="Times New Roman"/>
          <w:i/>
          <w:iCs/>
          <w:sz w:val="24"/>
          <w:szCs w:val="24"/>
          <w:highlight w:val="yellow"/>
        </w:rPr>
        <w:t>Current psychology (New Brunswick, N.J.)</w:t>
      </w:r>
      <w:r w:rsidRPr="53271ED0">
        <w:rPr>
          <w:rFonts w:ascii="Times New Roman" w:hAnsi="Times New Roman" w:cs="Times New Roman"/>
          <w:sz w:val="24"/>
          <w:szCs w:val="24"/>
          <w:highlight w:val="yellow"/>
        </w:rPr>
        <w:t xml:space="preserve">, 1–15. Advance online publication. </w:t>
      </w:r>
      <w:hyperlink r:id="rId24">
        <w:r w:rsidRPr="53271ED0">
          <w:rPr>
            <w:rFonts w:ascii="Times New Roman" w:hAnsi="Times New Roman" w:cs="Times New Roman"/>
            <w:b/>
            <w:bCs/>
            <w:sz w:val="24"/>
            <w:szCs w:val="24"/>
          </w:rPr>
          <w:t>https://doi.org/10.1007/s12144-023-04750-7</w:t>
        </w:r>
      </w:hyperlink>
    </w:p>
    <w:p w14:paraId="5CA79B4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Arnout, B. A., &amp; Al‐Sufyani, H. H. (2021). Quantifying the impact of Covid‐19 on the individuals in the kingdom of Saudi Arabia: A cross‐sectional descriptive study of the posttraumatic growth.</w:t>
      </w:r>
      <w:r w:rsidRPr="00E87E00">
        <w:rPr>
          <w:rFonts w:ascii="Times New Roman" w:hAnsi="Times New Roman" w:cs="Times New Roman"/>
          <w:i/>
          <w:iCs/>
          <w:sz w:val="24"/>
          <w:szCs w:val="24"/>
        </w:rPr>
        <w:t xml:space="preserve"> Journal of Public Affairs, 21</w:t>
      </w:r>
      <w:r w:rsidRPr="53271ED0">
        <w:rPr>
          <w:rFonts w:ascii="Times New Roman" w:hAnsi="Times New Roman" w:cs="Times New Roman"/>
          <w:sz w:val="24"/>
          <w:szCs w:val="24"/>
        </w:rPr>
        <w:t xml:space="preserve">(4).  </w:t>
      </w:r>
    </w:p>
    <w:p w14:paraId="24FBCF6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Atay, N., Sahin-Bayindir, G., Buzlu, S, et al. (2023). The relationship between posttraumatic growth and psychological resilience of nurses working at the pandemic clinics. </w:t>
      </w:r>
      <w:r w:rsidRPr="00E87E00">
        <w:rPr>
          <w:rFonts w:ascii="Times New Roman" w:hAnsi="Times New Roman" w:cs="Times New Roman"/>
          <w:i/>
          <w:iCs/>
          <w:sz w:val="24"/>
          <w:szCs w:val="24"/>
          <w:highlight w:val="yellow"/>
        </w:rPr>
        <w:t>International journal of nursing knowledge, 34</w:t>
      </w:r>
      <w:r w:rsidRPr="53271ED0">
        <w:rPr>
          <w:rFonts w:ascii="Times New Roman" w:hAnsi="Times New Roman" w:cs="Times New Roman"/>
          <w:sz w:val="24"/>
          <w:szCs w:val="24"/>
          <w:highlight w:val="yellow"/>
        </w:rPr>
        <w:t xml:space="preserve">(3), 226–235. </w:t>
      </w:r>
      <w:hyperlink r:id="rId25">
        <w:r w:rsidRPr="53271ED0">
          <w:rPr>
            <w:rFonts w:ascii="Times New Roman" w:hAnsi="Times New Roman" w:cs="Times New Roman"/>
            <w:b/>
            <w:bCs/>
            <w:sz w:val="24"/>
            <w:szCs w:val="24"/>
          </w:rPr>
          <w:t>https://doi.org/10.1111/2047-3095.12397</w:t>
        </w:r>
      </w:hyperlink>
    </w:p>
    <w:p w14:paraId="6B4F69A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Azman, N., Nik Jaafar, N. R., Leong Bin Abdullah, M. F. I, et al. (2023). Stigma and posttraumatic growth among COVID-19 survivors during the first wave of the COVID-19 pandemic in Malaysia: a multicenter cross-sectional study. </w:t>
      </w:r>
      <w:r w:rsidRPr="00E87E00">
        <w:rPr>
          <w:rFonts w:ascii="Times New Roman" w:hAnsi="Times New Roman" w:cs="Times New Roman"/>
          <w:i/>
          <w:iCs/>
          <w:sz w:val="24"/>
          <w:szCs w:val="24"/>
          <w:highlight w:val="yellow"/>
        </w:rPr>
        <w:t>Frontiers in psychiatry, 14,</w:t>
      </w:r>
      <w:r w:rsidRPr="53271ED0">
        <w:rPr>
          <w:rFonts w:ascii="Times New Roman" w:hAnsi="Times New Roman" w:cs="Times New Roman"/>
          <w:sz w:val="24"/>
          <w:szCs w:val="24"/>
          <w:highlight w:val="yellow"/>
        </w:rPr>
        <w:t xml:space="preserve"> 1152105. </w:t>
      </w:r>
      <w:hyperlink r:id="rId26">
        <w:r w:rsidRPr="53271ED0">
          <w:rPr>
            <w:rFonts w:ascii="Times New Roman" w:hAnsi="Times New Roman" w:cs="Times New Roman"/>
            <w:b/>
            <w:bCs/>
            <w:sz w:val="24"/>
            <w:szCs w:val="24"/>
          </w:rPr>
          <w:t>https://doi.org/10.3389/fpsyt.2023.1152105</w:t>
        </w:r>
      </w:hyperlink>
    </w:p>
    <w:p w14:paraId="6094BBA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Bai, C., Ma, J., Bai, B, et al. (2023). How does strength use relate to posttraumatic growth in health care workers during the COVID-19 pandemic? The mediating role of self-efficacy and optimism.</w:t>
      </w:r>
      <w:r w:rsidRPr="00E87E00">
        <w:rPr>
          <w:rFonts w:ascii="Times New Roman" w:hAnsi="Times New Roman" w:cs="Times New Roman"/>
          <w:i/>
          <w:iCs/>
          <w:sz w:val="24"/>
          <w:szCs w:val="24"/>
        </w:rPr>
        <w:t xml:space="preserve"> Psychological trauma: theory, research, practice and policy,</w:t>
      </w:r>
      <w:r w:rsidRPr="53271ED0">
        <w:rPr>
          <w:rFonts w:ascii="Times New Roman" w:hAnsi="Times New Roman" w:cs="Times New Roman"/>
          <w:sz w:val="24"/>
          <w:szCs w:val="24"/>
        </w:rPr>
        <w:t xml:space="preserve"> 10.1037/tra0001626. </w:t>
      </w:r>
      <w:hyperlink r:id="rId27">
        <w:r w:rsidRPr="53271ED0">
          <w:rPr>
            <w:rFonts w:ascii="Times New Roman" w:hAnsi="Times New Roman" w:cs="Times New Roman"/>
            <w:b/>
            <w:bCs/>
            <w:sz w:val="24"/>
            <w:szCs w:val="24"/>
          </w:rPr>
          <w:t>https://doi.org/10.1037/tra0001626</w:t>
        </w:r>
      </w:hyperlink>
      <w:r w:rsidRPr="53271ED0">
        <w:rPr>
          <w:rFonts w:ascii="Times New Roman" w:hAnsi="Times New Roman" w:cs="Times New Roman"/>
          <w:sz w:val="24"/>
          <w:szCs w:val="24"/>
        </w:rPr>
        <w:t xml:space="preserve">   </w:t>
      </w:r>
    </w:p>
    <w:p w14:paraId="44EEDD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w:t>
      </w:r>
      <w:r w:rsidRPr="00E87E00">
        <w:rPr>
          <w:rFonts w:ascii="Times New Roman" w:hAnsi="Times New Roman" w:cs="Times New Roman"/>
          <w:i/>
          <w:iCs/>
          <w:sz w:val="24"/>
          <w:szCs w:val="24"/>
          <w:highlight w:val="yellow"/>
        </w:rPr>
        <w:t xml:space="preserve">International journal of mental health nursing, </w:t>
      </w:r>
      <w:r w:rsidRPr="53271ED0">
        <w:rPr>
          <w:rFonts w:ascii="Times New Roman" w:hAnsi="Times New Roman" w:cs="Times New Roman"/>
          <w:sz w:val="24"/>
          <w:szCs w:val="24"/>
          <w:highlight w:val="yellow"/>
        </w:rPr>
        <w:t xml:space="preserve">10.1111/inm.13293. Advance online publication. </w:t>
      </w:r>
      <w:hyperlink r:id="rId28">
        <w:r w:rsidRPr="53271ED0">
          <w:rPr>
            <w:rFonts w:ascii="Times New Roman" w:hAnsi="Times New Roman" w:cs="Times New Roman"/>
            <w:b/>
            <w:bCs/>
            <w:sz w:val="24"/>
            <w:szCs w:val="24"/>
          </w:rPr>
          <w:t>https://doi.org/10.1111/inm.13293</w:t>
        </w:r>
      </w:hyperlink>
    </w:p>
    <w:p w14:paraId="1AB3E1A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Barnicot, K., McCabe, R., Bogosian, A, et al. (2023). Predictors of post-traumatic growth in a sample of United Kingdom mental and community healthcare workers during the COVID-19 pandemic. </w:t>
      </w:r>
      <w:r w:rsidRPr="00E87E00">
        <w:rPr>
          <w:rFonts w:ascii="Times New Roman" w:hAnsi="Times New Roman" w:cs="Times New Roman"/>
          <w:i/>
          <w:iCs/>
          <w:sz w:val="24"/>
          <w:szCs w:val="24"/>
        </w:rPr>
        <w:t>International journal of environmental research and public health, 20</w:t>
      </w:r>
      <w:r w:rsidRPr="53271ED0">
        <w:rPr>
          <w:rFonts w:ascii="Times New Roman" w:hAnsi="Times New Roman" w:cs="Times New Roman"/>
          <w:sz w:val="24"/>
          <w:szCs w:val="24"/>
        </w:rPr>
        <w:t xml:space="preserve">(4), 3539. </w:t>
      </w:r>
      <w:hyperlink r:id="rId29">
        <w:r w:rsidRPr="53271ED0">
          <w:rPr>
            <w:rFonts w:ascii="Times New Roman" w:hAnsi="Times New Roman" w:cs="Times New Roman"/>
            <w:b/>
            <w:bCs/>
            <w:sz w:val="24"/>
            <w:szCs w:val="24"/>
          </w:rPr>
          <w:t>https://doi.org/10.3390/ijerph20043539</w:t>
        </w:r>
      </w:hyperlink>
      <w:r w:rsidRPr="53271ED0">
        <w:rPr>
          <w:rFonts w:ascii="Times New Roman" w:hAnsi="Times New Roman" w:cs="Times New Roman"/>
          <w:sz w:val="24"/>
          <w:szCs w:val="24"/>
        </w:rPr>
        <w:t xml:space="preserve"> </w:t>
      </w:r>
    </w:p>
    <w:p w14:paraId="01E3691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Bovero, A., Balzani, S., Tormen, G, et al. (2023). Factors associated with Post-Traumatic Growth during the COVID-19 Pandemic: A systematic review. </w:t>
      </w:r>
      <w:r w:rsidRPr="00E87E00">
        <w:rPr>
          <w:rFonts w:ascii="Times New Roman" w:hAnsi="Times New Roman" w:cs="Times New Roman"/>
          <w:i/>
          <w:iCs/>
          <w:sz w:val="24"/>
          <w:szCs w:val="24"/>
        </w:rPr>
        <w:t>Journal of clinical medicine, 13</w:t>
      </w:r>
      <w:r w:rsidRPr="53271ED0">
        <w:rPr>
          <w:rFonts w:ascii="Times New Roman" w:hAnsi="Times New Roman" w:cs="Times New Roman"/>
          <w:sz w:val="24"/>
          <w:szCs w:val="24"/>
        </w:rPr>
        <w:t xml:space="preserve">(1), 95. </w:t>
      </w:r>
      <w:hyperlink r:id="rId30">
        <w:r w:rsidRPr="53271ED0">
          <w:rPr>
            <w:rFonts w:ascii="Times New Roman" w:hAnsi="Times New Roman" w:cs="Times New Roman"/>
            <w:b/>
            <w:bCs/>
            <w:sz w:val="24"/>
            <w:szCs w:val="24"/>
          </w:rPr>
          <w:t>https://doi.org/10.3390/jcm13010095</w:t>
        </w:r>
      </w:hyperlink>
    </w:p>
    <w:p w14:paraId="0C43EA35" w14:textId="77777777" w:rsidR="006839F4" w:rsidRPr="001F46C0" w:rsidRDefault="006839F4" w:rsidP="006839F4">
      <w:pPr>
        <w:spacing w:after="0" w:line="480" w:lineRule="auto"/>
        <w:ind w:firstLine="360"/>
        <w:rPr>
          <w:rFonts w:ascii="Times New Roman" w:hAnsi="Times New Roman" w:cs="Times New Roman"/>
          <w:sz w:val="24"/>
          <w:szCs w:val="24"/>
        </w:rPr>
      </w:pPr>
      <w:r w:rsidRPr="00E87E00">
        <w:rPr>
          <w:rFonts w:ascii="Times New Roman" w:hAnsi="Times New Roman" w:cs="Times New Roman"/>
          <w:sz w:val="24"/>
          <w:szCs w:val="24"/>
          <w:lang w:val="it-IT"/>
        </w:rPr>
        <w:lastRenderedPageBreak/>
        <w:t xml:space="preserve">Calhoun, L. G., &amp; Tedeschi, R. G. (2006). </w:t>
      </w:r>
      <w:r w:rsidRPr="53271ED0">
        <w:rPr>
          <w:rFonts w:ascii="Times New Roman" w:hAnsi="Times New Roman" w:cs="Times New Roman"/>
          <w:sz w:val="24"/>
          <w:szCs w:val="24"/>
        </w:rPr>
        <w:t xml:space="preserve">The foundations of Posttraumatic Growth: An expanded framework. In L. G. Calhoun &amp; R. G. Tedeschi (Eds.), </w:t>
      </w:r>
      <w:r w:rsidRPr="00E87E00">
        <w:rPr>
          <w:rFonts w:ascii="Times New Roman" w:hAnsi="Times New Roman" w:cs="Times New Roman"/>
          <w:i/>
          <w:iCs/>
          <w:sz w:val="24"/>
          <w:szCs w:val="24"/>
        </w:rPr>
        <w:t>Handbook of posttraumatic growth: Research &amp; practice</w:t>
      </w:r>
      <w:r w:rsidRPr="53271ED0">
        <w:rPr>
          <w:rFonts w:ascii="Times New Roman" w:hAnsi="Times New Roman" w:cs="Times New Roman"/>
          <w:sz w:val="24"/>
          <w:szCs w:val="24"/>
        </w:rPr>
        <w:t>, 3–23. Lawrence Erlbaum Associates Publishers.</w:t>
      </w:r>
    </w:p>
    <w:p w14:paraId="247CABF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Cardinali, P., Olcese, M., Antichi, L, et al. (2024). Cumulative trauma and perceived community resilience: A serial mediation model. </w:t>
      </w:r>
      <w:r w:rsidRPr="00E87E00">
        <w:rPr>
          <w:rFonts w:ascii="Times New Roman" w:hAnsi="Times New Roman" w:cs="Times New Roman"/>
          <w:i/>
          <w:iCs/>
          <w:sz w:val="24"/>
          <w:szCs w:val="24"/>
          <w:highlight w:val="yellow"/>
        </w:rPr>
        <w:t>Journal of community psychology, 52</w:t>
      </w:r>
      <w:r w:rsidRPr="53271ED0">
        <w:rPr>
          <w:rFonts w:ascii="Times New Roman" w:hAnsi="Times New Roman" w:cs="Times New Roman"/>
          <w:sz w:val="24"/>
          <w:szCs w:val="24"/>
          <w:highlight w:val="yellow"/>
        </w:rPr>
        <w:t xml:space="preserve">(1), 276–288. </w:t>
      </w:r>
      <w:hyperlink r:id="rId31">
        <w:r w:rsidRPr="53271ED0">
          <w:rPr>
            <w:rFonts w:ascii="Times New Roman" w:hAnsi="Times New Roman" w:cs="Times New Roman"/>
            <w:b/>
            <w:bCs/>
            <w:sz w:val="24"/>
            <w:szCs w:val="24"/>
          </w:rPr>
          <w:t>https://doi.org/10.1002/jcop.23097</w:t>
        </w:r>
      </w:hyperlink>
    </w:p>
    <w:p w14:paraId="5DDE738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Carola, V., Vincenzo, C., Morale, C, et al. (2022). Psychological health in intensive care unit health care workers after the COVID-19 pandemic.</w:t>
      </w:r>
      <w:r w:rsidRPr="00E87E00">
        <w:rPr>
          <w:rFonts w:ascii="Times New Roman" w:hAnsi="Times New Roman" w:cs="Times New Roman"/>
          <w:i/>
          <w:iCs/>
          <w:sz w:val="24"/>
          <w:szCs w:val="24"/>
          <w:highlight w:val="yellow"/>
        </w:rPr>
        <w:t xml:space="preserve"> Healthcare (Basel, Switzerland), 10</w:t>
      </w:r>
      <w:r w:rsidRPr="53271ED0">
        <w:rPr>
          <w:rFonts w:ascii="Times New Roman" w:hAnsi="Times New Roman" w:cs="Times New Roman"/>
          <w:sz w:val="24"/>
          <w:szCs w:val="24"/>
          <w:highlight w:val="yellow"/>
        </w:rPr>
        <w:t xml:space="preserve">(11), 2201. </w:t>
      </w:r>
      <w:hyperlink r:id="rId32">
        <w:r w:rsidRPr="53271ED0">
          <w:rPr>
            <w:rFonts w:ascii="Times New Roman" w:hAnsi="Times New Roman" w:cs="Times New Roman"/>
            <w:b/>
            <w:bCs/>
            <w:sz w:val="24"/>
            <w:szCs w:val="24"/>
          </w:rPr>
          <w:t>https://doi.org/10.3390/healthcare10112201</w:t>
        </w:r>
      </w:hyperlink>
    </w:p>
    <w:p w14:paraId="3A03955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Castiglioni, M., Caldiroli, C. L., Procaccia, R, et al. (2023). The up-side of the COVID-19 pandemic: Are core belief violation and meaning making associated with post-traumatic growth?. </w:t>
      </w:r>
      <w:r w:rsidRPr="00E87E00">
        <w:rPr>
          <w:rFonts w:ascii="Times New Roman" w:hAnsi="Times New Roman" w:cs="Times New Roman"/>
          <w:i/>
          <w:iCs/>
          <w:sz w:val="24"/>
          <w:szCs w:val="24"/>
        </w:rPr>
        <w:t>International journal of environmental research and public health, 20</w:t>
      </w:r>
      <w:r w:rsidRPr="53271ED0">
        <w:rPr>
          <w:rFonts w:ascii="Times New Roman" w:hAnsi="Times New Roman" w:cs="Times New Roman"/>
          <w:sz w:val="24"/>
          <w:szCs w:val="24"/>
        </w:rPr>
        <w:t xml:space="preserve">(11), 5991. </w:t>
      </w:r>
      <w:hyperlink r:id="rId33">
        <w:r w:rsidRPr="53271ED0">
          <w:rPr>
            <w:rFonts w:ascii="Times New Roman" w:hAnsi="Times New Roman" w:cs="Times New Roman"/>
            <w:b/>
            <w:bCs/>
            <w:sz w:val="24"/>
            <w:szCs w:val="24"/>
          </w:rPr>
          <w:t>https://doi.org/10.3390/ijerph20115991</w:t>
        </w:r>
      </w:hyperlink>
      <w:r w:rsidRPr="53271ED0">
        <w:rPr>
          <w:rFonts w:ascii="Times New Roman" w:hAnsi="Times New Roman" w:cs="Times New Roman"/>
          <w:sz w:val="24"/>
          <w:szCs w:val="24"/>
        </w:rPr>
        <w:t xml:space="preserve"> </w:t>
      </w:r>
    </w:p>
    <w:p w14:paraId="36860EA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Chasson, M., Orit, T., Ben, A, et al. </w:t>
      </w:r>
      <w:r w:rsidRPr="53271ED0">
        <w:rPr>
          <w:rFonts w:ascii="Times New Roman" w:hAnsi="Times New Roman" w:cs="Times New Roman"/>
          <w:sz w:val="24"/>
          <w:szCs w:val="24"/>
        </w:rPr>
        <w:t xml:space="preserve">(2022). Posttraumatic growtma,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w:t>
      </w:r>
      <w:r w:rsidRPr="00E87E00">
        <w:rPr>
          <w:rFonts w:ascii="Times New Roman" w:hAnsi="Times New Roman" w:cs="Times New Roman"/>
          <w:i/>
          <w:iCs/>
          <w:sz w:val="24"/>
          <w:szCs w:val="24"/>
        </w:rPr>
        <w:t>European journal of psychotraumatology, 12</w:t>
      </w:r>
      <w:r w:rsidRPr="53271ED0">
        <w:rPr>
          <w:rFonts w:ascii="Times New Roman" w:hAnsi="Times New Roman" w:cs="Times New Roman"/>
          <w:sz w:val="24"/>
          <w:szCs w:val="24"/>
        </w:rPr>
        <w:t xml:space="preserve">(1), 1947563. doi:10.1080/20008198.2021.1947563 </w:t>
      </w:r>
    </w:p>
    <w:p w14:paraId="4FED6F9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Chen, R., Sun, C., Chen, J. J, et al. (2021). A large-scale survey on trauma, burnout, and posttraumatic growth among nurses during the COVID-19 pandemic. </w:t>
      </w:r>
      <w:r w:rsidRPr="00E87E00">
        <w:rPr>
          <w:rFonts w:ascii="Times New Roman" w:hAnsi="Times New Roman" w:cs="Times New Roman"/>
          <w:i/>
          <w:iCs/>
          <w:sz w:val="24"/>
          <w:szCs w:val="24"/>
        </w:rPr>
        <w:t>International journal of mental health nursing, 30</w:t>
      </w:r>
      <w:r w:rsidRPr="53271ED0">
        <w:rPr>
          <w:rFonts w:ascii="Times New Roman" w:hAnsi="Times New Roman" w:cs="Times New Roman"/>
          <w:sz w:val="24"/>
          <w:szCs w:val="24"/>
        </w:rPr>
        <w:t xml:space="preserve">(1), 102-116. doi:10.1111/inm.12796  </w:t>
      </w:r>
    </w:p>
    <w:p w14:paraId="62DED9E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1A5A824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Cui, P. P., Wang, P. P., Wang, K, et al. (2021). Post-traumatic growth and influencing factors among frontline nurses fighting against COVID-19. </w:t>
      </w:r>
      <w:r w:rsidRPr="00E87E00">
        <w:rPr>
          <w:rFonts w:ascii="Times New Roman" w:hAnsi="Times New Roman" w:cs="Times New Roman"/>
          <w:i/>
          <w:iCs/>
          <w:sz w:val="24"/>
          <w:szCs w:val="24"/>
          <w:highlight w:val="yellow"/>
        </w:rPr>
        <w:t>Occupational and environmental medicine, 78</w:t>
      </w:r>
      <w:r w:rsidRPr="53271ED0">
        <w:rPr>
          <w:rFonts w:ascii="Times New Roman" w:hAnsi="Times New Roman" w:cs="Times New Roman"/>
          <w:sz w:val="24"/>
          <w:szCs w:val="24"/>
          <w:highlight w:val="yellow"/>
        </w:rPr>
        <w:t xml:space="preserve">(2), 129–135. </w:t>
      </w:r>
      <w:hyperlink r:id="rId35">
        <w:r w:rsidRPr="53271ED0">
          <w:rPr>
            <w:rFonts w:ascii="Times New Roman" w:hAnsi="Times New Roman" w:cs="Times New Roman"/>
            <w:b/>
            <w:bCs/>
            <w:sz w:val="24"/>
            <w:szCs w:val="24"/>
          </w:rPr>
          <w:t>https://doi.org/10.1136/oemed-2020-106540</w:t>
        </w:r>
      </w:hyperlink>
    </w:p>
    <w:p w14:paraId="1D43E3D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Dahan, S., Levi, G., &amp; Segev, R. (2022). Shared trauma during the COVID-19 pandemic: Psychological effects on Israeli mental health nurses. </w:t>
      </w:r>
      <w:r w:rsidRPr="00E87E00">
        <w:rPr>
          <w:rFonts w:ascii="Times New Roman" w:hAnsi="Times New Roman" w:cs="Times New Roman"/>
          <w:i/>
          <w:iCs/>
          <w:sz w:val="24"/>
          <w:szCs w:val="24"/>
          <w:highlight w:val="yellow"/>
        </w:rPr>
        <w:t>International journal of mental health nursing, 31</w:t>
      </w:r>
      <w:r w:rsidRPr="53271ED0">
        <w:rPr>
          <w:rFonts w:ascii="Times New Roman" w:hAnsi="Times New Roman" w:cs="Times New Roman"/>
          <w:sz w:val="24"/>
          <w:szCs w:val="24"/>
          <w:highlight w:val="yellow"/>
        </w:rPr>
        <w:t xml:space="preserve">(3), 722–730. </w:t>
      </w:r>
      <w:hyperlink r:id="rId36">
        <w:r w:rsidRPr="53271ED0">
          <w:rPr>
            <w:rFonts w:ascii="Times New Roman" w:hAnsi="Times New Roman" w:cs="Times New Roman"/>
            <w:b/>
            <w:bCs/>
            <w:sz w:val="24"/>
            <w:szCs w:val="24"/>
          </w:rPr>
          <w:t>https://doi.org/10.1111/inm.12996</w:t>
        </w:r>
      </w:hyperlink>
    </w:p>
    <w:p w14:paraId="5087612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Das, K., Qureshi, S., Haider, A, et al. </w:t>
      </w:r>
      <w:r w:rsidRPr="53271ED0">
        <w:rPr>
          <w:rFonts w:ascii="Times New Roman" w:hAnsi="Times New Roman" w:cs="Times New Roman"/>
          <w:sz w:val="24"/>
          <w:szCs w:val="24"/>
        </w:rPr>
        <w:t>(2023). Post-traumatic growth among frontline doctors fighting against COVID-19 at a tertiary care public hospital in Karachi, Pakistan.</w:t>
      </w:r>
      <w:r w:rsidRPr="00E87E00">
        <w:rPr>
          <w:rFonts w:ascii="Times New Roman" w:hAnsi="Times New Roman" w:cs="Times New Roman"/>
          <w:i/>
          <w:iCs/>
          <w:sz w:val="24"/>
          <w:szCs w:val="24"/>
        </w:rPr>
        <w:t xml:space="preserve"> The Journal of the Pakistan Medical Association, 73</w:t>
      </w:r>
      <w:r w:rsidRPr="53271ED0">
        <w:rPr>
          <w:rFonts w:ascii="Times New Roman" w:hAnsi="Times New Roman" w:cs="Times New Roman"/>
          <w:sz w:val="24"/>
          <w:szCs w:val="24"/>
        </w:rPr>
        <w:t xml:space="preserve">(8), 1653–1657. </w:t>
      </w:r>
      <w:hyperlink r:id="rId37">
        <w:r w:rsidRPr="53271ED0">
          <w:rPr>
            <w:rFonts w:ascii="Times New Roman" w:hAnsi="Times New Roman" w:cs="Times New Roman"/>
            <w:b/>
            <w:bCs/>
            <w:sz w:val="24"/>
            <w:szCs w:val="24"/>
          </w:rPr>
          <w:t>https://doi.org/10.47391/JPMA.7813</w:t>
        </w:r>
      </w:hyperlink>
      <w:r w:rsidRPr="53271ED0">
        <w:rPr>
          <w:rFonts w:ascii="Times New Roman" w:hAnsi="Times New Roman" w:cs="Times New Roman"/>
          <w:sz w:val="24"/>
          <w:szCs w:val="24"/>
        </w:rPr>
        <w:t xml:space="preserve">   </w:t>
      </w:r>
    </w:p>
    <w:p w14:paraId="74A5FC2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Deitz, A. H. H. (2024). Self-compassion, childhood emotional neglect, and posttraumatic growth: Parental well-being during COVID-19. </w:t>
      </w:r>
      <w:r w:rsidRPr="00E87E00">
        <w:rPr>
          <w:rFonts w:ascii="Times New Roman" w:hAnsi="Times New Roman" w:cs="Times New Roman"/>
          <w:i/>
          <w:iCs/>
          <w:sz w:val="24"/>
          <w:szCs w:val="24"/>
          <w:highlight w:val="yellow"/>
        </w:rPr>
        <w:t>Journal of Affective Disorders, 350</w:t>
      </w:r>
      <w:r w:rsidRPr="53271ED0">
        <w:rPr>
          <w:rFonts w:ascii="Times New Roman" w:hAnsi="Times New Roman" w:cs="Times New Roman"/>
          <w:sz w:val="24"/>
          <w:szCs w:val="24"/>
          <w:highlight w:val="yellow"/>
        </w:rPr>
        <w:t xml:space="preserve">, 504–512. </w:t>
      </w:r>
      <w:hyperlink r:id="rId38">
        <w:r w:rsidRPr="53271ED0">
          <w:rPr>
            <w:rFonts w:ascii="Times New Roman" w:hAnsi="Times New Roman" w:cs="Times New Roman"/>
            <w:b/>
            <w:bCs/>
            <w:sz w:val="24"/>
            <w:szCs w:val="24"/>
          </w:rPr>
          <w:t>https://doi.org/10.1016/j.jad.2024.01.130</w:t>
        </w:r>
      </w:hyperlink>
    </w:p>
    <w:p w14:paraId="1EC7B48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Dell'Osso, L., Carpita, B., Nardi, B, et al. (2023). Biological correlates of post-traumatic growth (PTG): A literature review. </w:t>
      </w:r>
      <w:r w:rsidRPr="00E87E00">
        <w:rPr>
          <w:rFonts w:ascii="Times New Roman" w:hAnsi="Times New Roman" w:cs="Times New Roman"/>
          <w:i/>
          <w:iCs/>
          <w:sz w:val="24"/>
          <w:szCs w:val="24"/>
        </w:rPr>
        <w:t>Brain Sciences, 13</w:t>
      </w:r>
      <w:r w:rsidRPr="53271ED0">
        <w:rPr>
          <w:rFonts w:ascii="Times New Roman" w:hAnsi="Times New Roman" w:cs="Times New Roman"/>
          <w:sz w:val="24"/>
          <w:szCs w:val="24"/>
        </w:rPr>
        <w:t xml:space="preserve">(2), 305. </w:t>
      </w:r>
      <w:hyperlink r:id="rId39">
        <w:r w:rsidRPr="53271ED0">
          <w:rPr>
            <w:rFonts w:ascii="Times New Roman" w:hAnsi="Times New Roman" w:cs="Times New Roman"/>
            <w:b/>
            <w:bCs/>
            <w:sz w:val="24"/>
            <w:szCs w:val="24"/>
          </w:rPr>
          <w:t>https://doi.org/10.3390/brainsci13020305</w:t>
        </w:r>
      </w:hyperlink>
      <w:r w:rsidRPr="53271ED0">
        <w:rPr>
          <w:rFonts w:ascii="Times New Roman" w:hAnsi="Times New Roman" w:cs="Times New Roman"/>
          <w:sz w:val="24"/>
          <w:szCs w:val="24"/>
        </w:rPr>
        <w:t xml:space="preserve"> </w:t>
      </w:r>
    </w:p>
    <w:p w14:paraId="6E6617E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Diaz, M., Aldridge-Gerry, A., &amp; Spiegel, D. (2014). Posttraumatic growth and diurnal cortisol slope among women with metastatic breast cancer. </w:t>
      </w:r>
      <w:r w:rsidRPr="00E87E00">
        <w:rPr>
          <w:rFonts w:ascii="Times New Roman" w:hAnsi="Times New Roman" w:cs="Times New Roman"/>
          <w:i/>
          <w:iCs/>
          <w:sz w:val="24"/>
          <w:szCs w:val="24"/>
        </w:rPr>
        <w:t>Psychoneuroendocrinology, 44</w:t>
      </w:r>
      <w:r w:rsidRPr="53271ED0">
        <w:rPr>
          <w:rFonts w:ascii="Times New Roman" w:hAnsi="Times New Roman" w:cs="Times New Roman"/>
          <w:sz w:val="24"/>
          <w:szCs w:val="24"/>
        </w:rPr>
        <w:t xml:space="preserve">, 83-87. </w:t>
      </w:r>
      <w:hyperlink r:id="rId40">
        <w:r w:rsidRPr="53271ED0">
          <w:rPr>
            <w:rFonts w:ascii="Times New Roman" w:hAnsi="Times New Roman" w:cs="Times New Roman"/>
            <w:b/>
            <w:bCs/>
            <w:sz w:val="24"/>
            <w:szCs w:val="24"/>
          </w:rPr>
          <w:t>https://doi.org/10.1016/j.psyneuen.2014.03.001</w:t>
        </w:r>
      </w:hyperlink>
      <w:r w:rsidRPr="53271ED0">
        <w:rPr>
          <w:rFonts w:ascii="Times New Roman" w:hAnsi="Times New Roman" w:cs="Times New Roman"/>
          <w:sz w:val="24"/>
          <w:szCs w:val="24"/>
        </w:rPr>
        <w:t xml:space="preserve">  </w:t>
      </w:r>
    </w:p>
    <w:p w14:paraId="5DAEF55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Dunn, E. C., Solovieff, N., Lowe, S. R, et al. (2014). Interaction between genetic variants and exposure to Hurricane Katrina on post-traumatic stress and post-traumatic growth: a prospective </w:t>
      </w:r>
      <w:r w:rsidRPr="53271ED0">
        <w:rPr>
          <w:rFonts w:ascii="Times New Roman" w:hAnsi="Times New Roman" w:cs="Times New Roman"/>
          <w:sz w:val="24"/>
          <w:szCs w:val="24"/>
        </w:rPr>
        <w:lastRenderedPageBreak/>
        <w:t xml:space="preserve">analysis of low income adults. </w:t>
      </w:r>
      <w:r w:rsidRPr="00E87E00">
        <w:rPr>
          <w:rFonts w:ascii="Times New Roman" w:hAnsi="Times New Roman" w:cs="Times New Roman"/>
          <w:i/>
          <w:iCs/>
          <w:sz w:val="24"/>
          <w:szCs w:val="24"/>
        </w:rPr>
        <w:t>Journal of affective disorders,</w:t>
      </w:r>
      <w:r w:rsidRPr="53271ED0">
        <w:rPr>
          <w:rFonts w:ascii="Times New Roman" w:hAnsi="Times New Roman" w:cs="Times New Roman"/>
          <w:sz w:val="24"/>
          <w:szCs w:val="24"/>
        </w:rPr>
        <w:t xml:space="preserve"> 152-154, 243–249. </w:t>
      </w:r>
      <w:hyperlink r:id="rId41">
        <w:r w:rsidRPr="53271ED0">
          <w:rPr>
            <w:rFonts w:ascii="Times New Roman" w:hAnsi="Times New Roman" w:cs="Times New Roman"/>
            <w:b/>
            <w:bCs/>
            <w:sz w:val="24"/>
            <w:szCs w:val="24"/>
          </w:rPr>
          <w:t>https://doi.org/10.1016/j.jad.2013.09.018</w:t>
        </w:r>
      </w:hyperlink>
    </w:p>
    <w:p w14:paraId="1C070C4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El Khoury-Malhame, M., Sfeir, M., Hallit, S, et al. (2023). Factors associated with posttraumatic growth: Gratitude, PTSD and distress; one year into the COVID-19 pandemic in Lebanon. </w:t>
      </w:r>
      <w:r w:rsidRPr="00E87E00">
        <w:rPr>
          <w:rFonts w:ascii="Times New Roman" w:hAnsi="Times New Roman" w:cs="Times New Roman"/>
          <w:i/>
          <w:iCs/>
          <w:sz w:val="24"/>
          <w:szCs w:val="24"/>
        </w:rPr>
        <w:t>Current psychology (New Brunswick, N.J.),</w:t>
      </w:r>
      <w:r w:rsidRPr="53271ED0">
        <w:rPr>
          <w:rFonts w:ascii="Times New Roman" w:hAnsi="Times New Roman" w:cs="Times New Roman"/>
          <w:sz w:val="24"/>
          <w:szCs w:val="24"/>
        </w:rPr>
        <w:t xml:space="preserve"> 1–10. </w:t>
      </w:r>
      <w:hyperlink r:id="rId42">
        <w:r w:rsidRPr="53271ED0">
          <w:rPr>
            <w:rFonts w:ascii="Times New Roman" w:hAnsi="Times New Roman" w:cs="Times New Roman"/>
            <w:b/>
            <w:bCs/>
            <w:sz w:val="24"/>
            <w:szCs w:val="24"/>
          </w:rPr>
          <w:t>https://doi.org/10.1007/s12144-022-04159-8</w:t>
        </w:r>
      </w:hyperlink>
      <w:r w:rsidRPr="53271ED0">
        <w:rPr>
          <w:rFonts w:ascii="Times New Roman" w:hAnsi="Times New Roman" w:cs="Times New Roman"/>
          <w:sz w:val="24"/>
          <w:szCs w:val="24"/>
        </w:rPr>
        <w:t xml:space="preserve">   </w:t>
      </w:r>
    </w:p>
    <w:p w14:paraId="556FF64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Fino, E., Bonfrate, I., Fino, V, et al. </w:t>
      </w:r>
      <w:r w:rsidRPr="53271ED0">
        <w:rPr>
          <w:rFonts w:ascii="Times New Roman" w:hAnsi="Times New Roman" w:cs="Times New Roman"/>
          <w:sz w:val="24"/>
          <w:szCs w:val="24"/>
          <w:highlight w:val="yellow"/>
        </w:rPr>
        <w:t xml:space="preserve">(2023). Harnessing distress to boost growth in frontline healthcare workers during COVID-19 pandemic: the protective role of resilience, emotion regulation and social support. </w:t>
      </w:r>
      <w:r w:rsidRPr="00E87E00">
        <w:rPr>
          <w:rFonts w:ascii="Times New Roman" w:hAnsi="Times New Roman" w:cs="Times New Roman"/>
          <w:i/>
          <w:iCs/>
          <w:sz w:val="24"/>
          <w:szCs w:val="24"/>
          <w:highlight w:val="yellow"/>
        </w:rPr>
        <w:t>Psychological medicine, 53</w:t>
      </w:r>
      <w:r w:rsidRPr="53271ED0">
        <w:rPr>
          <w:rFonts w:ascii="Times New Roman" w:hAnsi="Times New Roman" w:cs="Times New Roman"/>
          <w:sz w:val="24"/>
          <w:szCs w:val="24"/>
          <w:highlight w:val="yellow"/>
        </w:rPr>
        <w:t xml:space="preserve">(2), 600–602. </w:t>
      </w:r>
      <w:hyperlink r:id="rId43">
        <w:r w:rsidRPr="53271ED0">
          <w:rPr>
            <w:rFonts w:ascii="Times New Roman" w:hAnsi="Times New Roman" w:cs="Times New Roman"/>
            <w:b/>
            <w:bCs/>
            <w:sz w:val="24"/>
            <w:szCs w:val="24"/>
          </w:rPr>
          <w:t>https://doi.org/10.1017/S0033291721000519</w:t>
        </w:r>
      </w:hyperlink>
    </w:p>
    <w:p w14:paraId="4348223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Foster, K., Shakespeare-Finch, J., Shochet, I, et al.  (2024). Psychological distress, well-being, resilience, posttraumatic growth, and turnover intention of mental health nurses during COVID-19: A cross-sectional study. </w:t>
      </w:r>
      <w:r w:rsidRPr="00E87E00">
        <w:rPr>
          <w:rFonts w:ascii="Times New Roman" w:hAnsi="Times New Roman" w:cs="Times New Roman"/>
          <w:i/>
          <w:iCs/>
          <w:sz w:val="24"/>
          <w:szCs w:val="24"/>
          <w:highlight w:val="yellow"/>
        </w:rPr>
        <w:t xml:space="preserve">International journal of mental health nursing, </w:t>
      </w:r>
      <w:r w:rsidRPr="53271ED0">
        <w:rPr>
          <w:rFonts w:ascii="Times New Roman" w:hAnsi="Times New Roman" w:cs="Times New Roman"/>
          <w:sz w:val="24"/>
          <w:szCs w:val="24"/>
          <w:highlight w:val="yellow"/>
        </w:rPr>
        <w:t xml:space="preserve">10.1111/inm.13354. Advance online publication. </w:t>
      </w:r>
      <w:hyperlink r:id="rId44">
        <w:r w:rsidRPr="53271ED0">
          <w:rPr>
            <w:rFonts w:ascii="Times New Roman" w:hAnsi="Times New Roman" w:cs="Times New Roman"/>
            <w:b/>
            <w:bCs/>
            <w:sz w:val="24"/>
            <w:szCs w:val="24"/>
          </w:rPr>
          <w:t>https://doi.org/10.1111/inm.13354</w:t>
        </w:r>
      </w:hyperlink>
    </w:p>
    <w:p w14:paraId="41556DB3" w14:textId="77777777" w:rsidR="006839F4" w:rsidRPr="00E87E00" w:rsidRDefault="006839F4" w:rsidP="006839F4">
      <w:pPr>
        <w:pStyle w:val="ListParagraph"/>
        <w:spacing w:after="0" w:line="480" w:lineRule="auto"/>
        <w:ind w:left="0" w:firstLine="360"/>
        <w:rPr>
          <w:rFonts w:ascii="Times New Roman" w:hAnsi="Times New Roman" w:cs="Times New Roman"/>
          <w:i/>
          <w:iCs/>
          <w:sz w:val="24"/>
          <w:szCs w:val="24"/>
        </w:rPr>
      </w:pPr>
      <w:r w:rsidRPr="53271ED0">
        <w:rPr>
          <w:rFonts w:ascii="Times New Roman" w:hAnsi="Times New Roman" w:cs="Times New Roman"/>
          <w:sz w:val="24"/>
          <w:szCs w:val="24"/>
        </w:rPr>
        <w:t xml:space="preserve">Frankl, V. (1946). Man’s search for meaning. </w:t>
      </w:r>
      <w:r w:rsidRPr="00E87E00">
        <w:rPr>
          <w:rFonts w:ascii="Times New Roman" w:hAnsi="Times New Roman" w:cs="Times New Roman"/>
          <w:i/>
          <w:iCs/>
          <w:sz w:val="24"/>
          <w:szCs w:val="24"/>
        </w:rPr>
        <w:t>Beacon Press.</w:t>
      </w:r>
    </w:p>
    <w:p w14:paraId="055E3E14"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fr-FR"/>
        </w:rPr>
      </w:pPr>
      <w:r w:rsidRPr="53271ED0">
        <w:rPr>
          <w:rFonts w:ascii="Times New Roman" w:hAnsi="Times New Roman" w:cs="Times New Roman"/>
          <w:sz w:val="24"/>
          <w:szCs w:val="24"/>
          <w:highlight w:val="yellow"/>
        </w:rPr>
        <w:t>Gaboardi, M., Naddeo, D., Meneghini, A. M, et al. (2024). Yes, I will do it! Factors promoting the inten</w:t>
      </w:r>
      <w:r>
        <w:tab/>
      </w:r>
      <w:r w:rsidRPr="53271ED0">
        <w:rPr>
          <w:rFonts w:ascii="Times New Roman" w:hAnsi="Times New Roman" w:cs="Times New Roman"/>
          <w:sz w:val="24"/>
          <w:szCs w:val="24"/>
          <w:highlight w:val="yellow"/>
        </w:rPr>
        <w:t xml:space="preserve">tion to volunteer after COVID-19 pandemic in Italy. </w:t>
      </w:r>
      <w:r w:rsidRPr="00E87E00">
        <w:rPr>
          <w:rFonts w:ascii="Times New Roman" w:hAnsi="Times New Roman" w:cs="Times New Roman"/>
          <w:i/>
          <w:iCs/>
          <w:sz w:val="24"/>
          <w:szCs w:val="24"/>
          <w:highlight w:val="yellow"/>
          <w:lang w:val="fr-FR"/>
        </w:rPr>
        <w:t>International journal of psychology: Journal international de psychologie, 59</w:t>
      </w:r>
      <w:r w:rsidRPr="00E87E00">
        <w:rPr>
          <w:rFonts w:ascii="Times New Roman" w:hAnsi="Times New Roman" w:cs="Times New Roman"/>
          <w:sz w:val="24"/>
          <w:szCs w:val="24"/>
          <w:highlight w:val="yellow"/>
          <w:lang w:val="fr-FR"/>
        </w:rPr>
        <w:t xml:space="preserve">(3), 471–475. </w:t>
      </w:r>
      <w:hyperlink r:id="rId45">
        <w:r w:rsidRPr="00E87E00">
          <w:rPr>
            <w:rFonts w:ascii="Times New Roman" w:hAnsi="Times New Roman" w:cs="Times New Roman"/>
            <w:b/>
            <w:bCs/>
            <w:sz w:val="24"/>
            <w:szCs w:val="24"/>
            <w:lang w:val="fr-FR"/>
          </w:rPr>
          <w:t>https://doi.org/10.1002/ijop.13110</w:t>
        </w:r>
      </w:hyperlink>
    </w:p>
    <w:p w14:paraId="0B8034C6"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da-DK"/>
        </w:rPr>
      </w:pPr>
      <w:r w:rsidRPr="00E87E00">
        <w:rPr>
          <w:rFonts w:ascii="Times New Roman" w:hAnsi="Times New Roman" w:cs="Times New Roman"/>
          <w:sz w:val="24"/>
          <w:szCs w:val="24"/>
          <w:highlight w:val="yellow"/>
          <w:lang w:val="it-IT"/>
        </w:rPr>
        <w:t>Gesi, C., Cafaro, R., Achilli, F, et al.</w:t>
      </w:r>
      <w:r w:rsidRPr="53271ED0">
        <w:rPr>
          <w:rFonts w:ascii="Times New Roman" w:hAnsi="Times New Roman" w:cs="Times New Roman"/>
          <w:sz w:val="24"/>
          <w:szCs w:val="24"/>
          <w:highlight w:val="yellow"/>
        </w:rPr>
        <w:t xml:space="preserve">(2024). The relationship among posttraumatic stress disorder, posttraumatic growth, and suicidal ideation among Italian healthcare workers during the first wave of COVID-19 pandemic. </w:t>
      </w:r>
      <w:r w:rsidRPr="00E87E00">
        <w:rPr>
          <w:rFonts w:ascii="Times New Roman" w:hAnsi="Times New Roman" w:cs="Times New Roman"/>
          <w:i/>
          <w:iCs/>
          <w:sz w:val="24"/>
          <w:szCs w:val="24"/>
          <w:highlight w:val="yellow"/>
          <w:lang w:val="da-DK"/>
        </w:rPr>
        <w:t>CNS spectrums, 29</w:t>
      </w:r>
      <w:r w:rsidRPr="00E87E00">
        <w:rPr>
          <w:rFonts w:ascii="Times New Roman" w:hAnsi="Times New Roman" w:cs="Times New Roman"/>
          <w:sz w:val="24"/>
          <w:szCs w:val="24"/>
          <w:highlight w:val="yellow"/>
          <w:lang w:val="da-DK"/>
        </w:rPr>
        <w:t>(1), 60–64.</w:t>
      </w:r>
      <w:r w:rsidRPr="00E87E00">
        <w:rPr>
          <w:rFonts w:ascii="Times New Roman" w:hAnsi="Times New Roman" w:cs="Times New Roman"/>
          <w:sz w:val="24"/>
          <w:szCs w:val="24"/>
          <w:lang w:val="da-DK"/>
        </w:rPr>
        <w:t xml:space="preserve"> </w:t>
      </w:r>
      <w:hyperlink r:id="rId46">
        <w:r w:rsidRPr="00E87E00">
          <w:rPr>
            <w:rFonts w:ascii="Times New Roman" w:hAnsi="Times New Roman" w:cs="Times New Roman"/>
            <w:b/>
            <w:bCs/>
            <w:sz w:val="24"/>
            <w:szCs w:val="24"/>
            <w:lang w:val="da-DK"/>
          </w:rPr>
          <w:t>https://doi.org/10.1017/S1092852923002493</w:t>
        </w:r>
      </w:hyperlink>
    </w:p>
    <w:p w14:paraId="5075498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da-DK"/>
        </w:rPr>
        <w:lastRenderedPageBreak/>
        <w:t xml:space="preserve">Gul, H., Ehsan, N., Iqbal, N, et al. </w:t>
      </w:r>
      <w:r w:rsidRPr="53271ED0">
        <w:rPr>
          <w:rFonts w:ascii="Times New Roman" w:hAnsi="Times New Roman" w:cs="Times New Roman"/>
          <w:sz w:val="24"/>
          <w:szCs w:val="24"/>
        </w:rPr>
        <w:t xml:space="preserve">(2023). Illness perception, social isolation, psychological distress, and posttraumatic growth in the aftermath of Covid-19. </w:t>
      </w:r>
      <w:r w:rsidRPr="00E87E00">
        <w:rPr>
          <w:rFonts w:ascii="Times New Roman" w:hAnsi="Times New Roman" w:cs="Times New Roman"/>
          <w:i/>
          <w:iCs/>
          <w:sz w:val="24"/>
          <w:szCs w:val="24"/>
        </w:rPr>
        <w:t>Pakistan Journal of Psychological Research, 38</w:t>
      </w:r>
      <w:r w:rsidRPr="53271ED0">
        <w:rPr>
          <w:rFonts w:ascii="Times New Roman" w:hAnsi="Times New Roman" w:cs="Times New Roman"/>
          <w:sz w:val="24"/>
          <w:szCs w:val="24"/>
        </w:rPr>
        <w:t xml:space="preserve">(2), 309–327. </w:t>
      </w:r>
      <w:hyperlink r:id="rId47">
        <w:r w:rsidRPr="53271ED0">
          <w:rPr>
            <w:rFonts w:ascii="Times New Roman" w:hAnsi="Times New Roman" w:cs="Times New Roman"/>
            <w:b/>
            <w:bCs/>
            <w:sz w:val="24"/>
            <w:szCs w:val="24"/>
          </w:rPr>
          <w:t>https://doi.org/10.33824/pjpr.2023.38.2.19</w:t>
        </w:r>
      </w:hyperlink>
      <w:r w:rsidRPr="53271ED0">
        <w:rPr>
          <w:rFonts w:ascii="Times New Roman" w:hAnsi="Times New Roman" w:cs="Times New Roman"/>
          <w:sz w:val="24"/>
          <w:szCs w:val="24"/>
        </w:rPr>
        <w:t xml:space="preserve"> </w:t>
      </w:r>
    </w:p>
    <w:p w14:paraId="3E9373D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Hu, R., Wang, X., Liu, Z, et al. (2022). Stigma, depression, and post-traumatic growth among Chinese stroke survivors: A longitudinal study examining patterns and correlations. </w:t>
      </w:r>
      <w:r w:rsidRPr="00E87E00">
        <w:rPr>
          <w:rFonts w:ascii="Times New Roman" w:hAnsi="Times New Roman" w:cs="Times New Roman"/>
          <w:i/>
          <w:iCs/>
          <w:sz w:val="24"/>
          <w:szCs w:val="24"/>
        </w:rPr>
        <w:t>Topics in stroke rehabilitation, 29</w:t>
      </w:r>
      <w:r w:rsidRPr="53271ED0">
        <w:rPr>
          <w:rFonts w:ascii="Times New Roman" w:hAnsi="Times New Roman" w:cs="Times New Roman"/>
          <w:sz w:val="24"/>
          <w:szCs w:val="24"/>
        </w:rPr>
        <w:t xml:space="preserve">(1), 16–29. </w:t>
      </w:r>
      <w:hyperlink r:id="rId48">
        <w:r w:rsidRPr="53271ED0">
          <w:rPr>
            <w:rFonts w:ascii="Times New Roman" w:hAnsi="Times New Roman" w:cs="Times New Roman"/>
            <w:b/>
            <w:bCs/>
            <w:sz w:val="24"/>
            <w:szCs w:val="24"/>
          </w:rPr>
          <w:t>https://doi.org/10.1080/10749357.2020.1864965</w:t>
        </w:r>
      </w:hyperlink>
    </w:p>
    <w:p w14:paraId="39D02C9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Huang, L., Qin, J., Zhou, Y, et al. (2023). Normalization techniques in training dnns: Methodology, analysis and application. </w:t>
      </w:r>
      <w:r w:rsidRPr="00E87E00">
        <w:rPr>
          <w:rFonts w:ascii="Times New Roman" w:hAnsi="Times New Roman" w:cs="Times New Roman"/>
          <w:i/>
          <w:iCs/>
          <w:sz w:val="24"/>
          <w:szCs w:val="24"/>
        </w:rPr>
        <w:t>IEEE transactions on pattern analysis and machine intelligence, 45</w:t>
      </w:r>
      <w:r w:rsidRPr="53271ED0">
        <w:rPr>
          <w:rFonts w:ascii="Times New Roman" w:hAnsi="Times New Roman" w:cs="Times New Roman"/>
          <w:sz w:val="24"/>
          <w:szCs w:val="24"/>
        </w:rPr>
        <w:t>(8), 10173-10196.</w:t>
      </w:r>
    </w:p>
    <w:p w14:paraId="024A7D43"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Hyun, S., Wong, G. T. F., Levy-Carrick, N. C, et al. (2021). Psychosocial correlates of posttraumatic growth among U.S. young adults during the COVID-19 pandemic. </w:t>
      </w:r>
      <w:r w:rsidRPr="00E87E00">
        <w:rPr>
          <w:rFonts w:ascii="Times New Roman" w:hAnsi="Times New Roman" w:cs="Times New Roman"/>
          <w:i/>
          <w:iCs/>
          <w:sz w:val="24"/>
          <w:szCs w:val="24"/>
        </w:rPr>
        <w:t>Psychiatry research, 302</w:t>
      </w:r>
      <w:r w:rsidRPr="53271ED0">
        <w:rPr>
          <w:rFonts w:ascii="Times New Roman" w:hAnsi="Times New Roman" w:cs="Times New Roman"/>
          <w:sz w:val="24"/>
          <w:szCs w:val="24"/>
        </w:rPr>
        <w:t xml:space="preserve">, 114035. </w:t>
      </w:r>
      <w:hyperlink r:id="rId49">
        <w:r w:rsidRPr="53271ED0">
          <w:rPr>
            <w:rFonts w:ascii="Times New Roman" w:hAnsi="Times New Roman" w:cs="Times New Roman"/>
            <w:b/>
            <w:bCs/>
            <w:sz w:val="24"/>
            <w:szCs w:val="24"/>
          </w:rPr>
          <w:t>https://doi.org/10.1016/j.psychres.2021.114035</w:t>
        </w:r>
      </w:hyperlink>
    </w:p>
    <w:p w14:paraId="7EB42AD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Jiang, H., Huang, N., Tian, W, et al. (2022). Factors associated with Post-traumatic stress disorder among nurses during COVID-19. </w:t>
      </w:r>
      <w:r w:rsidRPr="00E87E00">
        <w:rPr>
          <w:rFonts w:ascii="Times New Roman" w:hAnsi="Times New Roman" w:cs="Times New Roman"/>
          <w:i/>
          <w:iCs/>
          <w:sz w:val="24"/>
          <w:szCs w:val="24"/>
          <w:highlight w:val="yellow"/>
        </w:rPr>
        <w:t>Frontiers in psychology, 13</w:t>
      </w:r>
      <w:r w:rsidRPr="53271ED0">
        <w:rPr>
          <w:rFonts w:ascii="Times New Roman" w:hAnsi="Times New Roman" w:cs="Times New Roman"/>
          <w:sz w:val="24"/>
          <w:szCs w:val="24"/>
          <w:highlight w:val="yellow"/>
        </w:rPr>
        <w:t xml:space="preserve">, 745158. </w:t>
      </w:r>
      <w:hyperlink r:id="rId50">
        <w:r w:rsidRPr="53271ED0">
          <w:rPr>
            <w:rFonts w:ascii="Times New Roman" w:hAnsi="Times New Roman" w:cs="Times New Roman"/>
            <w:b/>
            <w:bCs/>
            <w:sz w:val="24"/>
            <w:szCs w:val="24"/>
          </w:rPr>
          <w:t>https://doi.org/10.3389/fpsyg.2022.745158</w:t>
        </w:r>
      </w:hyperlink>
    </w:p>
    <w:p w14:paraId="60DD2A9D"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pl-PL"/>
        </w:rPr>
      </w:pPr>
      <w:r w:rsidRPr="53271ED0">
        <w:rPr>
          <w:rFonts w:ascii="Times New Roman" w:hAnsi="Times New Roman" w:cs="Times New Roman"/>
          <w:sz w:val="24"/>
          <w:szCs w:val="24"/>
          <w:highlight w:val="yellow"/>
        </w:rPr>
        <w:t xml:space="preserve">Kalaitzaki, A., &amp; Rovithis, M. (2021). Secondary traumatic stress and vicarous posttraumatic growth in healthcare workers during the first COVID-19 lockdown in Greece: The role of resilience and coping strategies. </w:t>
      </w:r>
      <w:r w:rsidRPr="00E87E00">
        <w:rPr>
          <w:rFonts w:ascii="Times New Roman" w:hAnsi="Times New Roman" w:cs="Times New Roman"/>
          <w:i/>
          <w:iCs/>
          <w:sz w:val="24"/>
          <w:szCs w:val="24"/>
          <w:highlight w:val="yellow"/>
          <w:lang w:val="pl-PL"/>
        </w:rPr>
        <w:t>Psychiatrike = Psychiatriki, 32</w:t>
      </w:r>
      <w:r w:rsidRPr="00E87E00">
        <w:rPr>
          <w:rFonts w:ascii="Times New Roman" w:hAnsi="Times New Roman" w:cs="Times New Roman"/>
          <w:sz w:val="24"/>
          <w:szCs w:val="24"/>
          <w:highlight w:val="yellow"/>
          <w:lang w:val="pl-PL"/>
        </w:rPr>
        <w:t xml:space="preserve">(1), 19–25. </w:t>
      </w:r>
      <w:hyperlink r:id="rId51">
        <w:r w:rsidRPr="00E87E00">
          <w:rPr>
            <w:rFonts w:ascii="Times New Roman" w:hAnsi="Times New Roman" w:cs="Times New Roman"/>
            <w:b/>
            <w:bCs/>
            <w:sz w:val="24"/>
            <w:szCs w:val="24"/>
            <w:lang w:val="pl-PL"/>
          </w:rPr>
          <w:t>https://doi.org/10.22365/jpsych.2021.001</w:t>
        </w:r>
      </w:hyperlink>
    </w:p>
    <w:p w14:paraId="1FB8C0F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pl-PL"/>
        </w:rPr>
        <w:t xml:space="preserve">Kalaitzaki, A., Tsouvelas, G., &amp; Tamiolaki, A. (2022). </w:t>
      </w:r>
      <w:r w:rsidRPr="53271ED0">
        <w:rPr>
          <w:rFonts w:ascii="Times New Roman" w:hAnsi="Times New Roman" w:cs="Times New Roman"/>
          <w:sz w:val="24"/>
          <w:szCs w:val="24"/>
        </w:rPr>
        <w:t xml:space="preserve">Perceived posttraumatic growth and its psychosocial predictors during two consecutive Covid-19 lockdowns. </w:t>
      </w:r>
      <w:r w:rsidRPr="00E87E00">
        <w:rPr>
          <w:rFonts w:ascii="Times New Roman" w:hAnsi="Times New Roman" w:cs="Times New Roman"/>
          <w:i/>
          <w:iCs/>
          <w:sz w:val="24"/>
          <w:szCs w:val="24"/>
        </w:rPr>
        <w:t>International Journal of Stress Management</w:t>
      </w:r>
      <w:r w:rsidRPr="53271ED0">
        <w:rPr>
          <w:rFonts w:ascii="Times New Roman" w:hAnsi="Times New Roman" w:cs="Times New Roman"/>
          <w:sz w:val="24"/>
          <w:szCs w:val="24"/>
        </w:rPr>
        <w:t xml:space="preserve">. </w:t>
      </w:r>
      <w:hyperlink r:id="rId52">
        <w:r w:rsidRPr="53271ED0">
          <w:rPr>
            <w:rFonts w:ascii="Times New Roman" w:hAnsi="Times New Roman" w:cs="Times New Roman"/>
            <w:b/>
            <w:bCs/>
            <w:sz w:val="24"/>
            <w:szCs w:val="24"/>
          </w:rPr>
          <w:t>https://doi.org/10.1037/str0000273</w:t>
        </w:r>
      </w:hyperlink>
      <w:r w:rsidRPr="53271ED0">
        <w:rPr>
          <w:rFonts w:ascii="Times New Roman" w:hAnsi="Times New Roman" w:cs="Times New Roman"/>
          <w:sz w:val="24"/>
          <w:szCs w:val="24"/>
        </w:rPr>
        <w:t xml:space="preserve">    </w:t>
      </w:r>
    </w:p>
    <w:p w14:paraId="0DD0C91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Kalaitzaki, A. E., Tamiolaki, A., Tsouvelas, G, et al. (2023). Gain from pain: Exploring vicarious posttraumatic growth and its facilitators among health care workers across two consecutive lockdowns during the COVID-19 pandemic. </w:t>
      </w:r>
      <w:r w:rsidRPr="00E87E00">
        <w:rPr>
          <w:rFonts w:ascii="Times New Roman" w:hAnsi="Times New Roman" w:cs="Times New Roman"/>
          <w:i/>
          <w:iCs/>
          <w:sz w:val="24"/>
          <w:szCs w:val="24"/>
        </w:rPr>
        <w:t>International Journal of Stress Management.</w:t>
      </w:r>
      <w:r w:rsidRPr="53271ED0">
        <w:rPr>
          <w:rFonts w:ascii="Times New Roman" w:hAnsi="Times New Roman" w:cs="Times New Roman"/>
          <w:sz w:val="24"/>
          <w:szCs w:val="24"/>
        </w:rPr>
        <w:t xml:space="preserve"> </w:t>
      </w:r>
      <w:hyperlink r:id="rId53">
        <w:r w:rsidRPr="53271ED0">
          <w:rPr>
            <w:rFonts w:ascii="Times New Roman" w:hAnsi="Times New Roman" w:cs="Times New Roman"/>
            <w:b/>
            <w:bCs/>
            <w:sz w:val="24"/>
            <w:szCs w:val="24"/>
          </w:rPr>
          <w:t>https://doi.org/10.1037/str0000314</w:t>
        </w:r>
      </w:hyperlink>
      <w:r w:rsidRPr="53271ED0">
        <w:rPr>
          <w:rFonts w:ascii="Times New Roman" w:hAnsi="Times New Roman" w:cs="Times New Roman"/>
          <w:sz w:val="24"/>
          <w:szCs w:val="24"/>
        </w:rPr>
        <w:t xml:space="preserve"> </w:t>
      </w:r>
    </w:p>
    <w:p w14:paraId="1DBE16C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Kalaitzaki, A., Theodoratou, M., Tsouvelas, G, et al. (2024). Coping profiles and their association with vicarious post-traumatic growth among nurses during the three waves of the COVID-19 pandemic. </w:t>
      </w:r>
      <w:r w:rsidRPr="00E87E00">
        <w:rPr>
          <w:rFonts w:ascii="Times New Roman" w:hAnsi="Times New Roman" w:cs="Times New Roman"/>
          <w:i/>
          <w:iCs/>
          <w:sz w:val="24"/>
          <w:szCs w:val="24"/>
          <w:highlight w:val="yellow"/>
        </w:rPr>
        <w:t>Journal of clinical nursing</w:t>
      </w:r>
      <w:r w:rsidRPr="53271ED0">
        <w:rPr>
          <w:rFonts w:ascii="Times New Roman" w:hAnsi="Times New Roman" w:cs="Times New Roman"/>
          <w:sz w:val="24"/>
          <w:szCs w:val="24"/>
          <w:highlight w:val="yellow"/>
        </w:rPr>
        <w:t xml:space="preserve">, 10.1111/jocn.16988. Advance online publication. </w:t>
      </w:r>
      <w:hyperlink r:id="rId54">
        <w:r w:rsidRPr="53271ED0">
          <w:rPr>
            <w:rFonts w:ascii="Times New Roman" w:hAnsi="Times New Roman" w:cs="Times New Roman"/>
            <w:b/>
            <w:bCs/>
            <w:sz w:val="24"/>
            <w:szCs w:val="24"/>
          </w:rPr>
          <w:t>https://doi.org/10.1111/jocn.16988</w:t>
        </w:r>
      </w:hyperlink>
    </w:p>
    <w:p w14:paraId="207D5B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Kelly, G., Morris, R., &amp; Shetty, H. (2018). Predictors of post-traumatic growth in stroke survivors. </w:t>
      </w:r>
      <w:r w:rsidRPr="00E87E00">
        <w:rPr>
          <w:rFonts w:ascii="Times New Roman" w:hAnsi="Times New Roman" w:cs="Times New Roman"/>
          <w:i/>
          <w:iCs/>
          <w:sz w:val="24"/>
          <w:szCs w:val="24"/>
        </w:rPr>
        <w:t>Disability and rehabilitation, 40</w:t>
      </w:r>
      <w:r w:rsidRPr="53271ED0">
        <w:rPr>
          <w:rFonts w:ascii="Times New Roman" w:hAnsi="Times New Roman" w:cs="Times New Roman"/>
          <w:sz w:val="24"/>
          <w:szCs w:val="24"/>
        </w:rPr>
        <w:t xml:space="preserve">(24), 2916–2924. </w:t>
      </w:r>
      <w:hyperlink r:id="rId55">
        <w:r w:rsidRPr="53271ED0">
          <w:rPr>
            <w:rFonts w:ascii="Times New Roman" w:hAnsi="Times New Roman" w:cs="Times New Roman"/>
            <w:b/>
            <w:bCs/>
            <w:sz w:val="24"/>
            <w:szCs w:val="24"/>
          </w:rPr>
          <w:t>https://doi.org/10.1080/09638288.2017.1363300</w:t>
        </w:r>
      </w:hyperlink>
    </w:p>
    <w:p w14:paraId="042B99E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Khattab, M. F., Kannan, T. M. A., Morsi, A, et al. (2020) The short-term impact of COVID-19 pandemic on spine surgeons: A cross-sectional global study. </w:t>
      </w:r>
      <w:r w:rsidRPr="00E87E00">
        <w:rPr>
          <w:rFonts w:ascii="Times New Roman" w:hAnsi="Times New Roman" w:cs="Times New Roman"/>
          <w:i/>
          <w:iCs/>
          <w:sz w:val="24"/>
          <w:szCs w:val="24"/>
        </w:rPr>
        <w:t>European Spine Journal, 29</w:t>
      </w:r>
      <w:r w:rsidRPr="53271ED0">
        <w:rPr>
          <w:rFonts w:ascii="Times New Roman" w:hAnsi="Times New Roman" w:cs="Times New Roman"/>
          <w:sz w:val="24"/>
          <w:szCs w:val="24"/>
        </w:rPr>
        <w:t xml:space="preserve">(8), 1806–1812. </w:t>
      </w:r>
      <w:hyperlink r:id="rId56">
        <w:r w:rsidRPr="53271ED0">
          <w:rPr>
            <w:rFonts w:ascii="Times New Roman" w:hAnsi="Times New Roman" w:cs="Times New Roman"/>
            <w:b/>
            <w:bCs/>
            <w:sz w:val="24"/>
            <w:szCs w:val="24"/>
          </w:rPr>
          <w:t>https://doi.org/10.1007/s00586-020-06517-1</w:t>
        </w:r>
      </w:hyperlink>
      <w:r w:rsidRPr="53271ED0">
        <w:rPr>
          <w:rFonts w:ascii="Times New Roman" w:hAnsi="Times New Roman" w:cs="Times New Roman"/>
          <w:sz w:val="24"/>
          <w:szCs w:val="24"/>
        </w:rPr>
        <w:t>.</w:t>
      </w:r>
    </w:p>
    <w:p w14:paraId="17BC4EC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Krishnamoorthy, Y., Nagarajan, R., Saya, G. K, et al. (2020). Prevalence of psychological morbidities among general population, healthcare workers and COVID-19 patients amidst the COVID-19 pandemic: A systematic review and meta-analysis. </w:t>
      </w:r>
      <w:r w:rsidRPr="00E87E00">
        <w:rPr>
          <w:rFonts w:ascii="Times New Roman" w:hAnsi="Times New Roman" w:cs="Times New Roman"/>
          <w:i/>
          <w:iCs/>
          <w:sz w:val="24"/>
          <w:szCs w:val="24"/>
        </w:rPr>
        <w:t>Psychiatry research, 293</w:t>
      </w:r>
      <w:r w:rsidRPr="53271ED0">
        <w:rPr>
          <w:rFonts w:ascii="Times New Roman" w:hAnsi="Times New Roman" w:cs="Times New Roman"/>
          <w:sz w:val="24"/>
          <w:szCs w:val="24"/>
        </w:rPr>
        <w:t xml:space="preserve">, 113382. </w:t>
      </w:r>
      <w:hyperlink r:id="rId57">
        <w:r w:rsidRPr="53271ED0">
          <w:rPr>
            <w:rFonts w:ascii="Times New Roman" w:hAnsi="Times New Roman" w:cs="Times New Roman"/>
            <w:b/>
            <w:bCs/>
            <w:sz w:val="24"/>
            <w:szCs w:val="24"/>
          </w:rPr>
          <w:t>https://doi.org/10.1016/j.psychres.2020.113382</w:t>
        </w:r>
      </w:hyperlink>
    </w:p>
    <w:p w14:paraId="2E26AE3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Kocatürk, E., Salman, A., Cherrez-Ojeda, I, et al. (2021). The global impact of the COVID-19 pandemic on the management and course of chronic Urticaria. </w:t>
      </w:r>
      <w:r w:rsidRPr="00E87E00">
        <w:rPr>
          <w:rFonts w:ascii="Times New Roman" w:hAnsi="Times New Roman" w:cs="Times New Roman"/>
          <w:i/>
          <w:iCs/>
          <w:sz w:val="24"/>
          <w:szCs w:val="24"/>
        </w:rPr>
        <w:t>Allergy, 76</w:t>
      </w:r>
      <w:r w:rsidRPr="53271ED0">
        <w:rPr>
          <w:rFonts w:ascii="Times New Roman" w:hAnsi="Times New Roman" w:cs="Times New Roman"/>
          <w:sz w:val="24"/>
          <w:szCs w:val="24"/>
        </w:rPr>
        <w:t xml:space="preserve">(3), 816–830, </w:t>
      </w:r>
      <w:hyperlink r:id="rId58">
        <w:r w:rsidRPr="53271ED0">
          <w:rPr>
            <w:rFonts w:ascii="Times New Roman" w:hAnsi="Times New Roman" w:cs="Times New Roman"/>
            <w:b/>
            <w:bCs/>
            <w:sz w:val="24"/>
            <w:szCs w:val="24"/>
          </w:rPr>
          <w:t>https://doi.org/10.1111/all.14687</w:t>
        </w:r>
      </w:hyperlink>
      <w:r w:rsidRPr="53271ED0">
        <w:rPr>
          <w:rFonts w:ascii="Times New Roman" w:hAnsi="Times New Roman" w:cs="Times New Roman"/>
          <w:sz w:val="24"/>
          <w:szCs w:val="24"/>
        </w:rPr>
        <w:t xml:space="preserve">. </w:t>
      </w:r>
    </w:p>
    <w:p w14:paraId="1CF634D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lastRenderedPageBreak/>
        <w:t xml:space="preserve">Kowalski, R. M., Carroll, H., &amp; Britt, J. (2022). Finding the silver lining in the COVID-19 crisis. </w:t>
      </w:r>
      <w:r w:rsidRPr="00E87E00">
        <w:rPr>
          <w:rFonts w:ascii="Times New Roman" w:hAnsi="Times New Roman" w:cs="Times New Roman"/>
          <w:i/>
          <w:iCs/>
          <w:sz w:val="24"/>
          <w:szCs w:val="24"/>
          <w:highlight w:val="yellow"/>
        </w:rPr>
        <w:t>Journal of health psychology, 27</w:t>
      </w:r>
      <w:r w:rsidRPr="53271ED0">
        <w:rPr>
          <w:rFonts w:ascii="Times New Roman" w:hAnsi="Times New Roman" w:cs="Times New Roman"/>
          <w:sz w:val="24"/>
          <w:szCs w:val="24"/>
          <w:highlight w:val="yellow"/>
        </w:rPr>
        <w:t xml:space="preserve">(6), 1507–1514. </w:t>
      </w:r>
      <w:hyperlink r:id="rId59">
        <w:r w:rsidRPr="53271ED0">
          <w:rPr>
            <w:rFonts w:ascii="Times New Roman" w:hAnsi="Times New Roman" w:cs="Times New Roman"/>
            <w:b/>
            <w:bCs/>
            <w:sz w:val="24"/>
            <w:szCs w:val="24"/>
          </w:rPr>
          <w:t>https://doi.org/10.1177/1359105321999088</w:t>
        </w:r>
      </w:hyperlink>
    </w:p>
    <w:p w14:paraId="2C570E0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Lafuenti, L., Dinapoli, L., Mastrilli, L, et al. (2023). Post-traumatic growth in oncological patients during the COVID-19 pandemic. </w:t>
      </w:r>
      <w:r w:rsidRPr="00E87E00">
        <w:rPr>
          <w:rFonts w:ascii="Times New Roman" w:hAnsi="Times New Roman" w:cs="Times New Roman"/>
          <w:i/>
          <w:iCs/>
          <w:sz w:val="24"/>
          <w:szCs w:val="24"/>
          <w:highlight w:val="yellow"/>
        </w:rPr>
        <w:t>Health psychology report, 12</w:t>
      </w:r>
      <w:r w:rsidRPr="53271ED0">
        <w:rPr>
          <w:rFonts w:ascii="Times New Roman" w:hAnsi="Times New Roman" w:cs="Times New Roman"/>
          <w:sz w:val="24"/>
          <w:szCs w:val="24"/>
          <w:highlight w:val="yellow"/>
        </w:rPr>
        <w:t xml:space="preserve">(2), 142–153. </w:t>
      </w:r>
      <w:hyperlink r:id="rId60">
        <w:r w:rsidRPr="53271ED0">
          <w:rPr>
            <w:rFonts w:ascii="Times New Roman" w:hAnsi="Times New Roman" w:cs="Times New Roman"/>
            <w:b/>
            <w:bCs/>
            <w:sz w:val="24"/>
            <w:szCs w:val="24"/>
          </w:rPr>
          <w:t>https://doi.org/10.5114/hpr/169165</w:t>
        </w:r>
      </w:hyperlink>
    </w:p>
    <w:p w14:paraId="22C1F32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Lan, H., Suo, X., Zuo, C, et al. (2023). Distinct pre-COVID brain structural signatures in COVID-19-related post-traumatic stress symptoms and post-traumatic growth. </w:t>
      </w:r>
      <w:r w:rsidRPr="00E87E00">
        <w:rPr>
          <w:rFonts w:ascii="Times New Roman" w:hAnsi="Times New Roman" w:cs="Times New Roman"/>
          <w:i/>
          <w:iCs/>
          <w:sz w:val="24"/>
          <w:szCs w:val="24"/>
        </w:rPr>
        <w:t>Cerebral cortex (New York, N.Y. : 1991), 33</w:t>
      </w:r>
      <w:r w:rsidRPr="53271ED0">
        <w:rPr>
          <w:rFonts w:ascii="Times New Roman" w:hAnsi="Times New Roman" w:cs="Times New Roman"/>
          <w:sz w:val="24"/>
          <w:szCs w:val="24"/>
        </w:rPr>
        <w:t xml:space="preserve">(23), 11373–11383. </w:t>
      </w:r>
      <w:hyperlink r:id="rId61">
        <w:r w:rsidRPr="53271ED0">
          <w:rPr>
            <w:rFonts w:ascii="Times New Roman" w:hAnsi="Times New Roman" w:cs="Times New Roman"/>
            <w:b/>
            <w:bCs/>
            <w:sz w:val="24"/>
            <w:szCs w:val="24"/>
          </w:rPr>
          <w:t>https://doi.org/10.1093/cercor/bhad372</w:t>
        </w:r>
      </w:hyperlink>
      <w:r w:rsidRPr="53271ED0">
        <w:rPr>
          <w:rFonts w:ascii="Times New Roman" w:hAnsi="Times New Roman" w:cs="Times New Roman"/>
          <w:sz w:val="24"/>
          <w:szCs w:val="24"/>
        </w:rPr>
        <w:t xml:space="preserve"> </w:t>
      </w:r>
    </w:p>
    <w:p w14:paraId="059A7D2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Lau, B. H. P., Chan, C. L. W., &amp; Ng, S. M. (2021). </w:t>
      </w:r>
      <w:r w:rsidRPr="53271ED0">
        <w:rPr>
          <w:rFonts w:ascii="Times New Roman" w:hAnsi="Times New Roman" w:cs="Times New Roman"/>
          <w:sz w:val="24"/>
          <w:szCs w:val="24"/>
        </w:rPr>
        <w:t>Post-traumatic growth in the first Covid outbreak in Hong Kong.</w:t>
      </w:r>
      <w:r w:rsidRPr="00E87E00">
        <w:rPr>
          <w:rFonts w:ascii="Times New Roman" w:hAnsi="Times New Roman" w:cs="Times New Roman"/>
          <w:i/>
          <w:iCs/>
          <w:sz w:val="24"/>
          <w:szCs w:val="24"/>
        </w:rPr>
        <w:t xml:space="preserve"> Frontiers in psychology, 12,</w:t>
      </w:r>
      <w:r w:rsidRPr="53271ED0">
        <w:rPr>
          <w:rFonts w:ascii="Times New Roman" w:hAnsi="Times New Roman" w:cs="Times New Roman"/>
          <w:sz w:val="24"/>
          <w:szCs w:val="24"/>
        </w:rPr>
        <w:t xml:space="preserve"> 675132. </w:t>
      </w:r>
      <w:hyperlink r:id="rId62">
        <w:r w:rsidRPr="53271ED0">
          <w:rPr>
            <w:rFonts w:ascii="Times New Roman" w:hAnsi="Times New Roman" w:cs="Times New Roman"/>
            <w:b/>
            <w:bCs/>
            <w:sz w:val="24"/>
            <w:szCs w:val="24"/>
          </w:rPr>
          <w:t>https://doi.org/10.3389/fpsyg.2021.675132</w:t>
        </w:r>
      </w:hyperlink>
      <w:r w:rsidRPr="53271ED0">
        <w:rPr>
          <w:rFonts w:ascii="Times New Roman" w:hAnsi="Times New Roman" w:cs="Times New Roman"/>
          <w:sz w:val="24"/>
          <w:szCs w:val="24"/>
        </w:rPr>
        <w:t xml:space="preserve"> </w:t>
      </w:r>
    </w:p>
    <w:p w14:paraId="12C12F45"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Levinsky, M., Schiff, M., Pat-Horenczyk, R, et al. (2024). Emotional distress and posttraumatic growth during the COVID-19 pandemic: The case of the ultra-Orthodox Jewish society in Israel. </w:t>
      </w:r>
      <w:r w:rsidRPr="00E87E00">
        <w:rPr>
          <w:rFonts w:ascii="Times New Roman" w:hAnsi="Times New Roman" w:cs="Times New Roman"/>
          <w:i/>
          <w:iCs/>
          <w:sz w:val="24"/>
          <w:szCs w:val="24"/>
          <w:highlight w:val="yellow"/>
        </w:rPr>
        <w:t>Psychological trauma : theory, research, practice and policy, 16</w:t>
      </w:r>
      <w:r w:rsidRPr="53271ED0">
        <w:rPr>
          <w:rFonts w:ascii="Times New Roman" w:hAnsi="Times New Roman" w:cs="Times New Roman"/>
          <w:sz w:val="24"/>
          <w:szCs w:val="24"/>
          <w:highlight w:val="yellow"/>
        </w:rPr>
        <w:t xml:space="preserve">(1), 57–67. </w:t>
      </w:r>
      <w:hyperlink r:id="rId63">
        <w:r w:rsidRPr="53271ED0">
          <w:rPr>
            <w:rFonts w:ascii="Times New Roman" w:hAnsi="Times New Roman" w:cs="Times New Roman"/>
            <w:b/>
            <w:bCs/>
            <w:sz w:val="24"/>
            <w:szCs w:val="24"/>
          </w:rPr>
          <w:t>https://doi.org/10.1037/tra0001406</w:t>
        </w:r>
      </w:hyperlink>
    </w:p>
    <w:p w14:paraId="183F309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Lewis, C., Lewis, K., Edwards, B, et al. (2022). Posttraumatic growth related to the Covid-19 pandemic among individuals with lived experience of psychiatric disorder. </w:t>
      </w:r>
      <w:r w:rsidRPr="00E87E00">
        <w:rPr>
          <w:rFonts w:ascii="Times New Roman" w:hAnsi="Times New Roman" w:cs="Times New Roman"/>
          <w:i/>
          <w:iCs/>
          <w:sz w:val="24"/>
          <w:szCs w:val="24"/>
        </w:rPr>
        <w:t>Journal of traumatic stress, 35</w:t>
      </w:r>
      <w:r w:rsidRPr="53271ED0">
        <w:rPr>
          <w:rFonts w:ascii="Times New Roman" w:hAnsi="Times New Roman" w:cs="Times New Roman"/>
          <w:sz w:val="24"/>
          <w:szCs w:val="24"/>
        </w:rPr>
        <w:t xml:space="preserve">(6), 1756–1768. </w:t>
      </w:r>
      <w:hyperlink r:id="rId64">
        <w:r w:rsidRPr="53271ED0">
          <w:rPr>
            <w:rFonts w:ascii="Times New Roman" w:hAnsi="Times New Roman" w:cs="Times New Roman"/>
            <w:b/>
            <w:bCs/>
            <w:sz w:val="24"/>
            <w:szCs w:val="24"/>
          </w:rPr>
          <w:t>https://doi.org/10.1002/jts.22884</w:t>
        </w:r>
      </w:hyperlink>
      <w:r w:rsidRPr="53271ED0">
        <w:rPr>
          <w:rFonts w:ascii="Times New Roman" w:hAnsi="Times New Roman" w:cs="Times New Roman"/>
          <w:sz w:val="24"/>
          <w:szCs w:val="24"/>
        </w:rPr>
        <w:t xml:space="preserve"> </w:t>
      </w:r>
    </w:p>
    <w:p w14:paraId="4B374E5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Li, L., Mao, M., Wang, S, et al. (2022). Posttraumatic growth in Chinese nurses and general public during the COVID-19 outbreak. </w:t>
      </w:r>
      <w:r w:rsidRPr="00E87E00">
        <w:rPr>
          <w:rFonts w:ascii="Times New Roman" w:hAnsi="Times New Roman" w:cs="Times New Roman"/>
          <w:i/>
          <w:iCs/>
          <w:sz w:val="24"/>
          <w:szCs w:val="24"/>
          <w:highlight w:val="yellow"/>
        </w:rPr>
        <w:t>Psychology, health &amp; medicine, 27</w:t>
      </w:r>
      <w:r w:rsidRPr="53271ED0">
        <w:rPr>
          <w:rFonts w:ascii="Times New Roman" w:hAnsi="Times New Roman" w:cs="Times New Roman"/>
          <w:sz w:val="24"/>
          <w:szCs w:val="24"/>
          <w:highlight w:val="yellow"/>
        </w:rPr>
        <w:t xml:space="preserve">(2), 301–311. </w:t>
      </w:r>
      <w:hyperlink r:id="rId65">
        <w:r w:rsidRPr="53271ED0">
          <w:rPr>
            <w:rFonts w:ascii="Times New Roman" w:hAnsi="Times New Roman" w:cs="Times New Roman"/>
            <w:b/>
            <w:bCs/>
            <w:sz w:val="24"/>
            <w:szCs w:val="24"/>
          </w:rPr>
          <w:t>https://doi.org/10.1080/13548506.2021.1897148</w:t>
        </w:r>
      </w:hyperlink>
    </w:p>
    <w:p w14:paraId="23C46E3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Liu, G., Zeng, L., Wang, F, et al. (2024). Prevalence and factors of posttraumatic growth among Hubei residents during the COVID-19 pandemic: A cross-sectional study. </w:t>
      </w:r>
      <w:r w:rsidRPr="00E87E00">
        <w:rPr>
          <w:rFonts w:ascii="Times New Roman" w:hAnsi="Times New Roman" w:cs="Times New Roman"/>
          <w:i/>
          <w:iCs/>
          <w:sz w:val="24"/>
          <w:szCs w:val="24"/>
          <w:highlight w:val="yellow"/>
        </w:rPr>
        <w:t>Psychology, health &amp; medicine, 29</w:t>
      </w:r>
      <w:r w:rsidRPr="53271ED0">
        <w:rPr>
          <w:rFonts w:ascii="Times New Roman" w:hAnsi="Times New Roman" w:cs="Times New Roman"/>
          <w:sz w:val="24"/>
          <w:szCs w:val="24"/>
          <w:highlight w:val="yellow"/>
        </w:rPr>
        <w:t xml:space="preserve">(1), 100–107. </w:t>
      </w:r>
      <w:hyperlink r:id="rId66">
        <w:r w:rsidRPr="53271ED0">
          <w:rPr>
            <w:rFonts w:ascii="Times New Roman" w:hAnsi="Times New Roman" w:cs="Times New Roman"/>
            <w:b/>
            <w:bCs/>
            <w:sz w:val="24"/>
            <w:szCs w:val="24"/>
          </w:rPr>
          <w:t>https://doi.org/10.1080/13548506.2022.2132409</w:t>
        </w:r>
      </w:hyperlink>
    </w:p>
    <w:p w14:paraId="41C5FAD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Liu, S., Curenton, S. M., Sims, J, et al. (2024). The promotive and protective effects of parents' perceived changes during the COVID-19 pandemic on emotional well-being among U.S. households with young children: an investigation of family resilience processes.</w:t>
      </w:r>
      <w:r w:rsidRPr="00E87E00">
        <w:rPr>
          <w:rFonts w:ascii="Times New Roman" w:hAnsi="Times New Roman" w:cs="Times New Roman"/>
          <w:i/>
          <w:iCs/>
          <w:sz w:val="24"/>
          <w:szCs w:val="24"/>
          <w:highlight w:val="yellow"/>
        </w:rPr>
        <w:t xml:space="preserve"> Frontiers in psychology, 14</w:t>
      </w:r>
      <w:r w:rsidRPr="53271ED0">
        <w:rPr>
          <w:rFonts w:ascii="Times New Roman" w:hAnsi="Times New Roman" w:cs="Times New Roman"/>
          <w:sz w:val="24"/>
          <w:szCs w:val="24"/>
          <w:highlight w:val="yellow"/>
        </w:rPr>
        <w:t xml:space="preserve">, 1270514. </w:t>
      </w:r>
      <w:hyperlink r:id="rId67">
        <w:r w:rsidRPr="53271ED0">
          <w:rPr>
            <w:rFonts w:ascii="Times New Roman" w:hAnsi="Times New Roman" w:cs="Times New Roman"/>
            <w:b/>
            <w:bCs/>
            <w:sz w:val="24"/>
            <w:szCs w:val="24"/>
          </w:rPr>
          <w:t>https://doi.org/10.3389/fpsyg.2023.1270514</w:t>
        </w:r>
      </w:hyperlink>
    </w:p>
    <w:p w14:paraId="633409E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nl-NL"/>
        </w:rPr>
      </w:pPr>
      <w:r w:rsidRPr="53271ED0">
        <w:rPr>
          <w:rFonts w:ascii="Times New Roman" w:hAnsi="Times New Roman" w:cs="Times New Roman"/>
          <w:sz w:val="24"/>
          <w:szCs w:val="24"/>
          <w:highlight w:val="yellow"/>
        </w:rPr>
        <w:t>Liu, X., Ju, X., Liu, X. (2021). The Relationship between Resilience and Intent to Stay among Chinese Nurses to Support Wuhan in Managing COVID-19: The Serial Mediation Effect of Post-traumatic Growth and Perceived Professional Benefits.</w:t>
      </w:r>
      <w:r w:rsidRPr="00E87E00">
        <w:rPr>
          <w:rFonts w:ascii="Times New Roman" w:hAnsi="Times New Roman" w:cs="Times New Roman"/>
          <w:i/>
          <w:iCs/>
          <w:sz w:val="24"/>
          <w:szCs w:val="24"/>
          <w:highlight w:val="yellow"/>
        </w:rPr>
        <w:t xml:space="preserve"> </w:t>
      </w:r>
      <w:r w:rsidRPr="00E87E00">
        <w:rPr>
          <w:rFonts w:ascii="Times New Roman" w:hAnsi="Times New Roman" w:cs="Times New Roman"/>
          <w:i/>
          <w:iCs/>
          <w:sz w:val="24"/>
          <w:szCs w:val="24"/>
          <w:highlight w:val="yellow"/>
          <w:lang w:val="nl-NL"/>
        </w:rPr>
        <w:t>Nurs. Open, 8,</w:t>
      </w:r>
      <w:r w:rsidRPr="00E87E00">
        <w:rPr>
          <w:rFonts w:ascii="Times New Roman" w:hAnsi="Times New Roman" w:cs="Times New Roman"/>
          <w:sz w:val="24"/>
          <w:szCs w:val="24"/>
          <w:highlight w:val="yellow"/>
          <w:lang w:val="nl-NL"/>
        </w:rPr>
        <w:t xml:space="preserve"> 2866–2876.</w:t>
      </w:r>
    </w:p>
    <w:p w14:paraId="5E6CC4E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nl-NL"/>
        </w:rPr>
        <w:t xml:space="preserve">Lyu, Y., Yu, Y., Chen, S, et al. </w:t>
      </w:r>
      <w:r w:rsidRPr="53271ED0">
        <w:rPr>
          <w:rFonts w:ascii="Times New Roman" w:hAnsi="Times New Roman" w:cs="Times New Roman"/>
          <w:sz w:val="24"/>
          <w:szCs w:val="24"/>
        </w:rPr>
        <w:t xml:space="preserve">(2021). Positive functioning at work during Covid‐19: Posttraumatic growth, resilience, and emotional exhaustion in Chinese frontline healthcare workers. </w:t>
      </w:r>
      <w:r w:rsidRPr="00E87E00">
        <w:rPr>
          <w:rFonts w:ascii="Times New Roman" w:hAnsi="Times New Roman" w:cs="Times New Roman"/>
          <w:i/>
          <w:iCs/>
          <w:sz w:val="24"/>
          <w:szCs w:val="24"/>
        </w:rPr>
        <w:t>Applied Psychology: Health and Well-Being</w:t>
      </w:r>
      <w:r w:rsidRPr="53271ED0">
        <w:rPr>
          <w:rFonts w:ascii="Times New Roman" w:hAnsi="Times New Roman" w:cs="Times New Roman"/>
          <w:sz w:val="24"/>
          <w:szCs w:val="24"/>
        </w:rPr>
        <w:t xml:space="preserve">. </w:t>
      </w:r>
      <w:hyperlink r:id="rId68">
        <w:r w:rsidRPr="53271ED0">
          <w:rPr>
            <w:rFonts w:ascii="Times New Roman" w:hAnsi="Times New Roman" w:cs="Times New Roman"/>
            <w:b/>
            <w:bCs/>
            <w:sz w:val="24"/>
            <w:szCs w:val="24"/>
          </w:rPr>
          <w:t>https://doi.org/10.1111/aphw.12276</w:t>
        </w:r>
      </w:hyperlink>
      <w:r w:rsidRPr="53271ED0">
        <w:rPr>
          <w:rFonts w:ascii="Times New Roman" w:hAnsi="Times New Roman" w:cs="Times New Roman"/>
          <w:sz w:val="24"/>
          <w:szCs w:val="24"/>
        </w:rPr>
        <w:t xml:space="preserve"> </w:t>
      </w:r>
    </w:p>
    <w:p w14:paraId="0DCB820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Ma X, Wan X, Chen C. (2022). The correlation between posttraumatic growth and social support in people with breast cancer: A meta-analysis. </w:t>
      </w:r>
      <w:r w:rsidRPr="00E87E00">
        <w:rPr>
          <w:rFonts w:ascii="Times New Roman" w:hAnsi="Times New Roman" w:cs="Times New Roman"/>
          <w:i/>
          <w:iCs/>
          <w:sz w:val="24"/>
          <w:szCs w:val="24"/>
        </w:rPr>
        <w:t>Front Psychol, 13,</w:t>
      </w:r>
      <w:r w:rsidRPr="53271ED0">
        <w:rPr>
          <w:rFonts w:ascii="Times New Roman" w:hAnsi="Times New Roman" w:cs="Times New Roman"/>
          <w:sz w:val="24"/>
          <w:szCs w:val="24"/>
        </w:rPr>
        <w:t xml:space="preserve">1060150. doi:10.3389/fpsyg.2022.1060150 </w:t>
      </w:r>
    </w:p>
    <w:p w14:paraId="5349114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Mazor, Y., Gelkopf, M., Mueser, K. T, et al. (2016). Posttraumatic Growth in Psychosis. </w:t>
      </w:r>
      <w:r w:rsidRPr="00E87E00">
        <w:rPr>
          <w:rFonts w:ascii="Times New Roman" w:hAnsi="Times New Roman" w:cs="Times New Roman"/>
          <w:i/>
          <w:iCs/>
          <w:sz w:val="24"/>
          <w:szCs w:val="24"/>
        </w:rPr>
        <w:t>Frontiers in psychiatry, 7</w:t>
      </w:r>
      <w:r w:rsidRPr="53271ED0">
        <w:rPr>
          <w:rFonts w:ascii="Times New Roman" w:hAnsi="Times New Roman" w:cs="Times New Roman"/>
          <w:sz w:val="24"/>
          <w:szCs w:val="24"/>
        </w:rPr>
        <w:t xml:space="preserve">, 202. </w:t>
      </w:r>
      <w:hyperlink r:id="rId69">
        <w:r w:rsidRPr="53271ED0">
          <w:rPr>
            <w:rFonts w:ascii="Times New Roman" w:hAnsi="Times New Roman" w:cs="Times New Roman"/>
            <w:b/>
            <w:bCs/>
            <w:sz w:val="24"/>
            <w:szCs w:val="24"/>
          </w:rPr>
          <w:t>https://doi.org/10.3389/fpsyt.2016.00202</w:t>
        </w:r>
      </w:hyperlink>
    </w:p>
    <w:p w14:paraId="3528A17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de-DE"/>
        </w:rPr>
        <w:t xml:space="preserve">McMillen, J. C., &amp; Fisher, R. H. (1998). </w:t>
      </w:r>
      <w:r w:rsidRPr="53271ED0">
        <w:rPr>
          <w:rFonts w:ascii="Times New Roman" w:hAnsi="Times New Roman" w:cs="Times New Roman"/>
          <w:sz w:val="24"/>
          <w:szCs w:val="24"/>
        </w:rPr>
        <w:t xml:space="preserve">The Perceived Benefit Scales: Measuring perceived positive life changes after negative events. </w:t>
      </w:r>
      <w:r w:rsidRPr="00E87E00">
        <w:rPr>
          <w:rFonts w:ascii="Times New Roman" w:hAnsi="Times New Roman" w:cs="Times New Roman"/>
          <w:i/>
          <w:iCs/>
          <w:sz w:val="24"/>
          <w:szCs w:val="24"/>
        </w:rPr>
        <w:t>Social Work Research, 22</w:t>
      </w:r>
      <w:r w:rsidRPr="53271ED0">
        <w:rPr>
          <w:rFonts w:ascii="Times New Roman" w:hAnsi="Times New Roman" w:cs="Times New Roman"/>
          <w:sz w:val="24"/>
          <w:szCs w:val="24"/>
        </w:rPr>
        <w:t xml:space="preserve">(3), 173–186. </w:t>
      </w:r>
      <w:hyperlink r:id="rId70">
        <w:r w:rsidRPr="53271ED0">
          <w:rPr>
            <w:rFonts w:ascii="Times New Roman" w:hAnsi="Times New Roman" w:cs="Times New Roman"/>
            <w:b/>
            <w:bCs/>
            <w:sz w:val="24"/>
            <w:szCs w:val="24"/>
          </w:rPr>
          <w:t>https://doi.org/10.1093/swr/22.3.173</w:t>
        </w:r>
      </w:hyperlink>
    </w:p>
    <w:p w14:paraId="72C82A4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Mo, Y.,Tao, P., Liu, G, et al. (2022). Post-traumatic growth of nurses who faced the Covid-19 epidemic and its correlation with professional self-identity and social support. </w:t>
      </w:r>
      <w:r w:rsidRPr="00E87E00">
        <w:rPr>
          <w:rFonts w:ascii="Times New Roman" w:hAnsi="Times New Roman" w:cs="Times New Roman"/>
          <w:i/>
          <w:iCs/>
          <w:sz w:val="24"/>
          <w:szCs w:val="24"/>
        </w:rPr>
        <w:t>Frontiers in psychiatry, 12</w:t>
      </w:r>
      <w:r w:rsidRPr="53271ED0">
        <w:rPr>
          <w:rFonts w:ascii="Times New Roman" w:hAnsi="Times New Roman" w:cs="Times New Roman"/>
          <w:sz w:val="24"/>
          <w:szCs w:val="24"/>
        </w:rPr>
        <w:t xml:space="preserve">, 562938. </w:t>
      </w:r>
      <w:hyperlink r:id="rId71">
        <w:r w:rsidRPr="53271ED0">
          <w:rPr>
            <w:rFonts w:ascii="Times New Roman" w:hAnsi="Times New Roman" w:cs="Times New Roman"/>
            <w:b/>
            <w:bCs/>
            <w:sz w:val="24"/>
            <w:szCs w:val="24"/>
          </w:rPr>
          <w:t>https://doi.org/10.3389/fpsyt.2021.562938</w:t>
        </w:r>
      </w:hyperlink>
      <w:r w:rsidRPr="53271ED0">
        <w:rPr>
          <w:rFonts w:ascii="Times New Roman" w:hAnsi="Times New Roman" w:cs="Times New Roman"/>
          <w:sz w:val="24"/>
          <w:szCs w:val="24"/>
        </w:rPr>
        <w:t xml:space="preserve">  </w:t>
      </w:r>
    </w:p>
    <w:p w14:paraId="040BA96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Mohr D. C., Dick L. P., Russo D, et al. (1999). The psychosocial impact of multiple sclerosis: Exploring the patient’s perspective. </w:t>
      </w:r>
      <w:r w:rsidRPr="00E87E00">
        <w:rPr>
          <w:rFonts w:ascii="Times New Roman" w:hAnsi="Times New Roman" w:cs="Times New Roman"/>
          <w:i/>
          <w:iCs/>
          <w:sz w:val="24"/>
          <w:szCs w:val="24"/>
        </w:rPr>
        <w:t>Health Psychology, 18</w:t>
      </w:r>
      <w:r w:rsidRPr="53271ED0">
        <w:rPr>
          <w:rFonts w:ascii="Times New Roman" w:hAnsi="Times New Roman" w:cs="Times New Roman"/>
          <w:sz w:val="24"/>
          <w:szCs w:val="24"/>
        </w:rPr>
        <w:t xml:space="preserve">(4), 376–382. </w:t>
      </w:r>
    </w:p>
    <w:p w14:paraId="4E6EE81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Morales, D. X., Grineski, S. E., &amp; Collins, T. W. (2023). The silver lining of the COVID-19 pandemic: Undergraduate research experiences, mentorship, and posttraumatic growth. </w:t>
      </w:r>
      <w:r w:rsidRPr="00E87E00">
        <w:rPr>
          <w:rFonts w:ascii="Times New Roman" w:hAnsi="Times New Roman" w:cs="Times New Roman"/>
          <w:i/>
          <w:iCs/>
          <w:sz w:val="24"/>
          <w:szCs w:val="24"/>
        </w:rPr>
        <w:t xml:space="preserve">Research in Higher Education. </w:t>
      </w:r>
      <w:hyperlink r:id="rId72">
        <w:r w:rsidRPr="53271ED0">
          <w:rPr>
            <w:rFonts w:ascii="Times New Roman" w:hAnsi="Times New Roman" w:cs="Times New Roman"/>
            <w:b/>
            <w:bCs/>
            <w:sz w:val="24"/>
            <w:szCs w:val="24"/>
          </w:rPr>
          <w:t>https://doi.org/10.1007/s11162-023-09763-6</w:t>
        </w:r>
      </w:hyperlink>
      <w:r w:rsidRPr="53271ED0">
        <w:rPr>
          <w:rFonts w:ascii="Times New Roman" w:hAnsi="Times New Roman" w:cs="Times New Roman"/>
          <w:sz w:val="24"/>
          <w:szCs w:val="24"/>
        </w:rPr>
        <w:t xml:space="preserve"> </w:t>
      </w:r>
    </w:p>
    <w:p w14:paraId="0FCB07D0"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it-IT"/>
        </w:rPr>
      </w:pPr>
      <w:r w:rsidRPr="53271ED0">
        <w:rPr>
          <w:rFonts w:ascii="Times New Roman" w:hAnsi="Times New Roman" w:cs="Times New Roman"/>
          <w:sz w:val="24"/>
          <w:szCs w:val="24"/>
        </w:rPr>
        <w:t xml:space="preserve">Moreland, M. L., Rickman, S. R. M., &amp; Yalch, M. M. (2023). Influence of trauma and personality on posttraumatic cognitions in military veterans. </w:t>
      </w:r>
      <w:r w:rsidRPr="00E87E00">
        <w:rPr>
          <w:rFonts w:ascii="Times New Roman" w:hAnsi="Times New Roman" w:cs="Times New Roman"/>
          <w:i/>
          <w:iCs/>
          <w:sz w:val="24"/>
          <w:szCs w:val="24"/>
          <w:lang w:val="it-IT"/>
        </w:rPr>
        <w:t>Traumatology.</w:t>
      </w:r>
      <w:r w:rsidRPr="00E87E00">
        <w:rPr>
          <w:rFonts w:ascii="Times New Roman" w:hAnsi="Times New Roman" w:cs="Times New Roman"/>
          <w:sz w:val="24"/>
          <w:szCs w:val="24"/>
          <w:lang w:val="it-IT"/>
        </w:rPr>
        <w:t xml:space="preserve"> </w:t>
      </w:r>
      <w:hyperlink r:id="rId73">
        <w:r w:rsidRPr="00E87E00">
          <w:rPr>
            <w:rFonts w:ascii="Times New Roman" w:hAnsi="Times New Roman" w:cs="Times New Roman"/>
            <w:b/>
            <w:bCs/>
            <w:sz w:val="24"/>
            <w:szCs w:val="24"/>
            <w:lang w:val="it-IT"/>
          </w:rPr>
          <w:t>https://doi.org/10.1037/trm0000469</w:t>
        </w:r>
      </w:hyperlink>
      <w:r w:rsidRPr="00E87E00">
        <w:rPr>
          <w:rFonts w:ascii="Times New Roman" w:hAnsi="Times New Roman" w:cs="Times New Roman"/>
          <w:sz w:val="24"/>
          <w:szCs w:val="24"/>
          <w:lang w:val="it-IT"/>
        </w:rPr>
        <w:t xml:space="preserve"> </w:t>
      </w:r>
    </w:p>
    <w:p w14:paraId="7AF76C4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Moreno-Jiménez, J. E., Blanco-Donoso, L. M., Demerouti, E, et al. </w:t>
      </w:r>
      <w:r w:rsidRPr="53271ED0">
        <w:rPr>
          <w:rFonts w:ascii="Times New Roman" w:hAnsi="Times New Roman" w:cs="Times New Roman"/>
          <w:sz w:val="24"/>
          <w:szCs w:val="24"/>
          <w:highlight w:val="yellow"/>
        </w:rPr>
        <w:t>(2021). The role of healthcare professionals' passion in predicting secondary traumatic stress and Posttraumatic Growth in the face of COVID-19: A longitudinal approach.</w:t>
      </w:r>
      <w:r w:rsidRPr="00E87E00">
        <w:rPr>
          <w:rFonts w:ascii="Times New Roman" w:hAnsi="Times New Roman" w:cs="Times New Roman"/>
          <w:i/>
          <w:iCs/>
          <w:sz w:val="24"/>
          <w:szCs w:val="24"/>
          <w:highlight w:val="yellow"/>
        </w:rPr>
        <w:t xml:space="preserve"> International journal of environmental research and public health, 18</w:t>
      </w:r>
      <w:r w:rsidRPr="53271ED0">
        <w:rPr>
          <w:rFonts w:ascii="Times New Roman" w:hAnsi="Times New Roman" w:cs="Times New Roman"/>
          <w:sz w:val="24"/>
          <w:szCs w:val="24"/>
          <w:highlight w:val="yellow"/>
        </w:rPr>
        <w:t xml:space="preserve">(9), 4453. </w:t>
      </w:r>
      <w:hyperlink r:id="rId74">
        <w:r w:rsidRPr="53271ED0">
          <w:rPr>
            <w:rFonts w:ascii="Times New Roman" w:hAnsi="Times New Roman" w:cs="Times New Roman"/>
            <w:b/>
            <w:bCs/>
            <w:sz w:val="24"/>
            <w:szCs w:val="24"/>
          </w:rPr>
          <w:t>https://doi.org/10.3390/ijerph18094453</w:t>
        </w:r>
      </w:hyperlink>
    </w:p>
    <w:p w14:paraId="01020F6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Naghavi, A., Teismann, T., Asgari, Z, et al. (2020). Accurate diagnosis of suicide ideation/behavior using robust ensemble machine learning: A university student population in the Middle East and North Africa (MENA) region. </w:t>
      </w:r>
      <w:r w:rsidRPr="00E87E00">
        <w:rPr>
          <w:rFonts w:ascii="Times New Roman" w:hAnsi="Times New Roman" w:cs="Times New Roman"/>
          <w:i/>
          <w:iCs/>
          <w:sz w:val="24"/>
          <w:szCs w:val="24"/>
        </w:rPr>
        <w:t>Diagnostics (Basel, Switzerland), 10</w:t>
      </w:r>
      <w:r w:rsidRPr="53271ED0">
        <w:rPr>
          <w:rFonts w:ascii="Times New Roman" w:hAnsi="Times New Roman" w:cs="Times New Roman"/>
          <w:sz w:val="24"/>
          <w:szCs w:val="24"/>
        </w:rPr>
        <w:t xml:space="preserve">(11), 956. </w:t>
      </w:r>
      <w:hyperlink r:id="rId75">
        <w:r w:rsidRPr="53271ED0">
          <w:rPr>
            <w:rFonts w:ascii="Times New Roman" w:hAnsi="Times New Roman" w:cs="Times New Roman"/>
            <w:b/>
            <w:bCs/>
            <w:sz w:val="24"/>
            <w:szCs w:val="24"/>
          </w:rPr>
          <w:t>https://doi.org/10.3390/diagnostics10110956</w:t>
        </w:r>
      </w:hyperlink>
    </w:p>
    <w:p w14:paraId="4716997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Nie, T., Tian, M., &amp; Liang, H. (2021). Relational capital and Post-Traumatic Growth: The role of work meaning. </w:t>
      </w:r>
      <w:r w:rsidRPr="00E87E00">
        <w:rPr>
          <w:rFonts w:ascii="Times New Roman" w:hAnsi="Times New Roman" w:cs="Times New Roman"/>
          <w:i/>
          <w:iCs/>
          <w:sz w:val="24"/>
          <w:szCs w:val="24"/>
          <w:highlight w:val="yellow"/>
        </w:rPr>
        <w:t>International journal of environmental research and public health, 18</w:t>
      </w:r>
      <w:r w:rsidRPr="53271ED0">
        <w:rPr>
          <w:rFonts w:ascii="Times New Roman" w:hAnsi="Times New Roman" w:cs="Times New Roman"/>
          <w:sz w:val="24"/>
          <w:szCs w:val="24"/>
          <w:highlight w:val="yellow"/>
        </w:rPr>
        <w:t xml:space="preserve">(14), 7362. </w:t>
      </w:r>
      <w:hyperlink r:id="rId76">
        <w:r w:rsidRPr="53271ED0">
          <w:rPr>
            <w:rFonts w:ascii="Times New Roman" w:hAnsi="Times New Roman" w:cs="Times New Roman"/>
            <w:b/>
            <w:bCs/>
            <w:sz w:val="24"/>
            <w:szCs w:val="24"/>
          </w:rPr>
          <w:t>https://doi.org/10.3390/ijerph18147362</w:t>
        </w:r>
      </w:hyperlink>
    </w:p>
    <w:p w14:paraId="490983E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Northfield, E.-L., &amp; Johnston, K. L. (2022). I get by with a little help from my friends: Posttraumatic growth in the Covid-19 pandemic. </w:t>
      </w:r>
      <w:r w:rsidRPr="00E87E00">
        <w:rPr>
          <w:rFonts w:ascii="Times New Roman" w:hAnsi="Times New Roman" w:cs="Times New Roman"/>
          <w:i/>
          <w:iCs/>
          <w:sz w:val="24"/>
          <w:szCs w:val="24"/>
        </w:rPr>
        <w:t>Traumatology, 28</w:t>
      </w:r>
      <w:r w:rsidRPr="53271ED0">
        <w:rPr>
          <w:rFonts w:ascii="Times New Roman" w:hAnsi="Times New Roman" w:cs="Times New Roman"/>
          <w:sz w:val="24"/>
          <w:szCs w:val="24"/>
        </w:rPr>
        <w:t xml:space="preserve">(1), 195–201.  </w:t>
      </w:r>
    </w:p>
    <w:p w14:paraId="0D152F6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Nowicki, G. J., Schneider-Matyka, D., Godlewska, I, et al. (2024). The relationship between the strength of religious faith and spirituality in relation to post-traumatic growth among nurses caring for COVID-19 patients in eastern Poland: a cross-sectional study. </w:t>
      </w:r>
      <w:r w:rsidRPr="00E87E00">
        <w:rPr>
          <w:rFonts w:ascii="Times New Roman" w:hAnsi="Times New Roman" w:cs="Times New Roman"/>
          <w:i/>
          <w:iCs/>
          <w:sz w:val="24"/>
          <w:szCs w:val="24"/>
          <w:highlight w:val="yellow"/>
        </w:rPr>
        <w:t>Frontiers in psychiatry, 14,</w:t>
      </w:r>
      <w:r w:rsidRPr="53271ED0">
        <w:rPr>
          <w:rFonts w:ascii="Times New Roman" w:hAnsi="Times New Roman" w:cs="Times New Roman"/>
          <w:sz w:val="24"/>
          <w:szCs w:val="24"/>
          <w:highlight w:val="yellow"/>
        </w:rPr>
        <w:t xml:space="preserve"> 1331033. </w:t>
      </w:r>
      <w:hyperlink r:id="rId77">
        <w:r w:rsidRPr="53271ED0">
          <w:rPr>
            <w:rFonts w:ascii="Times New Roman" w:hAnsi="Times New Roman" w:cs="Times New Roman"/>
            <w:b/>
            <w:bCs/>
            <w:sz w:val="24"/>
            <w:szCs w:val="24"/>
          </w:rPr>
          <w:t>https://doi.org/10.3389/fpsyt.2023.1331033</w:t>
        </w:r>
      </w:hyperlink>
    </w:p>
    <w:p w14:paraId="00C81BA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O'Connor, R. C., Wetherall, K., Cleare, S, et al.  (2021). Mental health and well-being during the COVID-19 pandemic: longitudinal analyses of adults in the UK COVID-19 mental health &amp; wellbeing study. T</w:t>
      </w:r>
      <w:r w:rsidRPr="00E87E00">
        <w:rPr>
          <w:rFonts w:ascii="Times New Roman" w:hAnsi="Times New Roman" w:cs="Times New Roman"/>
          <w:i/>
          <w:iCs/>
          <w:sz w:val="24"/>
          <w:szCs w:val="24"/>
        </w:rPr>
        <w:t>he British journal of psychiatry: the journal of mental science, 218</w:t>
      </w:r>
      <w:r w:rsidRPr="53271ED0">
        <w:rPr>
          <w:rFonts w:ascii="Times New Roman" w:hAnsi="Times New Roman" w:cs="Times New Roman"/>
          <w:sz w:val="24"/>
          <w:szCs w:val="24"/>
        </w:rPr>
        <w:t xml:space="preserve">(6), 326–333. </w:t>
      </w:r>
      <w:hyperlink r:id="rId78">
        <w:r w:rsidRPr="53271ED0">
          <w:rPr>
            <w:rFonts w:ascii="Times New Roman" w:hAnsi="Times New Roman" w:cs="Times New Roman"/>
            <w:b/>
            <w:bCs/>
            <w:sz w:val="24"/>
            <w:szCs w:val="24"/>
          </w:rPr>
          <w:t>https://doi.org/10.1192/bjp.2020.212</w:t>
        </w:r>
      </w:hyperlink>
    </w:p>
    <w:p w14:paraId="17DA5121"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fr-FR"/>
        </w:rPr>
      </w:pPr>
      <w:r w:rsidRPr="53271ED0">
        <w:rPr>
          <w:rFonts w:ascii="Times New Roman" w:hAnsi="Times New Roman" w:cs="Times New Roman"/>
          <w:sz w:val="24"/>
          <w:szCs w:val="24"/>
          <w:highlight w:val="yellow"/>
        </w:rPr>
        <w:t xml:space="preserve">Ottaviani, G., Canfora, F., Leuci, S, et al. (2024). COVID-19 impact on post-traumatic stress symptoms in burning mouth syndrome: A multicentric study. </w:t>
      </w:r>
      <w:r w:rsidRPr="00E87E00">
        <w:rPr>
          <w:rFonts w:ascii="Times New Roman" w:hAnsi="Times New Roman" w:cs="Times New Roman"/>
          <w:i/>
          <w:iCs/>
          <w:sz w:val="24"/>
          <w:szCs w:val="24"/>
          <w:highlight w:val="yellow"/>
          <w:lang w:val="fr-FR"/>
        </w:rPr>
        <w:t xml:space="preserve">Oral diseases, </w:t>
      </w:r>
      <w:r w:rsidRPr="00E87E00">
        <w:rPr>
          <w:rFonts w:ascii="Times New Roman" w:hAnsi="Times New Roman" w:cs="Times New Roman"/>
          <w:sz w:val="24"/>
          <w:szCs w:val="24"/>
          <w:highlight w:val="yellow"/>
          <w:lang w:val="fr-FR"/>
        </w:rPr>
        <w:t xml:space="preserve">10.1111/odi.14915. Advance online publication. </w:t>
      </w:r>
      <w:hyperlink r:id="rId79">
        <w:r w:rsidRPr="00E87E00">
          <w:rPr>
            <w:rFonts w:ascii="Times New Roman" w:hAnsi="Times New Roman" w:cs="Times New Roman"/>
            <w:b/>
            <w:bCs/>
            <w:sz w:val="24"/>
            <w:szCs w:val="24"/>
            <w:lang w:val="fr-FR"/>
          </w:rPr>
          <w:t>https://doi.org/10.1111/odi.14915</w:t>
        </w:r>
      </w:hyperlink>
    </w:p>
    <w:p w14:paraId="2D6728F2"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nl-NL"/>
        </w:rPr>
      </w:pPr>
      <w:r w:rsidRPr="00E87E00">
        <w:rPr>
          <w:rFonts w:ascii="Times New Roman" w:hAnsi="Times New Roman" w:cs="Times New Roman"/>
          <w:sz w:val="24"/>
          <w:szCs w:val="24"/>
          <w:highlight w:val="yellow"/>
          <w:lang w:val="fr-FR"/>
        </w:rPr>
        <w:t xml:space="preserve">Özönder Ünal, I., Ünal, C., Duymaz, T, et al. </w:t>
      </w:r>
      <w:r w:rsidRPr="53271ED0">
        <w:rPr>
          <w:rFonts w:ascii="Times New Roman" w:hAnsi="Times New Roman" w:cs="Times New Roman"/>
          <w:sz w:val="24"/>
          <w:szCs w:val="24"/>
          <w:highlight w:val="yellow"/>
        </w:rPr>
        <w:t xml:space="preserve">(2023). The relationship between psychological flexibility, self-compassion, and posttraumatic growth in cancer patients in the COVID-19 pandemic. </w:t>
      </w:r>
      <w:r w:rsidRPr="00E87E00">
        <w:rPr>
          <w:rFonts w:ascii="Times New Roman" w:hAnsi="Times New Roman" w:cs="Times New Roman"/>
          <w:i/>
          <w:iCs/>
          <w:sz w:val="24"/>
          <w:szCs w:val="24"/>
          <w:highlight w:val="yellow"/>
        </w:rPr>
        <w:t>Supportive care in cancer : official journal of the Multinational Association of Supportive Care in Cancer, 31</w:t>
      </w:r>
      <w:r w:rsidRPr="53271ED0">
        <w:rPr>
          <w:rFonts w:ascii="Times New Roman" w:hAnsi="Times New Roman" w:cs="Times New Roman"/>
          <w:sz w:val="24"/>
          <w:szCs w:val="24"/>
          <w:highlight w:val="yellow"/>
        </w:rPr>
        <w:t xml:space="preserve">(7), 428. </w:t>
      </w:r>
      <w:hyperlink r:id="rId80">
        <w:r w:rsidRPr="00E87E00">
          <w:rPr>
            <w:rFonts w:ascii="Times New Roman" w:hAnsi="Times New Roman" w:cs="Times New Roman"/>
            <w:b/>
            <w:bCs/>
            <w:sz w:val="24"/>
            <w:szCs w:val="24"/>
            <w:lang w:val="nl-NL"/>
          </w:rPr>
          <w:t>https://doi.org/10.1007/s00520-023-07891-4</w:t>
        </w:r>
      </w:hyperlink>
      <w:r w:rsidRPr="00E87E00">
        <w:rPr>
          <w:lang w:val="nl-NL"/>
        </w:rPr>
        <w:tab/>
      </w:r>
    </w:p>
    <w:p w14:paraId="699A959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highlight w:val="yellow"/>
          <w:lang w:val="nl-NL"/>
        </w:rPr>
        <w:t xml:space="preserve">Paeizi, Z., Akbari, M., Mohammadkhani, S, et al. </w:t>
      </w:r>
      <w:r w:rsidRPr="53271ED0">
        <w:rPr>
          <w:rFonts w:ascii="Times New Roman" w:hAnsi="Times New Roman" w:cs="Times New Roman"/>
          <w:sz w:val="24"/>
          <w:szCs w:val="24"/>
          <w:highlight w:val="yellow"/>
        </w:rPr>
        <w:t xml:space="preserve">(2024). A cross-sectional survey on the relationship between spirituality and posttraumatic growth during the COVID-19 pandemic: the mediating role of emotion regulation and self-compassion. </w:t>
      </w:r>
      <w:r w:rsidRPr="00E87E00">
        <w:rPr>
          <w:rFonts w:ascii="Times New Roman" w:hAnsi="Times New Roman" w:cs="Times New Roman"/>
          <w:i/>
          <w:iCs/>
          <w:sz w:val="24"/>
          <w:szCs w:val="24"/>
          <w:highlight w:val="yellow"/>
        </w:rPr>
        <w:t>International Journal of Cognitive Therapy</w:t>
      </w:r>
      <w:r w:rsidRPr="53271ED0">
        <w:rPr>
          <w:rFonts w:ascii="Times New Roman" w:hAnsi="Times New Roman" w:cs="Times New Roman"/>
          <w:sz w:val="24"/>
          <w:szCs w:val="24"/>
          <w:highlight w:val="yellow"/>
        </w:rPr>
        <w:t>. ISSN 1937-1209</w:t>
      </w:r>
    </w:p>
    <w:p w14:paraId="6A6A3AA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Park, C. L., Cohen, L. H., &amp; Murch, R. L. (1996). Stress related growth scale (SRGS). APA </w:t>
      </w:r>
      <w:r w:rsidRPr="00E87E00">
        <w:rPr>
          <w:rFonts w:ascii="Times New Roman" w:hAnsi="Times New Roman" w:cs="Times New Roman"/>
          <w:i/>
          <w:iCs/>
          <w:sz w:val="24"/>
          <w:szCs w:val="24"/>
        </w:rPr>
        <w:t>PsycTests.</w:t>
      </w:r>
      <w:r w:rsidRPr="53271ED0">
        <w:rPr>
          <w:rFonts w:ascii="Times New Roman" w:hAnsi="Times New Roman" w:cs="Times New Roman"/>
          <w:sz w:val="24"/>
          <w:szCs w:val="24"/>
        </w:rPr>
        <w:t xml:space="preserve"> </w:t>
      </w:r>
      <w:hyperlink r:id="rId81">
        <w:r w:rsidRPr="53271ED0">
          <w:rPr>
            <w:rFonts w:ascii="Times New Roman" w:hAnsi="Times New Roman" w:cs="Times New Roman"/>
            <w:b/>
            <w:bCs/>
            <w:sz w:val="24"/>
            <w:szCs w:val="24"/>
          </w:rPr>
          <w:t>https://doi.org/10.1037/t17236-000</w:t>
        </w:r>
      </w:hyperlink>
    </w:p>
    <w:p w14:paraId="08590B03" w14:textId="77777777" w:rsidR="006839F4" w:rsidRDefault="006839F4" w:rsidP="006839F4">
      <w:pPr>
        <w:pStyle w:val="ListParagraph"/>
        <w:spacing w:after="0" w:line="480" w:lineRule="auto"/>
        <w:ind w:left="0" w:firstLine="360"/>
      </w:pPr>
      <w:r w:rsidRPr="53271ED0">
        <w:rPr>
          <w:rFonts w:ascii="Times New Roman" w:hAnsi="Times New Roman" w:cs="Times New Roman"/>
          <w:sz w:val="24"/>
          <w:szCs w:val="24"/>
        </w:rPr>
        <w:lastRenderedPageBreak/>
        <w:t xml:space="preserve">Paums, Dinah V. (2021). Editorial: Long COVID, or Post-COVID syndrome, and the global impact on health care. </w:t>
      </w:r>
      <w:r w:rsidRPr="00E87E00">
        <w:rPr>
          <w:rFonts w:ascii="Times New Roman" w:hAnsi="Times New Roman" w:cs="Times New Roman"/>
          <w:i/>
          <w:iCs/>
          <w:sz w:val="24"/>
          <w:szCs w:val="24"/>
        </w:rPr>
        <w:t>Medical Science Monitor, 27.</w:t>
      </w:r>
      <w:r w:rsidRPr="53271ED0">
        <w:rPr>
          <w:rFonts w:ascii="Times New Roman" w:hAnsi="Times New Roman" w:cs="Times New Roman"/>
          <w:sz w:val="24"/>
          <w:szCs w:val="24"/>
        </w:rPr>
        <w:t xml:space="preserve"> </w:t>
      </w:r>
      <w:hyperlink r:id="rId82">
        <w:r w:rsidRPr="53271ED0">
          <w:rPr>
            <w:rFonts w:ascii="Times New Roman" w:hAnsi="Times New Roman" w:cs="Times New Roman"/>
            <w:b/>
            <w:bCs/>
            <w:sz w:val="24"/>
            <w:szCs w:val="24"/>
          </w:rPr>
          <w:t>https://doi.org/10.12659/msm.933446</w:t>
        </w:r>
      </w:hyperlink>
      <w:r w:rsidRPr="53271ED0">
        <w:rPr>
          <w:rFonts w:ascii="Times New Roman" w:hAnsi="Times New Roman" w:cs="Times New Roman"/>
          <w:sz w:val="24"/>
          <w:szCs w:val="24"/>
        </w:rPr>
        <w:t>.</w:t>
      </w:r>
    </w:p>
    <w:p w14:paraId="5B082C9C"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it-IT"/>
        </w:rPr>
      </w:pPr>
      <w:r w:rsidRPr="53271ED0">
        <w:rPr>
          <w:rFonts w:ascii="Times New Roman" w:hAnsi="Times New Roman" w:cs="Times New Roman"/>
          <w:sz w:val="24"/>
          <w:szCs w:val="24"/>
          <w:highlight w:val="yellow"/>
        </w:rPr>
        <w:t xml:space="preserve">Peng, X., Zhao, H. Z., Yang, Y, et al. (2021). Post-traumatic Growth Level and Its Influencing Factors Among Frontline Nurses During the COVID-19 Pandemic. </w:t>
      </w:r>
      <w:r w:rsidRPr="00E87E00">
        <w:rPr>
          <w:rFonts w:ascii="Times New Roman" w:hAnsi="Times New Roman" w:cs="Times New Roman"/>
          <w:i/>
          <w:iCs/>
          <w:sz w:val="24"/>
          <w:szCs w:val="24"/>
          <w:highlight w:val="yellow"/>
          <w:lang w:val="it-IT"/>
        </w:rPr>
        <w:t>Frontiers in psychiatry, 12,</w:t>
      </w:r>
      <w:r w:rsidRPr="00E87E00">
        <w:rPr>
          <w:rFonts w:ascii="Times New Roman" w:hAnsi="Times New Roman" w:cs="Times New Roman"/>
          <w:sz w:val="24"/>
          <w:szCs w:val="24"/>
          <w:highlight w:val="yellow"/>
          <w:lang w:val="it-IT"/>
        </w:rPr>
        <w:t xml:space="preserve"> 632360. </w:t>
      </w:r>
      <w:hyperlink r:id="rId83">
        <w:r w:rsidRPr="00E87E00">
          <w:rPr>
            <w:rFonts w:ascii="Times New Roman" w:hAnsi="Times New Roman" w:cs="Times New Roman"/>
            <w:b/>
            <w:bCs/>
            <w:sz w:val="24"/>
            <w:szCs w:val="24"/>
            <w:lang w:val="it-IT"/>
          </w:rPr>
          <w:t>https://doi.org/10.3389/fpsyt.2021.632360</w:t>
        </w:r>
      </w:hyperlink>
    </w:p>
    <w:p w14:paraId="63A4313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Petrocchi, S., Pellegrino, S. A., Manoni, G, et al. </w:t>
      </w:r>
      <w:r w:rsidRPr="53271ED0">
        <w:rPr>
          <w:rFonts w:ascii="Times New Roman" w:hAnsi="Times New Roman" w:cs="Times New Roman"/>
          <w:sz w:val="24"/>
          <w:szCs w:val="24"/>
          <w:highlight w:val="yellow"/>
        </w:rPr>
        <w:t xml:space="preserve">(2023). "What does not kill you… mutates and tries again." A study on personality determinants of post-traumatic growth during the COVID-19 pandemic. </w:t>
      </w:r>
      <w:r w:rsidRPr="00E87E00">
        <w:rPr>
          <w:rFonts w:ascii="Times New Roman" w:hAnsi="Times New Roman" w:cs="Times New Roman"/>
          <w:i/>
          <w:iCs/>
          <w:sz w:val="24"/>
          <w:szCs w:val="24"/>
          <w:highlight w:val="yellow"/>
        </w:rPr>
        <w:t>Current psychology (New Brunswick, N.J.),</w:t>
      </w:r>
      <w:r w:rsidRPr="53271ED0">
        <w:rPr>
          <w:rFonts w:ascii="Times New Roman" w:hAnsi="Times New Roman" w:cs="Times New Roman"/>
          <w:sz w:val="24"/>
          <w:szCs w:val="24"/>
          <w:highlight w:val="yellow"/>
        </w:rPr>
        <w:t xml:space="preserve"> 1–15. Advance online publication. </w:t>
      </w:r>
      <w:hyperlink r:id="rId84">
        <w:r w:rsidRPr="53271ED0">
          <w:rPr>
            <w:rFonts w:ascii="Times New Roman" w:hAnsi="Times New Roman" w:cs="Times New Roman"/>
            <w:b/>
            <w:bCs/>
            <w:sz w:val="24"/>
            <w:szCs w:val="24"/>
          </w:rPr>
          <w:t>https://doi.org/10.1007/s12144-023-04415-5</w:t>
        </w:r>
      </w:hyperlink>
    </w:p>
    <w:p w14:paraId="2CFFFA7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1053F">
        <w:rPr>
          <w:rFonts w:ascii="Times New Roman" w:hAnsi="Times New Roman" w:cs="Times New Roman"/>
          <w:sz w:val="24"/>
          <w:szCs w:val="24"/>
          <w:highlight w:val="yellow"/>
          <w:lang w:val="da-DK"/>
        </w:rPr>
        <w:t xml:space="preserve">Pfeiffer, K., Cunningham, T., Cranmer, J. N, et al. </w:t>
      </w:r>
      <w:r w:rsidRPr="53271ED0">
        <w:rPr>
          <w:rFonts w:ascii="Times New Roman" w:hAnsi="Times New Roman" w:cs="Times New Roman"/>
          <w:sz w:val="24"/>
          <w:szCs w:val="24"/>
          <w:highlight w:val="yellow"/>
        </w:rPr>
        <w:t xml:space="preserve">(2023). Changes in Posttraumatic Growth after a virtual contemplative intervention during the COVID-19 pandemic. </w:t>
      </w:r>
      <w:r w:rsidRPr="00E87E00">
        <w:rPr>
          <w:rFonts w:ascii="Times New Roman" w:hAnsi="Times New Roman" w:cs="Times New Roman"/>
          <w:i/>
          <w:iCs/>
          <w:sz w:val="24"/>
          <w:szCs w:val="24"/>
          <w:highlight w:val="yellow"/>
        </w:rPr>
        <w:t>The Journal of nursing administration, 53</w:t>
      </w:r>
      <w:r w:rsidRPr="53271ED0">
        <w:rPr>
          <w:rFonts w:ascii="Times New Roman" w:hAnsi="Times New Roman" w:cs="Times New Roman"/>
          <w:sz w:val="24"/>
          <w:szCs w:val="24"/>
          <w:highlight w:val="yellow"/>
        </w:rPr>
        <w:t xml:space="preserve">(1), 40–46. </w:t>
      </w:r>
      <w:hyperlink r:id="rId85">
        <w:r w:rsidRPr="53271ED0">
          <w:rPr>
            <w:rFonts w:ascii="Times New Roman" w:hAnsi="Times New Roman" w:cs="Times New Roman"/>
            <w:b/>
            <w:bCs/>
            <w:sz w:val="24"/>
            <w:szCs w:val="24"/>
          </w:rPr>
          <w:t>https://doi.org/10.1097/NNA.0000000000001240</w:t>
        </w:r>
      </w:hyperlink>
    </w:p>
    <w:p w14:paraId="7337B2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Pięta M, Rzeszutek M. (2022). Posttraumatic growth and well-being among people living with HIV: A systematic review and meta-analysis in recognition of 40 years of HIV/AIDS. </w:t>
      </w:r>
      <w:r w:rsidRPr="00E87E00">
        <w:rPr>
          <w:rFonts w:ascii="Times New Roman" w:hAnsi="Times New Roman" w:cs="Times New Roman"/>
          <w:i/>
          <w:iCs/>
          <w:sz w:val="24"/>
          <w:szCs w:val="24"/>
        </w:rPr>
        <w:t>Qual Life Res, 31</w:t>
      </w:r>
      <w:r w:rsidRPr="53271ED0">
        <w:rPr>
          <w:rFonts w:ascii="Times New Roman" w:hAnsi="Times New Roman" w:cs="Times New Roman"/>
          <w:sz w:val="24"/>
          <w:szCs w:val="24"/>
        </w:rPr>
        <w:t xml:space="preserve">(5),1269-1288. doi:10.1007/s11136-021-02990-3  </w:t>
      </w:r>
    </w:p>
    <w:p w14:paraId="3AC765C3"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nl-NL"/>
        </w:rPr>
      </w:pPr>
      <w:r w:rsidRPr="53271ED0">
        <w:rPr>
          <w:rFonts w:ascii="Times New Roman" w:hAnsi="Times New Roman" w:cs="Times New Roman"/>
          <w:sz w:val="24"/>
          <w:szCs w:val="24"/>
        </w:rPr>
        <w:t>Pietrzak, R. H., Tsai, J., &amp; Southwick, S. M. (2021). Association of symptoms of posttraumatic stress disorder with posttraumatic psychological growth among US veterans during the COVID-19 pandemic.</w:t>
      </w:r>
      <w:r w:rsidRPr="00E87E00">
        <w:rPr>
          <w:rFonts w:ascii="Times New Roman" w:hAnsi="Times New Roman" w:cs="Times New Roman"/>
          <w:i/>
          <w:iCs/>
          <w:sz w:val="24"/>
          <w:szCs w:val="24"/>
        </w:rPr>
        <w:t xml:space="preserve"> </w:t>
      </w:r>
      <w:r w:rsidRPr="00E87E00">
        <w:rPr>
          <w:rFonts w:ascii="Times New Roman" w:hAnsi="Times New Roman" w:cs="Times New Roman"/>
          <w:i/>
          <w:iCs/>
          <w:sz w:val="24"/>
          <w:szCs w:val="24"/>
          <w:lang w:val="nl-NL"/>
        </w:rPr>
        <w:t>JAMA network open, 4</w:t>
      </w:r>
      <w:r w:rsidRPr="00E87E00">
        <w:rPr>
          <w:rFonts w:ascii="Times New Roman" w:hAnsi="Times New Roman" w:cs="Times New Roman"/>
          <w:sz w:val="24"/>
          <w:szCs w:val="24"/>
          <w:lang w:val="nl-NL"/>
        </w:rPr>
        <w:t xml:space="preserve">(4), e214972. </w:t>
      </w:r>
      <w:hyperlink r:id="rId86">
        <w:r w:rsidRPr="00E87E00">
          <w:rPr>
            <w:rFonts w:ascii="Times New Roman" w:hAnsi="Times New Roman" w:cs="Times New Roman"/>
            <w:b/>
            <w:bCs/>
            <w:sz w:val="24"/>
            <w:szCs w:val="24"/>
            <w:lang w:val="nl-NL"/>
          </w:rPr>
          <w:t>https://doi.org/10.1001/jamanetworkopen.2021.4972</w:t>
        </w:r>
      </w:hyperlink>
    </w:p>
    <w:p w14:paraId="0E97C98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1053F">
        <w:rPr>
          <w:rFonts w:ascii="Times New Roman" w:hAnsi="Times New Roman" w:cs="Times New Roman"/>
          <w:sz w:val="24"/>
          <w:szCs w:val="24"/>
        </w:rPr>
        <w:t xml:space="preserve">Rabe, S., Zoellner, T., Maercker, A, et al.  </w:t>
      </w:r>
      <w:r w:rsidRPr="53271ED0">
        <w:rPr>
          <w:rFonts w:ascii="Times New Roman" w:hAnsi="Times New Roman" w:cs="Times New Roman"/>
          <w:sz w:val="24"/>
          <w:szCs w:val="24"/>
        </w:rPr>
        <w:t xml:space="preserve">(2006). Neural correlates of posttraumatic growth after severe motor vehicle accidents. </w:t>
      </w:r>
      <w:r w:rsidRPr="00E87E00">
        <w:rPr>
          <w:rFonts w:ascii="Times New Roman" w:hAnsi="Times New Roman" w:cs="Times New Roman"/>
          <w:i/>
          <w:iCs/>
          <w:sz w:val="24"/>
          <w:szCs w:val="24"/>
        </w:rPr>
        <w:t>Journal of Consulting and Clinical Psychology, 74</w:t>
      </w:r>
      <w:r w:rsidRPr="53271ED0">
        <w:rPr>
          <w:rFonts w:ascii="Times New Roman" w:hAnsi="Times New Roman" w:cs="Times New Roman"/>
          <w:sz w:val="24"/>
          <w:szCs w:val="24"/>
        </w:rPr>
        <w:t xml:space="preserve">(5), 880–886. </w:t>
      </w:r>
      <w:hyperlink r:id="rId87">
        <w:r w:rsidRPr="53271ED0">
          <w:rPr>
            <w:rFonts w:ascii="Times New Roman" w:hAnsi="Times New Roman" w:cs="Times New Roman"/>
            <w:b/>
            <w:bCs/>
            <w:sz w:val="24"/>
            <w:szCs w:val="24"/>
          </w:rPr>
          <w:t>https://doi.org/10.1037/0022-006X.74.5.880</w:t>
        </w:r>
      </w:hyperlink>
      <w:r w:rsidRPr="53271ED0">
        <w:rPr>
          <w:rFonts w:ascii="Times New Roman" w:hAnsi="Times New Roman" w:cs="Times New Roman"/>
          <w:sz w:val="24"/>
          <w:szCs w:val="24"/>
        </w:rPr>
        <w:t xml:space="preserve"> </w:t>
      </w:r>
    </w:p>
    <w:p w14:paraId="701AF1C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Read, R. K., Mason, O. J., &amp; Jones, C. J. (2023). A randomised controlled trial (RCT) exploring the impact of a photography intervention on wellbeing and posttraumatic growth during the COVID-19 pandemic. </w:t>
      </w:r>
      <w:r w:rsidRPr="00E87E00">
        <w:rPr>
          <w:rFonts w:ascii="Times New Roman" w:hAnsi="Times New Roman" w:cs="Times New Roman"/>
          <w:i/>
          <w:iCs/>
          <w:sz w:val="24"/>
          <w:szCs w:val="24"/>
          <w:highlight w:val="yellow"/>
        </w:rPr>
        <w:t>Arts &amp; health, 15</w:t>
      </w:r>
      <w:r w:rsidRPr="53271ED0">
        <w:rPr>
          <w:rFonts w:ascii="Times New Roman" w:hAnsi="Times New Roman" w:cs="Times New Roman"/>
          <w:sz w:val="24"/>
          <w:szCs w:val="24"/>
          <w:highlight w:val="yellow"/>
        </w:rPr>
        <w:t xml:space="preserve">(3), 275–291. </w:t>
      </w:r>
      <w:hyperlink r:id="rId88">
        <w:r w:rsidRPr="53271ED0">
          <w:rPr>
            <w:rFonts w:ascii="Times New Roman" w:hAnsi="Times New Roman" w:cs="Times New Roman"/>
            <w:b/>
            <w:bCs/>
            <w:sz w:val="24"/>
            <w:szCs w:val="24"/>
          </w:rPr>
          <w:t>https://doi.org/10.1080/17533015.2022.2107033</w:t>
        </w:r>
      </w:hyperlink>
    </w:p>
    <w:p w14:paraId="54BAE9F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Sarıalioğlu, A., Çiftçi, B., &amp; Yıldırım, N. (2022). The transformative power of pain and posttraumatic growth in nurses with Covid-19 PCR positive. </w:t>
      </w:r>
      <w:r w:rsidRPr="00E87E00">
        <w:rPr>
          <w:rFonts w:ascii="Times New Roman" w:hAnsi="Times New Roman" w:cs="Times New Roman"/>
          <w:i/>
          <w:iCs/>
          <w:sz w:val="24"/>
          <w:szCs w:val="24"/>
          <w:highlight w:val="yellow"/>
        </w:rPr>
        <w:t>Perspectives in psychiatric care, 58</w:t>
      </w:r>
      <w:r w:rsidRPr="53271ED0">
        <w:rPr>
          <w:rFonts w:ascii="Times New Roman" w:hAnsi="Times New Roman" w:cs="Times New Roman"/>
          <w:sz w:val="24"/>
          <w:szCs w:val="24"/>
          <w:highlight w:val="yellow"/>
        </w:rPr>
        <w:t xml:space="preserve">(4), 2622–2630. </w:t>
      </w:r>
      <w:hyperlink r:id="rId89">
        <w:r w:rsidRPr="53271ED0">
          <w:rPr>
            <w:rFonts w:ascii="Times New Roman" w:hAnsi="Times New Roman" w:cs="Times New Roman"/>
            <w:b/>
            <w:bCs/>
            <w:sz w:val="24"/>
            <w:szCs w:val="24"/>
          </w:rPr>
          <w:t>https://doi.org/10.1111/ppc.13102</w:t>
        </w:r>
      </w:hyperlink>
    </w:p>
    <w:p w14:paraId="21AE6DE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Sawyer A, Ayers S, Field AP. (2010). Posttraumatic growth and adjustment among individuals with cancer or HIV/AIDS: a meta-analysis.</w:t>
      </w:r>
      <w:r w:rsidRPr="00E87E00">
        <w:rPr>
          <w:rFonts w:ascii="Times New Roman" w:hAnsi="Times New Roman" w:cs="Times New Roman"/>
          <w:i/>
          <w:iCs/>
          <w:sz w:val="24"/>
          <w:szCs w:val="24"/>
        </w:rPr>
        <w:t xml:space="preserve"> Clin Psychol Rev, 30</w:t>
      </w:r>
      <w:r w:rsidRPr="53271ED0">
        <w:rPr>
          <w:rFonts w:ascii="Times New Roman" w:hAnsi="Times New Roman" w:cs="Times New Roman"/>
          <w:sz w:val="24"/>
          <w:szCs w:val="24"/>
        </w:rPr>
        <w:t xml:space="preserve">(4), 436-447. doi:10.1016/j.cpr.2010.02.004 </w:t>
      </w:r>
    </w:p>
    <w:p w14:paraId="3BBA906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nl-NL"/>
        </w:rPr>
        <w:t xml:space="preserve">Shand LK, Cowlishaw S, Brooker JE, et al. </w:t>
      </w:r>
      <w:r w:rsidRPr="53271ED0">
        <w:rPr>
          <w:rFonts w:ascii="Times New Roman" w:hAnsi="Times New Roman" w:cs="Times New Roman"/>
          <w:sz w:val="24"/>
          <w:szCs w:val="24"/>
        </w:rPr>
        <w:t xml:space="preserve">(2015). Correlates of post-traumatic stress symptoms and growth in cancer patients: a systematic review and meta-analysis. </w:t>
      </w:r>
      <w:r w:rsidRPr="00E87E00">
        <w:rPr>
          <w:rFonts w:ascii="Times New Roman" w:hAnsi="Times New Roman" w:cs="Times New Roman"/>
          <w:i/>
          <w:iCs/>
          <w:sz w:val="24"/>
          <w:szCs w:val="24"/>
        </w:rPr>
        <w:t>Psychooncology, 24</w:t>
      </w:r>
      <w:r w:rsidRPr="53271ED0">
        <w:rPr>
          <w:rFonts w:ascii="Times New Roman" w:hAnsi="Times New Roman" w:cs="Times New Roman"/>
          <w:sz w:val="24"/>
          <w:szCs w:val="24"/>
        </w:rPr>
        <w:t xml:space="preserve">(6), 624-634. doi:10.1002/pon.3719  </w:t>
      </w:r>
    </w:p>
    <w:p w14:paraId="7F42B1A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Smyth, J. M., Hockemeyer, J. R., &amp; Tulloch, H. (2008). Expressive writing and post-traumatic stress disorder: Effects on trauma symptoms, mood states, and cortisol reactivity. </w:t>
      </w:r>
      <w:r w:rsidRPr="00E87E00">
        <w:rPr>
          <w:rFonts w:ascii="Times New Roman" w:hAnsi="Times New Roman" w:cs="Times New Roman"/>
          <w:i/>
          <w:iCs/>
          <w:sz w:val="24"/>
          <w:szCs w:val="24"/>
        </w:rPr>
        <w:t>British Journal of Health Psychology, 13</w:t>
      </w:r>
      <w:r w:rsidRPr="53271ED0">
        <w:rPr>
          <w:rFonts w:ascii="Times New Roman" w:hAnsi="Times New Roman" w:cs="Times New Roman"/>
          <w:sz w:val="24"/>
          <w:szCs w:val="24"/>
        </w:rPr>
        <w:t xml:space="preserve">(1), 85–93. </w:t>
      </w:r>
      <w:hyperlink r:id="rId90">
        <w:r w:rsidRPr="53271ED0">
          <w:rPr>
            <w:rFonts w:ascii="Times New Roman" w:hAnsi="Times New Roman" w:cs="Times New Roman"/>
            <w:b/>
            <w:bCs/>
            <w:sz w:val="24"/>
            <w:szCs w:val="24"/>
          </w:rPr>
          <w:t>https://doi.org/10.1348/135910707X250866</w:t>
        </w:r>
      </w:hyperlink>
      <w:r w:rsidRPr="53271ED0">
        <w:rPr>
          <w:rFonts w:ascii="Times New Roman" w:hAnsi="Times New Roman" w:cs="Times New Roman"/>
          <w:sz w:val="24"/>
          <w:szCs w:val="24"/>
        </w:rPr>
        <w:t xml:space="preserve"> </w:t>
      </w:r>
    </w:p>
    <w:p w14:paraId="3CA760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Sohrabi, C., Alsafi, Z., O'neill, N, et al. (2020). World Health Organization declares global emergency: A review of the 2019 novel coronavirus (COVID-19). </w:t>
      </w:r>
      <w:r w:rsidRPr="00E87E00">
        <w:rPr>
          <w:rFonts w:ascii="Times New Roman" w:hAnsi="Times New Roman" w:cs="Times New Roman"/>
          <w:i/>
          <w:iCs/>
          <w:sz w:val="24"/>
          <w:szCs w:val="24"/>
        </w:rPr>
        <w:t>International Journal of Surgery, 76</w:t>
      </w:r>
      <w:r w:rsidRPr="53271ED0">
        <w:rPr>
          <w:rFonts w:ascii="Times New Roman" w:hAnsi="Times New Roman" w:cs="Times New Roman"/>
          <w:sz w:val="24"/>
          <w:szCs w:val="24"/>
        </w:rPr>
        <w:t xml:space="preserve">, 71-76. </w:t>
      </w:r>
      <w:hyperlink r:id="rId91">
        <w:r w:rsidRPr="53271ED0">
          <w:rPr>
            <w:rFonts w:ascii="Times New Roman" w:hAnsi="Times New Roman" w:cs="Times New Roman"/>
            <w:b/>
            <w:bCs/>
            <w:sz w:val="24"/>
            <w:szCs w:val="24"/>
          </w:rPr>
          <w:t>https://doi.org/10.1016/j.ijsu.2020.02.034</w:t>
        </w:r>
      </w:hyperlink>
      <w:r w:rsidRPr="53271ED0">
        <w:rPr>
          <w:rFonts w:ascii="Times New Roman" w:hAnsi="Times New Roman" w:cs="Times New Roman"/>
          <w:sz w:val="24"/>
          <w:szCs w:val="24"/>
        </w:rPr>
        <w:t xml:space="preserve"> </w:t>
      </w:r>
    </w:p>
    <w:p w14:paraId="7C2D740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de-DE"/>
        </w:rPr>
        <w:t xml:space="preserve">Song, Y., Chen, Q., &amp; Wang, L. (2024). </w:t>
      </w:r>
      <w:r w:rsidRPr="53271ED0">
        <w:rPr>
          <w:rFonts w:ascii="Times New Roman" w:hAnsi="Times New Roman" w:cs="Times New Roman"/>
          <w:sz w:val="24"/>
          <w:szCs w:val="24"/>
          <w:highlight w:val="yellow"/>
        </w:rPr>
        <w:t xml:space="preserve">The effect of familism emotions on Post-Traumatic Growth among the elderly in China: The mediating roles of Taoist personality and sense of </w:t>
      </w:r>
      <w:r w:rsidRPr="53271ED0">
        <w:rPr>
          <w:rFonts w:ascii="Times New Roman" w:hAnsi="Times New Roman" w:cs="Times New Roman"/>
          <w:sz w:val="24"/>
          <w:szCs w:val="24"/>
          <w:highlight w:val="yellow"/>
        </w:rPr>
        <w:lastRenderedPageBreak/>
        <w:t xml:space="preserve">community. </w:t>
      </w:r>
      <w:r w:rsidRPr="00E87E00">
        <w:rPr>
          <w:rFonts w:ascii="Times New Roman" w:hAnsi="Times New Roman" w:cs="Times New Roman"/>
          <w:i/>
          <w:iCs/>
          <w:sz w:val="24"/>
          <w:szCs w:val="24"/>
          <w:highlight w:val="yellow"/>
        </w:rPr>
        <w:t>Psychology research and behavior management, 17,</w:t>
      </w:r>
      <w:r w:rsidRPr="53271ED0">
        <w:rPr>
          <w:rFonts w:ascii="Times New Roman" w:hAnsi="Times New Roman" w:cs="Times New Roman"/>
          <w:sz w:val="24"/>
          <w:szCs w:val="24"/>
          <w:highlight w:val="yellow"/>
        </w:rPr>
        <w:t xml:space="preserve"> 641–652. </w:t>
      </w:r>
      <w:hyperlink r:id="rId92">
        <w:r w:rsidRPr="53271ED0">
          <w:rPr>
            <w:rFonts w:ascii="Times New Roman" w:hAnsi="Times New Roman" w:cs="Times New Roman"/>
            <w:b/>
            <w:bCs/>
            <w:sz w:val="24"/>
            <w:szCs w:val="24"/>
          </w:rPr>
          <w:t>https://doi.org/10.2147/PRBM.S446550</w:t>
        </w:r>
      </w:hyperlink>
    </w:p>
    <w:p w14:paraId="76C9EBFD"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fr-FR"/>
        </w:rPr>
      </w:pPr>
      <w:r w:rsidRPr="53271ED0">
        <w:rPr>
          <w:rFonts w:ascii="Times New Roman" w:hAnsi="Times New Roman" w:cs="Times New Roman"/>
          <w:sz w:val="24"/>
          <w:szCs w:val="24"/>
          <w:highlight w:val="yellow"/>
        </w:rPr>
        <w:t xml:space="preserve">Sun, H. L., Chen, P., Bai, W, et al. (2024). Prevalence and network structure of depression, insomnia and suicidality among mental health professionals who recovered from COVID-19: a national survey in China. </w:t>
      </w:r>
      <w:r w:rsidRPr="00E87E00">
        <w:rPr>
          <w:rFonts w:ascii="Times New Roman" w:hAnsi="Times New Roman" w:cs="Times New Roman"/>
          <w:i/>
          <w:iCs/>
          <w:sz w:val="24"/>
          <w:szCs w:val="24"/>
          <w:highlight w:val="yellow"/>
          <w:lang w:val="fr-FR"/>
        </w:rPr>
        <w:t>Translational psychiatry, 14</w:t>
      </w:r>
      <w:r w:rsidRPr="00E87E00">
        <w:rPr>
          <w:rFonts w:ascii="Times New Roman" w:hAnsi="Times New Roman" w:cs="Times New Roman"/>
          <w:sz w:val="24"/>
          <w:szCs w:val="24"/>
          <w:highlight w:val="yellow"/>
          <w:lang w:val="fr-FR"/>
        </w:rPr>
        <w:t xml:space="preserve">(1), 227. </w:t>
      </w:r>
      <w:hyperlink r:id="rId93">
        <w:r w:rsidRPr="00E87E00">
          <w:rPr>
            <w:rFonts w:ascii="Times New Roman" w:hAnsi="Times New Roman" w:cs="Times New Roman"/>
            <w:b/>
            <w:bCs/>
            <w:sz w:val="24"/>
            <w:szCs w:val="24"/>
            <w:lang w:val="fr-FR"/>
          </w:rPr>
          <w:t>https://doi.org/10.1038/s41398-024-02918-8</w:t>
        </w:r>
      </w:hyperlink>
    </w:p>
    <w:p w14:paraId="3B6F3DE0" w14:textId="77777777" w:rsidR="006839F4" w:rsidRPr="001F46C0" w:rsidRDefault="006839F4" w:rsidP="006839F4">
      <w:pPr>
        <w:pStyle w:val="ListParagraph"/>
        <w:spacing w:after="0" w:line="480" w:lineRule="auto"/>
        <w:ind w:left="0" w:firstLine="360"/>
        <w:rPr>
          <w:rFonts w:ascii="Times New Roman" w:hAnsi="Times New Roman" w:cs="Times New Roman"/>
          <w:b/>
          <w:bCs/>
          <w:sz w:val="24"/>
          <w:szCs w:val="24"/>
        </w:rPr>
      </w:pPr>
      <w:r w:rsidRPr="00E87E00">
        <w:rPr>
          <w:rFonts w:ascii="Times New Roman" w:hAnsi="Times New Roman" w:cs="Times New Roman"/>
          <w:sz w:val="24"/>
          <w:szCs w:val="24"/>
          <w:lang w:val="fr-FR"/>
        </w:rPr>
        <w:t xml:space="preserve">Stroup, D. F., Berlin, J. A., Morton, S. C, et al. </w:t>
      </w:r>
      <w:r w:rsidRPr="53271ED0">
        <w:rPr>
          <w:rFonts w:ascii="Times New Roman" w:hAnsi="Times New Roman" w:cs="Times New Roman"/>
          <w:sz w:val="24"/>
          <w:szCs w:val="24"/>
        </w:rPr>
        <w:t>(2000). Meta-analysis of observational studies in epidemiology: a proposal for reporting. Meta-analysis of observational studies in epidemiology (MOOSE) group.</w:t>
      </w:r>
      <w:r w:rsidRPr="00E87E00">
        <w:rPr>
          <w:rFonts w:ascii="Times New Roman" w:hAnsi="Times New Roman" w:cs="Times New Roman"/>
          <w:i/>
          <w:iCs/>
          <w:sz w:val="24"/>
          <w:szCs w:val="24"/>
        </w:rPr>
        <w:t xml:space="preserve"> JAMA, 283</w:t>
      </w:r>
      <w:r w:rsidRPr="53271ED0">
        <w:rPr>
          <w:rFonts w:ascii="Times New Roman" w:hAnsi="Times New Roman" w:cs="Times New Roman"/>
          <w:sz w:val="24"/>
          <w:szCs w:val="24"/>
        </w:rPr>
        <w:t xml:space="preserve">(15), 2008–2012. </w:t>
      </w:r>
      <w:r w:rsidRPr="53271ED0">
        <w:rPr>
          <w:rFonts w:ascii="Times New Roman" w:hAnsi="Times New Roman" w:cs="Times New Roman"/>
          <w:b/>
          <w:bCs/>
          <w:sz w:val="24"/>
          <w:szCs w:val="24"/>
        </w:rPr>
        <w:t>https://doi.org/10.1001/jama.283.15.2008</w:t>
      </w:r>
    </w:p>
    <w:p w14:paraId="35A582A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Taher R., Allan T. (2020). Posttraumatic growth in displaced Syrians in the UK: A mixed-methods approach. </w:t>
      </w:r>
      <w:r w:rsidRPr="00E87E00">
        <w:rPr>
          <w:rFonts w:ascii="Times New Roman" w:hAnsi="Times New Roman" w:cs="Times New Roman"/>
          <w:i/>
          <w:iCs/>
          <w:sz w:val="24"/>
          <w:szCs w:val="24"/>
        </w:rPr>
        <w:t>Journal of Loss &amp; Trauma, 25</w:t>
      </w:r>
      <w:r w:rsidRPr="53271ED0">
        <w:rPr>
          <w:rFonts w:ascii="Times New Roman" w:hAnsi="Times New Roman" w:cs="Times New Roman"/>
          <w:sz w:val="24"/>
          <w:szCs w:val="24"/>
        </w:rPr>
        <w:t xml:space="preserve">(4), 333–347. </w:t>
      </w:r>
      <w:hyperlink r:id="rId94">
        <w:r w:rsidRPr="53271ED0">
          <w:rPr>
            <w:rFonts w:ascii="Times New Roman" w:hAnsi="Times New Roman" w:cs="Times New Roman"/>
            <w:b/>
            <w:bCs/>
            <w:sz w:val="24"/>
            <w:szCs w:val="24"/>
          </w:rPr>
          <w:t>https://doi.org/10.1080/15325024.2019.1688022</w:t>
        </w:r>
      </w:hyperlink>
    </w:p>
    <w:p w14:paraId="299331E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Taylor, J. M., &amp; Alanazi, S. (2023). Cohen's and Hedges' g. </w:t>
      </w:r>
      <w:r w:rsidRPr="00E87E00">
        <w:rPr>
          <w:rFonts w:ascii="Times New Roman" w:hAnsi="Times New Roman" w:cs="Times New Roman"/>
          <w:i/>
          <w:iCs/>
          <w:sz w:val="24"/>
          <w:szCs w:val="24"/>
        </w:rPr>
        <w:t>The Journal of nursing education, 62</w:t>
      </w:r>
      <w:r w:rsidRPr="53271ED0">
        <w:rPr>
          <w:rFonts w:ascii="Times New Roman" w:hAnsi="Times New Roman" w:cs="Times New Roman"/>
          <w:sz w:val="24"/>
          <w:szCs w:val="24"/>
        </w:rPr>
        <w:t xml:space="preserve">(5), 316–317. </w:t>
      </w:r>
      <w:hyperlink r:id="rId95">
        <w:r w:rsidRPr="53271ED0">
          <w:rPr>
            <w:rFonts w:ascii="Times New Roman" w:hAnsi="Times New Roman" w:cs="Times New Roman"/>
            <w:b/>
            <w:bCs/>
            <w:sz w:val="24"/>
            <w:szCs w:val="24"/>
          </w:rPr>
          <w:t>https://doi.org/10.3928/01484834-20230415-02</w:t>
        </w:r>
      </w:hyperlink>
    </w:p>
    <w:p w14:paraId="0EEEBCA5"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Tedeschi RG, Calhoun LG. (1996). The Posttraumatic Growth Inventory: Measuring the positive legacy of trauma.</w:t>
      </w:r>
      <w:r w:rsidRPr="00E87E00">
        <w:rPr>
          <w:rFonts w:ascii="Times New Roman" w:hAnsi="Times New Roman" w:cs="Times New Roman"/>
          <w:i/>
          <w:iCs/>
          <w:sz w:val="24"/>
          <w:szCs w:val="24"/>
        </w:rPr>
        <w:t xml:space="preserve"> Journal of Traumatic Stress</w:t>
      </w:r>
      <w:r w:rsidRPr="53271ED0">
        <w:rPr>
          <w:rFonts w:ascii="Times New Roman" w:hAnsi="Times New Roman" w:cs="Times New Roman"/>
          <w:i/>
          <w:iCs/>
          <w:sz w:val="24"/>
          <w:szCs w:val="24"/>
        </w:rPr>
        <w:t>,</w:t>
      </w:r>
      <w:r w:rsidRPr="00E87E00">
        <w:rPr>
          <w:rFonts w:ascii="Times New Roman" w:hAnsi="Times New Roman" w:cs="Times New Roman"/>
          <w:i/>
          <w:iCs/>
          <w:sz w:val="24"/>
          <w:szCs w:val="24"/>
        </w:rPr>
        <w:t xml:space="preserve"> 9</w:t>
      </w:r>
      <w:r w:rsidRPr="53271ED0">
        <w:rPr>
          <w:rFonts w:ascii="Times New Roman" w:hAnsi="Times New Roman" w:cs="Times New Roman"/>
          <w:sz w:val="24"/>
          <w:szCs w:val="24"/>
        </w:rPr>
        <w:t xml:space="preserve">(3):455-472. </w:t>
      </w:r>
    </w:p>
    <w:p w14:paraId="77C7C93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Tu, A. K., Restivo Haney, J., O'Neill, K, et al. (2023). Post-traumatic growth in PhD students during the COVID-19 pandemic. </w:t>
      </w:r>
      <w:r w:rsidRPr="00E87E00">
        <w:rPr>
          <w:rFonts w:ascii="Times New Roman" w:hAnsi="Times New Roman" w:cs="Times New Roman"/>
          <w:i/>
          <w:iCs/>
          <w:sz w:val="24"/>
          <w:szCs w:val="24"/>
        </w:rPr>
        <w:t>Psychiatry research communications, 3</w:t>
      </w:r>
      <w:r w:rsidRPr="53271ED0">
        <w:rPr>
          <w:rFonts w:ascii="Times New Roman" w:hAnsi="Times New Roman" w:cs="Times New Roman"/>
          <w:sz w:val="24"/>
          <w:szCs w:val="24"/>
        </w:rPr>
        <w:t xml:space="preserve">(1), 100104. </w:t>
      </w:r>
      <w:hyperlink r:id="rId96">
        <w:r w:rsidRPr="53271ED0">
          <w:rPr>
            <w:rFonts w:ascii="Times New Roman" w:hAnsi="Times New Roman" w:cs="Times New Roman"/>
            <w:b/>
            <w:bCs/>
            <w:sz w:val="24"/>
            <w:szCs w:val="24"/>
          </w:rPr>
          <w:t>https://doi.org/10.1016/j.psycom.2023.100104</w:t>
        </w:r>
      </w:hyperlink>
      <w:r w:rsidRPr="53271ED0">
        <w:rPr>
          <w:rFonts w:ascii="Times New Roman" w:hAnsi="Times New Roman" w:cs="Times New Roman"/>
          <w:sz w:val="24"/>
          <w:szCs w:val="24"/>
        </w:rPr>
        <w:t xml:space="preserve"> </w:t>
      </w:r>
    </w:p>
    <w:p w14:paraId="467F944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Ulset, V. S., &amp; von Soest, T. (2022). Posttraumatic growth during the Covid-19 lockdown: A large-scale population-based study among Norwegian adolescents. </w:t>
      </w:r>
      <w:r w:rsidRPr="00E87E00">
        <w:rPr>
          <w:rFonts w:ascii="Times New Roman" w:hAnsi="Times New Roman" w:cs="Times New Roman"/>
          <w:i/>
          <w:iCs/>
          <w:sz w:val="24"/>
          <w:szCs w:val="24"/>
        </w:rPr>
        <w:t>Journal of traumatic stress, 35</w:t>
      </w:r>
      <w:r w:rsidRPr="53271ED0">
        <w:rPr>
          <w:rFonts w:ascii="Times New Roman" w:hAnsi="Times New Roman" w:cs="Times New Roman"/>
          <w:sz w:val="24"/>
          <w:szCs w:val="24"/>
        </w:rPr>
        <w:t xml:space="preserve">(3), 941-954. doi:10.1002/jts.22801 </w:t>
      </w:r>
    </w:p>
    <w:p w14:paraId="276767E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Uziel, N., Gilon, E., Meyerson, J, et al. (2021). Dental personnel in Israel, Canada, and France during the COVID-19 pandemic: attitudes, worries, emotional responses, and posttraumatic growth. </w:t>
      </w:r>
      <w:r w:rsidRPr="00E87E00">
        <w:rPr>
          <w:rFonts w:ascii="Times New Roman" w:hAnsi="Times New Roman" w:cs="Times New Roman"/>
          <w:i/>
          <w:iCs/>
          <w:sz w:val="24"/>
          <w:szCs w:val="24"/>
          <w:highlight w:val="yellow"/>
        </w:rPr>
        <w:t>Quintessence international (Berlin, Germany : 1985), 52</w:t>
      </w:r>
      <w:r w:rsidRPr="53271ED0">
        <w:rPr>
          <w:rFonts w:ascii="Times New Roman" w:hAnsi="Times New Roman" w:cs="Times New Roman"/>
          <w:sz w:val="24"/>
          <w:szCs w:val="24"/>
          <w:highlight w:val="yellow"/>
        </w:rPr>
        <w:t xml:space="preserve">(5), 444–453. </w:t>
      </w:r>
      <w:hyperlink r:id="rId97">
        <w:r w:rsidRPr="53271ED0">
          <w:rPr>
            <w:rFonts w:ascii="Times New Roman" w:hAnsi="Times New Roman" w:cs="Times New Roman"/>
            <w:b/>
            <w:bCs/>
            <w:sz w:val="24"/>
            <w:szCs w:val="24"/>
          </w:rPr>
          <w:t>https://doi.org/10.3290/j.qi.b936999</w:t>
        </w:r>
      </w:hyperlink>
    </w:p>
    <w:p w14:paraId="45096D5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Van der Hallen, R., &amp; Godor, B. P. (2022). COVID-19 pandemic-related posttraumatic growth in a small cohort of university students: A 1-year longitudinal study.</w:t>
      </w:r>
      <w:r w:rsidRPr="00E87E00">
        <w:rPr>
          <w:rFonts w:ascii="Times New Roman" w:hAnsi="Times New Roman" w:cs="Times New Roman"/>
          <w:i/>
          <w:iCs/>
          <w:sz w:val="24"/>
          <w:szCs w:val="24"/>
        </w:rPr>
        <w:t xml:space="preserve"> Psychiatry research, 312</w:t>
      </w:r>
      <w:r w:rsidRPr="53271ED0">
        <w:rPr>
          <w:rFonts w:ascii="Times New Roman" w:hAnsi="Times New Roman" w:cs="Times New Roman"/>
          <w:sz w:val="24"/>
          <w:szCs w:val="24"/>
        </w:rPr>
        <w:t>, 114541.https://doi.org/10.1016/j.psychres.2022.114541</w:t>
      </w:r>
    </w:p>
    <w:p w14:paraId="15B4A8C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Van Zuuren, E. J., and Z. Fedorowicz. (2016). Moose on the loose: checklist for meta‐analyses of observational studies. </w:t>
      </w:r>
      <w:r w:rsidRPr="00E87E00">
        <w:rPr>
          <w:rFonts w:ascii="Times New Roman" w:hAnsi="Times New Roman" w:cs="Times New Roman"/>
          <w:i/>
          <w:iCs/>
          <w:sz w:val="24"/>
          <w:szCs w:val="24"/>
        </w:rPr>
        <w:t>British Journal of Dermatology, 175.5</w:t>
      </w:r>
      <w:r w:rsidRPr="53271ED0">
        <w:rPr>
          <w:rFonts w:ascii="Times New Roman" w:hAnsi="Times New Roman" w:cs="Times New Roman"/>
          <w:sz w:val="24"/>
          <w:szCs w:val="24"/>
        </w:rPr>
        <w:t xml:space="preserve">, 853-854. </w:t>
      </w:r>
    </w:p>
    <w:p w14:paraId="4EBCA68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Vazquez, C., Valiente, C., García, F. E, et al. (2021). Post-traumatic growth and stress-related responses during the Covid-19 pandemic in a national representative sample: The role of positive core beliefs about the world and others. </w:t>
      </w:r>
      <w:r w:rsidRPr="00E87E00">
        <w:rPr>
          <w:rFonts w:ascii="Times New Roman" w:hAnsi="Times New Roman" w:cs="Times New Roman"/>
          <w:i/>
          <w:iCs/>
          <w:sz w:val="24"/>
          <w:szCs w:val="24"/>
        </w:rPr>
        <w:t>Journal of Happiness Studies.</w:t>
      </w:r>
      <w:r w:rsidRPr="53271ED0">
        <w:rPr>
          <w:rFonts w:ascii="Times New Roman" w:hAnsi="Times New Roman" w:cs="Times New Roman"/>
          <w:sz w:val="24"/>
          <w:szCs w:val="24"/>
        </w:rPr>
        <w:t xml:space="preserve"> </w:t>
      </w:r>
      <w:hyperlink r:id="rId98">
        <w:r w:rsidRPr="53271ED0">
          <w:rPr>
            <w:rFonts w:ascii="Times New Roman" w:hAnsi="Times New Roman" w:cs="Times New Roman"/>
            <w:b/>
            <w:bCs/>
            <w:sz w:val="24"/>
            <w:szCs w:val="24"/>
          </w:rPr>
          <w:t>https://doi.org/10.1007/s10902-020-00352-3</w:t>
        </w:r>
      </w:hyperlink>
      <w:r w:rsidRPr="53271ED0">
        <w:rPr>
          <w:rFonts w:ascii="Times New Roman" w:hAnsi="Times New Roman" w:cs="Times New Roman"/>
          <w:sz w:val="24"/>
          <w:szCs w:val="24"/>
        </w:rPr>
        <w:t xml:space="preserve">  </w:t>
      </w:r>
    </w:p>
    <w:p w14:paraId="364D4BA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Veronese, G., Mahamid, F. A., &amp; Bdier, D. (2022). Subjective well-being, sense of coherence, and posttraumatic growth mediate the association between COVID-19 stress, trauma, and burnout among Palestinian health-care providers. </w:t>
      </w:r>
      <w:r w:rsidRPr="00E87E00">
        <w:rPr>
          <w:rFonts w:ascii="Times New Roman" w:hAnsi="Times New Roman" w:cs="Times New Roman"/>
          <w:i/>
          <w:iCs/>
          <w:sz w:val="24"/>
          <w:szCs w:val="24"/>
          <w:highlight w:val="yellow"/>
        </w:rPr>
        <w:t>The American journal of orthopsychiatry, 92</w:t>
      </w:r>
      <w:r w:rsidRPr="53271ED0">
        <w:rPr>
          <w:rFonts w:ascii="Times New Roman" w:hAnsi="Times New Roman" w:cs="Times New Roman"/>
          <w:sz w:val="24"/>
          <w:szCs w:val="24"/>
          <w:highlight w:val="yellow"/>
        </w:rPr>
        <w:t xml:space="preserve">(3), 291–301. </w:t>
      </w:r>
      <w:hyperlink r:id="rId99">
        <w:r w:rsidRPr="53271ED0">
          <w:rPr>
            <w:rFonts w:ascii="Times New Roman" w:hAnsi="Times New Roman" w:cs="Times New Roman"/>
            <w:b/>
            <w:bCs/>
            <w:sz w:val="24"/>
            <w:szCs w:val="24"/>
          </w:rPr>
          <w:t>https://doi.org/10.1037/ort0000606</w:t>
        </w:r>
      </w:hyperlink>
    </w:p>
    <w:p w14:paraId="4E5C31DD" w14:textId="77777777" w:rsidR="006839F4" w:rsidRPr="001F46C0" w:rsidRDefault="006839F4" w:rsidP="006839F4">
      <w:pPr>
        <w:spacing w:after="0" w:line="480" w:lineRule="auto"/>
        <w:ind w:firstLine="360"/>
        <w:rPr>
          <w:rFonts w:ascii="Times New Roman" w:hAnsi="Times New Roman" w:cs="Times New Roman"/>
          <w:sz w:val="24"/>
          <w:szCs w:val="24"/>
        </w:rPr>
      </w:pPr>
      <w:r w:rsidRPr="53271ED0">
        <w:rPr>
          <w:rFonts w:ascii="Times New Roman" w:hAnsi="Times New Roman" w:cs="Times New Roman"/>
          <w:sz w:val="24"/>
          <w:szCs w:val="24"/>
        </w:rPr>
        <w:t xml:space="preserve">Wall, C. L., Carson, J., Brown, G. (2023). COVID-19 Relates to Both PTSD and PTG in a Non-clinical Population, Why? </w:t>
      </w:r>
      <w:r w:rsidRPr="00E87E00">
        <w:rPr>
          <w:rFonts w:ascii="Times New Roman" w:hAnsi="Times New Roman" w:cs="Times New Roman"/>
          <w:i/>
          <w:iCs/>
          <w:sz w:val="24"/>
          <w:szCs w:val="24"/>
        </w:rPr>
        <w:t>Journal of Loss and Trauma, 28</w:t>
      </w:r>
      <w:r w:rsidRPr="53271ED0">
        <w:rPr>
          <w:rFonts w:ascii="Times New Roman" w:hAnsi="Times New Roman" w:cs="Times New Roman"/>
          <w:sz w:val="24"/>
          <w:szCs w:val="24"/>
        </w:rPr>
        <w:t>:1, 61-73, DOI: 10.1080/15325024.2022.2068264</w:t>
      </w:r>
    </w:p>
    <w:p w14:paraId="41F1D03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nl-NL"/>
        </w:rPr>
      </w:pPr>
      <w:r w:rsidRPr="53271ED0">
        <w:rPr>
          <w:rFonts w:ascii="Times New Roman" w:hAnsi="Times New Roman" w:cs="Times New Roman"/>
          <w:sz w:val="24"/>
          <w:szCs w:val="24"/>
        </w:rPr>
        <w:t xml:space="preserve">Wan, X., Huang, H., Peng, Q, et al. (2023). A meta-analysis on the relationship between posttraumatic growth and resilience in people with breast cancer. </w:t>
      </w:r>
      <w:r w:rsidRPr="00E87E00">
        <w:rPr>
          <w:rFonts w:ascii="Times New Roman" w:hAnsi="Times New Roman" w:cs="Times New Roman"/>
          <w:i/>
          <w:iCs/>
          <w:sz w:val="24"/>
          <w:szCs w:val="24"/>
          <w:lang w:val="nl-NL"/>
        </w:rPr>
        <w:t>Nurs Open, 10</w:t>
      </w:r>
      <w:r w:rsidRPr="00E87E00">
        <w:rPr>
          <w:rFonts w:ascii="Times New Roman" w:hAnsi="Times New Roman" w:cs="Times New Roman"/>
          <w:sz w:val="24"/>
          <w:szCs w:val="24"/>
          <w:lang w:val="nl-NL"/>
        </w:rPr>
        <w:t xml:space="preserve">(5),734-2745. doi:10.1002/nop2.1540 </w:t>
      </w:r>
    </w:p>
    <w:p w14:paraId="74CD9B2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pl-PL"/>
        </w:rPr>
      </w:pPr>
      <w:r w:rsidRPr="00E87E00">
        <w:rPr>
          <w:rFonts w:ascii="Times New Roman" w:hAnsi="Times New Roman" w:cs="Times New Roman"/>
          <w:sz w:val="24"/>
          <w:szCs w:val="24"/>
          <w:lang w:val="nl-NL"/>
        </w:rPr>
        <w:lastRenderedPageBreak/>
        <w:t xml:space="preserve">Wang, S., Quan, L., Chavarro, J. E, et al. </w:t>
      </w:r>
      <w:r w:rsidRPr="53271ED0">
        <w:rPr>
          <w:rFonts w:ascii="Times New Roman" w:hAnsi="Times New Roman" w:cs="Times New Roman"/>
          <w:sz w:val="24"/>
          <w:szCs w:val="24"/>
        </w:rPr>
        <w:t xml:space="preserve">(2022). Associations of depression, anxiety, worry, perceived stress, and loneliness prior to infection with risk of post-COVID-19 conditions. </w:t>
      </w:r>
      <w:r w:rsidRPr="00E87E00">
        <w:rPr>
          <w:rFonts w:ascii="Times New Roman" w:hAnsi="Times New Roman" w:cs="Times New Roman"/>
          <w:i/>
          <w:iCs/>
          <w:sz w:val="24"/>
          <w:szCs w:val="24"/>
          <w:lang w:val="pl-PL"/>
        </w:rPr>
        <w:t>JAMA psychiatry, 79</w:t>
      </w:r>
      <w:r w:rsidRPr="00E87E00">
        <w:rPr>
          <w:rFonts w:ascii="Times New Roman" w:hAnsi="Times New Roman" w:cs="Times New Roman"/>
          <w:sz w:val="24"/>
          <w:szCs w:val="24"/>
          <w:lang w:val="pl-PL"/>
        </w:rPr>
        <w:t xml:space="preserve">(11), 1081–1091. </w:t>
      </w:r>
      <w:hyperlink r:id="rId100">
        <w:r w:rsidRPr="00E87E00">
          <w:rPr>
            <w:rFonts w:ascii="Times New Roman" w:hAnsi="Times New Roman" w:cs="Times New Roman"/>
            <w:b/>
            <w:bCs/>
            <w:sz w:val="24"/>
            <w:szCs w:val="24"/>
            <w:lang w:val="pl-PL"/>
          </w:rPr>
          <w:t>https://doi.org/10.1001/jamapsychiatry.2022.2640</w:t>
        </w:r>
      </w:hyperlink>
      <w:r w:rsidRPr="00E87E00">
        <w:rPr>
          <w:rFonts w:ascii="Times New Roman" w:hAnsi="Times New Roman" w:cs="Times New Roman"/>
          <w:sz w:val="24"/>
          <w:szCs w:val="24"/>
          <w:lang w:val="pl-PL"/>
        </w:rPr>
        <w:t xml:space="preserve"> </w:t>
      </w:r>
    </w:p>
    <w:p w14:paraId="0EC62AD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pl-PL"/>
        </w:rPr>
        <w:t xml:space="preserve">Wang, S., Zhao, Y., &amp; Li, J. (2023). </w:t>
      </w:r>
      <w:r w:rsidRPr="53271ED0">
        <w:rPr>
          <w:rFonts w:ascii="Times New Roman" w:hAnsi="Times New Roman" w:cs="Times New Roman"/>
          <w:sz w:val="24"/>
          <w:szCs w:val="24"/>
        </w:rPr>
        <w:t>True grit and brain: Trait grit mediates the connection of DLPFC functional connectivity density to posttraumatic growth following COVID-19.</w:t>
      </w:r>
      <w:r w:rsidRPr="00E87E00">
        <w:rPr>
          <w:rFonts w:ascii="Times New Roman" w:hAnsi="Times New Roman" w:cs="Times New Roman"/>
          <w:i/>
          <w:iCs/>
          <w:sz w:val="24"/>
          <w:szCs w:val="24"/>
        </w:rPr>
        <w:t xml:space="preserve"> Journal of affective disorders, 325</w:t>
      </w:r>
      <w:r w:rsidRPr="53271ED0">
        <w:rPr>
          <w:rFonts w:ascii="Times New Roman" w:hAnsi="Times New Roman" w:cs="Times New Roman"/>
          <w:sz w:val="24"/>
          <w:szCs w:val="24"/>
        </w:rPr>
        <w:t xml:space="preserve">, 313–320. </w:t>
      </w:r>
      <w:hyperlink r:id="rId101">
        <w:r w:rsidRPr="53271ED0">
          <w:rPr>
            <w:rFonts w:ascii="Times New Roman" w:hAnsi="Times New Roman" w:cs="Times New Roman"/>
            <w:b/>
            <w:bCs/>
            <w:sz w:val="24"/>
            <w:szCs w:val="24"/>
          </w:rPr>
          <w:t>https://doi.org/10.1016/j.jad.2023.01.022</w:t>
        </w:r>
      </w:hyperlink>
      <w:r w:rsidRPr="53271ED0">
        <w:rPr>
          <w:rFonts w:ascii="Times New Roman" w:hAnsi="Times New Roman" w:cs="Times New Roman"/>
          <w:sz w:val="24"/>
          <w:szCs w:val="24"/>
        </w:rPr>
        <w:t xml:space="preserve"> </w:t>
      </w:r>
    </w:p>
    <w:p w14:paraId="6365734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Willey, B., Mimmack, K., Gagliardi, G, et al. (2022). Racial and socioeconomic status differences in stress, posttraumatic growth, and mental health in an older adult cohort during the Covid-19 pandemic. </w:t>
      </w:r>
      <w:r w:rsidRPr="00E87E00">
        <w:rPr>
          <w:rFonts w:ascii="Times New Roman" w:hAnsi="Times New Roman" w:cs="Times New Roman"/>
          <w:i/>
          <w:iCs/>
          <w:sz w:val="24"/>
          <w:szCs w:val="24"/>
        </w:rPr>
        <w:t>EclinicalMedicine, (45)</w:t>
      </w:r>
      <w:r w:rsidRPr="53271ED0">
        <w:rPr>
          <w:rFonts w:ascii="Times New Roman" w:hAnsi="Times New Roman" w:cs="Times New Roman"/>
          <w:sz w:val="24"/>
          <w:szCs w:val="24"/>
        </w:rPr>
        <w:t xml:space="preserve">, 101343. </w:t>
      </w:r>
      <w:hyperlink r:id="rId102">
        <w:r w:rsidRPr="53271ED0">
          <w:rPr>
            <w:rFonts w:ascii="Times New Roman" w:hAnsi="Times New Roman" w:cs="Times New Roman"/>
            <w:b/>
            <w:bCs/>
            <w:sz w:val="24"/>
            <w:szCs w:val="24"/>
          </w:rPr>
          <w:t>https://doi.org/10.1016/j.eclinm.2022.101343</w:t>
        </w:r>
      </w:hyperlink>
      <w:r w:rsidRPr="53271ED0">
        <w:rPr>
          <w:rFonts w:ascii="Times New Roman" w:hAnsi="Times New Roman" w:cs="Times New Roman"/>
          <w:sz w:val="24"/>
          <w:szCs w:val="24"/>
        </w:rPr>
        <w:t xml:space="preserve">.  </w:t>
      </w:r>
    </w:p>
    <w:p w14:paraId="4605804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w:t>
      </w:r>
      <w:r w:rsidRPr="00E87E00">
        <w:rPr>
          <w:rFonts w:ascii="Times New Roman" w:hAnsi="Times New Roman" w:cs="Times New Roman"/>
          <w:i/>
          <w:iCs/>
          <w:sz w:val="24"/>
          <w:szCs w:val="24"/>
          <w:highlight w:val="yellow"/>
        </w:rPr>
        <w:t>Frontiers in psychiatry, 15</w:t>
      </w:r>
      <w:r w:rsidRPr="53271ED0">
        <w:rPr>
          <w:rFonts w:ascii="Times New Roman" w:hAnsi="Times New Roman" w:cs="Times New Roman"/>
          <w:sz w:val="24"/>
          <w:szCs w:val="24"/>
          <w:highlight w:val="yellow"/>
        </w:rPr>
        <w:t xml:space="preserve">, 1337030. </w:t>
      </w:r>
      <w:hyperlink r:id="rId103">
        <w:r w:rsidRPr="53271ED0">
          <w:rPr>
            <w:rFonts w:ascii="Times New Roman" w:hAnsi="Times New Roman" w:cs="Times New Roman"/>
            <w:b/>
            <w:bCs/>
            <w:sz w:val="24"/>
            <w:szCs w:val="24"/>
          </w:rPr>
          <w:t>https://doi.org/10.3389/fpsyt.2024.1337030</w:t>
        </w:r>
      </w:hyperlink>
    </w:p>
    <w:p w14:paraId="5C180BA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Yao, X., Wang, J., Yang, Y, et al. (2023). Factors influencing nurses' post-traumatic growth during the COVID-19 pandemic: Bayesian network analysis. </w:t>
      </w:r>
      <w:r w:rsidRPr="00E87E00">
        <w:rPr>
          <w:rFonts w:ascii="Times New Roman" w:hAnsi="Times New Roman" w:cs="Times New Roman"/>
          <w:i/>
          <w:iCs/>
          <w:sz w:val="24"/>
          <w:szCs w:val="24"/>
        </w:rPr>
        <w:t>Frontiers in psychiatry, 14,</w:t>
      </w:r>
      <w:r w:rsidRPr="53271ED0">
        <w:rPr>
          <w:rFonts w:ascii="Times New Roman" w:hAnsi="Times New Roman" w:cs="Times New Roman"/>
          <w:sz w:val="24"/>
          <w:szCs w:val="24"/>
        </w:rPr>
        <w:t xml:space="preserve"> 1163956. </w:t>
      </w:r>
      <w:hyperlink r:id="rId104">
        <w:r w:rsidRPr="53271ED0">
          <w:rPr>
            <w:rFonts w:ascii="Times New Roman" w:hAnsi="Times New Roman" w:cs="Times New Roman"/>
            <w:b/>
            <w:bCs/>
            <w:sz w:val="24"/>
            <w:szCs w:val="24"/>
          </w:rPr>
          <w:t>https://doi.org/10.3389/fpsyt.2023.1163956</w:t>
        </w:r>
      </w:hyperlink>
      <w:r w:rsidRPr="53271ED0">
        <w:rPr>
          <w:rFonts w:ascii="Times New Roman" w:hAnsi="Times New Roman" w:cs="Times New Roman"/>
          <w:sz w:val="24"/>
          <w:szCs w:val="24"/>
        </w:rPr>
        <w:t xml:space="preserve"> </w:t>
      </w:r>
    </w:p>
    <w:p w14:paraId="2184AF6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Yeung, N. C. Y., Wong, E. L.-Y., Cheung, A. W.-L, et al. (2022). Finding the positives from the Covid-19 pandemic: factors associated with posttraumatic growth among nurses in Hong Kong. </w:t>
      </w:r>
      <w:r w:rsidRPr="00E87E00">
        <w:rPr>
          <w:rFonts w:ascii="Times New Roman" w:hAnsi="Times New Roman" w:cs="Times New Roman"/>
          <w:i/>
          <w:iCs/>
          <w:sz w:val="24"/>
          <w:szCs w:val="24"/>
        </w:rPr>
        <w:t>European Journal of Psychotraumatology, 13</w:t>
      </w:r>
      <w:r w:rsidRPr="53271ED0">
        <w:rPr>
          <w:rFonts w:ascii="Times New Roman" w:hAnsi="Times New Roman" w:cs="Times New Roman"/>
          <w:sz w:val="24"/>
          <w:szCs w:val="24"/>
        </w:rPr>
        <w:t xml:space="preserve">(1). </w:t>
      </w:r>
      <w:hyperlink r:id="rId105">
        <w:r w:rsidRPr="53271ED0">
          <w:rPr>
            <w:rFonts w:ascii="Times New Roman" w:hAnsi="Times New Roman" w:cs="Times New Roman"/>
            <w:b/>
            <w:bCs/>
            <w:sz w:val="24"/>
            <w:szCs w:val="24"/>
          </w:rPr>
          <w:t>https://doi.org/10.1080/20008198.2021.2005346</w:t>
        </w:r>
      </w:hyperlink>
      <w:r w:rsidRPr="53271ED0">
        <w:rPr>
          <w:rFonts w:ascii="Times New Roman" w:hAnsi="Times New Roman" w:cs="Times New Roman"/>
          <w:sz w:val="24"/>
          <w:szCs w:val="24"/>
        </w:rPr>
        <w:t xml:space="preserve">   </w:t>
      </w:r>
    </w:p>
    <w:p w14:paraId="7A4B090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Yıldız, E. (2021). Posttraumatic growth and positive determinants in nursing students after Covid‐19 alarm status: A descriptive cross‐sectional study. </w:t>
      </w:r>
      <w:r w:rsidRPr="00E87E00">
        <w:rPr>
          <w:rFonts w:ascii="Times New Roman" w:hAnsi="Times New Roman" w:cs="Times New Roman"/>
          <w:i/>
          <w:iCs/>
          <w:sz w:val="24"/>
          <w:szCs w:val="24"/>
        </w:rPr>
        <w:t>Perspectives in Psychiatric Care.</w:t>
      </w:r>
      <w:r w:rsidRPr="53271ED0">
        <w:rPr>
          <w:rFonts w:ascii="Times New Roman" w:hAnsi="Times New Roman" w:cs="Times New Roman"/>
          <w:sz w:val="24"/>
          <w:szCs w:val="24"/>
        </w:rPr>
        <w:t xml:space="preserve"> </w:t>
      </w:r>
      <w:hyperlink r:id="rId106">
        <w:r w:rsidRPr="53271ED0">
          <w:rPr>
            <w:rFonts w:ascii="Times New Roman" w:hAnsi="Times New Roman" w:cs="Times New Roman"/>
            <w:b/>
            <w:bCs/>
            <w:sz w:val="24"/>
            <w:szCs w:val="24"/>
          </w:rPr>
          <w:t>https://doi.org/10.1111/ppc.12761</w:t>
        </w:r>
      </w:hyperlink>
      <w:r w:rsidRPr="53271ED0">
        <w:rPr>
          <w:rFonts w:ascii="Times New Roman" w:hAnsi="Times New Roman" w:cs="Times New Roman"/>
          <w:sz w:val="24"/>
          <w:szCs w:val="24"/>
        </w:rPr>
        <w:t xml:space="preserve"> </w:t>
      </w:r>
    </w:p>
    <w:p w14:paraId="2BA5DA8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Yılmaz-Karaman, İ. G., Yastıbaş-Kaçar, C., &amp; Ece İnce, F. (2023). Posttraumatic growth levels of healthcare workers in two periods with different intensities of COVID-19 pandemic. </w:t>
      </w:r>
      <w:r w:rsidRPr="00E87E00">
        <w:rPr>
          <w:rFonts w:ascii="Times New Roman" w:hAnsi="Times New Roman" w:cs="Times New Roman"/>
          <w:i/>
          <w:iCs/>
          <w:sz w:val="24"/>
          <w:szCs w:val="24"/>
          <w:highlight w:val="yellow"/>
        </w:rPr>
        <w:t>PsyCh journal, 12</w:t>
      </w:r>
      <w:r w:rsidRPr="53271ED0">
        <w:rPr>
          <w:rFonts w:ascii="Times New Roman" w:hAnsi="Times New Roman" w:cs="Times New Roman"/>
          <w:sz w:val="24"/>
          <w:szCs w:val="24"/>
          <w:highlight w:val="yellow"/>
        </w:rPr>
        <w:t xml:space="preserve">(2), 297–306. </w:t>
      </w:r>
      <w:hyperlink r:id="rId107">
        <w:r w:rsidRPr="53271ED0">
          <w:rPr>
            <w:rFonts w:ascii="Times New Roman" w:hAnsi="Times New Roman" w:cs="Times New Roman"/>
            <w:b/>
            <w:bCs/>
            <w:sz w:val="24"/>
            <w:szCs w:val="24"/>
          </w:rPr>
          <w:t>https://doi.org/10.1002/pchj.599</w:t>
        </w:r>
      </w:hyperlink>
    </w:p>
    <w:p w14:paraId="14BD8BD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Yim, J. Y., &amp; Kim, J. A. (2022). Factors influencing posttraumatic growth among nurses caring for COVID-19 patients: A path analysis.</w:t>
      </w:r>
      <w:r w:rsidRPr="00E87E00">
        <w:rPr>
          <w:rFonts w:ascii="Times New Roman" w:hAnsi="Times New Roman" w:cs="Times New Roman"/>
          <w:i/>
          <w:iCs/>
          <w:sz w:val="24"/>
          <w:szCs w:val="24"/>
          <w:highlight w:val="yellow"/>
        </w:rPr>
        <w:t xml:space="preserve"> Journal of nursing management, 30</w:t>
      </w:r>
      <w:r w:rsidRPr="53271ED0">
        <w:rPr>
          <w:rFonts w:ascii="Times New Roman" w:hAnsi="Times New Roman" w:cs="Times New Roman"/>
          <w:sz w:val="24"/>
          <w:szCs w:val="24"/>
          <w:highlight w:val="yellow"/>
        </w:rPr>
        <w:t xml:space="preserve">(6), 1940–1948. </w:t>
      </w:r>
      <w:hyperlink r:id="rId108">
        <w:r w:rsidRPr="53271ED0">
          <w:rPr>
            <w:rFonts w:ascii="Times New Roman" w:hAnsi="Times New Roman" w:cs="Times New Roman"/>
            <w:b/>
            <w:bCs/>
            <w:sz w:val="24"/>
            <w:szCs w:val="24"/>
          </w:rPr>
          <w:t>https://doi.org/10.1111/jonm.13660</w:t>
        </w:r>
      </w:hyperlink>
    </w:p>
    <w:p w14:paraId="46A9A6CB"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it-IT"/>
        </w:rPr>
      </w:pPr>
      <w:r w:rsidRPr="53271ED0">
        <w:rPr>
          <w:rFonts w:ascii="Times New Roman" w:hAnsi="Times New Roman" w:cs="Times New Roman"/>
          <w:sz w:val="24"/>
          <w:szCs w:val="24"/>
          <w:highlight w:val="yellow"/>
        </w:rPr>
        <w:t xml:space="preserve">Zeng, Z., Wang, H., Zhou, Y, et al. (2023). The prevalence and factors associated with posttraumatic growth after 3-years outbreak of COVID-19 among resident physicians in China: a cross-sectional study. </w:t>
      </w:r>
      <w:r w:rsidRPr="00E87E00">
        <w:rPr>
          <w:rFonts w:ascii="Times New Roman" w:hAnsi="Times New Roman" w:cs="Times New Roman"/>
          <w:i/>
          <w:iCs/>
          <w:sz w:val="24"/>
          <w:szCs w:val="24"/>
          <w:highlight w:val="yellow"/>
          <w:lang w:val="it-IT"/>
        </w:rPr>
        <w:t>Frontiers in psychiatry, 14</w:t>
      </w:r>
      <w:r w:rsidRPr="00E87E00">
        <w:rPr>
          <w:rFonts w:ascii="Times New Roman" w:hAnsi="Times New Roman" w:cs="Times New Roman"/>
          <w:sz w:val="24"/>
          <w:szCs w:val="24"/>
          <w:highlight w:val="yellow"/>
          <w:lang w:val="it-IT"/>
        </w:rPr>
        <w:t xml:space="preserve">, 1228259. </w:t>
      </w:r>
      <w:hyperlink r:id="rId109">
        <w:r w:rsidRPr="00E87E00">
          <w:rPr>
            <w:rFonts w:ascii="Times New Roman" w:hAnsi="Times New Roman" w:cs="Times New Roman"/>
            <w:b/>
            <w:bCs/>
            <w:sz w:val="24"/>
            <w:szCs w:val="24"/>
            <w:lang w:val="it-IT"/>
          </w:rPr>
          <w:t>https://doi.org/10.3389/fpsyt.2023.1228259</w:t>
        </w:r>
      </w:hyperlink>
    </w:p>
    <w:p w14:paraId="757099BA"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fr-FR"/>
        </w:rPr>
      </w:pPr>
      <w:r w:rsidRPr="00E87E00">
        <w:rPr>
          <w:rFonts w:ascii="Times New Roman" w:hAnsi="Times New Roman" w:cs="Times New Roman"/>
          <w:sz w:val="24"/>
          <w:szCs w:val="24"/>
          <w:lang w:val="it-IT"/>
        </w:rPr>
        <w:t xml:space="preserve">Zhai, H. K., Li, Q., Hu, Y. X, et al. </w:t>
      </w:r>
      <w:r w:rsidRPr="53271ED0">
        <w:rPr>
          <w:rFonts w:ascii="Times New Roman" w:hAnsi="Times New Roman" w:cs="Times New Roman"/>
          <w:sz w:val="24"/>
          <w:szCs w:val="24"/>
        </w:rPr>
        <w:t>(2021). Emotional creativity improves posttraumatic growth and mental health during the COVID-19 pandemic.</w:t>
      </w:r>
      <w:r w:rsidRPr="00E87E00">
        <w:rPr>
          <w:rFonts w:ascii="Times New Roman" w:hAnsi="Times New Roman" w:cs="Times New Roman"/>
          <w:i/>
          <w:iCs/>
          <w:sz w:val="24"/>
          <w:szCs w:val="24"/>
        </w:rPr>
        <w:t xml:space="preserve"> </w:t>
      </w:r>
      <w:r w:rsidRPr="00E87E00">
        <w:rPr>
          <w:rFonts w:ascii="Times New Roman" w:hAnsi="Times New Roman" w:cs="Times New Roman"/>
          <w:i/>
          <w:iCs/>
          <w:sz w:val="24"/>
          <w:szCs w:val="24"/>
          <w:lang w:val="fr-FR"/>
        </w:rPr>
        <w:t>Frontiers in psychology, 12</w:t>
      </w:r>
      <w:r w:rsidRPr="00E87E00">
        <w:rPr>
          <w:rFonts w:ascii="Times New Roman" w:hAnsi="Times New Roman" w:cs="Times New Roman"/>
          <w:sz w:val="24"/>
          <w:szCs w:val="24"/>
          <w:lang w:val="fr-FR"/>
        </w:rPr>
        <w:t xml:space="preserve">, 600798. </w:t>
      </w:r>
      <w:hyperlink r:id="rId110">
        <w:r w:rsidRPr="00E87E00">
          <w:rPr>
            <w:rFonts w:ascii="Times New Roman" w:hAnsi="Times New Roman" w:cs="Times New Roman"/>
            <w:b/>
            <w:bCs/>
            <w:sz w:val="24"/>
            <w:szCs w:val="24"/>
            <w:lang w:val="fr-FR"/>
          </w:rPr>
          <w:t>https://doi.org/10.3389/fpsyg.2021.600798</w:t>
        </w:r>
      </w:hyperlink>
    </w:p>
    <w:p w14:paraId="7BC6688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Zhang, X. T., Shi, S. S., Qin Ren, Y, et al. </w:t>
      </w:r>
      <w:r w:rsidRPr="53271ED0">
        <w:rPr>
          <w:rFonts w:ascii="Times New Roman" w:hAnsi="Times New Roman" w:cs="Times New Roman"/>
          <w:sz w:val="24"/>
          <w:szCs w:val="24"/>
        </w:rPr>
        <w:t xml:space="preserve">(2021). The traumatic experience of clinical nurses during the COVID-19 pandemic: Which factors are related to Post-Traumatic Growth?. </w:t>
      </w:r>
      <w:r w:rsidRPr="00E87E00">
        <w:rPr>
          <w:rFonts w:ascii="Times New Roman" w:hAnsi="Times New Roman" w:cs="Times New Roman"/>
          <w:i/>
          <w:iCs/>
          <w:sz w:val="24"/>
          <w:szCs w:val="24"/>
        </w:rPr>
        <w:t>Risk management and healthcare policy,14</w:t>
      </w:r>
      <w:r w:rsidRPr="53271ED0">
        <w:rPr>
          <w:rFonts w:ascii="Times New Roman" w:hAnsi="Times New Roman" w:cs="Times New Roman"/>
          <w:sz w:val="24"/>
          <w:szCs w:val="24"/>
        </w:rPr>
        <w:t xml:space="preserve">,2145–2151. </w:t>
      </w:r>
      <w:hyperlink r:id="rId111">
        <w:r w:rsidRPr="53271ED0">
          <w:rPr>
            <w:rFonts w:ascii="Times New Roman" w:hAnsi="Times New Roman" w:cs="Times New Roman"/>
            <w:b/>
            <w:bCs/>
            <w:sz w:val="24"/>
            <w:szCs w:val="24"/>
          </w:rPr>
          <w:t>https://doi.org/10.2147/RMHP.S307294</w:t>
        </w:r>
      </w:hyperlink>
      <w:r w:rsidRPr="53271ED0">
        <w:rPr>
          <w:rFonts w:ascii="Times New Roman" w:hAnsi="Times New Roman" w:cs="Times New Roman"/>
          <w:sz w:val="24"/>
          <w:szCs w:val="24"/>
        </w:rPr>
        <w:t>.</w:t>
      </w:r>
    </w:p>
    <w:p w14:paraId="05A616A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de-DE"/>
        </w:rPr>
        <w:t xml:space="preserve">Zhang, N., Bai, B., &amp; Zhu, J. (2023). </w:t>
      </w:r>
      <w:r w:rsidRPr="53271ED0">
        <w:rPr>
          <w:rFonts w:ascii="Times New Roman" w:hAnsi="Times New Roman" w:cs="Times New Roman"/>
          <w:sz w:val="24"/>
          <w:szCs w:val="24"/>
          <w:highlight w:val="yellow"/>
        </w:rPr>
        <w:t xml:space="preserve">Stress mindset, proactive coping behavior, and posttraumatic growth among health care professionals during the COVID-19 pandemic. </w:t>
      </w:r>
      <w:r w:rsidRPr="00E87E00">
        <w:rPr>
          <w:rFonts w:ascii="Times New Roman" w:hAnsi="Times New Roman" w:cs="Times New Roman"/>
          <w:i/>
          <w:iCs/>
          <w:sz w:val="24"/>
          <w:szCs w:val="24"/>
          <w:highlight w:val="yellow"/>
        </w:rPr>
        <w:lastRenderedPageBreak/>
        <w:t>Psychological trauma : theory, research, practice and policy, 15</w:t>
      </w:r>
      <w:r w:rsidRPr="53271ED0">
        <w:rPr>
          <w:rFonts w:ascii="Times New Roman" w:hAnsi="Times New Roman" w:cs="Times New Roman"/>
          <w:sz w:val="24"/>
          <w:szCs w:val="24"/>
          <w:highlight w:val="yellow"/>
        </w:rPr>
        <w:t xml:space="preserve">(3), 515–523. </w:t>
      </w:r>
      <w:hyperlink r:id="rId112">
        <w:r w:rsidRPr="53271ED0">
          <w:rPr>
            <w:rFonts w:ascii="Times New Roman" w:hAnsi="Times New Roman" w:cs="Times New Roman"/>
            <w:b/>
            <w:bCs/>
            <w:sz w:val="24"/>
            <w:szCs w:val="24"/>
          </w:rPr>
          <w:t>https://doi.org/10.1037/tra0001377</w:t>
        </w:r>
      </w:hyperlink>
    </w:p>
    <w:p w14:paraId="4FC0FE3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Zhou, Y., MacGeorge, E. L., &amp; Myrick, J. G. (2020). Mental health and its predictors during the early months of the Covid-19 pandemic experience in the United States. </w:t>
      </w:r>
      <w:r w:rsidRPr="00E87E00">
        <w:rPr>
          <w:rFonts w:ascii="Times New Roman" w:hAnsi="Times New Roman" w:cs="Times New Roman"/>
          <w:i/>
          <w:iCs/>
          <w:sz w:val="24"/>
          <w:szCs w:val="24"/>
        </w:rPr>
        <w:t>International Journal of Environmental Research and Public Health, 17</w:t>
      </w:r>
      <w:r w:rsidRPr="53271ED0">
        <w:rPr>
          <w:rFonts w:ascii="Times New Roman" w:hAnsi="Times New Roman" w:cs="Times New Roman"/>
          <w:sz w:val="24"/>
          <w:szCs w:val="24"/>
        </w:rPr>
        <w:t xml:space="preserve">(17), 6315. </w:t>
      </w:r>
      <w:hyperlink r:id="rId113">
        <w:r w:rsidRPr="53271ED0">
          <w:rPr>
            <w:rFonts w:ascii="Times New Roman" w:hAnsi="Times New Roman" w:cs="Times New Roman"/>
            <w:b/>
            <w:bCs/>
            <w:sz w:val="24"/>
            <w:szCs w:val="24"/>
          </w:rPr>
          <w:t>https://doi.org/10.3390/ijerph17176315</w:t>
        </w:r>
      </w:hyperlink>
      <w:r w:rsidRPr="53271ED0">
        <w:rPr>
          <w:rFonts w:ascii="Times New Roman" w:hAnsi="Times New Roman" w:cs="Times New Roman"/>
          <w:sz w:val="24"/>
          <w:szCs w:val="24"/>
        </w:rPr>
        <w:t xml:space="preserve">  </w:t>
      </w:r>
    </w:p>
    <w:p w14:paraId="519C48CB" w14:textId="39E6024A" w:rsidR="00F6578E" w:rsidRPr="00BF2773" w:rsidRDefault="006839F4" w:rsidP="006839F4">
      <w:pPr>
        <w:spacing w:after="0" w:line="480" w:lineRule="auto"/>
        <w:jc w:val="center"/>
        <w:rPr>
          <w:rFonts w:ascii="Arial" w:hAnsi="Arial" w:cs="Arial"/>
          <w:sz w:val="20"/>
          <w:szCs w:val="20"/>
          <w:shd w:val="clear" w:color="auto" w:fill="FFFFFF"/>
        </w:rPr>
      </w:pPr>
      <w:r w:rsidRPr="00E87E00">
        <w:rPr>
          <w:rFonts w:ascii="Times New Roman" w:hAnsi="Times New Roman" w:cs="Times New Roman"/>
          <w:sz w:val="24"/>
          <w:szCs w:val="24"/>
          <w:highlight w:val="yellow"/>
          <w:lang w:val="pl-PL"/>
        </w:rPr>
        <w:t xml:space="preserve">Żurko, M., Słowińska, A., Senejko, A, et al. </w:t>
      </w:r>
      <w:r w:rsidRPr="53271ED0">
        <w:rPr>
          <w:rFonts w:ascii="Times New Roman" w:hAnsi="Times New Roman" w:cs="Times New Roman"/>
          <w:sz w:val="24"/>
          <w:szCs w:val="24"/>
          <w:highlight w:val="yellow"/>
        </w:rPr>
        <w:t xml:space="preserve">(2022). Pandemic-activated psychological growth: significance of extraversion, self-consciousness and COVID-19 related anxiety. </w:t>
      </w:r>
      <w:r w:rsidRPr="00E87E00">
        <w:rPr>
          <w:rFonts w:ascii="Times New Roman" w:hAnsi="Times New Roman" w:cs="Times New Roman"/>
          <w:i/>
          <w:iCs/>
          <w:sz w:val="24"/>
          <w:szCs w:val="24"/>
          <w:highlight w:val="yellow"/>
        </w:rPr>
        <w:t>Current issues in personality psychology, 11</w:t>
      </w:r>
      <w:r w:rsidRPr="53271ED0">
        <w:rPr>
          <w:rFonts w:ascii="Times New Roman" w:hAnsi="Times New Roman" w:cs="Times New Roman"/>
          <w:sz w:val="24"/>
          <w:szCs w:val="24"/>
          <w:highlight w:val="yellow"/>
        </w:rPr>
        <w:t xml:space="preserve">(3), 182–192. </w:t>
      </w:r>
      <w:hyperlink r:id="rId114">
        <w:r w:rsidRPr="53271ED0">
          <w:rPr>
            <w:rFonts w:ascii="Times New Roman" w:hAnsi="Times New Roman" w:cs="Times New Roman"/>
            <w:b/>
            <w:bCs/>
            <w:sz w:val="24"/>
            <w:szCs w:val="24"/>
          </w:rPr>
          <w:t>https://doi.org/10.5114/cipp.2022.112945</w:t>
        </w:r>
      </w:hyperlink>
    </w:p>
    <w:p w14:paraId="164404BE" w14:textId="10BD298B" w:rsidR="00F6578E" w:rsidRPr="00AF149D" w:rsidRDefault="00F6578E" w:rsidP="00C309B5">
      <w:pPr>
        <w:spacing w:after="0" w:line="480" w:lineRule="auto"/>
        <w:jc w:val="center"/>
        <w:rPr>
          <w:sz w:val="16"/>
          <w:szCs w:val="16"/>
          <w:lang w:val="en-AU"/>
        </w:rPr>
      </w:pPr>
      <w:r w:rsidRPr="00BF2773">
        <w:rPr>
          <w:rFonts w:ascii="Times New Roman" w:hAnsi="Times New Roman" w:cs="Times New Roman"/>
          <w:b/>
          <w:bCs/>
          <w:sz w:val="24"/>
          <w:szCs w:val="24"/>
        </w:rPr>
        <w:t xml:space="preserve">Figure 1: Flowchart of Study Selection </w:t>
      </w:r>
    </w:p>
    <w:p w14:paraId="4A769A81"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1792" behindDoc="0" locked="0" layoutInCell="1" allowOverlap="1" wp14:anchorId="7BFB0954" wp14:editId="784CA9E4">
                <wp:simplePos x="0" y="0"/>
                <wp:positionH relativeFrom="column">
                  <wp:posOffset>555812</wp:posOffset>
                </wp:positionH>
                <wp:positionV relativeFrom="paragraph">
                  <wp:posOffset>74556</wp:posOffset>
                </wp:positionV>
                <wp:extent cx="1887220" cy="788279"/>
                <wp:effectExtent l="0" t="0" r="17780" b="12065"/>
                <wp:wrapNone/>
                <wp:docPr id="3" name="Rectangle 3"/>
                <wp:cNvGraphicFramePr/>
                <a:graphic xmlns:a="http://schemas.openxmlformats.org/drawingml/2006/main">
                  <a:graphicData uri="http://schemas.microsoft.com/office/word/2010/wordprocessingShape">
                    <wps:wsp>
                      <wps:cNvSpPr/>
                      <wps:spPr>
                        <a:xfrm>
                          <a:off x="0" y="0"/>
                          <a:ext cx="1887220" cy="7882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BFB0954" id="Rectangle 3" o:spid="_x0000_s1026" style="position:absolute;margin-left:43.75pt;margin-top:5.85pt;width:148.6pt;height:62.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" filled="f" strokecolor="black [3213]" strokeweight="1pt">
                <v:textbo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AFD82AD"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2272" behindDoc="0" locked="0" layoutInCell="1" allowOverlap="1" wp14:anchorId="58192A5A" wp14:editId="6E7A69F4">
                <wp:simplePos x="0" y="0"/>
                <wp:positionH relativeFrom="column">
                  <wp:posOffset>3050540</wp:posOffset>
                </wp:positionH>
                <wp:positionV relativeFrom="paragraph">
                  <wp:posOffset>125095</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115" cy="4222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7" type="#_x0000_t109" style="position:absolute;margin-left:240.2pt;margin-top:9.85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" fillcolor="white [3212]" strokecolor="black [3213]" strokeweight="1pt">
                <v:textbo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p>
    <w:p w14:paraId="2AF5FA1F" w14:textId="3C3773E1"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8"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&#13;&#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6856F82A" w:rsidR="00F6578E" w:rsidRPr="00AF149D" w:rsidRDefault="00F6578E" w:rsidP="00F6578E">
      <w:pPr>
        <w:spacing w:after="0" w:line="240" w:lineRule="auto"/>
        <w:rPr>
          <w:sz w:val="16"/>
          <w:szCs w:val="16"/>
          <w:lang w:val="en-AU"/>
        </w:rPr>
      </w:pPr>
    </w:p>
    <w:p w14:paraId="637D89AD" w14:textId="4C2E75E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67493ADD" w:rsidR="00F6578E" w:rsidRPr="00AF149D" w:rsidRDefault="00F6578E" w:rsidP="00F6578E">
      <w:pPr>
        <w:spacing w:after="0" w:line="240" w:lineRule="auto"/>
        <w:rPr>
          <w:sz w:val="16"/>
          <w:szCs w:val="16"/>
          <w:lang w:val="en-AU"/>
        </w:rPr>
      </w:pPr>
    </w:p>
    <w:p w14:paraId="3FD4A864" w14:textId="29552988" w:rsidR="00F6578E" w:rsidRPr="00AF149D" w:rsidRDefault="00F6578E" w:rsidP="00F6578E">
      <w:pPr>
        <w:spacing w:after="0" w:line="240" w:lineRule="auto"/>
        <w:rPr>
          <w:sz w:val="16"/>
          <w:szCs w:val="16"/>
          <w:lang w:val="en-AU"/>
        </w:rPr>
      </w:pPr>
    </w:p>
    <w:p w14:paraId="5C4CCE0E"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7152" behindDoc="0" locked="0" layoutInCell="1" allowOverlap="1" wp14:anchorId="1A2BD771" wp14:editId="0E407D97">
                <wp:simplePos x="0" y="0"/>
                <wp:positionH relativeFrom="column">
                  <wp:posOffset>1440516</wp:posOffset>
                </wp:positionH>
                <wp:positionV relativeFrom="paragraph">
                  <wp:posOffset>13111</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5D88E9" id="_x0000_t32" coordsize="21600,21600" o:spt="32" o:oned="t" path="m,l21600,21600e" filled="f">
                <v:path arrowok="t" fillok="f" o:connecttype="none"/>
                <o:lock v:ext="edit" shapetype="t"/>
              </v:shapetype>
              <v:shape id="Straight Arrow Connector 22" o:spid="_x0000_s1026" type="#_x0000_t32" style="position:absolute;margin-left:113.45pt;margin-top:1.0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" strokecolor="black [3213]" strokeweight=".5pt">
                <v:stroke endarrow="block" joinstyle="miter"/>
              </v:shape>
            </w:pict>
          </mc:Fallback>
        </mc:AlternateContent>
      </w:r>
    </w:p>
    <w:p w14:paraId="0989E51A" w14:textId="77777777" w:rsidR="00F6578E" w:rsidRPr="00AF149D" w:rsidRDefault="00F6578E" w:rsidP="00F6578E">
      <w:pPr>
        <w:spacing w:after="0" w:line="240" w:lineRule="auto"/>
        <w:rPr>
          <w:sz w:val="16"/>
          <w:szCs w:val="16"/>
          <w:lang w:val="en-AU"/>
        </w:rPr>
      </w:pPr>
    </w:p>
    <w:p w14:paraId="0A26CD26" w14:textId="3B098F9E"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3840" behindDoc="0" locked="0" layoutInCell="1" allowOverlap="1" wp14:anchorId="117D2BF4" wp14:editId="3189DBFA">
                <wp:simplePos x="0" y="0"/>
                <wp:positionH relativeFrom="column">
                  <wp:posOffset>3046730</wp:posOffset>
                </wp:positionH>
                <wp:positionV relativeFrom="paragraph">
                  <wp:posOffset>66974</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29" style="position:absolute;margin-left:239.9pt;margin-top:5.25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" filled="f" strokecolor="black [3213]" strokeweight="1pt">
                <v:textbo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r w:rsidRPr="00AF149D">
        <w:rPr>
          <w:noProof/>
          <w:sz w:val="16"/>
          <w:szCs w:val="16"/>
          <w:lang w:eastAsia="zh-CN"/>
        </w:rPr>
        <mc:AlternateContent>
          <mc:Choice Requires="wps">
            <w:drawing>
              <wp:anchor distT="0" distB="0" distL="114300" distR="114300" simplePos="0" relativeHeight="251682816" behindDoc="0" locked="0" layoutInCell="1" allowOverlap="1" wp14:anchorId="2BFF1709" wp14:editId="0103EE0D">
                <wp:simplePos x="0" y="0"/>
                <wp:positionH relativeFrom="column">
                  <wp:posOffset>555812</wp:posOffset>
                </wp:positionH>
                <wp:positionV relativeFrom="paragraph">
                  <wp:posOffset>78815</wp:posOffset>
                </wp:positionV>
                <wp:extent cx="1887220" cy="394447"/>
                <wp:effectExtent l="0" t="0" r="17780" b="12065"/>
                <wp:wrapNone/>
                <wp:docPr id="24" name="Rectangle 24"/>
                <wp:cNvGraphicFramePr/>
                <a:graphic xmlns:a="http://schemas.openxmlformats.org/drawingml/2006/main">
                  <a:graphicData uri="http://schemas.microsoft.com/office/word/2010/wordprocessingShape">
                    <wps:wsp>
                      <wps:cNvSpPr/>
                      <wps:spPr>
                        <a:xfrm>
                          <a:off x="0" y="0"/>
                          <a:ext cx="1887220" cy="394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BFF1709" id="Rectangle 24" o:spid="_x0000_s1030" style="position:absolute;margin-left:43.75pt;margin-top:6.2pt;width:148.6pt;height:3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" filled="f" strokecolor="black [3213]" strokeweight="1pt">
                <v:textbo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1008" behindDoc="0" locked="0" layoutInCell="1" allowOverlap="1" wp14:anchorId="2E14D5D8" wp14:editId="1A4339C2">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5C31A"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" strokecolor="black [3213]" strokeweight=".5pt">
                <v:stroke endarrow="block" joinstyle="miter"/>
              </v:shape>
            </w:pict>
          </mc:Fallback>
        </mc:AlternateContent>
      </w:r>
    </w:p>
    <w:p w14:paraId="0D98CED9" w14:textId="3303FCE4" w:rsidR="00F6578E" w:rsidRPr="00AF149D" w:rsidRDefault="00F6578E" w:rsidP="00F6578E">
      <w:pPr>
        <w:spacing w:after="0" w:line="240" w:lineRule="auto"/>
        <w:rPr>
          <w:sz w:val="16"/>
          <w:szCs w:val="16"/>
          <w:lang w:val="en-AU"/>
        </w:rPr>
      </w:pPr>
    </w:p>
    <w:p w14:paraId="3A441C78" w14:textId="77777777" w:rsidR="00F6578E" w:rsidRPr="00AF149D" w:rsidRDefault="00F6578E" w:rsidP="00F6578E">
      <w:pPr>
        <w:spacing w:after="0" w:line="240" w:lineRule="auto"/>
        <w:rPr>
          <w:sz w:val="16"/>
          <w:szCs w:val="16"/>
          <w:lang w:val="en-AU"/>
        </w:rPr>
      </w:pPr>
    </w:p>
    <w:p w14:paraId="620505ED"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AF149D" w:rsidRDefault="00F6578E" w:rsidP="00F6578E">
      <w:pPr>
        <w:spacing w:after="0" w:line="240" w:lineRule="auto"/>
        <w:rPr>
          <w:sz w:val="16"/>
          <w:szCs w:val="16"/>
          <w:lang w:val="en-AU"/>
        </w:rPr>
      </w:pPr>
    </w:p>
    <w:p w14:paraId="13237178" w14:textId="237AAEF4"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5888" behindDoc="0" locked="0" layoutInCell="1" allowOverlap="1" wp14:anchorId="20571E6F" wp14:editId="0D4D51C3">
                <wp:simplePos x="0" y="0"/>
                <wp:positionH relativeFrom="column">
                  <wp:posOffset>3049270</wp:posOffset>
                </wp:positionH>
                <wp:positionV relativeFrom="paragraph">
                  <wp:posOffset>76835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6.0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tdDbw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" filled="f" strokecolor="black [3213]" strokeweight="1pt">
                <v:textbo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2032" behindDoc="0" locked="0" layoutInCell="1" allowOverlap="1" wp14:anchorId="65FADFA2" wp14:editId="58871BDA">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5B357"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UrVbz+MAAAAO&#13;&#10;AQAADwAAAAAAAAAAAAAAAAAkBAAAZHJzL2Rvd25yZXYueG1sUEsFBgAAAAAEAAQA8wAAADQFAAAA&#13;&#10;AA==&#13;&#10;" strokecolor="black [3213]" strokeweight=".5pt">
                <v:stroke endarrow="block" joinstyle="miter"/>
              </v:shape>
            </w:pict>
          </mc:Fallback>
        </mc:AlternateContent>
      </w:r>
    </w:p>
    <w:p w14:paraId="51C4C702" w14:textId="17DA0EE9"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4864" behindDoc="0" locked="0" layoutInCell="1" allowOverlap="1" wp14:anchorId="67EF6E47" wp14:editId="19DA4AA4">
                <wp:simplePos x="0" y="0"/>
                <wp:positionH relativeFrom="column">
                  <wp:posOffset>537882</wp:posOffset>
                </wp:positionH>
                <wp:positionV relativeFrom="paragraph">
                  <wp:posOffset>51771</wp:posOffset>
                </wp:positionV>
                <wp:extent cx="1887220" cy="349213"/>
                <wp:effectExtent l="0" t="0" r="17780" b="6985"/>
                <wp:wrapNone/>
                <wp:docPr id="29" name="Rectangle 29"/>
                <wp:cNvGraphicFramePr/>
                <a:graphic xmlns:a="http://schemas.openxmlformats.org/drawingml/2006/main">
                  <a:graphicData uri="http://schemas.microsoft.com/office/word/2010/wordprocessingShape">
                    <wps:wsp>
                      <wps:cNvSpPr/>
                      <wps:spPr>
                        <a:xfrm>
                          <a:off x="0" y="0"/>
                          <a:ext cx="1887220" cy="3492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EF6E47" id="Rectangle 29" o:spid="_x0000_s1032" style="position:absolute;margin-left:42.35pt;margin-top:4.1pt;width:148.6pt;height: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&#13;&#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05137D55" w14:textId="369AFDB5" w:rsidR="00F6578E" w:rsidRPr="00AF149D" w:rsidRDefault="00F6578E" w:rsidP="00F6578E">
      <w:pPr>
        <w:spacing w:after="0" w:line="240" w:lineRule="auto"/>
        <w:rPr>
          <w:sz w:val="16"/>
          <w:szCs w:val="16"/>
          <w:lang w:val="en-AU"/>
        </w:rPr>
      </w:pPr>
    </w:p>
    <w:p w14:paraId="57BBE50B" w14:textId="401DE682" w:rsidR="00F6578E" w:rsidRPr="00AF149D" w:rsidRDefault="00F6578E" w:rsidP="00F6578E">
      <w:pPr>
        <w:spacing w:after="0" w:line="240" w:lineRule="auto"/>
        <w:rPr>
          <w:sz w:val="16"/>
          <w:szCs w:val="16"/>
          <w:lang w:val="en-AU"/>
        </w:rPr>
      </w:pPr>
    </w:p>
    <w:p w14:paraId="5E4EB58E" w14:textId="5620EF5A"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5104" behindDoc="0" locked="0" layoutInCell="1" allowOverlap="1" wp14:anchorId="294CD1EF" wp14:editId="26BDDCFC">
                <wp:simplePos x="0" y="0"/>
                <wp:positionH relativeFrom="column">
                  <wp:posOffset>-1000705</wp:posOffset>
                </wp:positionH>
                <wp:positionV relativeFrom="paragraph">
                  <wp:posOffset>151447</wp:posOffset>
                </wp:positionV>
                <wp:extent cx="2480945" cy="262890"/>
                <wp:effectExtent l="4128" t="0" r="12382" b="12383"/>
                <wp:wrapNone/>
                <wp:docPr id="34" name="Flowchart: Alternate Process 34"/>
                <wp:cNvGraphicFramePr/>
                <a:graphic xmlns:a="http://schemas.openxmlformats.org/drawingml/2006/main">
                  <a:graphicData uri="http://schemas.microsoft.com/office/word/2010/wordprocessingShape">
                    <wps:wsp>
                      <wps:cNvSpPr/>
                      <wps:spPr>
                        <a:xfrm rot="16200000">
                          <a:off x="0" y="0"/>
                          <a:ext cx="248094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294CD1EF" id="Flowchart: Alternate Process 34" o:spid="_x0000_s1033" type="#_x0000_t176" style="position:absolute;margin-left:-78.8pt;margin-top:11.9pt;width:195.35pt;height:20.7pt;rotation:-9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&#13;&#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r w:rsidRPr="00AF149D">
        <w:rPr>
          <w:noProof/>
          <w:sz w:val="16"/>
          <w:szCs w:val="16"/>
          <w:lang w:eastAsia="zh-CN"/>
        </w:rPr>
        <mc:AlternateContent>
          <mc:Choice Requires="wps">
            <w:drawing>
              <wp:anchor distT="0" distB="0" distL="114300" distR="114300" simplePos="0" relativeHeight="251699200" behindDoc="0" locked="0" layoutInCell="1" allowOverlap="1" wp14:anchorId="439115C3" wp14:editId="5540CEFF">
                <wp:simplePos x="0" y="0"/>
                <wp:positionH relativeFrom="column">
                  <wp:posOffset>1459006</wp:posOffset>
                </wp:positionH>
                <wp:positionV relativeFrom="paragraph">
                  <wp:posOffset>107950</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5B012" id="Straight Arrow Connector 37" o:spid="_x0000_s1026" type="#_x0000_t32" style="position:absolute;margin-left:114.9pt;margin-top:8.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" strokecolor="black [3213]" strokeweight=".5pt">
                <v:stroke endarrow="block" joinstyle="miter"/>
              </v:shape>
            </w:pict>
          </mc:Fallback>
        </mc:AlternateContent>
      </w:r>
    </w:p>
    <w:p w14:paraId="0C97EB45" w14:textId="21DB4352"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7936" behindDoc="0" locked="0" layoutInCell="1" allowOverlap="1" wp14:anchorId="0E466EB7" wp14:editId="40A40E2E">
                <wp:simplePos x="0" y="0"/>
                <wp:positionH relativeFrom="column">
                  <wp:posOffset>3048000</wp:posOffset>
                </wp:positionH>
                <wp:positionV relativeFrom="paragraph">
                  <wp:posOffset>87481</wp:posOffset>
                </wp:positionV>
                <wp:extent cx="1887220" cy="703169"/>
                <wp:effectExtent l="0" t="0" r="17780" b="8255"/>
                <wp:wrapNone/>
                <wp:docPr id="38" name="Rectangle 38"/>
                <wp:cNvGraphicFramePr/>
                <a:graphic xmlns:a="http://schemas.openxmlformats.org/drawingml/2006/main">
                  <a:graphicData uri="http://schemas.microsoft.com/office/word/2010/wordprocessingShape">
                    <wps:wsp>
                      <wps:cNvSpPr/>
                      <wps:spPr>
                        <a:xfrm>
                          <a:off x="0" y="0"/>
                          <a:ext cx="1887220" cy="7031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E466EB7" id="Rectangle 38" o:spid="_x0000_s1034" style="position:absolute;margin-left:240pt;margin-top:6.9pt;width:148.6pt;height:5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&#13;&#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3056" behindDoc="0" locked="0" layoutInCell="1" allowOverlap="1" wp14:anchorId="33D88A11" wp14:editId="2069F789">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C890C"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1zI0yuMAAAAO&#13;&#10;AQAADwAAAAAAAAAAAAAAAAAkBAAAZHJzL2Rvd25yZXYueG1sUEsFBgAAAAAEAAQA8wAAADQFAAAA&#13;&#10;AA==&#13;&#10;" strokecolor="black [3213]" strokeweight=".5pt">
                <v:stroke endarrow="block" joinstyle="miter"/>
              </v:shape>
            </w:pict>
          </mc:Fallback>
        </mc:AlternateContent>
      </w:r>
    </w:p>
    <w:p w14:paraId="3B297202" w14:textId="6E953215" w:rsidR="00F6578E" w:rsidRPr="00AF149D" w:rsidRDefault="00F6578E" w:rsidP="00F6578E">
      <w:pPr>
        <w:spacing w:after="0" w:line="240" w:lineRule="auto"/>
        <w:rPr>
          <w:sz w:val="16"/>
          <w:szCs w:val="16"/>
          <w:lang w:val="en-AU"/>
        </w:rPr>
      </w:pPr>
    </w:p>
    <w:p w14:paraId="40079C8E" w14:textId="6D9E649B"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6912" behindDoc="0" locked="0" layoutInCell="1" allowOverlap="1" wp14:anchorId="3DB920C7" wp14:editId="4F50C564">
                <wp:simplePos x="0" y="0"/>
                <wp:positionH relativeFrom="column">
                  <wp:posOffset>593090</wp:posOffset>
                </wp:positionH>
                <wp:positionV relativeFrom="paragraph">
                  <wp:posOffset>12065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6.7pt;margin-top:.9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&#13;&#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7F0DC7A7" w14:textId="5F85920B" w:rsidR="00F6578E" w:rsidRPr="00AF149D" w:rsidRDefault="00F6578E" w:rsidP="00F6578E">
      <w:pPr>
        <w:spacing w:after="0" w:line="240" w:lineRule="auto"/>
        <w:rPr>
          <w:sz w:val="16"/>
          <w:szCs w:val="16"/>
          <w:lang w:val="en-AU"/>
        </w:rPr>
      </w:pPr>
    </w:p>
    <w:p w14:paraId="4EB14A3A" w14:textId="2AA692B8" w:rsidR="00F6578E" w:rsidRPr="00AF149D" w:rsidRDefault="00F6578E" w:rsidP="00F6578E">
      <w:pPr>
        <w:spacing w:after="0" w:line="240" w:lineRule="auto"/>
        <w:rPr>
          <w:sz w:val="16"/>
          <w:szCs w:val="16"/>
          <w:lang w:val="en-AU"/>
        </w:rPr>
      </w:pPr>
    </w:p>
    <w:p w14:paraId="027976F4" w14:textId="58ADF1EF" w:rsidR="00F6578E" w:rsidRPr="00AF149D" w:rsidRDefault="00F6578E" w:rsidP="00F6578E">
      <w:pPr>
        <w:spacing w:after="0" w:line="240" w:lineRule="auto"/>
        <w:rPr>
          <w:sz w:val="16"/>
          <w:szCs w:val="16"/>
          <w:lang w:val="en-AU"/>
        </w:rPr>
      </w:pPr>
    </w:p>
    <w:p w14:paraId="08D526FE" w14:textId="535775B5"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0224" behindDoc="0" locked="0" layoutInCell="1" allowOverlap="1" wp14:anchorId="518D6C1A" wp14:editId="4010B890">
                <wp:simplePos x="0" y="0"/>
                <wp:positionH relativeFrom="column">
                  <wp:posOffset>1471930</wp:posOffset>
                </wp:positionH>
                <wp:positionV relativeFrom="paragraph">
                  <wp:posOffset>50651</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421F" id="Straight Arrow Connector 41" o:spid="_x0000_s1026" type="#_x0000_t32" style="position:absolute;margin-left:115.9pt;margin-top:4pt;width:0;height:5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" strokecolor="black [3213]" strokeweight=".5pt">
                <v:stroke endarrow="block" joinstyle="miter"/>
              </v:shape>
            </w:pict>
          </mc:Fallback>
        </mc:AlternateContent>
      </w:r>
    </w:p>
    <w:p w14:paraId="7445822A" w14:textId="7D1A7B41" w:rsidR="00F6578E" w:rsidRPr="00AF149D" w:rsidRDefault="00F6578E" w:rsidP="00F6578E">
      <w:pPr>
        <w:spacing w:after="0" w:line="240" w:lineRule="auto"/>
        <w:rPr>
          <w:sz w:val="16"/>
          <w:szCs w:val="16"/>
          <w:lang w:val="en-AU"/>
        </w:rPr>
      </w:pPr>
    </w:p>
    <w:p w14:paraId="299F7651" w14:textId="09E30142" w:rsidR="00F6578E" w:rsidRPr="00AF149D" w:rsidRDefault="00F6578E" w:rsidP="00F6578E">
      <w:pPr>
        <w:spacing w:after="0" w:line="240" w:lineRule="auto"/>
        <w:rPr>
          <w:sz w:val="16"/>
          <w:szCs w:val="16"/>
          <w:lang w:val="en-AU"/>
        </w:rPr>
      </w:pPr>
    </w:p>
    <w:p w14:paraId="658ACFB9" w14:textId="4F9CB5DA" w:rsidR="00F6578E" w:rsidRPr="00AF149D" w:rsidRDefault="00F6578E" w:rsidP="00F6578E">
      <w:pPr>
        <w:spacing w:after="0" w:line="240" w:lineRule="auto"/>
        <w:rPr>
          <w:sz w:val="16"/>
          <w:szCs w:val="16"/>
          <w:lang w:val="en-AU"/>
        </w:rPr>
      </w:pPr>
    </w:p>
    <w:p w14:paraId="194FE54B" w14:textId="72C9BC1C" w:rsidR="00F6578E" w:rsidRPr="00AF149D" w:rsidRDefault="00F6578E" w:rsidP="00F6578E">
      <w:pPr>
        <w:spacing w:after="0" w:line="240" w:lineRule="auto"/>
        <w:rPr>
          <w:sz w:val="16"/>
          <w:szCs w:val="16"/>
          <w:lang w:val="en-AU"/>
        </w:rPr>
      </w:pPr>
    </w:p>
    <w:p w14:paraId="291C361B" w14:textId="19A8AFB1" w:rsidR="00F6578E" w:rsidRPr="00AF149D" w:rsidRDefault="00F6578E" w:rsidP="00F6578E">
      <w:pPr>
        <w:spacing w:after="0" w:line="240" w:lineRule="auto"/>
        <w:rPr>
          <w:sz w:val="16"/>
          <w:szCs w:val="16"/>
        </w:rPr>
      </w:pPr>
    </w:p>
    <w:p w14:paraId="3A5464B4" w14:textId="5AC80514" w:rsidR="00AF7F9B" w:rsidRPr="00AF149D" w:rsidRDefault="00AF149D">
      <w:pPr>
        <w:suppressAutoHyphens w:val="0"/>
        <w:rPr>
          <w:ins w:id="8" w:author="Qizhou Duan" w:date="2024-10-03T00:42:00Z" w16du:dateUtc="2024-10-03T04:42:00Z"/>
          <w:rFonts w:ascii="Times New Roman" w:hAnsi="Times New Roman" w:cs="Times New Roman"/>
          <w:sz w:val="16"/>
          <w:szCs w:val="16"/>
        </w:rPr>
      </w:pPr>
      <w:r w:rsidRPr="00AF149D">
        <w:rPr>
          <w:noProof/>
          <w:sz w:val="16"/>
          <w:szCs w:val="16"/>
          <w:lang w:eastAsia="zh-CN"/>
        </w:rPr>
        <mc:AlternateContent>
          <mc:Choice Requires="wps">
            <w:drawing>
              <wp:anchor distT="0" distB="0" distL="114300" distR="114300" simplePos="0" relativeHeight="251696128" behindDoc="0" locked="0" layoutInCell="1" allowOverlap="1" wp14:anchorId="00211C64" wp14:editId="1EE7EEF1">
                <wp:simplePos x="0" y="0"/>
                <wp:positionH relativeFrom="column">
                  <wp:posOffset>-144966</wp:posOffset>
                </wp:positionH>
                <wp:positionV relativeFrom="paragraph">
                  <wp:posOffset>164278</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54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6" type="#_x0000_t176" style="position:absolute;margin-left:-11.4pt;margin-top:12.95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&#13;&#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r w:rsidRPr="00AF149D">
        <w:rPr>
          <w:noProof/>
          <w:sz w:val="16"/>
          <w:szCs w:val="16"/>
          <w:lang w:eastAsia="zh-CN"/>
        </w:rPr>
        <mc:AlternateContent>
          <mc:Choice Requires="wps">
            <w:drawing>
              <wp:anchor distT="0" distB="0" distL="114300" distR="114300" simplePos="0" relativeHeight="251688960" behindDoc="0" locked="0" layoutInCell="1" allowOverlap="1" wp14:anchorId="7183A5BC" wp14:editId="0BA6FBB0">
                <wp:simplePos x="0" y="0"/>
                <wp:positionH relativeFrom="column">
                  <wp:posOffset>568698</wp:posOffset>
                </wp:positionH>
                <wp:positionV relativeFrom="paragraph">
                  <wp:posOffset>50053</wp:posOffset>
                </wp:positionV>
                <wp:extent cx="1887220" cy="526676"/>
                <wp:effectExtent l="0" t="0" r="17780" b="6985"/>
                <wp:wrapNone/>
                <wp:docPr id="42" name="Rectangle 42"/>
                <wp:cNvGraphicFramePr/>
                <a:graphic xmlns:a="http://schemas.openxmlformats.org/drawingml/2006/main">
                  <a:graphicData uri="http://schemas.microsoft.com/office/word/2010/wordprocessingShape">
                    <wps:wsp>
                      <wps:cNvSpPr/>
                      <wps:spPr>
                        <a:xfrm>
                          <a:off x="0" y="0"/>
                          <a:ext cx="1887220" cy="5266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183A5BC" id="Rectangle 42" o:spid="_x0000_s1037" style="position:absolute;margin-left:44.8pt;margin-top:3.95pt;width:148.6pt;height:41.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&#13;&#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ins w:id="9" w:author="Qizhou Duan" w:date="2024-10-03T00:42:00Z" w16du:dateUtc="2024-10-03T04:42:00Z">
        <w:r w:rsidR="00AF7F9B" w:rsidRPr="00AF149D">
          <w:rPr>
            <w:rFonts w:ascii="Times New Roman" w:hAnsi="Times New Roman" w:cs="Times New Roman"/>
            <w:sz w:val="16"/>
            <w:szCs w:val="16"/>
          </w:rPr>
          <w:br w:type="page"/>
        </w:r>
      </w:ins>
    </w:p>
    <w:p w14:paraId="02F1479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Del="009C0292" w:rsidRDefault="00F6578E" w:rsidP="00C309B5">
      <w:pPr>
        <w:jc w:val="center"/>
        <w:rPr>
          <w:del w:id="10" w:author="Qizhou Duan" w:date="2024-10-03T00:48:00Z" w16du:dateUtc="2024-10-03T04:48:00Z"/>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38B39BC0" w:rsidR="00F6578E" w:rsidRPr="00DA1A11" w:rsidDel="009C0292" w:rsidRDefault="001F46C0">
      <w:pPr>
        <w:jc w:val="center"/>
        <w:rPr>
          <w:del w:id="11" w:author="Qizhou Duan" w:date="2024-10-03T00:48:00Z" w16du:dateUtc="2024-10-03T04:48:00Z"/>
          <w:rFonts w:ascii="Times New Roman" w:hAnsi="Times New Roman" w:cs="Times New Roman"/>
          <w:sz w:val="16"/>
          <w:szCs w:val="16"/>
          <w:highlight w:val="cyan"/>
        </w:rPr>
        <w:pPrChange w:id="12" w:author="Qizhou Duan" w:date="2024-10-03T00:48:00Z" w16du:dateUtc="2024-10-03T04:48:00Z">
          <w:pPr>
            <w:suppressAutoHyphens w:val="0"/>
          </w:pPr>
        </w:pPrChange>
      </w:pPr>
      <w:del w:id="13" w:author="Qizhou Duan" w:date="2024-10-03T00:47:00Z" w16du:dateUtc="2024-10-03T04:47:00Z">
        <w:r w:rsidDel="009C0292">
          <w:rPr>
            <w:rFonts w:ascii="Times New Roman" w:hAnsi="Times New Roman" w:cs="Times New Roman"/>
            <w:noProof/>
            <w:sz w:val="16"/>
            <w:szCs w:val="16"/>
            <w:lang w:eastAsia="zh-CN"/>
          </w:rPr>
          <w:drawing>
            <wp:inline distT="0" distB="0" distL="0" distR="0" wp14:anchorId="0E7522B7" wp14:editId="5D6AF914">
              <wp:extent cx="2869776" cy="3487270"/>
              <wp:effectExtent l="0" t="0" r="635" b="5715"/>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943833" cy="3577262"/>
                      </a:xfrm>
                      <a:prstGeom prst="rect">
                        <a:avLst/>
                      </a:prstGeom>
                    </pic:spPr>
                  </pic:pic>
                </a:graphicData>
              </a:graphic>
            </wp:inline>
          </w:drawing>
        </w:r>
      </w:del>
    </w:p>
    <w:p w14:paraId="41473A9B" w14:textId="77777777" w:rsidR="001F46C0" w:rsidRDefault="001F46C0">
      <w:pPr>
        <w:jc w:val="center"/>
        <w:rPr>
          <w:rFonts w:ascii="Times New Roman" w:hAnsi="Times New Roman" w:cs="Times New Roman"/>
          <w:b/>
          <w:bCs/>
          <w:sz w:val="24"/>
          <w:szCs w:val="24"/>
          <w:highlight w:val="cyan"/>
        </w:rPr>
        <w:pPrChange w:id="14" w:author="Qizhou Duan" w:date="2024-10-03T00:48:00Z" w16du:dateUtc="2024-10-03T04:48:00Z">
          <w:pPr>
            <w:spacing w:after="0" w:line="480" w:lineRule="auto"/>
            <w:jc w:val="center"/>
          </w:pPr>
        </w:pPrChange>
      </w:pPr>
    </w:p>
    <w:p w14:paraId="3560C1EB" w14:textId="17626459" w:rsidR="001F46C0" w:rsidRDefault="00AF7F9B">
      <w:pPr>
        <w:suppressAutoHyphens w:val="0"/>
        <w:jc w:val="center"/>
        <w:rPr>
          <w:rFonts w:ascii="Times New Roman" w:hAnsi="Times New Roman" w:cs="Times New Roman"/>
          <w:b/>
          <w:bCs/>
          <w:sz w:val="24"/>
          <w:szCs w:val="24"/>
          <w:highlight w:val="cyan"/>
        </w:rPr>
        <w:pPrChange w:id="15" w:author="Qizhou Duan" w:date="2024-10-03T00:43:00Z" w16du:dateUtc="2024-10-03T04:43:00Z">
          <w:pPr>
            <w:suppressAutoHyphens w:val="0"/>
          </w:pPr>
        </w:pPrChange>
      </w:pPr>
      <w:moveToRangeStart w:id="16" w:author="Qizhou Duan" w:date="2024-10-03T00:43:00Z" w:name="move178808592"/>
      <w:moveTo w:id="17" w:author="Qizhou Duan" w:date="2024-10-03T00:43:00Z" w16du:dateUtc="2024-10-03T04:43:00Z">
        <w:del w:id="18" w:author="Qizhou Duan" w:date="2024-10-03T00:47:00Z" w16du:dateUtc="2024-10-03T04:47:00Z">
          <w:r w:rsidDel="009C0292">
            <w:rPr>
              <w:rFonts w:ascii="Times New Roman" w:hAnsi="Times New Roman" w:cs="Times New Roman"/>
              <w:b/>
              <w:bCs/>
              <w:noProof/>
              <w:sz w:val="24"/>
              <w:szCs w:val="24"/>
              <w:lang w:eastAsia="zh-CN"/>
            </w:rPr>
            <w:drawing>
              <wp:inline distT="0" distB="0" distL="0" distR="0" wp14:anchorId="45DA5794" wp14:editId="0BEC9750">
                <wp:extent cx="2975541" cy="3282315"/>
                <wp:effectExtent l="0" t="0" r="0" b="0"/>
                <wp:docPr id="14231394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027494" cy="3339624"/>
                        </a:xfrm>
                        <a:prstGeom prst="rect">
                          <a:avLst/>
                        </a:prstGeom>
                      </pic:spPr>
                    </pic:pic>
                  </a:graphicData>
                </a:graphic>
              </wp:inline>
            </w:drawing>
          </w:r>
        </w:del>
      </w:moveTo>
      <w:moveToRangeEnd w:id="16"/>
      <w:ins w:id="19" w:author="Qizhou Duan" w:date="2024-10-03T00:47:00Z" w16du:dateUtc="2024-10-03T04:47:00Z">
        <w:r w:rsidR="009C0292">
          <w:rPr>
            <w:rFonts w:ascii="Times New Roman" w:hAnsi="Times New Roman" w:cs="Times New Roman"/>
            <w:b/>
            <w:bCs/>
            <w:noProof/>
            <w:sz w:val="24"/>
            <w:szCs w:val="24"/>
          </w:rPr>
          <w:drawing>
            <wp:inline distT="0" distB="0" distL="0" distR="0" wp14:anchorId="34B07809" wp14:editId="6E5C68F1">
              <wp:extent cx="3442447" cy="7417230"/>
              <wp:effectExtent l="0" t="0" r="0" b="0"/>
              <wp:docPr id="20869015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1533" name="Picture 2086901533"/>
                      <pic:cNvPicPr/>
                    </pic:nvPicPr>
                    <pic:blipFill>
                      <a:blip r:embed="rId117">
                        <a:extLst>
                          <a:ext uri="{28A0092B-C50C-407E-A947-70E740481C1C}">
                            <a14:useLocalDpi xmlns:a14="http://schemas.microsoft.com/office/drawing/2010/main" val="0"/>
                          </a:ext>
                        </a:extLst>
                      </a:blip>
                      <a:stretch>
                        <a:fillRect/>
                      </a:stretch>
                    </pic:blipFill>
                    <pic:spPr>
                      <a:xfrm>
                        <a:off x="0" y="0"/>
                        <a:ext cx="3442447" cy="7417230"/>
                      </a:xfrm>
                      <a:prstGeom prst="rect">
                        <a:avLst/>
                      </a:prstGeom>
                    </pic:spPr>
                  </pic:pic>
                </a:graphicData>
              </a:graphic>
            </wp:inline>
          </w:drawing>
        </w:r>
      </w:ins>
      <w:r w:rsidR="001F46C0">
        <w:rPr>
          <w:rFonts w:ascii="Times New Roman" w:hAnsi="Times New Roman" w:cs="Times New Roman"/>
          <w:b/>
          <w:bCs/>
          <w:sz w:val="24"/>
          <w:szCs w:val="24"/>
          <w:highlight w:val="cyan"/>
        </w:rPr>
        <w:br w:type="page"/>
      </w:r>
    </w:p>
    <w:p w14:paraId="7BCB18D8" w14:textId="24775013" w:rsidR="001F46C0" w:rsidDel="00E04539" w:rsidRDefault="001F46C0">
      <w:pPr>
        <w:suppressAutoHyphens w:val="0"/>
        <w:jc w:val="center"/>
        <w:rPr>
          <w:del w:id="20" w:author="Qizhou Duan" w:date="2024-10-03T00:43:00Z" w16du:dateUtc="2024-10-03T04:43:00Z"/>
          <w:rFonts w:ascii="Times New Roman" w:hAnsi="Times New Roman" w:cs="Times New Roman"/>
          <w:b/>
          <w:bCs/>
          <w:sz w:val="24"/>
          <w:szCs w:val="24"/>
          <w:highlight w:val="cyan"/>
        </w:rPr>
        <w:pPrChange w:id="21" w:author="Qizhou Duan" w:date="2024-10-03T00:43:00Z" w16du:dateUtc="2024-10-03T04:43:00Z">
          <w:pPr>
            <w:suppressAutoHyphens w:val="0"/>
          </w:pPr>
        </w:pPrChange>
      </w:pPr>
      <w:moveFromRangeStart w:id="22" w:author="Qizhou Duan" w:date="2024-10-03T00:43:00Z" w:name="move178808592"/>
      <w:moveFrom w:id="23" w:author="Qizhou Duan" w:date="2024-10-03T00:43:00Z" w16du:dateUtc="2024-10-03T04:43:00Z">
        <w:r w:rsidDel="00AF7F9B">
          <w:rPr>
            <w:rFonts w:ascii="Times New Roman" w:hAnsi="Times New Roman" w:cs="Times New Roman"/>
            <w:b/>
            <w:bCs/>
            <w:noProof/>
            <w:sz w:val="24"/>
            <w:szCs w:val="24"/>
            <w:lang w:eastAsia="zh-CN"/>
          </w:rPr>
          <w:lastRenderedPageBreak/>
          <w:drawing>
            <wp:inline distT="0" distB="0" distL="0" distR="0" wp14:anchorId="1131797B" wp14:editId="6D21423C">
              <wp:extent cx="3340132" cy="3684494"/>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351136" cy="3696633"/>
                      </a:xfrm>
                      <a:prstGeom prst="rect">
                        <a:avLst/>
                      </a:prstGeom>
                    </pic:spPr>
                  </pic:pic>
                </a:graphicData>
              </a:graphic>
            </wp:inline>
          </w:drawing>
        </w:r>
      </w:moveFrom>
      <w:moveFromRangeEnd w:id="22"/>
      <w:del w:id="24" w:author="Qizhou Duan" w:date="2024-10-03T00:43:00Z" w16du:dateUtc="2024-10-03T04:43:00Z">
        <w:r w:rsidDel="00E04539">
          <w:rPr>
            <w:rFonts w:ascii="Times New Roman" w:hAnsi="Times New Roman" w:cs="Times New Roman"/>
            <w:b/>
            <w:bCs/>
            <w:sz w:val="24"/>
            <w:szCs w:val="24"/>
            <w:highlight w:val="cyan"/>
          </w:rPr>
          <w:br w:type="page"/>
        </w:r>
      </w:del>
    </w:p>
    <w:p w14:paraId="25D48369" w14:textId="5510AD09" w:rsidR="00F6578E" w:rsidRPr="00C309B5" w:rsidRDefault="00F6578E">
      <w:pPr>
        <w:suppressAutoHyphens w:val="0"/>
        <w:jc w:val="center"/>
        <w:rPr>
          <w:rFonts w:ascii="Times New Roman" w:hAnsi="Times New Roman" w:cs="Times New Roman"/>
          <w:b/>
          <w:bCs/>
          <w:sz w:val="24"/>
          <w:szCs w:val="24"/>
        </w:rPr>
        <w:pPrChange w:id="25" w:author="Qizhou Duan" w:date="2024-10-03T00:43:00Z" w16du:dateUtc="2024-10-03T04:43:00Z">
          <w:pPr>
            <w:spacing w:after="0" w:line="480" w:lineRule="auto"/>
            <w:jc w:val="center"/>
          </w:pPr>
        </w:pPrChange>
      </w:pPr>
      <w:r w:rsidRPr="00C309B5">
        <w:rPr>
          <w:rFonts w:ascii="Times New Roman" w:hAnsi="Times New Roman" w:cs="Times New Roman"/>
          <w:b/>
          <w:bCs/>
          <w:sz w:val="24"/>
          <w:szCs w:val="24"/>
        </w:rPr>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1B2691BA">
            <wp:extent cx="4112286" cy="896470"/>
            <wp:effectExtent l="0" t="0" r="2540" b="5715"/>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185510" cy="912433"/>
                    </a:xfrm>
                    <a:prstGeom prst="rect">
                      <a:avLst/>
                    </a:prstGeom>
                  </pic:spPr>
                </pic:pic>
              </a:graphicData>
            </a:graphic>
          </wp:inline>
        </w:drawing>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Figure 2: Forest Plot of Main Analysis</w:t>
      </w:r>
    </w:p>
    <w:p w14:paraId="272AB96B" w14:textId="7AED525B" w:rsidR="00F6578E" w:rsidRPr="00BF2773" w:rsidRDefault="00525392">
      <w:pPr>
        <w:suppressAutoHyphens w:val="0"/>
        <w:jc w:val="center"/>
        <w:rPr>
          <w:rFonts w:ascii="Times New Roman" w:hAnsi="Times New Roman" w:cs="Times New Roman"/>
          <w:b/>
          <w:bCs/>
          <w:sz w:val="24"/>
          <w:szCs w:val="24"/>
        </w:rPr>
        <w:pPrChange w:id="26" w:author="Qizhou Duan" w:date="2024-10-03T00:43:00Z" w16du:dateUtc="2024-10-03T04:43:00Z">
          <w:pPr>
            <w:suppressAutoHyphens w:val="0"/>
          </w:pPr>
        </w:pPrChange>
      </w:pPr>
      <w:r>
        <w:rPr>
          <w:rFonts w:ascii="Times New Roman" w:hAnsi="Times New Roman" w:cs="Times New Roman"/>
          <w:b/>
          <w:bCs/>
          <w:noProof/>
          <w:sz w:val="24"/>
          <w:szCs w:val="24"/>
          <w:lang w:eastAsia="zh-CN"/>
        </w:rPr>
        <w:drawing>
          <wp:inline distT="0" distB="0" distL="0" distR="0" wp14:anchorId="5F53EAF6" wp14:editId="40B5D7DA">
            <wp:extent cx="4867835" cy="5579004"/>
            <wp:effectExtent l="0" t="0" r="0" b="0"/>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972815" cy="5699321"/>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30AE499A" w14:textId="3E0AA229" w:rsidR="00045E7F" w:rsidRDefault="00240710" w:rsidP="00FB31E9">
      <w:pPr>
        <w:suppressAutoHyphens w:val="0"/>
        <w:jc w:val="center"/>
        <w:rPr>
          <w:rFonts w:ascii="Times New Roman" w:hAnsi="Times New Roman" w:cs="Times New Roman"/>
          <w:sz w:val="24"/>
          <w:szCs w:val="24"/>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bookmarkStart w:id="27" w:name="_Hlk1407385151"/>
      <w:bookmarkStart w:id="28" w:name="_Hlk133239253"/>
      <w:bookmarkStart w:id="29" w:name="_Hlk1332392531"/>
      <w:bookmarkEnd w:id="27"/>
      <w:bookmarkEnd w:id="28"/>
      <w:bookmarkEnd w:id="29"/>
    </w:p>
    <w:p w14:paraId="3D350ACA" w14:textId="7EE81D4F" w:rsidR="00784973" w:rsidDel="00FF291C" w:rsidRDefault="00784973">
      <w:pPr>
        <w:suppressAutoHyphens w:val="0"/>
        <w:rPr>
          <w:del w:id="30" w:author="Qizhou Duan" w:date="2024-10-03T00:44:00Z" w16du:dateUtc="2024-10-03T04:44:00Z"/>
          <w:rFonts w:ascii="Times New Roman" w:hAnsi="Times New Roman" w:cs="Times New Roman"/>
          <w:sz w:val="24"/>
          <w:szCs w:val="24"/>
        </w:rPr>
        <w:pPrChange w:id="31" w:author="Qizhou Duan" w:date="2024-10-03T00:44:00Z" w16du:dateUtc="2024-10-03T04:44:00Z">
          <w:pPr>
            <w:suppressAutoHyphens w:val="0"/>
            <w:jc w:val="center"/>
          </w:pPr>
        </w:pPrChange>
      </w:pPr>
      <w:del w:id="32" w:author="Qizhou Duan" w:date="2024-10-03T00:44:00Z" w16du:dateUtc="2024-10-03T04:44:00Z">
        <w:r w:rsidDel="00FF291C">
          <w:rPr>
            <w:rFonts w:ascii="Times New Roman" w:hAnsi="Times New Roman" w:cs="Times New Roman"/>
            <w:sz w:val="24"/>
            <w:szCs w:val="24"/>
          </w:rPr>
          <w:br w:type="page"/>
        </w:r>
      </w:del>
    </w:p>
    <w:p w14:paraId="36E3A98B" w14:textId="0706D2FE" w:rsidR="0020690F" w:rsidDel="00FF291C" w:rsidRDefault="0020690F">
      <w:pPr>
        <w:tabs>
          <w:tab w:val="left" w:pos="4950"/>
        </w:tabs>
        <w:spacing w:after="0" w:line="480" w:lineRule="auto"/>
        <w:rPr>
          <w:del w:id="33" w:author="Qizhou Duan" w:date="2024-10-03T00:44:00Z" w16du:dateUtc="2024-10-03T04:44:00Z"/>
          <w:rFonts w:ascii="Times New Roman" w:hAnsi="Times New Roman" w:cs="Times New Roman"/>
          <w:color w:val="222222"/>
          <w:sz w:val="24"/>
          <w:szCs w:val="24"/>
          <w:shd w:val="clear" w:color="auto" w:fill="FFFFFF"/>
        </w:rPr>
        <w:pPrChange w:id="34" w:author="Qizhou Duan" w:date="2024-10-03T00:44:00Z" w16du:dateUtc="2024-10-03T04:44:00Z">
          <w:pPr>
            <w:tabs>
              <w:tab w:val="left" w:pos="4950"/>
            </w:tabs>
            <w:spacing w:after="0" w:line="480" w:lineRule="auto"/>
            <w:ind w:firstLine="720"/>
          </w:pPr>
        </w:pPrChange>
      </w:pPr>
      <w:del w:id="35" w:author="Qizhou Duan" w:date="2024-10-03T00:44:00Z" w16du:dateUtc="2024-10-03T04:44:00Z">
        <w:r w:rsidDel="00FF291C">
          <w:rPr>
            <w:rFonts w:ascii="Times New Roman" w:hAnsi="Times New Roman" w:cs="Times New Roman"/>
            <w:sz w:val="24"/>
            <w:szCs w:val="24"/>
            <w:highlight w:val="yellow"/>
            <w:shd w:val="clear" w:color="auto" w:fill="FFFFFF"/>
          </w:rPr>
          <w:delText>For instance, h</w:delText>
        </w:r>
        <w:r w:rsidRPr="004E5A28" w:rsidDel="00FF291C">
          <w:rPr>
            <w:rFonts w:ascii="Times New Roman" w:hAnsi="Times New Roman" w:cs="Times New Roman"/>
            <w:sz w:val="24"/>
            <w:szCs w:val="24"/>
            <w:highlight w:val="yellow"/>
            <w:shd w:val="clear" w:color="auto" w:fill="FFFFFF"/>
          </w:rPr>
          <w:delText xml:space="preserve">igh prevalence of depression (47.10%), </w:delText>
        </w:r>
        <w:r w:rsidRPr="004E5A28" w:rsidDel="00FF291C">
          <w:rPr>
            <w:rFonts w:ascii="Times New Roman" w:hAnsi="Times New Roman" w:cs="Times New Roman"/>
            <w:color w:val="222222"/>
            <w:sz w:val="24"/>
            <w:szCs w:val="24"/>
            <w:highlight w:val="yellow"/>
            <w:shd w:val="clear" w:color="auto" w:fill="FFFFFF"/>
          </w:rPr>
          <w:delText>insomnia (36.2%), and suicidality (7.8%)</w:delText>
        </w:r>
        <w:r w:rsidDel="00FF291C">
          <w:rPr>
            <w:rFonts w:ascii="Times New Roman" w:hAnsi="Times New Roman" w:cs="Times New Roman"/>
            <w:color w:val="222222"/>
            <w:sz w:val="24"/>
            <w:szCs w:val="24"/>
            <w:highlight w:val="yellow"/>
            <w:shd w:val="clear" w:color="auto" w:fill="FFFFFF"/>
          </w:rPr>
          <w:delText xml:space="preserve"> was </w:delText>
        </w:r>
        <w:r w:rsidRPr="00665D63" w:rsidDel="00FF291C">
          <w:rPr>
            <w:rFonts w:ascii="Times New Roman" w:hAnsi="Times New Roman" w:cs="Times New Roman"/>
            <w:sz w:val="24"/>
            <w:szCs w:val="24"/>
            <w:highlight w:val="yellow"/>
            <w:shd w:val="clear" w:color="auto" w:fill="FFFFFF"/>
          </w:rPr>
          <w:delText>revealed</w:delText>
        </w:r>
        <w:r w:rsidRPr="00AB781B" w:rsidDel="00FF291C">
          <w:rPr>
            <w:rFonts w:ascii="Times New Roman" w:hAnsi="Times New Roman" w:cs="Times New Roman"/>
            <w:sz w:val="24"/>
            <w:szCs w:val="24"/>
            <w:highlight w:val="yellow"/>
            <w:shd w:val="clear" w:color="auto" w:fill="FFFFFF"/>
          </w:rPr>
          <w:delText xml:space="preserve"> </w:delText>
        </w:r>
        <w:r w:rsidDel="00FF291C">
          <w:rPr>
            <w:rFonts w:ascii="Times New Roman" w:hAnsi="Times New Roman" w:cs="Times New Roman"/>
            <w:sz w:val="24"/>
            <w:szCs w:val="24"/>
            <w:highlight w:val="yellow"/>
            <w:shd w:val="clear" w:color="auto" w:fill="FFFFFF"/>
          </w:rPr>
          <w:delText xml:space="preserve">from a Chinese national survey of mental health professionals </w:delText>
        </w:r>
        <w:r w:rsidRPr="007B5D17" w:rsidDel="00FF291C">
          <w:rPr>
            <w:rFonts w:ascii="Times New Roman" w:hAnsi="Times New Roman" w:cs="Times New Roman"/>
            <w:sz w:val="24"/>
            <w:szCs w:val="24"/>
            <w:highlight w:val="yellow"/>
            <w:shd w:val="clear" w:color="auto" w:fill="FFFFFF"/>
          </w:rPr>
          <w:delText xml:space="preserve">who </w:delText>
        </w:r>
        <w:r w:rsidRPr="007B5D17" w:rsidDel="00FF291C">
          <w:rPr>
            <w:rFonts w:ascii="Times New Roman" w:hAnsi="Times New Roman" w:cs="Times New Roman"/>
            <w:color w:val="222222"/>
            <w:sz w:val="24"/>
            <w:szCs w:val="24"/>
            <w:highlight w:val="yellow"/>
            <w:shd w:val="clear" w:color="auto" w:fill="FFFFFF"/>
          </w:rPr>
          <w:delText>recovered from COVID-19</w:delText>
        </w:r>
        <w:r w:rsidDel="00FF291C">
          <w:rPr>
            <w:rFonts w:ascii="Times New Roman" w:hAnsi="Times New Roman" w:cs="Times New Roman"/>
            <w:color w:val="222222"/>
            <w:sz w:val="24"/>
            <w:szCs w:val="24"/>
            <w:shd w:val="clear" w:color="auto" w:fill="FFFFFF"/>
          </w:rPr>
          <w:delText>. (Taiwan)</w:delText>
        </w:r>
      </w:del>
    </w:p>
    <w:p w14:paraId="56EBFDFB" w14:textId="10A3301A" w:rsidR="0020690F" w:rsidRPr="004E5A28" w:rsidDel="00FF291C" w:rsidRDefault="0020690F">
      <w:pPr>
        <w:tabs>
          <w:tab w:val="left" w:pos="4950"/>
        </w:tabs>
        <w:spacing w:after="0" w:line="480" w:lineRule="auto"/>
        <w:rPr>
          <w:del w:id="36" w:author="Qizhou Duan" w:date="2024-10-03T00:44:00Z" w16du:dateUtc="2024-10-03T04:44:00Z"/>
          <w:rFonts w:ascii="Times New Roman" w:hAnsi="Times New Roman" w:cs="Times New Roman"/>
          <w:sz w:val="24"/>
          <w:szCs w:val="24"/>
          <w:shd w:val="clear" w:color="auto" w:fill="FFFFFF"/>
        </w:rPr>
        <w:pPrChange w:id="37" w:author="Qizhou Duan" w:date="2024-10-03T00:44:00Z" w16du:dateUtc="2024-10-03T04:44:00Z">
          <w:pPr>
            <w:tabs>
              <w:tab w:val="left" w:pos="4950"/>
            </w:tabs>
            <w:spacing w:after="0" w:line="480" w:lineRule="auto"/>
            <w:ind w:firstLine="720"/>
          </w:pPr>
        </w:pPrChange>
      </w:pPr>
      <w:del w:id="38" w:author="Qizhou Duan" w:date="2024-10-03T00:44:00Z" w16du:dateUtc="2024-10-03T04:44:00Z">
        <w:r w:rsidRPr="00E10C4F" w:rsidDel="00FF291C">
          <w:rPr>
            <w:rFonts w:ascii="Times New Roman" w:hAnsi="Times New Roman" w:cs="Times New Roman"/>
            <w:sz w:val="24"/>
            <w:szCs w:val="24"/>
            <w:highlight w:val="yellow"/>
          </w:rPr>
          <w:delText xml:space="preserve">By employing a systematic approach to synthesize empirical studies, we attempted to </w:delText>
        </w:r>
        <w:r w:rsidRPr="00E10C4F" w:rsidDel="00FF291C">
          <w:rPr>
            <w:rFonts w:ascii="Times New Roman" w:hAnsi="Times New Roman" w:cs="Times New Roman"/>
            <w:sz w:val="24"/>
            <w:szCs w:val="24"/>
            <w:highlight w:val="yellow"/>
            <w:shd w:val="clear" w:color="auto" w:fill="FFFFFF"/>
          </w:rPr>
          <w:delText xml:space="preserve">provide more reliable and robust conclusion on </w:delText>
        </w:r>
        <w:r w:rsidRPr="00E10C4F" w:rsidDel="00FF291C">
          <w:rPr>
            <w:rFonts w:ascii="Times New Roman" w:hAnsi="Times New Roman" w:cs="Times New Roman"/>
            <w:sz w:val="24"/>
            <w:szCs w:val="24"/>
            <w:highlight w:val="yellow"/>
          </w:rPr>
          <w:delText>PTG</w:delText>
        </w:r>
        <w:r w:rsidDel="00FF291C">
          <w:rPr>
            <w:rFonts w:ascii="Times New Roman" w:hAnsi="Times New Roman" w:cs="Times New Roman"/>
            <w:sz w:val="24"/>
            <w:szCs w:val="24"/>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The aim was twofold: (1)</w:delText>
        </w:r>
        <w:r w:rsidRPr="00E10C4F" w:rsidDel="00FF291C">
          <w:rPr>
            <w:rFonts w:ascii="Times New Roman" w:hAnsi="Times New Roman" w:cs="Times New Roman"/>
            <w:sz w:val="24"/>
            <w:szCs w:val="24"/>
            <w:highlight w:val="yellow"/>
          </w:rPr>
          <w:delText xml:space="preserve"> Whether PTG could be observed under the</w:delText>
        </w:r>
        <w:r w:rsidDel="00FF291C">
          <w:rPr>
            <w:rFonts w:ascii="Times New Roman" w:hAnsi="Times New Roman" w:cs="Times New Roman"/>
            <w:sz w:val="24"/>
            <w:szCs w:val="24"/>
            <w:highlight w:val="yellow"/>
          </w:rPr>
          <w:delText xml:space="preserve"> existential</w:delText>
        </w:r>
        <w:r w:rsidRPr="00E10C4F" w:rsidDel="00FF291C">
          <w:rPr>
            <w:rFonts w:ascii="Times New Roman" w:hAnsi="Times New Roman" w:cs="Times New Roman"/>
            <w:sz w:val="24"/>
            <w:szCs w:val="24"/>
            <w:highlight w:val="yellow"/>
          </w:rPr>
          <w:delText xml:space="preserve"> threat of COVID-19 to mankind</w:delText>
        </w:r>
        <w:r w:rsidRPr="00E10C4F" w:rsidDel="00FF291C">
          <w:rPr>
            <w:rFonts w:ascii="Times New Roman" w:hAnsi="Times New Roman" w:cs="Times New Roman"/>
            <w:sz w:val="24"/>
            <w:szCs w:val="24"/>
            <w:highlight w:val="yellow"/>
            <w:shd w:val="clear" w:color="auto" w:fill="FFFFFF"/>
          </w:rPr>
          <w:delText>; and (2)</w:delText>
        </w:r>
        <w:r w:rsidRPr="00E10C4F" w:rsidDel="00FF291C">
          <w:rPr>
            <w:rFonts w:ascii="Times New Roman" w:eastAsia="Times New Roman" w:hAnsi="Times New Roman" w:cs="Times New Roman"/>
            <w:sz w:val="24"/>
            <w:szCs w:val="24"/>
            <w:highlight w:val="yellow"/>
          </w:rPr>
          <w:delText xml:space="preserve"> whether the change in posttraumatic positive cognition were associated with certain moderators (e.g., risk and protective factors mostly examined in the literature)</w:delText>
        </w:r>
        <w:r w:rsidDel="00FF291C">
          <w:rPr>
            <w:rFonts w:ascii="Times New Roman" w:eastAsia="Times New Roman" w:hAnsi="Times New Roman" w:cs="Times New Roman"/>
            <w:sz w:val="24"/>
            <w:szCs w:val="24"/>
            <w:highlight w:val="yellow"/>
          </w:rPr>
          <w:delText>. Based on the literature, we hypnotized a positive relationship of PTG to Covid-!9</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 xml:space="preserve">across different sectors of </w:delText>
        </w:r>
        <w:r w:rsidDel="00FF291C">
          <w:rPr>
            <w:rFonts w:ascii="Times New Roman" w:hAnsi="Times New Roman" w:cs="Times New Roman"/>
            <w:sz w:val="24"/>
            <w:szCs w:val="24"/>
            <w:highlight w:val="yellow"/>
            <w:shd w:val="clear" w:color="auto" w:fill="FFFFFF"/>
          </w:rPr>
          <w:delText xml:space="preserve">global </w:delText>
        </w:r>
        <w:r w:rsidRPr="00E10C4F" w:rsidDel="00FF291C">
          <w:rPr>
            <w:rFonts w:ascii="Times New Roman" w:hAnsi="Times New Roman" w:cs="Times New Roman"/>
            <w:sz w:val="24"/>
            <w:szCs w:val="24"/>
            <w:highlight w:val="yellow"/>
            <w:shd w:val="clear" w:color="auto" w:fill="FFFFFF"/>
          </w:rPr>
          <w:delText>populations</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in a main analysis</w:delText>
        </w:r>
        <w:r w:rsidDel="00FF291C">
          <w:rPr>
            <w:rFonts w:ascii="Times New Roman" w:eastAsia="Times New Roman" w:hAnsi="Times New Roman" w:cs="Times New Roman"/>
            <w:sz w:val="24"/>
            <w:szCs w:val="24"/>
            <w:highlight w:val="yellow"/>
          </w:rPr>
          <w:delText xml:space="preserve"> but</w:delText>
        </w:r>
        <w:r w:rsidRPr="00F6061B" w:rsidDel="00FF291C">
          <w:rPr>
            <w:rFonts w:ascii="Times New Roman" w:eastAsia="Times New Roman" w:hAnsi="Times New Roman" w:cs="Times New Roman"/>
            <w:sz w:val="24"/>
            <w:szCs w:val="24"/>
            <w:highlight w:val="yellow"/>
          </w:rPr>
          <w:delText xml:space="preserve"> did not expect </w:delText>
        </w:r>
        <w:r w:rsidDel="00FF291C">
          <w:rPr>
            <w:rFonts w:ascii="Times New Roman" w:eastAsia="Times New Roman" w:hAnsi="Times New Roman" w:cs="Times New Roman"/>
            <w:sz w:val="24"/>
            <w:szCs w:val="24"/>
            <w:highlight w:val="yellow"/>
          </w:rPr>
          <w:delText>directional</w:delText>
        </w:r>
        <w:r w:rsidRPr="00F6061B" w:rsidDel="00FF291C">
          <w:rPr>
            <w:rFonts w:ascii="Times New Roman" w:eastAsia="Times New Roman" w:hAnsi="Times New Roman" w:cs="Times New Roman"/>
            <w:sz w:val="24"/>
            <w:szCs w:val="24"/>
            <w:highlight w:val="yellow"/>
          </w:rPr>
          <w:delText xml:space="preserve"> link</w:delText>
        </w:r>
        <w:r w:rsidDel="00FF291C">
          <w:rPr>
            <w:rFonts w:ascii="Times New Roman" w:eastAsia="Times New Roman" w:hAnsi="Times New Roman" w:cs="Times New Roman"/>
            <w:sz w:val="24"/>
            <w:szCs w:val="24"/>
            <w:highlight w:val="yellow"/>
          </w:rPr>
          <w:delText>s</w:delText>
        </w:r>
        <w:r w:rsidRPr="00F6061B" w:rsidDel="00FF291C">
          <w:rPr>
            <w:rFonts w:ascii="Times New Roman" w:eastAsia="Times New Roman" w:hAnsi="Times New Roman" w:cs="Times New Roman"/>
            <w:sz w:val="24"/>
            <w:szCs w:val="24"/>
            <w:highlight w:val="yellow"/>
          </w:rPr>
          <w:delText xml:space="preserve"> in </w:delText>
        </w:r>
        <w:r w:rsidRPr="00E10C4F" w:rsidDel="00FF291C">
          <w:rPr>
            <w:rFonts w:ascii="Times New Roman" w:eastAsia="Times New Roman" w:hAnsi="Times New Roman" w:cs="Times New Roman"/>
            <w:sz w:val="24"/>
            <w:szCs w:val="24"/>
            <w:highlight w:val="yellow"/>
          </w:rPr>
          <w:delText>subgroup analyses</w:delText>
        </w:r>
        <w:r w:rsidDel="00FF291C">
          <w:rPr>
            <w:rFonts w:ascii="Times New Roman" w:eastAsia="Times New Roman" w:hAnsi="Times New Roman" w:cs="Times New Roman"/>
            <w:sz w:val="24"/>
            <w:szCs w:val="24"/>
          </w:rPr>
          <w:delText>.</w:delText>
        </w:r>
      </w:del>
    </w:p>
    <w:p w14:paraId="367B60C6" w14:textId="69BF0336" w:rsidR="0020690F" w:rsidDel="00FF291C" w:rsidRDefault="0020690F">
      <w:pPr>
        <w:tabs>
          <w:tab w:val="left" w:pos="4950"/>
        </w:tabs>
        <w:spacing w:after="0" w:line="480" w:lineRule="auto"/>
        <w:rPr>
          <w:del w:id="39" w:author="Qizhou Duan" w:date="2024-10-03T00:44:00Z" w16du:dateUtc="2024-10-03T04:44:00Z"/>
          <w:rFonts w:ascii="Times New Roman" w:hAnsi="Times New Roman" w:cs="Times New Roman"/>
          <w:sz w:val="24"/>
          <w:szCs w:val="24"/>
        </w:rPr>
        <w:pPrChange w:id="40" w:author="Qizhou Duan" w:date="2024-10-03T00:44:00Z" w16du:dateUtc="2024-10-03T04:44:00Z">
          <w:pPr>
            <w:tabs>
              <w:tab w:val="left" w:pos="4950"/>
            </w:tabs>
            <w:spacing w:after="0" w:line="480" w:lineRule="auto"/>
            <w:ind w:firstLine="720"/>
          </w:pPr>
        </w:pPrChange>
      </w:pPr>
      <w:del w:id="41" w:author="Qizhou Duan" w:date="2024-10-03T00:44:00Z" w16du:dateUtc="2024-10-03T04:44:00Z">
        <w:r w:rsidRPr="00DA1A11" w:rsidDel="00FF291C">
          <w:rPr>
            <w:rFonts w:ascii="Times New Roman" w:hAnsi="Times New Roman" w:cs="Times New Roman"/>
            <w:sz w:val="24"/>
            <w:szCs w:val="24"/>
          </w:rPr>
          <w:delText xml:space="preserve">Subgroup analyses for moderators were conducted with </w:delText>
        </w:r>
        <w:r w:rsidRPr="00DA1A11" w:rsidDel="00FF291C">
          <w:rPr>
            <w:rFonts w:ascii="Times New Roman" w:hAnsi="Times New Roman" w:cs="Times New Roman"/>
            <w:sz w:val="24"/>
            <w:szCs w:val="24"/>
            <w:highlight w:val="yellow"/>
          </w:rPr>
          <w:delText>PTSD, Anxiety, Depression, Social Support, Coping, religion.</w:delText>
        </w:r>
      </w:del>
    </w:p>
    <w:p w14:paraId="363C568F" w14:textId="5FEB23BA" w:rsidR="0020690F" w:rsidDel="00FF291C" w:rsidRDefault="0020690F">
      <w:pPr>
        <w:tabs>
          <w:tab w:val="left" w:pos="2745"/>
          <w:tab w:val="left" w:pos="3645"/>
        </w:tabs>
        <w:spacing w:after="0" w:line="480" w:lineRule="auto"/>
        <w:rPr>
          <w:del w:id="42" w:author="Qizhou Duan" w:date="2024-10-03T00:44:00Z" w16du:dateUtc="2024-10-03T04:44:00Z"/>
          <w:rFonts w:ascii="Times New Roman" w:hAnsi="Times New Roman" w:cs="Times New Roman"/>
          <w:b/>
          <w:bCs/>
          <w:sz w:val="24"/>
          <w:szCs w:val="24"/>
        </w:rPr>
      </w:pPr>
    </w:p>
    <w:p w14:paraId="43D1827E" w14:textId="5AC6931A" w:rsidR="0020690F" w:rsidDel="00FF291C" w:rsidRDefault="0020690F">
      <w:pPr>
        <w:tabs>
          <w:tab w:val="left" w:pos="4950"/>
        </w:tabs>
        <w:spacing w:after="0" w:line="480" w:lineRule="auto"/>
        <w:rPr>
          <w:del w:id="43" w:author="Qizhou Duan" w:date="2024-10-03T00:44:00Z" w16du:dateUtc="2024-10-03T04:44:00Z"/>
          <w:rFonts w:ascii="Times New Roman" w:hAnsi="Times New Roman" w:cs="Times New Roman"/>
          <w:sz w:val="24"/>
          <w:szCs w:val="24"/>
        </w:rPr>
        <w:pPrChange w:id="44" w:author="Qizhou Duan" w:date="2024-10-03T00:44:00Z" w16du:dateUtc="2024-10-03T04:44:00Z">
          <w:pPr>
            <w:tabs>
              <w:tab w:val="left" w:pos="4950"/>
            </w:tabs>
            <w:spacing w:after="0" w:line="480" w:lineRule="auto"/>
            <w:ind w:firstLine="720"/>
          </w:pPr>
        </w:pPrChange>
      </w:pPr>
    </w:p>
    <w:p w14:paraId="5787EDBE" w14:textId="2D6F8389" w:rsidR="0020690F" w:rsidDel="00FF291C" w:rsidRDefault="0020690F">
      <w:pPr>
        <w:spacing w:after="0" w:line="480" w:lineRule="auto"/>
        <w:rPr>
          <w:del w:id="45" w:author="Qizhou Duan" w:date="2024-10-03T00:44:00Z" w16du:dateUtc="2024-10-03T04:44:00Z"/>
          <w:rFonts w:ascii="Times New Roman" w:hAnsi="Times New Roman" w:cs="Times New Roman"/>
          <w:b/>
          <w:bCs/>
          <w:spacing w:val="-2"/>
          <w:sz w:val="24"/>
          <w:szCs w:val="24"/>
        </w:rPr>
      </w:pPr>
      <w:del w:id="46" w:author="Qizhou Duan" w:date="2024-10-03T00:44:00Z" w16du:dateUtc="2024-10-03T04:44:00Z">
        <w:r w:rsidRPr="00BF2773" w:rsidDel="00FF291C">
          <w:rPr>
            <w:rFonts w:ascii="Times New Roman" w:hAnsi="Times New Roman" w:cs="Times New Roman"/>
            <w:b/>
            <w:bCs/>
            <w:spacing w:val="-2"/>
            <w:sz w:val="24"/>
            <w:szCs w:val="24"/>
          </w:rPr>
          <w:delText>Study Characteristics</w:delText>
        </w:r>
      </w:del>
    </w:p>
    <w:p w14:paraId="14B8874A" w14:textId="55D58239" w:rsidR="0020690F" w:rsidRPr="00BF2773" w:rsidDel="00FF291C" w:rsidRDefault="0020690F">
      <w:pPr>
        <w:tabs>
          <w:tab w:val="left" w:pos="5220"/>
        </w:tabs>
        <w:spacing w:after="0" w:line="480" w:lineRule="auto"/>
        <w:rPr>
          <w:del w:id="47" w:author="Qizhou Duan" w:date="2024-10-03T00:44:00Z" w16du:dateUtc="2024-10-03T04:44:00Z"/>
          <w:rFonts w:ascii="Times New Roman" w:hAnsi="Times New Roman" w:cs="Times New Roman"/>
          <w:b/>
          <w:bCs/>
          <w:sz w:val="24"/>
          <w:szCs w:val="24"/>
        </w:rPr>
      </w:pPr>
      <w:del w:id="48" w:author="Qizhou Duan" w:date="2024-10-03T00:44:00Z" w16du:dateUtc="2024-10-03T04:44:00Z">
        <w:r w:rsidDel="00FF291C">
          <w:rPr>
            <w:rFonts w:ascii="Times New Roman" w:hAnsi="Times New Roman" w:cs="Times New Roman"/>
            <w:b/>
            <w:bCs/>
            <w:sz w:val="24"/>
            <w:szCs w:val="24"/>
          </w:rPr>
          <w:delText xml:space="preserve">Main </w:delText>
        </w:r>
        <w:r w:rsidDel="00FF291C">
          <w:rPr>
            <w:rFonts w:ascii="Times New Roman" w:hAnsi="Times New Roman" w:cs="Times New Roman"/>
            <w:b/>
            <w:bCs/>
            <w:sz w:val="24"/>
            <w:szCs w:val="24"/>
            <w:highlight w:val="yellow"/>
          </w:rPr>
          <w:delText>A</w:delText>
        </w:r>
        <w:r w:rsidRPr="003300D2" w:rsidDel="00FF291C">
          <w:rPr>
            <w:rFonts w:ascii="Times New Roman" w:hAnsi="Times New Roman" w:cs="Times New Roman"/>
            <w:b/>
            <w:bCs/>
            <w:sz w:val="24"/>
            <w:szCs w:val="24"/>
            <w:highlight w:val="yellow"/>
          </w:rPr>
          <w:delText>nalysis for Aim (1)</w:delText>
        </w:r>
        <w:r w:rsidRPr="00BF2773" w:rsidDel="00FF291C">
          <w:rPr>
            <w:rFonts w:ascii="Times New Roman" w:hAnsi="Times New Roman" w:cs="Times New Roman"/>
            <w:b/>
            <w:bCs/>
            <w:sz w:val="24"/>
            <w:szCs w:val="24"/>
          </w:rPr>
          <w:tab/>
        </w:r>
      </w:del>
    </w:p>
    <w:p w14:paraId="062ADFA1" w14:textId="63391FA7" w:rsidR="0020690F" w:rsidRPr="00BF2773" w:rsidDel="00FF291C" w:rsidRDefault="0020690F">
      <w:pPr>
        <w:spacing w:after="0" w:line="480" w:lineRule="auto"/>
        <w:rPr>
          <w:del w:id="49" w:author="Qizhou Duan" w:date="2024-10-03T00:44:00Z" w16du:dateUtc="2024-10-03T04:44:00Z"/>
          <w:rFonts w:ascii="Times New Roman" w:hAnsi="Times New Roman" w:cs="Times New Roman"/>
          <w:b/>
          <w:bCs/>
          <w:sz w:val="24"/>
          <w:szCs w:val="24"/>
        </w:rPr>
      </w:pPr>
      <w:del w:id="50" w:author="Qizhou Duan" w:date="2024-10-03T00:44:00Z" w16du:dateUtc="2024-10-03T04:44:00Z">
        <w:r w:rsidRPr="00BF2773" w:rsidDel="00FF291C">
          <w:rPr>
            <w:rFonts w:ascii="Times New Roman" w:hAnsi="Times New Roman" w:cs="Times New Roman"/>
            <w:b/>
            <w:bCs/>
            <w:sz w:val="24"/>
            <w:szCs w:val="24"/>
          </w:rPr>
          <w:delText xml:space="preserve">Subgroup Analyses </w:delText>
        </w:r>
        <w:r w:rsidRPr="003300D2" w:rsidDel="00FF291C">
          <w:rPr>
            <w:rFonts w:ascii="Times New Roman" w:hAnsi="Times New Roman" w:cs="Times New Roman"/>
            <w:b/>
            <w:bCs/>
            <w:sz w:val="24"/>
            <w:szCs w:val="24"/>
            <w:highlight w:val="yellow"/>
          </w:rPr>
          <w:delText>for Aim (</w:delText>
        </w:r>
        <w:r w:rsidDel="00FF291C">
          <w:rPr>
            <w:rFonts w:ascii="Times New Roman" w:hAnsi="Times New Roman" w:cs="Times New Roman"/>
            <w:b/>
            <w:bCs/>
            <w:sz w:val="24"/>
            <w:szCs w:val="24"/>
            <w:highlight w:val="yellow"/>
          </w:rPr>
          <w:delText>2</w:delText>
        </w:r>
        <w:r w:rsidRPr="003300D2" w:rsidDel="00FF291C">
          <w:rPr>
            <w:rFonts w:ascii="Times New Roman" w:hAnsi="Times New Roman" w:cs="Times New Roman"/>
            <w:b/>
            <w:bCs/>
            <w:sz w:val="24"/>
            <w:szCs w:val="24"/>
            <w:highlight w:val="yellow"/>
          </w:rPr>
          <w:delText>)</w:delText>
        </w:r>
      </w:del>
    </w:p>
    <w:p w14:paraId="35D1CA61" w14:textId="310499F8" w:rsidR="0020690F" w:rsidRPr="00152D32" w:rsidDel="00FF291C" w:rsidRDefault="0020690F">
      <w:pPr>
        <w:spacing w:after="0" w:line="480" w:lineRule="auto"/>
        <w:rPr>
          <w:del w:id="51" w:author="Qizhou Duan" w:date="2024-10-03T00:44:00Z" w16du:dateUtc="2024-10-03T04:44:00Z"/>
          <w:rFonts w:ascii="Times New Roman" w:hAnsi="Times New Roman" w:cs="Times New Roman"/>
          <w:sz w:val="24"/>
          <w:szCs w:val="24"/>
        </w:rPr>
        <w:pPrChange w:id="52" w:author="Qizhou Duan" w:date="2024-10-03T00:44:00Z" w16du:dateUtc="2024-10-03T04:44:00Z">
          <w:pPr>
            <w:spacing w:after="0" w:line="480" w:lineRule="auto"/>
            <w:ind w:firstLine="720"/>
          </w:pPr>
        </w:pPrChange>
      </w:pPr>
      <w:del w:id="53" w:author="Qizhou Duan" w:date="2024-10-03T00:44:00Z" w16du:dateUtc="2024-10-03T04:44:00Z">
        <w:r w:rsidRPr="00152D32" w:rsidDel="00FF291C">
          <w:rPr>
            <w:rFonts w:ascii="Times New Roman" w:hAnsi="Times New Roman" w:cs="Times New Roman"/>
            <w:sz w:val="24"/>
            <w:szCs w:val="24"/>
          </w:rPr>
          <w:delText xml:space="preserve">Table 4 shows the summary of subgroup analyses. The studies included in the study considered several factors in conjunction with PTG such as PTSD/PTSS, depression, anxiety, social support, coping, and </w:delText>
        </w:r>
        <w:r w:rsidRPr="007B2628" w:rsidDel="00FF291C">
          <w:rPr>
            <w:rFonts w:ascii="Times New Roman" w:hAnsi="Times New Roman" w:cs="Times New Roman"/>
            <w:sz w:val="24"/>
            <w:szCs w:val="24"/>
          </w:rPr>
          <w:delText>spirituality (Table 3).</w:delText>
        </w:r>
        <w:r w:rsidRPr="00152D32" w:rsidDel="00FF291C">
          <w:rPr>
            <w:rFonts w:ascii="Times New Roman" w:hAnsi="Times New Roman" w:cs="Times New Roman"/>
            <w:sz w:val="24"/>
            <w:szCs w:val="24"/>
          </w:rPr>
          <w:delText xml:space="preserve"> </w:delText>
        </w:r>
      </w:del>
    </w:p>
    <w:p w14:paraId="4C4DA921" w14:textId="71AF56DF" w:rsidR="0020690F" w:rsidRPr="00152D32" w:rsidDel="00FF291C" w:rsidRDefault="0020690F">
      <w:pPr>
        <w:autoSpaceDE w:val="0"/>
        <w:autoSpaceDN w:val="0"/>
        <w:adjustRightInd w:val="0"/>
        <w:spacing w:after="0" w:line="480" w:lineRule="auto"/>
        <w:rPr>
          <w:del w:id="54" w:author="Qizhou Duan" w:date="2024-10-03T00:44:00Z" w16du:dateUtc="2024-10-03T04:44:00Z"/>
          <w:rFonts w:ascii="Times New Roman" w:hAnsi="Times New Roman" w:cs="Times New Roman"/>
          <w:sz w:val="24"/>
          <w:szCs w:val="24"/>
        </w:rPr>
      </w:pPr>
      <w:del w:id="55" w:author="Qizhou Duan" w:date="2024-10-03T00:44:00Z" w16du:dateUtc="2024-10-03T04:44:00Z">
        <w:r w:rsidRPr="00152D32" w:rsidDel="00FF291C">
          <w:rPr>
            <w:rFonts w:ascii="Times New Roman" w:hAnsi="Times New Roman" w:cs="Times New Roman"/>
            <w:b/>
            <w:bCs/>
            <w:i/>
            <w:iCs/>
            <w:sz w:val="24"/>
            <w:szCs w:val="24"/>
          </w:rPr>
          <w:delText>PTSD/PTSS</w:delText>
        </w:r>
      </w:del>
    </w:p>
    <w:p w14:paraId="5A5E322D" w14:textId="4B76195B" w:rsidR="0020690F" w:rsidRPr="00152D32" w:rsidDel="00FF291C" w:rsidRDefault="0020690F">
      <w:pPr>
        <w:spacing w:after="0" w:line="480" w:lineRule="auto"/>
        <w:rPr>
          <w:del w:id="56" w:author="Qizhou Duan" w:date="2024-10-03T00:44:00Z" w16du:dateUtc="2024-10-03T04:44:00Z"/>
          <w:rFonts w:ascii="Times New Roman" w:hAnsi="Times New Roman" w:cs="Times New Roman"/>
          <w:sz w:val="24"/>
          <w:szCs w:val="24"/>
        </w:rPr>
        <w:pPrChange w:id="57" w:author="Qizhou Duan" w:date="2024-10-03T00:44:00Z" w16du:dateUtc="2024-10-03T04:44:00Z">
          <w:pPr>
            <w:spacing w:after="0" w:line="480" w:lineRule="auto"/>
            <w:ind w:firstLine="720"/>
          </w:pPr>
        </w:pPrChange>
      </w:pPr>
      <w:del w:id="58" w:author="Qizhou Duan" w:date="2024-10-03T00:44:00Z" w16du:dateUtc="2024-10-03T04:44:00Z">
        <w:r w:rsidRPr="00152D32" w:rsidDel="00FF291C">
          <w:rPr>
            <w:rFonts w:ascii="Times New Roman" w:hAnsi="Times New Roman" w:cs="Times New Roman"/>
            <w:sz w:val="24"/>
            <w:szCs w:val="24"/>
          </w:rPr>
          <w:delText xml:space="preserve">Nineteen selected studies presented the association of PTSD with PTG with a total of </w:delText>
        </w:r>
        <w:r w:rsidRPr="002B24CE" w:rsidDel="00FF291C">
          <w:rPr>
            <w:rFonts w:ascii="Times New Roman" w:hAnsi="Times New Roman" w:cs="Times New Roman"/>
            <w:sz w:val="24"/>
            <w:szCs w:val="24"/>
          </w:rPr>
          <w:delText>24,033</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 xml:space="preserve">). The baseline effect size (the intercept term) was </w:delText>
        </w:r>
        <w:r w:rsidRPr="00152D32" w:rsidDel="00FF291C">
          <w:rPr>
            <w:rFonts w:ascii="Times New Roman" w:hAnsi="Times New Roman" w:cs="Times New Roman"/>
            <w:i/>
            <w:iCs/>
            <w:sz w:val="24"/>
            <w:szCs w:val="24"/>
          </w:rPr>
          <w:delText xml:space="preserve">g </w:delText>
        </w:r>
        <w:r w:rsidRPr="00152D32" w:rsidDel="00FF291C">
          <w:rPr>
            <w:rFonts w:ascii="Times New Roman" w:hAnsi="Times New Roman" w:cs="Times New Roman"/>
            <w:sz w:val="24"/>
            <w:szCs w:val="24"/>
          </w:rPr>
          <w:delText xml:space="preserve">= 2.32, and whether the studies investigated PTSD yielded a lower effect with the regression coefficient associated with the PTSD term being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-1.31;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[-0.412, 1.49];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=0.36.</w:delText>
        </w:r>
        <w:r w:rsidRPr="00152D32" w:rsidDel="00FF291C">
          <w:rPr>
            <w:rFonts w:ascii="AppleSystemUIFont" w:hAnsi="AppleSystemUIFont" w:cs="AppleSystemUIFont"/>
            <w:sz w:val="26"/>
            <w:szCs w:val="26"/>
          </w:rPr>
          <w:delText xml:space="preserve"> </w:delText>
        </w:r>
        <w:r w:rsidRPr="00152D32" w:rsidDel="00FF291C">
          <w:rPr>
            <w:rFonts w:ascii="Times New Roman" w:hAnsi="Times New Roman" w:cs="Times New Roman"/>
            <w:sz w:val="24"/>
            <w:szCs w:val="24"/>
          </w:rPr>
          <w:delText>However, there was no significant relationship between PTSD and PTG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-value=0.36). Yet, the broad range of effect sizes indicated a considerable amount of uncertainty in the effect estimate (</w:delText>
        </w:r>
        <w:r w:rsidRPr="00152D32" w:rsidDel="00FF291C">
          <w:rPr>
            <w:rFonts w:ascii="Times New Roman" w:hAnsi="Times New Roman" w:cs="Times New Roman"/>
            <w:i/>
            <w:iCs/>
            <w:sz w:val="24"/>
            <w:szCs w:val="24"/>
          </w:rPr>
          <w:delText>SE</w:delText>
        </w:r>
        <w:r w:rsidRPr="00152D32" w:rsidDel="00FF291C">
          <w:rPr>
            <w:rFonts w:ascii="Times New Roman" w:hAnsi="Times New Roman" w:cs="Times New Roman"/>
            <w:sz w:val="24"/>
            <w:szCs w:val="24"/>
          </w:rPr>
          <w:delText xml:space="preserve">=1.43). An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 studies.</w:delText>
        </w:r>
      </w:del>
    </w:p>
    <w:p w14:paraId="6AB7C45B" w14:textId="7BF18009" w:rsidR="0020690F" w:rsidRPr="00152D32" w:rsidDel="00FF291C" w:rsidRDefault="0020690F">
      <w:pPr>
        <w:autoSpaceDE w:val="0"/>
        <w:autoSpaceDN w:val="0"/>
        <w:adjustRightInd w:val="0"/>
        <w:spacing w:after="0" w:line="480" w:lineRule="auto"/>
        <w:rPr>
          <w:del w:id="59" w:author="Qizhou Duan" w:date="2024-10-03T00:44:00Z" w16du:dateUtc="2024-10-03T04:44:00Z"/>
          <w:rFonts w:ascii="Times New Roman" w:hAnsi="Times New Roman" w:cs="Times New Roman"/>
          <w:sz w:val="24"/>
          <w:szCs w:val="24"/>
        </w:rPr>
      </w:pPr>
      <w:del w:id="60" w:author="Qizhou Duan" w:date="2024-10-03T00:44:00Z" w16du:dateUtc="2024-10-03T04:44:00Z">
        <w:r w:rsidRPr="00152D32" w:rsidDel="00FF291C">
          <w:rPr>
            <w:rFonts w:ascii="Times New Roman" w:hAnsi="Times New Roman" w:cs="Times New Roman"/>
            <w:b/>
            <w:bCs/>
            <w:i/>
            <w:iCs/>
            <w:sz w:val="24"/>
            <w:szCs w:val="24"/>
          </w:rPr>
          <w:delText xml:space="preserve">Mental Health </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b/>
            <w:bCs/>
            <w:i/>
            <w:iCs/>
            <w:sz w:val="24"/>
            <w:szCs w:val="24"/>
          </w:rPr>
          <w:delText>Depression, Anxiety</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sz w:val="24"/>
            <w:szCs w:val="24"/>
          </w:rPr>
          <w:delText xml:space="preserve"> </w:delText>
        </w:r>
      </w:del>
    </w:p>
    <w:p w14:paraId="26F4D95C" w14:textId="64FEE3CE" w:rsidR="0020690F" w:rsidRPr="00152D32" w:rsidDel="00FF291C" w:rsidRDefault="0020690F">
      <w:pPr>
        <w:autoSpaceDE w:val="0"/>
        <w:autoSpaceDN w:val="0"/>
        <w:adjustRightInd w:val="0"/>
        <w:spacing w:after="0" w:line="480" w:lineRule="auto"/>
        <w:rPr>
          <w:del w:id="61" w:author="Qizhou Duan" w:date="2024-10-03T00:44:00Z" w16du:dateUtc="2024-10-03T04:44:00Z"/>
          <w:rFonts w:ascii="Times New Roman" w:hAnsi="Times New Roman" w:cs="Times New Roman"/>
          <w:sz w:val="24"/>
          <w:szCs w:val="24"/>
        </w:rPr>
        <w:pPrChange w:id="62" w:author="Qizhou Duan" w:date="2024-10-03T00:44:00Z" w16du:dateUtc="2024-10-03T04:44:00Z">
          <w:pPr>
            <w:autoSpaceDE w:val="0"/>
            <w:autoSpaceDN w:val="0"/>
            <w:adjustRightInd w:val="0"/>
            <w:spacing w:after="0" w:line="480" w:lineRule="auto"/>
            <w:ind w:firstLine="720"/>
          </w:pPr>
        </w:pPrChange>
      </w:pPr>
      <w:del w:id="63" w:author="Qizhou Duan" w:date="2024-10-03T00:44:00Z" w16du:dateUtc="2024-10-03T04:44:00Z">
        <w:r w:rsidRPr="00152D32" w:rsidDel="00FF291C">
          <w:rPr>
            <w:rFonts w:ascii="Times New Roman" w:hAnsi="Times New Roman" w:cs="Times New Roman"/>
            <w:sz w:val="24"/>
            <w:szCs w:val="24"/>
          </w:rPr>
          <w:delText xml:space="preserve">Eighteen selected studies presented the association of depression with PTG with a total of </w:delText>
        </w:r>
        <w:r w:rsidRPr="009B05AB" w:rsidDel="00FF291C">
          <w:rPr>
            <w:rFonts w:ascii="Times New Roman" w:hAnsi="Times New Roman" w:cs="Times New Roman"/>
            <w:sz w:val="24"/>
            <w:szCs w:val="24"/>
          </w:rPr>
          <w:delText>21,802</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 xml:space="preserve">=2.49, and the regression coefficient for depression is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=-2.10;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[0.15, -4.93];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=0.14, indicating no overall</w:delText>
        </w:r>
        <w:r w:rsidRPr="00152D32" w:rsidDel="00FF291C">
          <w:rPr>
            <w:rFonts w:ascii="Times New Roman" w:hAnsi="Times New Roman"/>
            <w:sz w:val="24"/>
            <w:szCs w:val="24"/>
          </w:rPr>
          <w:delText xml:space="preserve"> effect </w:delText>
        </w:r>
        <w:r w:rsidRPr="00152D32" w:rsidDel="00FF291C">
          <w:rPr>
            <w:rFonts w:ascii="Times New Roman" w:hAnsi="Times New Roman" w:cs="Times New Roman"/>
            <w:sz w:val="24"/>
            <w:szCs w:val="24"/>
          </w:rPr>
          <w:delText>on PTG of</w:delText>
        </w:r>
        <w:r w:rsidRPr="00152D32" w:rsidDel="00FF291C">
          <w:rPr>
            <w:rFonts w:ascii="Times New Roman" w:hAnsi="Times New Roman"/>
            <w:sz w:val="24"/>
            <w:szCs w:val="24"/>
          </w:rPr>
          <w:delText xml:space="preserve"> depression</w:delText>
        </w:r>
        <w:r w:rsidRPr="00152D32" w:rsidDel="00FF291C">
          <w:rPr>
            <w:rFonts w:ascii="Times New Roman" w:hAnsi="Times New Roman" w:cs="Times New Roman"/>
            <w:sz w:val="24"/>
            <w:szCs w:val="24"/>
          </w:rPr>
          <w:delText xml:space="preserve"> on PTG. The broad range indicated considerable uncertainty in the effect estimate. A high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these studies.</w:delText>
        </w:r>
      </w:del>
    </w:p>
    <w:p w14:paraId="1A437365" w14:textId="6D765F30" w:rsidR="0020690F" w:rsidRPr="00152D32" w:rsidDel="00FF291C" w:rsidRDefault="0020690F">
      <w:pPr>
        <w:autoSpaceDE w:val="0"/>
        <w:autoSpaceDN w:val="0"/>
        <w:adjustRightInd w:val="0"/>
        <w:spacing w:after="0" w:line="480" w:lineRule="auto"/>
        <w:rPr>
          <w:del w:id="64" w:author="Qizhou Duan" w:date="2024-10-03T00:44:00Z" w16du:dateUtc="2024-10-03T04:44:00Z"/>
          <w:rFonts w:ascii="Times New Roman" w:hAnsi="Times New Roman" w:cs="Times New Roman"/>
          <w:b/>
          <w:bCs/>
          <w:sz w:val="24"/>
          <w:szCs w:val="24"/>
          <w:lang w:eastAsia="zh-CN"/>
        </w:rPr>
        <w:pPrChange w:id="65" w:author="Qizhou Duan" w:date="2024-10-03T00:44:00Z" w16du:dateUtc="2024-10-03T04:44:00Z">
          <w:pPr>
            <w:autoSpaceDE w:val="0"/>
            <w:autoSpaceDN w:val="0"/>
            <w:adjustRightInd w:val="0"/>
            <w:spacing w:after="0" w:line="480" w:lineRule="auto"/>
            <w:ind w:firstLine="720"/>
          </w:pPr>
        </w:pPrChange>
      </w:pPr>
      <w:del w:id="66" w:author="Qizhou Duan" w:date="2024-10-03T00:44:00Z" w16du:dateUtc="2024-10-03T04:44:00Z">
        <w:r w:rsidRPr="00152D32" w:rsidDel="00FF291C">
          <w:rPr>
            <w:rFonts w:ascii="Times New Roman" w:hAnsi="Times New Roman" w:cs="Times New Roman"/>
            <w:sz w:val="24"/>
            <w:szCs w:val="24"/>
          </w:rPr>
          <w:delText xml:space="preserve">With regards to Anxiety, there were 28 studies discussed and measured anxiety levels, spanning </w:delText>
        </w:r>
        <w:r w:rsidRPr="00A0223E" w:rsidDel="00FF291C">
          <w:rPr>
            <w:rFonts w:ascii="Times New Roman" w:hAnsi="Times New Roman" w:cs="Times New Roman"/>
            <w:sz w:val="24"/>
            <w:szCs w:val="24"/>
          </w:rPr>
          <w:delText>19,522</w:delText>
        </w:r>
        <w:r w:rsidRPr="00152D32" w:rsidDel="00FF291C">
          <w:rPr>
            <w:rFonts w:ascii="Times New Roman" w:hAnsi="Times New Roman" w:cs="Times New Roman"/>
            <w:sz w:val="24"/>
            <w:szCs w:val="24"/>
          </w:rPr>
          <w:delText xml:space="preserve"> participants. 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2.87</w:delText>
        </w:r>
        <w:r w:rsidRPr="00152D32" w:rsidDel="00FF291C">
          <w:rPr>
            <w:rFonts w:ascii="Times New Roman" w:hAnsi="Times New Roman" w:cs="Times New Roman"/>
            <w:sz w:val="24"/>
            <w:szCs w:val="24"/>
          </w:rPr>
          <w:delText xml:space="preserve">, with Anxiety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2.35</w:delText>
        </w:r>
        <w:r w:rsidRPr="00152D32" w:rsidDel="00FF291C">
          <w:rPr>
            <w:rFonts w:ascii="Times New Roman" w:hAnsi="Times New Roman" w:cs="Times New Roman"/>
            <w:sz w:val="24"/>
            <w:szCs w:val="24"/>
          </w:rPr>
          <w:delText xml:space="preserve"> with 95%CI [-</w:delText>
        </w:r>
        <w:r w:rsidDel="00FF291C">
          <w:rPr>
            <w:rFonts w:ascii="Times New Roman" w:hAnsi="Times New Roman" w:cs="Times New Roman"/>
            <w:sz w:val="24"/>
            <w:szCs w:val="24"/>
          </w:rPr>
          <w:delText>4.83</w:delText>
        </w:r>
        <w:r w:rsidRPr="00152D32" w:rsidDel="00FF291C">
          <w:rPr>
            <w:rFonts w:ascii="Times New Roman" w:hAnsi="Times New Roman" w:cs="Times New Roman"/>
            <w:sz w:val="24"/>
            <w:szCs w:val="24"/>
          </w:rPr>
          <w:delText>, 0.</w:delText>
        </w:r>
        <w:r w:rsidDel="00FF291C">
          <w:rPr>
            <w:rFonts w:ascii="Times New Roman" w:hAnsi="Times New Roman" w:cs="Times New Roman"/>
            <w:sz w:val="24"/>
            <w:szCs w:val="24"/>
          </w:rPr>
          <w:delText>13</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w:delText>
        </w:r>
        <w:r w:rsidDel="00FF291C">
          <w:rPr>
            <w:rFonts w:ascii="Times New Roman" w:hAnsi="Times New Roman" w:cs="Times New Roman"/>
            <w:sz w:val="24"/>
            <w:szCs w:val="24"/>
          </w:rPr>
          <w:delText>06</w:delText>
        </w:r>
        <w:r w:rsidRPr="00152D32" w:rsidDel="00FF291C">
          <w:rPr>
            <w:rFonts w:ascii="Times New Roman" w:hAnsi="Times New Roman" w:cs="Times New Roman"/>
            <w:sz w:val="24"/>
            <w:szCs w:val="24"/>
          </w:rPr>
          <w:delText xml:space="preserve">, indicating </w:delText>
        </w:r>
        <w:r w:rsidDel="00FF291C">
          <w:rPr>
            <w:rFonts w:ascii="Times New Roman" w:hAnsi="Times New Roman" w:cs="Times New Roman"/>
            <w:sz w:val="24"/>
            <w:szCs w:val="24"/>
          </w:rPr>
          <w:delText xml:space="preserve">almost significant </w:delText>
        </w:r>
        <w:r w:rsidRPr="00152D32" w:rsidDel="00FF291C">
          <w:rPr>
            <w:rFonts w:ascii="Times New Roman" w:hAnsi="Times New Roman" w:cs="Times New Roman"/>
            <w:sz w:val="24"/>
            <w:szCs w:val="24"/>
          </w:rPr>
          <w:delText xml:space="preserve">effect of Anxiety on PTG. The heterogeneity after considering Anxiety as a moderator was also high indicate by an </w:delText>
        </w:r>
      </w:del>
      <m:oMath>
        <m:sSup>
          <m:sSupPr>
            <m:ctrlPr>
              <w:del w:id="67" w:author="Qizhou Duan" w:date="2024-10-03T00:44:00Z" w16du:dateUtc="2024-10-03T04:44:00Z">
                <w:rPr>
                  <w:rFonts w:ascii="Cambria Math" w:hAnsi="Cambria Math" w:cs="Times New Roman"/>
                  <w:i/>
                  <w:sz w:val="24"/>
                  <w:szCs w:val="24"/>
                </w:rPr>
              </w:del>
            </m:ctrlPr>
          </m:sSupPr>
          <m:e>
            <m:r>
              <w:del w:id="68" w:author="Qizhou Duan" w:date="2024-10-03T00:44:00Z" w16du:dateUtc="2024-10-03T04:44:00Z">
                <w:rPr>
                  <w:rFonts w:ascii="Cambria Math" w:hAnsi="Cambria Math" w:cs="Times New Roman"/>
                  <w:sz w:val="24"/>
                  <w:szCs w:val="24"/>
                </w:rPr>
                <m:t>I</m:t>
              </w:del>
            </m:r>
          </m:e>
          <m:sup>
            <m:r>
              <w:del w:id="69" w:author="Qizhou Duan" w:date="2024-10-03T00:44:00Z" w16du:dateUtc="2024-10-03T04:44:00Z">
                <w:rPr>
                  <w:rFonts w:ascii="Cambria Math" w:hAnsi="Cambria Math" w:cs="Times New Roman"/>
                  <w:sz w:val="24"/>
                  <w:szCs w:val="24"/>
                </w:rPr>
                <m:t>2</m:t>
              </w:del>
            </m:r>
          </m:sup>
        </m:sSup>
      </m:oMath>
      <w:del w:id="70" w:author="Qizhou Duan" w:date="2024-10-03T00:44:00Z" w16du:dateUtc="2024-10-03T04:44:00Z">
        <w:r w:rsidRPr="00152D32" w:rsidDel="00FF291C">
          <w:rPr>
            <w:rFonts w:ascii="Times New Roman" w:hAnsi="Times New Roman" w:cs="Times New Roman"/>
            <w:sz w:val="24"/>
            <w:szCs w:val="24"/>
          </w:rPr>
          <w:delText xml:space="preserve"> of </w:delText>
        </w:r>
        <w:r w:rsidRPr="00152D32" w:rsidDel="00FF291C">
          <w:rPr>
            <w:rFonts w:ascii="Times New Roman" w:hAnsi="Times New Roman" w:cs="Times New Roman"/>
            <w:sz w:val="24"/>
            <w:szCs w:val="24"/>
            <w:lang w:eastAsia="zh-CN"/>
          </w:rPr>
          <w:delText>99.</w:delText>
        </w:r>
        <w:r w:rsidDel="00FF291C">
          <w:rPr>
            <w:rFonts w:ascii="Times New Roman" w:hAnsi="Times New Roman" w:cs="Times New Roman"/>
            <w:sz w:val="24"/>
            <w:szCs w:val="24"/>
            <w:lang w:eastAsia="zh-CN"/>
          </w:rPr>
          <w:delText>99</w:delText>
        </w:r>
        <w:r w:rsidRPr="00152D32" w:rsidDel="00FF291C">
          <w:rPr>
            <w:rFonts w:ascii="Times New Roman" w:hAnsi="Times New Roman" w:cs="Times New Roman"/>
            <w:sz w:val="24"/>
            <w:szCs w:val="24"/>
            <w:lang w:eastAsia="zh-CN"/>
          </w:rPr>
          <w:delText>%.</w:delText>
        </w:r>
      </w:del>
    </w:p>
    <w:p w14:paraId="28AE9C6B" w14:textId="28814191" w:rsidR="0020690F" w:rsidRPr="00152D32" w:rsidDel="00FF291C" w:rsidRDefault="0020690F">
      <w:pPr>
        <w:autoSpaceDE w:val="0"/>
        <w:autoSpaceDN w:val="0"/>
        <w:adjustRightInd w:val="0"/>
        <w:spacing w:after="0" w:line="480" w:lineRule="auto"/>
        <w:rPr>
          <w:del w:id="71" w:author="Qizhou Duan" w:date="2024-10-03T00:44:00Z" w16du:dateUtc="2024-10-03T04:44:00Z"/>
          <w:rFonts w:ascii="Times New Roman" w:hAnsi="Times New Roman" w:cs="Times New Roman"/>
          <w:b/>
          <w:bCs/>
          <w:i/>
          <w:iCs/>
          <w:sz w:val="24"/>
          <w:szCs w:val="24"/>
        </w:rPr>
      </w:pPr>
      <w:del w:id="72" w:author="Qizhou Duan" w:date="2024-10-03T00:44:00Z" w16du:dateUtc="2024-10-03T04:44:00Z">
        <w:r w:rsidRPr="00152D32" w:rsidDel="00FF291C">
          <w:rPr>
            <w:rFonts w:ascii="Times New Roman" w:hAnsi="Times New Roman" w:cs="Times New Roman"/>
            <w:b/>
            <w:bCs/>
            <w:i/>
            <w:iCs/>
            <w:sz w:val="24"/>
            <w:szCs w:val="24"/>
          </w:rPr>
          <w:delText xml:space="preserve">Social Support </w:delText>
        </w:r>
      </w:del>
    </w:p>
    <w:p w14:paraId="4DB38D96" w14:textId="734D29C5" w:rsidR="0020690F" w:rsidRPr="00152D32" w:rsidDel="00FF291C" w:rsidRDefault="0020690F">
      <w:pPr>
        <w:autoSpaceDE w:val="0"/>
        <w:autoSpaceDN w:val="0"/>
        <w:adjustRightInd w:val="0"/>
        <w:spacing w:after="0" w:line="480" w:lineRule="auto"/>
        <w:rPr>
          <w:del w:id="73" w:author="Qizhou Duan" w:date="2024-10-03T00:44:00Z" w16du:dateUtc="2024-10-03T04:44:00Z"/>
          <w:rFonts w:ascii="Times New Roman" w:hAnsi="Times New Roman" w:cs="Times New Roman"/>
          <w:b/>
          <w:bCs/>
          <w:sz w:val="24"/>
          <w:szCs w:val="24"/>
        </w:rPr>
        <w:pPrChange w:id="74" w:author="Qizhou Duan" w:date="2024-10-03T00:44:00Z" w16du:dateUtc="2024-10-03T04:44:00Z">
          <w:pPr>
            <w:autoSpaceDE w:val="0"/>
            <w:autoSpaceDN w:val="0"/>
            <w:adjustRightInd w:val="0"/>
            <w:spacing w:after="0" w:line="480" w:lineRule="auto"/>
            <w:ind w:firstLine="720"/>
          </w:pPr>
        </w:pPrChange>
      </w:pPr>
      <w:del w:id="75" w:author="Qizhou Duan" w:date="2024-10-03T00:44:00Z" w16du:dateUtc="2024-10-03T04:44:00Z">
        <w:r w:rsidRPr="00DA1A11" w:rsidDel="00FF291C">
          <w:rPr>
            <w:rFonts w:ascii="Times New Roman" w:hAnsi="Times New Roman" w:cs="Times New Roman"/>
            <w:sz w:val="24"/>
            <w:szCs w:val="24"/>
            <w:highlight w:val="yellow"/>
          </w:rPr>
          <w:delText>Seventeen</w:delText>
        </w:r>
        <w:r w:rsidRPr="00C309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selected studies discussed social support concerning PTG with a total of </w:delText>
        </w:r>
        <w:r w:rsidRPr="00726503" w:rsidDel="00FF291C">
          <w:rPr>
            <w:rFonts w:ascii="Times New Roman" w:hAnsi="Times New Roman" w:cs="Times New Roman"/>
            <w:sz w:val="24"/>
            <w:szCs w:val="24"/>
          </w:rPr>
          <w:delText>20,912</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726503" w:rsidDel="00FF291C">
          <w:delText xml:space="preserve"> </w:delText>
        </w:r>
        <w:r w:rsidRPr="00726503" w:rsidDel="00FF291C">
          <w:rPr>
            <w:rFonts w:ascii="Times New Roman" w:hAnsi="Times New Roman" w:cs="Times New Roman"/>
            <w:sz w:val="24"/>
            <w:szCs w:val="24"/>
          </w:rPr>
          <w:delText>1.6806</w:delText>
        </w:r>
        <w:r w:rsidRPr="00152D32" w:rsidDel="00FF291C">
          <w:rPr>
            <w:rFonts w:ascii="Times New Roman" w:hAnsi="Times New Roman" w:cs="Times New Roman"/>
            <w:sz w:val="24"/>
            <w:szCs w:val="24"/>
          </w:rPr>
          <w:delText xml:space="preserve"> , with Social Support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 xml:space="preserve">= </w:delText>
        </w:r>
        <w:r w:rsidRPr="00726503" w:rsidDel="00FF291C">
          <w:rPr>
            <w:rFonts w:ascii="Times New Roman" w:hAnsi="Times New Roman" w:cs="Times New Roman"/>
            <w:sz w:val="24"/>
            <w:szCs w:val="24"/>
          </w:rPr>
          <w:delText>1.3138</w:delText>
        </w:r>
        <w:r w:rsidRPr="00152D32" w:rsidDel="00FF291C">
          <w:rPr>
            <w:rFonts w:ascii="Times New Roman" w:hAnsi="Times New Roman" w:cs="Times New Roman"/>
            <w:sz w:val="24"/>
            <w:szCs w:val="24"/>
          </w:rPr>
          <w:delText xml:space="preserve"> ; 95%CI[-</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61</w:delText>
        </w:r>
        <w:r w:rsidRPr="00152D32" w:rsidDel="00FF291C">
          <w:rPr>
            <w:rFonts w:ascii="Times New Roman" w:hAnsi="Times New Roman" w:cs="Times New Roman"/>
            <w:sz w:val="24"/>
            <w:szCs w:val="24"/>
          </w:rPr>
          <w:delText xml:space="preserve">, </w:delText>
        </w:r>
        <w:r w:rsidDel="00FF291C">
          <w:rPr>
            <w:rFonts w:ascii="Times New Roman" w:hAnsi="Times New Roman" w:cs="Times New Roman"/>
            <w:sz w:val="24"/>
            <w:szCs w:val="24"/>
          </w:rPr>
          <w:delText>4.24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 xml:space="preserve">=0.37. Overall, social support did not contribute much to `variability in PTG across studies. This can be seen from the high  </w:delText>
        </w:r>
      </w:del>
      <m:oMath>
        <m:sSup>
          <m:sSupPr>
            <m:ctrlPr>
              <w:del w:id="76" w:author="Qizhou Duan" w:date="2024-10-03T00:44:00Z" w16du:dateUtc="2024-10-03T04:44:00Z">
                <w:rPr>
                  <w:rFonts w:ascii="Cambria Math" w:hAnsi="Cambria Math" w:cs="Times New Roman"/>
                  <w:i/>
                  <w:sz w:val="24"/>
                  <w:szCs w:val="24"/>
                </w:rPr>
              </w:del>
            </m:ctrlPr>
          </m:sSupPr>
          <m:e>
            <m:r>
              <w:del w:id="77" w:author="Qizhou Duan" w:date="2024-10-03T00:44:00Z" w16du:dateUtc="2024-10-03T04:44:00Z">
                <w:rPr>
                  <w:rFonts w:ascii="Cambria Math" w:hAnsi="Cambria Math" w:cs="Times New Roman"/>
                  <w:sz w:val="24"/>
                  <w:szCs w:val="24"/>
                </w:rPr>
                <m:t>I</m:t>
              </w:del>
            </m:r>
          </m:e>
          <m:sup>
            <m:r>
              <w:del w:id="78" w:author="Qizhou Duan" w:date="2024-10-03T00:44:00Z" w16du:dateUtc="2024-10-03T04:44:00Z">
                <w:rPr>
                  <w:rFonts w:ascii="Cambria Math" w:hAnsi="Cambria Math" w:cs="Times New Roman"/>
                  <w:sz w:val="24"/>
                  <w:szCs w:val="24"/>
                </w:rPr>
                <m:t>2</m:t>
              </w:del>
            </m:r>
          </m:sup>
        </m:sSup>
      </m:oMath>
      <w:del w:id="79" w:author="Qizhou Duan" w:date="2024-10-03T00:44:00Z" w16du:dateUtc="2024-10-03T04:44:00Z">
        <w:r w:rsidRPr="00152D32" w:rsidDel="00FF291C">
          <w:rPr>
            <w:rFonts w:ascii="Times New Roman" w:hAnsi="Times New Roman" w:cs="Times New Roman"/>
            <w:sz w:val="24"/>
            <w:szCs w:val="24"/>
          </w:rPr>
          <w:delText xml:space="preserve"> of 99.99% for the model that considered social support. Overall, social support did not contribute much to moderating the variability in PTG across studies.</w:delText>
        </w:r>
      </w:del>
    </w:p>
    <w:p w14:paraId="7C4B8FBA" w14:textId="5D211129" w:rsidR="0020690F" w:rsidRPr="00152D32" w:rsidDel="00FF291C" w:rsidRDefault="0020690F">
      <w:pPr>
        <w:tabs>
          <w:tab w:val="left" w:pos="2400"/>
        </w:tabs>
        <w:autoSpaceDE w:val="0"/>
        <w:autoSpaceDN w:val="0"/>
        <w:adjustRightInd w:val="0"/>
        <w:spacing w:after="0" w:line="480" w:lineRule="auto"/>
        <w:rPr>
          <w:del w:id="80" w:author="Qizhou Duan" w:date="2024-10-03T00:44:00Z" w16du:dateUtc="2024-10-03T04:44:00Z"/>
          <w:rFonts w:ascii="Times New Roman" w:hAnsi="Times New Roman" w:cs="Times New Roman"/>
          <w:i/>
          <w:iCs/>
          <w:sz w:val="24"/>
          <w:szCs w:val="24"/>
        </w:rPr>
      </w:pPr>
      <w:del w:id="81" w:author="Qizhou Duan" w:date="2024-10-03T00:44:00Z" w16du:dateUtc="2024-10-03T04:44:00Z">
        <w:r w:rsidRPr="00152D32" w:rsidDel="00FF291C">
          <w:rPr>
            <w:rFonts w:ascii="Times New Roman" w:hAnsi="Times New Roman" w:cs="Times New Roman"/>
            <w:b/>
            <w:bCs/>
            <w:i/>
            <w:iCs/>
            <w:sz w:val="24"/>
            <w:szCs w:val="24"/>
          </w:rPr>
          <w:delText>Spirituality</w:delText>
        </w:r>
        <w:r w:rsidRPr="00152D32" w:rsidDel="00FF291C">
          <w:rPr>
            <w:rFonts w:ascii="Times New Roman" w:hAnsi="Times New Roman" w:cs="Times New Roman"/>
            <w:b/>
            <w:bCs/>
            <w:i/>
            <w:iCs/>
            <w:sz w:val="24"/>
            <w:szCs w:val="24"/>
          </w:rPr>
          <w:tab/>
        </w:r>
      </w:del>
    </w:p>
    <w:p w14:paraId="79D5C369" w14:textId="5236796D" w:rsidR="0020690F" w:rsidRPr="00BF2773" w:rsidDel="00FF291C" w:rsidRDefault="0020690F">
      <w:pPr>
        <w:pStyle w:val="LO-normal"/>
        <w:spacing w:after="0" w:line="480" w:lineRule="auto"/>
        <w:rPr>
          <w:del w:id="82" w:author="Qizhou Duan" w:date="2024-10-03T00:44:00Z" w16du:dateUtc="2024-10-03T04:44:00Z"/>
          <w:rFonts w:ascii="Times New Roman" w:hAnsi="Times New Roman" w:cs="Times New Roman"/>
          <w:sz w:val="24"/>
          <w:szCs w:val="24"/>
          <w:lang w:eastAsia="zh-CN"/>
        </w:rPr>
        <w:pPrChange w:id="83" w:author="Qizhou Duan" w:date="2024-10-03T00:44:00Z" w16du:dateUtc="2024-10-03T04:44:00Z">
          <w:pPr>
            <w:pStyle w:val="LO-normal"/>
            <w:spacing w:after="0" w:line="480" w:lineRule="auto"/>
            <w:ind w:firstLine="720"/>
          </w:pPr>
        </w:pPrChange>
      </w:pPr>
      <w:del w:id="84" w:author="Qizhou Duan" w:date="2024-10-03T00:44:00Z" w16du:dateUtc="2024-10-03T04:44:00Z">
        <w:r w:rsidRPr="00152D32" w:rsidDel="00FF291C">
          <w:rPr>
            <w:rFonts w:ascii="Times New Roman" w:hAnsi="Times New Roman" w:cs="Times New Roman"/>
            <w:sz w:val="24"/>
            <w:szCs w:val="24"/>
          </w:rPr>
          <w:delText>Finally, there were 25</w:delText>
        </w:r>
        <w:r w:rsidRPr="004316C0"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studies that examined religion and spirituality with a total of </w:delText>
        </w:r>
        <w:r w:rsidRPr="004316C0" w:rsidDel="00FF291C">
          <w:rPr>
            <w:rFonts w:ascii="Times New Roman" w:hAnsi="Times New Roman" w:cs="Times New Roman"/>
            <w:sz w:val="24"/>
            <w:szCs w:val="24"/>
          </w:rPr>
          <w:delText>15,263</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4316C0" w:rsidDel="00FF291C">
          <w:delText xml:space="preserve"> </w:delText>
        </w:r>
        <w:r w:rsidRPr="004316C0" w:rsidDel="00FF291C">
          <w:rPr>
            <w:rFonts w:ascii="Times New Roman" w:hAnsi="Times New Roman" w:cs="Times New Roman"/>
            <w:sz w:val="24"/>
            <w:szCs w:val="24"/>
          </w:rPr>
          <w:delText xml:space="preserve">1.42 </w:delText>
        </w:r>
        <w:r w:rsidRPr="00152D32" w:rsidDel="00FF291C">
          <w:rPr>
            <w:rFonts w:ascii="Times New Roman" w:hAnsi="Times New Roman" w:cs="Times New Roman"/>
            <w:sz w:val="24"/>
            <w:szCs w:val="24"/>
          </w:rPr>
          <w:delText xml:space="preserve">, and the regression estimate for spirituality was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RPr="006369F3" w:rsidDel="00FF291C">
          <w:delText xml:space="preserve"> </w:delText>
        </w:r>
        <w:r w:rsidRPr="006369F3" w:rsidDel="00FF291C">
          <w:rPr>
            <w:rFonts w:ascii="Times New Roman" w:hAnsi="Times New Roman" w:cs="Times New Roman"/>
            <w:sz w:val="24"/>
            <w:szCs w:val="24"/>
          </w:rPr>
          <w:delText>1.6</w:delText>
        </w:r>
        <w:r w:rsidDel="00FF291C">
          <w:rPr>
            <w:rFonts w:ascii="Times New Roman" w:hAnsi="Times New Roman" w:cs="Times New Roman"/>
            <w:sz w:val="24"/>
            <w:szCs w:val="24"/>
          </w:rPr>
          <w:delText>6</w:delText>
        </w:r>
        <w:r w:rsidRPr="00152D32" w:rsidDel="00FF291C">
          <w:rPr>
            <w:rFonts w:ascii="Times New Roman" w:hAnsi="Times New Roman" w:cs="Times New Roman"/>
            <w:sz w:val="24"/>
            <w:szCs w:val="24"/>
          </w:rPr>
          <w:delText>; 95%CI</w:delText>
        </w:r>
        <w:r w:rsidRPr="00727DB5" w:rsidDel="00FF291C">
          <w:delText xml:space="preserve"> </w:delText>
        </w:r>
        <w:r w:rsidRPr="00727DB5" w:rsidDel="00FF291C">
          <w:rPr>
            <w:rFonts w:ascii="Times New Roman" w:hAnsi="Times New Roman" w:cs="Times New Roman"/>
            <w:sz w:val="24"/>
            <w:szCs w:val="24"/>
          </w:rPr>
          <w:delText>-0.9</w:delText>
        </w:r>
        <w:r w:rsidDel="00FF291C">
          <w:rPr>
            <w:rFonts w:ascii="Times New Roman" w:hAnsi="Times New Roman" w:cs="Times New Roman"/>
            <w:sz w:val="24"/>
            <w:szCs w:val="24"/>
          </w:rPr>
          <w:delText>3</w:delText>
        </w:r>
        <w:r w:rsidRPr="00727D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 </w:delText>
        </w:r>
        <w:r w:rsidRPr="00727DB5" w:rsidDel="00FF291C">
          <w:rPr>
            <w:rFonts w:ascii="Times New Roman" w:hAnsi="Times New Roman" w:cs="Times New Roman"/>
            <w:sz w:val="24"/>
            <w:szCs w:val="24"/>
          </w:rPr>
          <w:delText>4.2</w:delText>
        </w:r>
        <w:r w:rsidDel="00FF291C">
          <w:rPr>
            <w:rFonts w:ascii="Times New Roman" w:hAnsi="Times New Roman" w:cs="Times New Roman"/>
            <w:sz w:val="24"/>
            <w:szCs w:val="24"/>
          </w:rPr>
          <w:delText>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w:delText>
        </w:r>
        <w:r w:rsidRPr="00727DB5" w:rsidDel="00FF291C">
          <w:delText xml:space="preserve"> </w:delText>
        </w:r>
        <w:r w:rsidRPr="00727DB5" w:rsidDel="00FF291C">
          <w:rPr>
            <w:rFonts w:ascii="Times New Roman" w:hAnsi="Times New Roman" w:cs="Times New Roman"/>
            <w:sz w:val="24"/>
            <w:szCs w:val="24"/>
          </w:rPr>
          <w:delText>0.2</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 xml:space="preserve">. Thus, there was no relation between spirituality and PTG. The </w:delText>
        </w:r>
      </w:del>
      <m:oMath>
        <m:sSup>
          <m:sSupPr>
            <m:ctrlPr>
              <w:del w:id="85" w:author="Qizhou Duan" w:date="2024-10-03T00:44:00Z" w16du:dateUtc="2024-10-03T04:44:00Z">
                <w:rPr>
                  <w:rFonts w:ascii="Cambria Math" w:hAnsi="Cambria Math" w:cs="Times New Roman"/>
                  <w:i/>
                  <w:sz w:val="24"/>
                  <w:szCs w:val="24"/>
                </w:rPr>
              </w:del>
            </m:ctrlPr>
          </m:sSupPr>
          <m:e>
            <m:r>
              <w:del w:id="86" w:author="Qizhou Duan" w:date="2024-10-03T00:44:00Z" w16du:dateUtc="2024-10-03T04:44:00Z">
                <w:rPr>
                  <w:rFonts w:ascii="Cambria Math" w:hAnsi="Cambria Math" w:cs="Times New Roman"/>
                  <w:sz w:val="24"/>
                  <w:szCs w:val="24"/>
                </w:rPr>
                <m:t>I</m:t>
              </w:del>
            </m:r>
          </m:e>
          <m:sup>
            <m:r>
              <w:del w:id="87" w:author="Qizhou Duan" w:date="2024-10-03T00:44:00Z" w16du:dateUtc="2024-10-03T04:44:00Z">
                <w:rPr>
                  <w:rFonts w:ascii="Cambria Math" w:hAnsi="Cambria Math" w:cs="Times New Roman"/>
                  <w:sz w:val="24"/>
                  <w:szCs w:val="24"/>
                </w:rPr>
                <m:t>2</m:t>
              </w:del>
            </m:r>
          </m:sup>
        </m:sSup>
      </m:oMath>
      <w:del w:id="88" w:author="Qizhou Duan" w:date="2024-10-03T00:44:00Z" w16du:dateUtc="2024-10-03T04:44:00Z">
        <w:r w:rsidRPr="00152D32" w:rsidDel="00FF291C">
          <w:rPr>
            <w:rFonts w:ascii="Times New Roman" w:hAnsi="Times New Roman" w:cs="Times New Roman"/>
            <w:sz w:val="24"/>
            <w:szCs w:val="24"/>
          </w:rPr>
          <w:delText xml:space="preserve">  for the model regarding spirituality was (99.</w:delText>
        </w:r>
        <w:r w:rsidDel="00FF291C">
          <w:rPr>
            <w:rFonts w:ascii="Times New Roman" w:hAnsi="Times New Roman" w:cs="Times New Roman"/>
            <w:sz w:val="24"/>
            <w:szCs w:val="24"/>
          </w:rPr>
          <w:delText>99</w:delText>
        </w:r>
        <w:r w:rsidRPr="00152D32" w:rsidDel="00FF291C">
          <w:rPr>
            <w:rFonts w:ascii="Times New Roman" w:hAnsi="Times New Roman" w:cs="Times New Roman"/>
            <w:sz w:val="24"/>
            <w:szCs w:val="24"/>
          </w:rPr>
          <w:delText>%).</w:delText>
        </w:r>
      </w:del>
    </w:p>
    <w:p w14:paraId="18B68244" w14:textId="0EDD2484" w:rsidR="0020690F" w:rsidDel="00FF291C" w:rsidRDefault="0020690F">
      <w:pPr>
        <w:spacing w:after="0" w:line="480" w:lineRule="auto"/>
        <w:rPr>
          <w:del w:id="89" w:author="Qizhou Duan" w:date="2024-10-03T00:44:00Z" w16du:dateUtc="2024-10-03T04:44:00Z"/>
          <w:rFonts w:ascii="Times New Roman" w:hAnsi="Times New Roman" w:cs="Times New Roman"/>
          <w:b/>
          <w:bCs/>
          <w:spacing w:val="-2"/>
          <w:sz w:val="24"/>
          <w:szCs w:val="24"/>
        </w:rPr>
      </w:pPr>
    </w:p>
    <w:p w14:paraId="2CB02C91" w14:textId="035F339A" w:rsidR="0020690F" w:rsidDel="00FF291C" w:rsidRDefault="0020690F">
      <w:pPr>
        <w:tabs>
          <w:tab w:val="left" w:pos="2745"/>
          <w:tab w:val="left" w:pos="3645"/>
        </w:tabs>
        <w:spacing w:after="0" w:line="480" w:lineRule="auto"/>
        <w:rPr>
          <w:del w:id="90" w:author="Qizhou Duan" w:date="2024-10-03T00:44:00Z" w16du:dateUtc="2024-10-03T04:44:00Z"/>
          <w:rFonts w:ascii="Times New Roman" w:hAnsi="Times New Roman"/>
          <w:sz w:val="24"/>
          <w:szCs w:val="24"/>
        </w:rPr>
      </w:pPr>
      <w:del w:id="91" w:author="Qizhou Duan" w:date="2024-10-03T00:44:00Z" w16du:dateUtc="2024-10-03T04:44:00Z">
        <w:r w:rsidRPr="007B2628" w:rsidDel="00FF291C">
          <w:rPr>
            <w:rFonts w:ascii="Times New Roman" w:hAnsi="Times New Roman"/>
            <w:sz w:val="24"/>
            <w:szCs w:val="24"/>
          </w:rPr>
          <w:delText xml:space="preserve">Also, subgroup analyses did not provide explanation for this heterogeneity. </w:delText>
        </w:r>
        <w:r w:rsidRPr="007B2628" w:rsidDel="00FF291C">
          <w:rPr>
            <w:rFonts w:ascii="Times New Roman" w:hAnsi="Times New Roman"/>
            <w:sz w:val="24"/>
            <w:szCs w:val="24"/>
            <w:highlight w:val="yellow"/>
          </w:rPr>
          <w:delText>The high heterogeneity is likely to be caused by the extensive span of the number of articles we reviewed and the variety of corresponding sample sizes in each of the articles. However, based on the subgroup analysis,  it</w:delText>
        </w:r>
        <w:r w:rsidRPr="007B2628" w:rsidDel="00FF291C">
          <w:rPr>
            <w:rFonts w:ascii="Times New Roman" w:hAnsi="Times New Roman"/>
            <w:sz w:val="24"/>
            <w:szCs w:val="24"/>
          </w:rPr>
          <w:delText xml:space="preserve"> remains unclear if individual characteristics (e.g., gender, age) and risk or protective factors may take a part</w:delText>
        </w:r>
        <w:r w:rsidDel="00FF291C">
          <w:rPr>
            <w:rFonts w:ascii="Times New Roman" w:hAnsi="Times New Roman"/>
            <w:sz w:val="24"/>
            <w:szCs w:val="24"/>
          </w:rPr>
          <w:delText>.</w:delText>
        </w:r>
      </w:del>
    </w:p>
    <w:p w14:paraId="7DAA838C" w14:textId="312A14BC" w:rsidR="0020690F" w:rsidRPr="00004626" w:rsidDel="00FF291C" w:rsidRDefault="0020690F">
      <w:pPr>
        <w:spacing w:after="0" w:line="480" w:lineRule="auto"/>
        <w:rPr>
          <w:del w:id="92" w:author="Qizhou Duan" w:date="2024-10-03T00:44:00Z" w16du:dateUtc="2024-10-03T04:44:00Z"/>
          <w:rFonts w:ascii="Times New Roman" w:hAnsi="Times New Roman" w:cs="Times New Roman"/>
          <w:sz w:val="24"/>
          <w:szCs w:val="24"/>
          <w:highlight w:val="lightGray"/>
        </w:rPr>
        <w:pPrChange w:id="93" w:author="Qizhou Duan" w:date="2024-10-03T00:44:00Z" w16du:dateUtc="2024-10-03T04:44:00Z">
          <w:pPr>
            <w:spacing w:after="0" w:line="480" w:lineRule="auto"/>
            <w:ind w:firstLine="720"/>
          </w:pPr>
        </w:pPrChange>
      </w:pPr>
      <w:del w:id="94" w:author="Qizhou Duan" w:date="2024-10-03T00:44:00Z" w16du:dateUtc="2024-10-03T04:44:00Z">
        <w:r w:rsidRPr="75B9AA42" w:rsidDel="00FF291C">
          <w:rPr>
            <w:rFonts w:ascii="Times New Roman" w:hAnsi="Times New Roman" w:cs="Times New Roman"/>
            <w:sz w:val="24"/>
            <w:szCs w:val="24"/>
          </w:rPr>
          <w:delText xml:space="preserve">This negative finding does not end but calls for a new level of clinical awareness and investigation after the </w:delText>
        </w:r>
        <w:r w:rsidRPr="00004626" w:rsidDel="00FF291C">
          <w:rPr>
            <w:rFonts w:ascii="Times New Roman" w:hAnsi="Times New Roman" w:cs="Times New Roman"/>
            <w:sz w:val="24"/>
            <w:szCs w:val="24"/>
            <w:highlight w:val="lightGray"/>
          </w:rPr>
          <w:delText>Covid-19 survival.</w:delText>
        </w:r>
      </w:del>
    </w:p>
    <w:p w14:paraId="1185A000" w14:textId="26E74FAC" w:rsidR="0020690F" w:rsidRPr="00BF2773" w:rsidDel="00FF291C" w:rsidRDefault="0020690F">
      <w:pPr>
        <w:tabs>
          <w:tab w:val="left" w:pos="2745"/>
          <w:tab w:val="left" w:pos="3645"/>
        </w:tabs>
        <w:spacing w:after="0" w:line="480" w:lineRule="auto"/>
        <w:rPr>
          <w:del w:id="95" w:author="Qizhou Duan" w:date="2024-10-03T00:44:00Z" w16du:dateUtc="2024-10-03T04:44:00Z"/>
          <w:rFonts w:ascii="Times New Roman" w:hAnsi="Times New Roman" w:cs="Times New Roman"/>
          <w:b/>
          <w:bCs/>
          <w:sz w:val="24"/>
          <w:szCs w:val="24"/>
        </w:rPr>
      </w:pPr>
      <w:del w:id="96" w:author="Qizhou Duan" w:date="2024-10-03T00:44:00Z" w16du:dateUtc="2024-10-03T04:44:00Z">
        <w:r w:rsidRPr="00BF2773" w:rsidDel="00FF291C">
          <w:rPr>
            <w:rFonts w:ascii="Times New Roman" w:hAnsi="Times New Roman" w:cs="Times New Roman"/>
            <w:b/>
            <w:bCs/>
            <w:sz w:val="24"/>
            <w:szCs w:val="24"/>
          </w:rPr>
          <w:delText>Clinical Significance</w:delText>
        </w:r>
        <w:r w:rsidRPr="00BF2773" w:rsidDel="00FF291C">
          <w:rPr>
            <w:rFonts w:ascii="Times New Roman" w:hAnsi="Times New Roman" w:cs="Times New Roman"/>
            <w:b/>
            <w:bCs/>
            <w:sz w:val="24"/>
            <w:szCs w:val="24"/>
          </w:rPr>
          <w:tab/>
        </w:r>
        <w:r w:rsidRPr="00BF2773" w:rsidDel="00FF291C">
          <w:rPr>
            <w:rFonts w:ascii="Times New Roman" w:hAnsi="Times New Roman" w:cs="Times New Roman"/>
            <w:b/>
            <w:bCs/>
            <w:sz w:val="24"/>
            <w:szCs w:val="24"/>
          </w:rPr>
          <w:tab/>
        </w:r>
      </w:del>
    </w:p>
    <w:p w14:paraId="4E57E981" w14:textId="7A009505" w:rsidR="0020690F" w:rsidRPr="00BF2773" w:rsidDel="00FF291C" w:rsidRDefault="0020690F">
      <w:pPr>
        <w:spacing w:after="0" w:line="480" w:lineRule="auto"/>
        <w:rPr>
          <w:del w:id="97" w:author="Qizhou Duan" w:date="2024-10-03T00:44:00Z" w16du:dateUtc="2024-10-03T04:44:00Z"/>
          <w:rFonts w:ascii="Times New Roman" w:hAnsi="Times New Roman" w:cs="Times New Roman"/>
          <w:sz w:val="24"/>
          <w:szCs w:val="24"/>
        </w:rPr>
        <w:pPrChange w:id="98" w:author="Qizhou Duan" w:date="2024-10-03T00:44:00Z" w16du:dateUtc="2024-10-03T04:44:00Z">
          <w:pPr>
            <w:spacing w:after="0" w:line="480" w:lineRule="auto"/>
            <w:ind w:firstLine="720"/>
          </w:pPr>
        </w:pPrChange>
      </w:pPr>
      <w:del w:id="99" w:author="Qizhou Duan" w:date="2024-10-03T00:44:00Z" w16du:dateUtc="2024-10-03T04:44:00Z">
        <w:r w:rsidRPr="00BF2773" w:rsidDel="00FF291C">
          <w:rPr>
            <w:rFonts w:ascii="Times New Roman" w:hAnsi="Times New Roman" w:cs="Times New Roman"/>
            <w:sz w:val="24"/>
            <w:szCs w:val="24"/>
          </w:rPr>
          <w:delTex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delText>
        </w:r>
      </w:del>
    </w:p>
    <w:p w14:paraId="1DA5DAF9" w14:textId="46813015" w:rsidR="0020690F" w:rsidRPr="00BF2773" w:rsidDel="00FF291C" w:rsidRDefault="0020690F">
      <w:pPr>
        <w:spacing w:after="0" w:line="480" w:lineRule="auto"/>
        <w:rPr>
          <w:del w:id="100" w:author="Qizhou Duan" w:date="2024-10-03T00:44:00Z" w16du:dateUtc="2024-10-03T04:44:00Z"/>
          <w:rFonts w:ascii="Times New Roman" w:hAnsi="Times New Roman" w:cs="Times New Roman"/>
          <w:sz w:val="24"/>
          <w:szCs w:val="24"/>
        </w:rPr>
        <w:pPrChange w:id="101" w:author="Qizhou Duan" w:date="2024-10-03T00:44:00Z" w16du:dateUtc="2024-10-03T04:44:00Z">
          <w:pPr>
            <w:spacing w:after="0" w:line="480" w:lineRule="auto"/>
            <w:ind w:firstLine="720"/>
          </w:pPr>
        </w:pPrChange>
      </w:pPr>
      <w:del w:id="102" w:author="Qizhou Duan" w:date="2024-10-03T00:44:00Z" w16du:dateUtc="2024-10-03T04:44:00Z">
        <w:r w:rsidRPr="75B9AA42" w:rsidDel="00FF291C">
          <w:rPr>
            <w:rFonts w:ascii="Times New Roman" w:hAnsi="Times New Roman" w:cs="Times New Roman"/>
            <w:sz w:val="24"/>
            <w:szCs w:val="24"/>
          </w:rPr>
          <w:delTex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delText>
        </w:r>
        <w:r w:rsidRPr="75B9AA42" w:rsidDel="00FF291C">
          <w:rPr>
            <w:rFonts w:ascii="Times New Roman" w:hAnsi="Times New Roman" w:cs="Times New Roman"/>
            <w:sz w:val="24"/>
            <w:szCs w:val="24"/>
            <w:vertAlign w:val="superscript"/>
          </w:rPr>
          <w:delText xml:space="preserve"> </w:delText>
        </w:r>
        <w:r w:rsidRPr="75B9AA42" w:rsidDel="00FF291C">
          <w:rPr>
            <w:rFonts w:ascii="Times New Roman" w:hAnsi="Times New Roman" w:cs="Times New Roman"/>
            <w:sz w:val="24"/>
            <w:szCs w:val="24"/>
          </w:rPr>
          <w:delText xml:space="preserve">If this is the case for people affected by pandemics, the development of PTG-enhancing interventions may benefit patients and high-risk care providers. </w:delText>
        </w:r>
      </w:del>
    </w:p>
    <w:p w14:paraId="7ECE4584" w14:textId="6DA058F6" w:rsidR="0020690F" w:rsidRPr="00BF2773" w:rsidDel="00FF291C" w:rsidRDefault="0020690F">
      <w:pPr>
        <w:spacing w:after="0" w:line="480" w:lineRule="auto"/>
        <w:rPr>
          <w:del w:id="103" w:author="Qizhou Duan" w:date="2024-10-03T00:44:00Z" w16du:dateUtc="2024-10-03T04:44:00Z"/>
          <w:rFonts w:ascii="Times New Roman" w:hAnsi="Times New Roman" w:cs="Times New Roman"/>
          <w:sz w:val="24"/>
          <w:szCs w:val="24"/>
        </w:rPr>
        <w:pPrChange w:id="104" w:author="Qizhou Duan" w:date="2024-10-03T00:44:00Z" w16du:dateUtc="2024-10-03T04:44:00Z">
          <w:pPr>
            <w:spacing w:after="0" w:line="480" w:lineRule="auto"/>
            <w:ind w:firstLine="720"/>
          </w:pPr>
        </w:pPrChange>
      </w:pPr>
      <w:del w:id="105" w:author="Qizhou Duan" w:date="2024-10-03T00:44:00Z" w16du:dateUtc="2024-10-03T04:44:00Z">
        <w:r w:rsidRPr="75B9AA42" w:rsidDel="00FF291C">
          <w:rPr>
            <w:rFonts w:ascii="Times New Roman" w:hAnsi="Times New Roman" w:cs="Times New Roman"/>
            <w:sz w:val="24"/>
            <w:szCs w:val="24"/>
          </w:rPr>
          <w:delText xml:space="preserve">Finally, PTG and pathology (e.g., depression, PTSD) belong to two different paradigms in posttraumatic human wellbeing, </w:delText>
        </w:r>
        <w:r w:rsidRPr="75B9AA42" w:rsidDel="00FF291C">
          <w:rPr>
            <w:rFonts w:ascii="Times New Roman" w:hAnsi="Times New Roman" w:cs="Times New Roman"/>
            <w:i/>
            <w:iCs/>
            <w:sz w:val="24"/>
            <w:szCs w:val="24"/>
          </w:rPr>
          <w:delText xml:space="preserve">hedonic </w:delText>
        </w:r>
        <w:r w:rsidRPr="75B9AA42" w:rsidDel="00FF291C">
          <w:rPr>
            <w:rFonts w:ascii="Times New Roman" w:hAnsi="Times New Roman" w:cs="Times New Roman"/>
            <w:sz w:val="24"/>
            <w:szCs w:val="24"/>
          </w:rPr>
          <w:delText>versus</w:delText>
        </w:r>
        <w:r w:rsidRPr="75B9AA42" w:rsidDel="00FF291C">
          <w:rPr>
            <w:rFonts w:ascii="Times New Roman" w:hAnsi="Times New Roman" w:cs="Times New Roman"/>
            <w:i/>
            <w:iCs/>
            <w:sz w:val="24"/>
            <w:szCs w:val="24"/>
          </w:rPr>
          <w:delText xml:space="preserve"> eudaemonic well-</w:delText>
        </w:r>
        <w:r w:rsidRPr="75B9AA42" w:rsidDel="00FF291C">
          <w:rPr>
            <w:rFonts w:ascii="Times New Roman" w:hAnsi="Times New Roman" w:cs="Times New Roman"/>
            <w:sz w:val="24"/>
            <w:szCs w:val="24"/>
          </w:rPr>
          <w:delTex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delText>
        </w:r>
      </w:del>
    </w:p>
    <w:p w14:paraId="29B96E5D" w14:textId="77777777" w:rsidR="00784973" w:rsidRPr="00BF2773" w:rsidRDefault="00784973">
      <w:pPr>
        <w:suppressAutoHyphens w:val="0"/>
        <w:rPr>
          <w:rFonts w:ascii="Times New Roman" w:hAnsi="Times New Roman" w:cs="Times New Roman"/>
          <w:sz w:val="24"/>
          <w:szCs w:val="24"/>
        </w:rPr>
        <w:pPrChange w:id="106" w:author="Qizhou Duan" w:date="2024-10-03T00:44:00Z" w16du:dateUtc="2024-10-03T04:44:00Z">
          <w:pPr>
            <w:tabs>
              <w:tab w:val="left" w:pos="4950"/>
            </w:tabs>
            <w:spacing w:after="0" w:line="480" w:lineRule="auto"/>
            <w:ind w:firstLine="720"/>
          </w:pPr>
        </w:pPrChange>
      </w:pPr>
    </w:p>
    <w:sectPr w:rsidR="00784973"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6814B" w14:textId="77777777" w:rsidR="00933E12" w:rsidRDefault="00933E12">
      <w:pPr>
        <w:spacing w:after="0" w:line="240" w:lineRule="auto"/>
      </w:pPr>
      <w:r>
        <w:separator/>
      </w:r>
    </w:p>
  </w:endnote>
  <w:endnote w:type="continuationSeparator" w:id="0">
    <w:p w14:paraId="34852528" w14:textId="77777777" w:rsidR="00933E12" w:rsidRDefault="0093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5CD27" w14:textId="77777777" w:rsidR="00933E12" w:rsidRDefault="00933E12">
      <w:pPr>
        <w:spacing w:after="0" w:line="240" w:lineRule="auto"/>
      </w:pPr>
      <w:r>
        <w:separator/>
      </w:r>
    </w:p>
  </w:footnote>
  <w:footnote w:type="continuationSeparator" w:id="0">
    <w:p w14:paraId="09D3E5B2" w14:textId="77777777" w:rsidR="00933E12" w:rsidRDefault="0093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46F3"/>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24"/>
    <w:rsid w:val="00054F76"/>
    <w:rsid w:val="00056073"/>
    <w:rsid w:val="000610CF"/>
    <w:rsid w:val="0006148D"/>
    <w:rsid w:val="0006160B"/>
    <w:rsid w:val="00065903"/>
    <w:rsid w:val="000660F7"/>
    <w:rsid w:val="000661D7"/>
    <w:rsid w:val="00066920"/>
    <w:rsid w:val="00066AF3"/>
    <w:rsid w:val="000709F0"/>
    <w:rsid w:val="0007202F"/>
    <w:rsid w:val="00072BAC"/>
    <w:rsid w:val="00072CB4"/>
    <w:rsid w:val="00074FA1"/>
    <w:rsid w:val="00076145"/>
    <w:rsid w:val="0007676D"/>
    <w:rsid w:val="0008235B"/>
    <w:rsid w:val="0008287A"/>
    <w:rsid w:val="0008385C"/>
    <w:rsid w:val="00083A66"/>
    <w:rsid w:val="00083F8E"/>
    <w:rsid w:val="00087E1E"/>
    <w:rsid w:val="00091382"/>
    <w:rsid w:val="00097356"/>
    <w:rsid w:val="0009DE49"/>
    <w:rsid w:val="000A1EAC"/>
    <w:rsid w:val="000A20A5"/>
    <w:rsid w:val="000B0156"/>
    <w:rsid w:val="000B175C"/>
    <w:rsid w:val="000B4B24"/>
    <w:rsid w:val="000B4EF5"/>
    <w:rsid w:val="000B6A95"/>
    <w:rsid w:val="000C066B"/>
    <w:rsid w:val="000C3E07"/>
    <w:rsid w:val="000C702E"/>
    <w:rsid w:val="000D125A"/>
    <w:rsid w:val="000D25C3"/>
    <w:rsid w:val="000D41BA"/>
    <w:rsid w:val="000D6398"/>
    <w:rsid w:val="000D6463"/>
    <w:rsid w:val="000D6F51"/>
    <w:rsid w:val="000D77BF"/>
    <w:rsid w:val="000E188E"/>
    <w:rsid w:val="000E5893"/>
    <w:rsid w:val="000E7A30"/>
    <w:rsid w:val="000F01D6"/>
    <w:rsid w:val="000F69C8"/>
    <w:rsid w:val="000F7A3A"/>
    <w:rsid w:val="000F7BF9"/>
    <w:rsid w:val="00104998"/>
    <w:rsid w:val="00105FA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767"/>
    <w:rsid w:val="00127A63"/>
    <w:rsid w:val="00133FA9"/>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6B4F"/>
    <w:rsid w:val="00157EA0"/>
    <w:rsid w:val="0016056F"/>
    <w:rsid w:val="00162AC0"/>
    <w:rsid w:val="00163343"/>
    <w:rsid w:val="00163809"/>
    <w:rsid w:val="00166E5D"/>
    <w:rsid w:val="00170379"/>
    <w:rsid w:val="00170C8F"/>
    <w:rsid w:val="001728E5"/>
    <w:rsid w:val="001748DE"/>
    <w:rsid w:val="00174955"/>
    <w:rsid w:val="00175D1F"/>
    <w:rsid w:val="00175E01"/>
    <w:rsid w:val="001766AB"/>
    <w:rsid w:val="001801DF"/>
    <w:rsid w:val="001803F4"/>
    <w:rsid w:val="00180DD9"/>
    <w:rsid w:val="00183565"/>
    <w:rsid w:val="00185165"/>
    <w:rsid w:val="00186B79"/>
    <w:rsid w:val="00186E27"/>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3D52"/>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0690F"/>
    <w:rsid w:val="00213403"/>
    <w:rsid w:val="00213C9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2FDC"/>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131C"/>
    <w:rsid w:val="0029185B"/>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4AFF"/>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4CF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2A9"/>
    <w:rsid w:val="00346393"/>
    <w:rsid w:val="00346F78"/>
    <w:rsid w:val="003500AA"/>
    <w:rsid w:val="00352E59"/>
    <w:rsid w:val="00353292"/>
    <w:rsid w:val="00354937"/>
    <w:rsid w:val="003559FE"/>
    <w:rsid w:val="00360023"/>
    <w:rsid w:val="00360CB4"/>
    <w:rsid w:val="003613A9"/>
    <w:rsid w:val="003638E3"/>
    <w:rsid w:val="00363EB9"/>
    <w:rsid w:val="003667F8"/>
    <w:rsid w:val="0036770E"/>
    <w:rsid w:val="003716E0"/>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58"/>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2DE"/>
    <w:rsid w:val="003D3B3F"/>
    <w:rsid w:val="003D3FE1"/>
    <w:rsid w:val="003D4B8D"/>
    <w:rsid w:val="003D5AF9"/>
    <w:rsid w:val="003E078D"/>
    <w:rsid w:val="003E2061"/>
    <w:rsid w:val="003E296B"/>
    <w:rsid w:val="003E31E0"/>
    <w:rsid w:val="003E4588"/>
    <w:rsid w:val="003E57D7"/>
    <w:rsid w:val="003E5F1A"/>
    <w:rsid w:val="003F229D"/>
    <w:rsid w:val="003F2EAB"/>
    <w:rsid w:val="003F36EF"/>
    <w:rsid w:val="003F4344"/>
    <w:rsid w:val="003F5456"/>
    <w:rsid w:val="003F67F9"/>
    <w:rsid w:val="004001BA"/>
    <w:rsid w:val="00402E5C"/>
    <w:rsid w:val="00403803"/>
    <w:rsid w:val="00403D12"/>
    <w:rsid w:val="0040633C"/>
    <w:rsid w:val="00406778"/>
    <w:rsid w:val="00410515"/>
    <w:rsid w:val="00411B37"/>
    <w:rsid w:val="00412DCD"/>
    <w:rsid w:val="00414655"/>
    <w:rsid w:val="0041576B"/>
    <w:rsid w:val="004157E6"/>
    <w:rsid w:val="00416243"/>
    <w:rsid w:val="0042089C"/>
    <w:rsid w:val="00423F5B"/>
    <w:rsid w:val="0042489F"/>
    <w:rsid w:val="004248F7"/>
    <w:rsid w:val="00425EEF"/>
    <w:rsid w:val="0042602A"/>
    <w:rsid w:val="0042F47B"/>
    <w:rsid w:val="00431084"/>
    <w:rsid w:val="00431B76"/>
    <w:rsid w:val="0043424D"/>
    <w:rsid w:val="004352F1"/>
    <w:rsid w:val="00436079"/>
    <w:rsid w:val="00440C89"/>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5DA2"/>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1FE"/>
    <w:rsid w:val="004F78E0"/>
    <w:rsid w:val="005001FC"/>
    <w:rsid w:val="0050083C"/>
    <w:rsid w:val="005008D8"/>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37188"/>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6D0"/>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2E41"/>
    <w:rsid w:val="006836B3"/>
    <w:rsid w:val="006839F4"/>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0FD0"/>
    <w:rsid w:val="006C3A9C"/>
    <w:rsid w:val="006C3DB3"/>
    <w:rsid w:val="006C4B92"/>
    <w:rsid w:val="006C68DA"/>
    <w:rsid w:val="006D146B"/>
    <w:rsid w:val="006D2CBC"/>
    <w:rsid w:val="006D3440"/>
    <w:rsid w:val="006D72EE"/>
    <w:rsid w:val="006E0191"/>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3D2C"/>
    <w:rsid w:val="00754554"/>
    <w:rsid w:val="00755A57"/>
    <w:rsid w:val="007611E8"/>
    <w:rsid w:val="00763C6B"/>
    <w:rsid w:val="00764CE3"/>
    <w:rsid w:val="00770609"/>
    <w:rsid w:val="00773652"/>
    <w:rsid w:val="0077642B"/>
    <w:rsid w:val="00776AA1"/>
    <w:rsid w:val="00780F81"/>
    <w:rsid w:val="00781EA8"/>
    <w:rsid w:val="00782DBB"/>
    <w:rsid w:val="00784973"/>
    <w:rsid w:val="007867F9"/>
    <w:rsid w:val="00786D16"/>
    <w:rsid w:val="00790AD5"/>
    <w:rsid w:val="00791233"/>
    <w:rsid w:val="00793B9B"/>
    <w:rsid w:val="00793DD4"/>
    <w:rsid w:val="007966B4"/>
    <w:rsid w:val="007A0F9C"/>
    <w:rsid w:val="007A4211"/>
    <w:rsid w:val="007A573D"/>
    <w:rsid w:val="007A6221"/>
    <w:rsid w:val="007A63C4"/>
    <w:rsid w:val="007A72A9"/>
    <w:rsid w:val="007B0D9C"/>
    <w:rsid w:val="007B2628"/>
    <w:rsid w:val="007B2979"/>
    <w:rsid w:val="007B3185"/>
    <w:rsid w:val="007B57C7"/>
    <w:rsid w:val="007B7E8C"/>
    <w:rsid w:val="007C1E01"/>
    <w:rsid w:val="007C241D"/>
    <w:rsid w:val="007C2A27"/>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91C"/>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7BC"/>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6ABA"/>
    <w:rsid w:val="008976F4"/>
    <w:rsid w:val="008A403A"/>
    <w:rsid w:val="008A7021"/>
    <w:rsid w:val="008B3620"/>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5199"/>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160D"/>
    <w:rsid w:val="00922D08"/>
    <w:rsid w:val="00923E7F"/>
    <w:rsid w:val="009245A9"/>
    <w:rsid w:val="00926CF9"/>
    <w:rsid w:val="00931262"/>
    <w:rsid w:val="00931B18"/>
    <w:rsid w:val="00932D50"/>
    <w:rsid w:val="00933E12"/>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1014"/>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B6F26"/>
    <w:rsid w:val="009C0292"/>
    <w:rsid w:val="009C0F26"/>
    <w:rsid w:val="009C30B3"/>
    <w:rsid w:val="009C58F9"/>
    <w:rsid w:val="009C6A16"/>
    <w:rsid w:val="009C6DFB"/>
    <w:rsid w:val="009D1565"/>
    <w:rsid w:val="009D18D6"/>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1AF"/>
    <w:rsid w:val="009F3D98"/>
    <w:rsid w:val="009F677E"/>
    <w:rsid w:val="00A0186B"/>
    <w:rsid w:val="00A02E93"/>
    <w:rsid w:val="00A03854"/>
    <w:rsid w:val="00A0407E"/>
    <w:rsid w:val="00A05D6C"/>
    <w:rsid w:val="00A06983"/>
    <w:rsid w:val="00A07FDE"/>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87F"/>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A7F93"/>
    <w:rsid w:val="00AB027D"/>
    <w:rsid w:val="00AB1F90"/>
    <w:rsid w:val="00AB4979"/>
    <w:rsid w:val="00AB5512"/>
    <w:rsid w:val="00AB5903"/>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E7992"/>
    <w:rsid w:val="00AF0120"/>
    <w:rsid w:val="00AF10D7"/>
    <w:rsid w:val="00AF1377"/>
    <w:rsid w:val="00AF149D"/>
    <w:rsid w:val="00AF6565"/>
    <w:rsid w:val="00AF6A72"/>
    <w:rsid w:val="00AF7750"/>
    <w:rsid w:val="00AF7F9B"/>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5B73"/>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5986"/>
    <w:rsid w:val="00B66F49"/>
    <w:rsid w:val="00B67B35"/>
    <w:rsid w:val="00B70EEB"/>
    <w:rsid w:val="00B710E7"/>
    <w:rsid w:val="00B72870"/>
    <w:rsid w:val="00B7295A"/>
    <w:rsid w:val="00B75C05"/>
    <w:rsid w:val="00B80078"/>
    <w:rsid w:val="00B801B9"/>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A6254"/>
    <w:rsid w:val="00BB0BB2"/>
    <w:rsid w:val="00BB3210"/>
    <w:rsid w:val="00BB392C"/>
    <w:rsid w:val="00BB6B27"/>
    <w:rsid w:val="00BB74BA"/>
    <w:rsid w:val="00BB7862"/>
    <w:rsid w:val="00BC0B91"/>
    <w:rsid w:val="00BC2625"/>
    <w:rsid w:val="00BC34B6"/>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486"/>
    <w:rsid w:val="00C038B7"/>
    <w:rsid w:val="00C05EC1"/>
    <w:rsid w:val="00C1318A"/>
    <w:rsid w:val="00C142B4"/>
    <w:rsid w:val="00C1465E"/>
    <w:rsid w:val="00C16937"/>
    <w:rsid w:val="00C17504"/>
    <w:rsid w:val="00C20784"/>
    <w:rsid w:val="00C2119C"/>
    <w:rsid w:val="00C214AD"/>
    <w:rsid w:val="00C21C06"/>
    <w:rsid w:val="00C22075"/>
    <w:rsid w:val="00C23631"/>
    <w:rsid w:val="00C24F67"/>
    <w:rsid w:val="00C3018D"/>
    <w:rsid w:val="00C3076B"/>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13B2"/>
    <w:rsid w:val="00C738B5"/>
    <w:rsid w:val="00C75879"/>
    <w:rsid w:val="00C76B48"/>
    <w:rsid w:val="00C77ED3"/>
    <w:rsid w:val="00C84424"/>
    <w:rsid w:val="00C874A9"/>
    <w:rsid w:val="00C90377"/>
    <w:rsid w:val="00C9059A"/>
    <w:rsid w:val="00C9154F"/>
    <w:rsid w:val="00C91594"/>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25B"/>
    <w:rsid w:val="00CC2C9A"/>
    <w:rsid w:val="00CC2E20"/>
    <w:rsid w:val="00CC31DF"/>
    <w:rsid w:val="00CC4646"/>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17B"/>
    <w:rsid w:val="00CE4933"/>
    <w:rsid w:val="00CE497A"/>
    <w:rsid w:val="00CE56AB"/>
    <w:rsid w:val="00CE7B0B"/>
    <w:rsid w:val="00CE7F93"/>
    <w:rsid w:val="00CF176B"/>
    <w:rsid w:val="00CF19D7"/>
    <w:rsid w:val="00CF26A3"/>
    <w:rsid w:val="00CF2A96"/>
    <w:rsid w:val="00CF550B"/>
    <w:rsid w:val="00CF6B73"/>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9F0"/>
    <w:rsid w:val="00D54B35"/>
    <w:rsid w:val="00D55BF7"/>
    <w:rsid w:val="00D55E8C"/>
    <w:rsid w:val="00D60624"/>
    <w:rsid w:val="00D611C6"/>
    <w:rsid w:val="00D63AA7"/>
    <w:rsid w:val="00D64246"/>
    <w:rsid w:val="00D648B0"/>
    <w:rsid w:val="00D64C77"/>
    <w:rsid w:val="00D656A8"/>
    <w:rsid w:val="00D66EAA"/>
    <w:rsid w:val="00D72706"/>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4F16"/>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539"/>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4887"/>
    <w:rsid w:val="00E8601C"/>
    <w:rsid w:val="00E86236"/>
    <w:rsid w:val="00E86804"/>
    <w:rsid w:val="00E903B3"/>
    <w:rsid w:val="00E90D36"/>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3D20"/>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50B"/>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257F"/>
    <w:rsid w:val="00F53061"/>
    <w:rsid w:val="00F53C9B"/>
    <w:rsid w:val="00F54C2C"/>
    <w:rsid w:val="00F57D6D"/>
    <w:rsid w:val="00F6061B"/>
    <w:rsid w:val="00F60714"/>
    <w:rsid w:val="00F60BF4"/>
    <w:rsid w:val="00F61703"/>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1E9"/>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0FB7"/>
    <w:rsid w:val="00FF277B"/>
    <w:rsid w:val="00FF291C"/>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200044510">
      <w:bodyDiv w:val="1"/>
      <w:marLeft w:val="0"/>
      <w:marRight w:val="0"/>
      <w:marTop w:val="0"/>
      <w:marBottom w:val="0"/>
      <w:divBdr>
        <w:top w:val="none" w:sz="0" w:space="0" w:color="auto"/>
        <w:left w:val="none" w:sz="0" w:space="0" w:color="auto"/>
        <w:bottom w:val="none" w:sz="0" w:space="0" w:color="auto"/>
        <w:right w:val="none" w:sz="0" w:space="0" w:color="auto"/>
      </w:divBdr>
    </w:div>
    <w:div w:id="1353188794">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 w:id="2103917420">
      <w:bodyDiv w:val="1"/>
      <w:marLeft w:val="0"/>
      <w:marRight w:val="0"/>
      <w:marTop w:val="0"/>
      <w:marBottom w:val="0"/>
      <w:divBdr>
        <w:top w:val="none" w:sz="0" w:space="0" w:color="auto"/>
        <w:left w:val="none" w:sz="0" w:space="0" w:color="auto"/>
        <w:bottom w:val="none" w:sz="0" w:space="0" w:color="auto"/>
        <w:right w:val="none" w:sz="0" w:space="0" w:color="auto"/>
      </w:divBdr>
    </w:div>
    <w:div w:id="2146005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3.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1037/tra0001377"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002/pchj.599"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eclinm.2022.101343"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3928/01484834-20230415-0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3390/ijerph17176315" TargetMode="External"/><Relationship Id="rId118" Type="http://schemas.openxmlformats.org/officeDocument/2006/relationships/image" Target="media/image4.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3389/fpsyt.2024.1337030" TargetMode="External"/><Relationship Id="rId108" Type="http://schemas.openxmlformats.org/officeDocument/2006/relationships/hyperlink" Target="https://doi.org/10.1111/jonm.13660"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1016/j.psycom.2023.100104"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5114/cipp.2022.112945" TargetMode="External"/><Relationship Id="rId119" Type="http://schemas.openxmlformats.org/officeDocument/2006/relationships/image" Target="media/image5.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3389/fpsyt.2023.1228259"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3290/j.qi.b936999" TargetMode="External"/><Relationship Id="rId104" Type="http://schemas.openxmlformats.org/officeDocument/2006/relationships/hyperlink" Target="https://doi.org/10.3389/fpsyt.2023.1163956" TargetMode="External"/><Relationship Id="rId120" Type="http://schemas.openxmlformats.org/officeDocument/2006/relationships/image" Target="media/image6.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g.2021.600798" TargetMode="External"/><Relationship Id="rId115" Type="http://schemas.openxmlformats.org/officeDocument/2006/relationships/image" Target="media/image1.png"/><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01/jamapsychiatry.2022.2640" TargetMode="External"/><Relationship Id="rId105" Type="http://schemas.openxmlformats.org/officeDocument/2006/relationships/hyperlink" Target="https://doi.org/10.1080/20008198.2021.200534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1007/s10902-020-00352-3" TargetMode="External"/><Relationship Id="rId121" Type="http://schemas.openxmlformats.org/officeDocument/2006/relationships/image" Target="media/image7.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2.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2147/RMHP.S307294"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111/ppc.12761" TargetMode="External"/><Relationship Id="rId127" Type="http://schemas.microsoft.com/office/2020/10/relationships/intelligence" Target="intelligence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80/15325024.2019.1688022" TargetMode="External"/><Relationship Id="rId99" Type="http://schemas.openxmlformats.org/officeDocument/2006/relationships/hyperlink" Target="https://doi.org/10.1037/ort0000606" TargetMode="External"/><Relationship Id="rId101" Type="http://schemas.openxmlformats.org/officeDocument/2006/relationships/hyperlink" Target="https://doi.org/10.1016/j.jad.2023.01.022" TargetMode="External"/><Relationship Id="rId122"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37</Pages>
  <Words>10250</Words>
  <Characters>58427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59</cp:revision>
  <cp:lastPrinted>2024-09-29T18:23:00Z</cp:lastPrinted>
  <dcterms:created xsi:type="dcterms:W3CDTF">2024-09-29T15:19:00Z</dcterms:created>
  <dcterms:modified xsi:type="dcterms:W3CDTF">2024-10-03T16:46:00Z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